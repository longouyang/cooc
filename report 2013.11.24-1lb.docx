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2476" w:rsidRDefault="00B72476">
      <w:pPr>
        <w:spacing w:before="3" w:line="160" w:lineRule="exact"/>
        <w:rPr>
          <w:sz w:val="16"/>
          <w:szCs w:val="16"/>
        </w:rPr>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CB77E8">
      <w:pPr>
        <w:spacing w:before="19"/>
        <w:ind w:left="1357" w:right="1357"/>
        <w:jc w:val="center"/>
        <w:rPr>
          <w:sz w:val="24"/>
          <w:szCs w:val="24"/>
        </w:rPr>
      </w:pPr>
      <w:r>
        <w:rPr>
          <w:sz w:val="24"/>
          <w:szCs w:val="24"/>
        </w:rPr>
        <w:t>Semantic</w:t>
      </w:r>
      <w:r>
        <w:rPr>
          <w:spacing w:val="-9"/>
          <w:sz w:val="24"/>
          <w:szCs w:val="24"/>
        </w:rPr>
        <w:t xml:space="preserve"> </w:t>
      </w:r>
      <w:r>
        <w:rPr>
          <w:sz w:val="24"/>
          <w:szCs w:val="24"/>
        </w:rPr>
        <w:t>coherence</w:t>
      </w:r>
      <w:r>
        <w:rPr>
          <w:spacing w:val="-10"/>
          <w:sz w:val="24"/>
          <w:szCs w:val="24"/>
        </w:rPr>
        <w:t xml:space="preserve"> </w:t>
      </w:r>
      <w:r>
        <w:rPr>
          <w:spacing w:val="-2"/>
          <w:sz w:val="24"/>
          <w:szCs w:val="24"/>
        </w:rPr>
        <w:t>f</w:t>
      </w:r>
      <w:r>
        <w:rPr>
          <w:sz w:val="24"/>
          <w:szCs w:val="24"/>
        </w:rPr>
        <w:t>acilitates</w:t>
      </w:r>
      <w:r>
        <w:rPr>
          <w:spacing w:val="-9"/>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w:t>
      </w:r>
      <w:r>
        <w:rPr>
          <w:sz w:val="24"/>
          <w:szCs w:val="24"/>
        </w:rPr>
        <w:t>ord</w:t>
      </w:r>
      <w:r>
        <w:rPr>
          <w:spacing w:val="-5"/>
          <w:sz w:val="24"/>
          <w:szCs w:val="24"/>
        </w:rPr>
        <w:t xml:space="preserve"> </w:t>
      </w:r>
      <w:r>
        <w:rPr>
          <w:w w:val="99"/>
          <w:sz w:val="24"/>
          <w:szCs w:val="24"/>
        </w:rPr>
        <w:t>meaning</w:t>
      </w:r>
    </w:p>
    <w:p w:rsidR="00B72476" w:rsidRDefault="00B72476">
      <w:pPr>
        <w:spacing w:before="2" w:line="160" w:lineRule="exact"/>
        <w:rPr>
          <w:sz w:val="16"/>
          <w:szCs w:val="16"/>
        </w:rPr>
      </w:pPr>
    </w:p>
    <w:p w:rsidR="00B72476" w:rsidRDefault="00B72476">
      <w:pPr>
        <w:spacing w:line="200" w:lineRule="exact"/>
      </w:pPr>
    </w:p>
    <w:p w:rsidR="00B72476" w:rsidRDefault="00B72476">
      <w:pPr>
        <w:spacing w:line="200" w:lineRule="exact"/>
      </w:pPr>
    </w:p>
    <w:p w:rsidR="00B72476" w:rsidRDefault="00CB77E8">
      <w:pPr>
        <w:ind w:left="2348" w:right="2348"/>
        <w:jc w:val="center"/>
        <w:rPr>
          <w:sz w:val="24"/>
          <w:szCs w:val="24"/>
        </w:rPr>
      </w:pPr>
      <w:r>
        <w:rPr>
          <w:sz w:val="24"/>
          <w:szCs w:val="24"/>
        </w:rPr>
        <w:t>Long</w:t>
      </w:r>
      <w:r>
        <w:rPr>
          <w:spacing w:val="-5"/>
          <w:sz w:val="24"/>
          <w:szCs w:val="24"/>
        </w:rPr>
        <w:t xml:space="preserve"> </w:t>
      </w:r>
      <w:r>
        <w:rPr>
          <w:sz w:val="24"/>
          <w:szCs w:val="24"/>
        </w:rPr>
        <w:t>Ouyang,</w:t>
      </w:r>
      <w:r>
        <w:rPr>
          <w:spacing w:val="-8"/>
          <w:sz w:val="24"/>
          <w:szCs w:val="24"/>
        </w:rPr>
        <w:t xml:space="preserve"> </w:t>
      </w:r>
      <w:r>
        <w:rPr>
          <w:sz w:val="24"/>
          <w:szCs w:val="24"/>
        </w:rPr>
        <w:t>Lera</w:t>
      </w:r>
      <w:r>
        <w:rPr>
          <w:spacing w:val="-4"/>
          <w:sz w:val="24"/>
          <w:szCs w:val="24"/>
        </w:rPr>
        <w:t xml:space="preserve"> </w:t>
      </w:r>
      <w:r>
        <w:rPr>
          <w:sz w:val="24"/>
          <w:szCs w:val="24"/>
        </w:rPr>
        <w:t>Borodits</w:t>
      </w:r>
      <w:r>
        <w:rPr>
          <w:spacing w:val="-4"/>
          <w:sz w:val="24"/>
          <w:szCs w:val="24"/>
        </w:rPr>
        <w:t>k</w:t>
      </w:r>
      <w:r>
        <w:rPr>
          <w:spacing w:val="-16"/>
          <w:sz w:val="24"/>
          <w:szCs w:val="24"/>
        </w:rPr>
        <w:t>y</w:t>
      </w:r>
      <w:r>
        <w:rPr>
          <w:sz w:val="24"/>
          <w:szCs w:val="24"/>
        </w:rPr>
        <w:t>,</w:t>
      </w:r>
      <w:r>
        <w:rPr>
          <w:spacing w:val="-11"/>
          <w:sz w:val="24"/>
          <w:szCs w:val="24"/>
        </w:rPr>
        <w:t xml:space="preserve"> </w:t>
      </w:r>
      <w:r>
        <w:rPr>
          <w:sz w:val="24"/>
          <w:szCs w:val="24"/>
        </w:rPr>
        <w:t>Michael</w:t>
      </w:r>
      <w:r>
        <w:rPr>
          <w:spacing w:val="-8"/>
          <w:sz w:val="24"/>
          <w:szCs w:val="24"/>
        </w:rPr>
        <w:t xml:space="preserve"> </w:t>
      </w:r>
      <w:r>
        <w:rPr>
          <w:sz w:val="24"/>
          <w:szCs w:val="24"/>
        </w:rPr>
        <w:t>C.</w:t>
      </w:r>
      <w:r>
        <w:rPr>
          <w:spacing w:val="-2"/>
          <w:sz w:val="24"/>
          <w:szCs w:val="24"/>
        </w:rPr>
        <w:t xml:space="preserve"> </w:t>
      </w:r>
      <w:r>
        <w:rPr>
          <w:w w:val="99"/>
          <w:sz w:val="24"/>
          <w:szCs w:val="24"/>
        </w:rPr>
        <w:t>Frank</w:t>
      </w:r>
    </w:p>
    <w:p w:rsidR="00B72476" w:rsidRDefault="00B72476">
      <w:pPr>
        <w:spacing w:before="2" w:line="200" w:lineRule="exact"/>
      </w:pPr>
    </w:p>
    <w:p w:rsidR="00B72476" w:rsidRDefault="00CB77E8">
      <w:pPr>
        <w:ind w:left="2467" w:right="2467"/>
        <w:jc w:val="center"/>
        <w:rPr>
          <w:sz w:val="24"/>
          <w:szCs w:val="24"/>
        </w:rPr>
      </w:pPr>
      <w:r>
        <w:rPr>
          <w:sz w:val="24"/>
          <w:szCs w:val="24"/>
        </w:rPr>
        <w:t>Department</w:t>
      </w:r>
      <w:r>
        <w:rPr>
          <w:spacing w:val="-11"/>
          <w:sz w:val="24"/>
          <w:szCs w:val="24"/>
        </w:rPr>
        <w:t xml:space="preserve"> </w:t>
      </w:r>
      <w:r>
        <w:rPr>
          <w:sz w:val="24"/>
          <w:szCs w:val="24"/>
        </w:rPr>
        <w:t>of</w:t>
      </w:r>
      <w:r>
        <w:rPr>
          <w:spacing w:val="-2"/>
          <w:sz w:val="24"/>
          <w:szCs w:val="24"/>
        </w:rPr>
        <w:t xml:space="preserve"> </w:t>
      </w:r>
      <w:r>
        <w:rPr>
          <w:sz w:val="24"/>
          <w:szCs w:val="24"/>
        </w:rPr>
        <w:t>Psycholog</w:t>
      </w:r>
      <w:r>
        <w:rPr>
          <w:spacing w:val="-16"/>
          <w:sz w:val="24"/>
          <w:szCs w:val="24"/>
        </w:rPr>
        <w:t>y</w:t>
      </w:r>
      <w:r>
        <w:rPr>
          <w:sz w:val="24"/>
          <w:szCs w:val="24"/>
        </w:rPr>
        <w:t>,</w:t>
      </w:r>
      <w:r>
        <w:rPr>
          <w:spacing w:val="-12"/>
          <w:sz w:val="24"/>
          <w:szCs w:val="24"/>
        </w:rPr>
        <w:t xml:space="preserve"> </w:t>
      </w:r>
      <w:r>
        <w:rPr>
          <w:sz w:val="24"/>
          <w:szCs w:val="24"/>
        </w:rPr>
        <w:t>Stanford</w:t>
      </w:r>
      <w:r>
        <w:rPr>
          <w:spacing w:val="-8"/>
          <w:sz w:val="24"/>
          <w:szCs w:val="24"/>
        </w:rPr>
        <w:t xml:space="preserve"> </w:t>
      </w:r>
      <w:r>
        <w:rPr>
          <w:w w:val="99"/>
          <w:sz w:val="24"/>
          <w:szCs w:val="24"/>
        </w:rPr>
        <w:t>Un</w:t>
      </w:r>
      <w:r>
        <w:rPr>
          <w:spacing w:val="-6"/>
          <w:w w:val="99"/>
          <w:sz w:val="24"/>
          <w:szCs w:val="24"/>
        </w:rPr>
        <w:t>i</w:t>
      </w:r>
      <w:r>
        <w:rPr>
          <w:spacing w:val="-4"/>
          <w:w w:val="99"/>
          <w:sz w:val="24"/>
          <w:szCs w:val="24"/>
        </w:rPr>
        <w:t>v</w:t>
      </w:r>
      <w:r>
        <w:rPr>
          <w:w w:val="99"/>
          <w:sz w:val="24"/>
          <w:szCs w:val="24"/>
        </w:rPr>
        <w:t>ersity</w:t>
      </w: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before="8" w:line="240" w:lineRule="exact"/>
        <w:rPr>
          <w:sz w:val="24"/>
          <w:szCs w:val="24"/>
        </w:rPr>
      </w:pPr>
    </w:p>
    <w:p w:rsidR="00B72476" w:rsidRDefault="00CB77E8">
      <w:pPr>
        <w:ind w:left="4141" w:right="4141"/>
        <w:jc w:val="center"/>
        <w:rPr>
          <w:sz w:val="24"/>
          <w:szCs w:val="24"/>
        </w:rPr>
      </w:pPr>
      <w:r>
        <w:rPr>
          <w:sz w:val="24"/>
          <w:szCs w:val="24"/>
        </w:rPr>
        <w:t>Author</w:t>
      </w:r>
      <w:r>
        <w:rPr>
          <w:spacing w:val="-7"/>
          <w:sz w:val="24"/>
          <w:szCs w:val="24"/>
        </w:rPr>
        <w:t xml:space="preserve"> </w:t>
      </w:r>
      <w:r>
        <w:rPr>
          <w:w w:val="99"/>
          <w:sz w:val="24"/>
          <w:szCs w:val="24"/>
        </w:rPr>
        <w:t>Note</w:t>
      </w:r>
    </w:p>
    <w:p w:rsidR="00B72476" w:rsidRDefault="00B72476">
      <w:pPr>
        <w:spacing w:line="200" w:lineRule="exact"/>
      </w:pPr>
    </w:p>
    <w:p w:rsidR="00B72476" w:rsidRDefault="00B72476">
      <w:pPr>
        <w:spacing w:before="1" w:line="260" w:lineRule="exact"/>
        <w:rPr>
          <w:sz w:val="26"/>
          <w:szCs w:val="26"/>
        </w:rPr>
      </w:pPr>
    </w:p>
    <w:p w:rsidR="00B72476" w:rsidRDefault="00CB77E8">
      <w:pPr>
        <w:spacing w:line="415" w:lineRule="auto"/>
        <w:ind w:left="100" w:right="141" w:firstLine="576"/>
        <w:rPr>
          <w:sz w:val="24"/>
          <w:szCs w:val="24"/>
        </w:rPr>
      </w:pPr>
      <w:r>
        <w:rPr>
          <w:sz w:val="24"/>
          <w:szCs w:val="24"/>
        </w:rPr>
        <w:t>An</w:t>
      </w:r>
      <w:r>
        <w:rPr>
          <w:spacing w:val="-3"/>
          <w:sz w:val="24"/>
          <w:szCs w:val="24"/>
        </w:rPr>
        <w:t xml:space="preserve"> </w:t>
      </w:r>
      <w:r>
        <w:rPr>
          <w:sz w:val="24"/>
          <w:szCs w:val="24"/>
        </w:rPr>
        <w:t>earlier</w:t>
      </w:r>
      <w:r>
        <w:rPr>
          <w:spacing w:val="-6"/>
          <w:sz w:val="24"/>
          <w:szCs w:val="24"/>
        </w:rPr>
        <w:t xml:space="preserve"> </w:t>
      </w:r>
      <w:r>
        <w:rPr>
          <w:spacing w:val="-4"/>
          <w:sz w:val="24"/>
          <w:szCs w:val="24"/>
        </w:rPr>
        <w:t>v</w:t>
      </w:r>
      <w:r>
        <w:rPr>
          <w:sz w:val="24"/>
          <w:szCs w:val="24"/>
        </w:rPr>
        <w:t>ersion</w:t>
      </w:r>
      <w:r>
        <w:rPr>
          <w:spacing w:val="-7"/>
          <w:sz w:val="24"/>
          <w:szCs w:val="24"/>
        </w:rPr>
        <w:t xml:space="preserve"> </w:t>
      </w:r>
      <w:r>
        <w:rPr>
          <w:sz w:val="24"/>
          <w:szCs w:val="24"/>
        </w:rPr>
        <w:t>of</w:t>
      </w:r>
      <w:r>
        <w:rPr>
          <w:spacing w:val="-2"/>
          <w:sz w:val="24"/>
          <w:szCs w:val="24"/>
        </w:rPr>
        <w:t xml:space="preserve"> </w:t>
      </w:r>
      <w:r>
        <w:rPr>
          <w:sz w:val="24"/>
          <w:szCs w:val="24"/>
        </w:rPr>
        <w:t>this</w:t>
      </w:r>
      <w:r>
        <w:rPr>
          <w:spacing w:val="-3"/>
          <w:sz w:val="24"/>
          <w:szCs w:val="24"/>
        </w:rPr>
        <w:t xml:space="preserve"> </w:t>
      </w:r>
      <w:r>
        <w:rPr>
          <w:sz w:val="24"/>
          <w:szCs w:val="24"/>
        </w:rPr>
        <w:t>paper</w:t>
      </w:r>
      <w:r>
        <w:rPr>
          <w:spacing w:val="-5"/>
          <w:sz w:val="24"/>
          <w:szCs w:val="24"/>
        </w:rPr>
        <w:t xml:space="preserve"> </w:t>
      </w:r>
      <w:r>
        <w:rPr>
          <w:sz w:val="24"/>
          <w:szCs w:val="24"/>
        </w:rPr>
        <w:t>appeared</w:t>
      </w:r>
      <w:r>
        <w:rPr>
          <w:spacing w:val="-9"/>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Proceedings</w:t>
      </w:r>
      <w:r>
        <w:rPr>
          <w:spacing w:val="-12"/>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34th</w:t>
      </w:r>
      <w:r>
        <w:rPr>
          <w:spacing w:val="-4"/>
          <w:sz w:val="24"/>
          <w:szCs w:val="24"/>
        </w:rPr>
        <w:t xml:space="preserve"> </w:t>
      </w:r>
      <w:r>
        <w:rPr>
          <w:sz w:val="24"/>
          <w:szCs w:val="24"/>
        </w:rPr>
        <w:t>Annual</w:t>
      </w:r>
      <w:r>
        <w:rPr>
          <w:spacing w:val="-7"/>
          <w:sz w:val="24"/>
          <w:szCs w:val="24"/>
        </w:rPr>
        <w:t xml:space="preserve"> </w:t>
      </w:r>
      <w:r>
        <w:rPr>
          <w:sz w:val="24"/>
          <w:szCs w:val="24"/>
        </w:rPr>
        <w:t>Meeting</w:t>
      </w:r>
      <w:r>
        <w:rPr>
          <w:spacing w:val="-8"/>
          <w:sz w:val="24"/>
          <w:szCs w:val="24"/>
        </w:rPr>
        <w:t xml:space="preserve"> </w:t>
      </w:r>
      <w:r>
        <w:rPr>
          <w:sz w:val="24"/>
          <w:szCs w:val="24"/>
        </w:rPr>
        <w:t>of the</w:t>
      </w:r>
      <w:r>
        <w:rPr>
          <w:spacing w:val="-3"/>
          <w:sz w:val="24"/>
          <w:szCs w:val="24"/>
        </w:rPr>
        <w:t xml:space="preserve"> </w:t>
      </w:r>
      <w:r>
        <w:rPr>
          <w:sz w:val="24"/>
          <w:szCs w:val="24"/>
        </w:rPr>
        <w:t>Cognit</w:t>
      </w:r>
      <w:r>
        <w:rPr>
          <w:spacing w:val="-6"/>
          <w:sz w:val="24"/>
          <w:szCs w:val="24"/>
        </w:rPr>
        <w:t>i</w:t>
      </w:r>
      <w:r>
        <w:rPr>
          <w:spacing w:val="-4"/>
          <w:sz w:val="24"/>
          <w:szCs w:val="24"/>
        </w:rPr>
        <w:t>v</w:t>
      </w:r>
      <w:r>
        <w:rPr>
          <w:sz w:val="24"/>
          <w:szCs w:val="24"/>
        </w:rPr>
        <w:t>e</w:t>
      </w:r>
      <w:r>
        <w:rPr>
          <w:spacing w:val="-9"/>
          <w:sz w:val="24"/>
          <w:szCs w:val="24"/>
        </w:rPr>
        <w:t xml:space="preserve"> </w:t>
      </w:r>
      <w:r>
        <w:rPr>
          <w:sz w:val="24"/>
          <w:szCs w:val="24"/>
        </w:rPr>
        <w:t>Science</w:t>
      </w:r>
      <w:r>
        <w:rPr>
          <w:spacing w:val="-7"/>
          <w:sz w:val="24"/>
          <w:szCs w:val="24"/>
        </w:rPr>
        <w:t xml:space="preserve"> </w:t>
      </w:r>
      <w:r>
        <w:rPr>
          <w:sz w:val="24"/>
          <w:szCs w:val="24"/>
        </w:rPr>
        <w:t>Societ</w:t>
      </w:r>
      <w:r>
        <w:rPr>
          <w:spacing w:val="-16"/>
          <w:sz w:val="24"/>
          <w:szCs w:val="24"/>
        </w:rPr>
        <w:t>y</w:t>
      </w:r>
      <w:r>
        <w:rPr>
          <w:sz w:val="24"/>
          <w:szCs w:val="24"/>
        </w:rPr>
        <w:t>.</w:t>
      </w:r>
      <w:r>
        <w:rPr>
          <w:spacing w:val="6"/>
          <w:sz w:val="24"/>
          <w:szCs w:val="24"/>
        </w:rPr>
        <w:t xml:space="preserve"> </w:t>
      </w:r>
      <w:r>
        <w:rPr>
          <w:sz w:val="24"/>
          <w:szCs w:val="24"/>
        </w:rPr>
        <w:t>Address</w:t>
      </w:r>
      <w:r>
        <w:rPr>
          <w:spacing w:val="-8"/>
          <w:sz w:val="24"/>
          <w:szCs w:val="24"/>
        </w:rPr>
        <w:t xml:space="preserve"> </w:t>
      </w:r>
      <w:r>
        <w:rPr>
          <w:sz w:val="24"/>
          <w:szCs w:val="24"/>
        </w:rPr>
        <w:t>correspondence</w:t>
      </w:r>
      <w:r>
        <w:rPr>
          <w:spacing w:val="-15"/>
          <w:sz w:val="24"/>
          <w:szCs w:val="24"/>
        </w:rPr>
        <w:t xml:space="preserve"> </w:t>
      </w:r>
      <w:r>
        <w:rPr>
          <w:sz w:val="24"/>
          <w:szCs w:val="24"/>
        </w:rPr>
        <w:t>to:</w:t>
      </w:r>
    </w:p>
    <w:p w:rsidR="00B72476" w:rsidRDefault="00CB77E8">
      <w:pPr>
        <w:spacing w:before="7"/>
        <w:ind w:left="676"/>
        <w:rPr>
          <w:sz w:val="24"/>
          <w:szCs w:val="24"/>
        </w:rPr>
      </w:pPr>
      <w:r>
        <w:rPr>
          <w:sz w:val="24"/>
          <w:szCs w:val="24"/>
        </w:rPr>
        <w:t>Long</w:t>
      </w:r>
      <w:r>
        <w:rPr>
          <w:spacing w:val="-5"/>
          <w:sz w:val="24"/>
          <w:szCs w:val="24"/>
        </w:rPr>
        <w:t xml:space="preserve"> </w:t>
      </w:r>
      <w:r>
        <w:rPr>
          <w:sz w:val="24"/>
          <w:szCs w:val="24"/>
        </w:rPr>
        <w:t>Ouyang</w:t>
      </w:r>
    </w:p>
    <w:p w:rsidR="00B72476" w:rsidRDefault="00B72476">
      <w:pPr>
        <w:spacing w:before="2" w:line="200" w:lineRule="exact"/>
      </w:pPr>
    </w:p>
    <w:p w:rsidR="00B72476" w:rsidRDefault="00CB77E8">
      <w:pPr>
        <w:ind w:left="676"/>
        <w:rPr>
          <w:sz w:val="24"/>
          <w:szCs w:val="24"/>
        </w:rPr>
      </w:pPr>
      <w:r>
        <w:rPr>
          <w:sz w:val="24"/>
          <w:szCs w:val="24"/>
        </w:rPr>
        <w:t>Jordan</w:t>
      </w:r>
      <w:r>
        <w:rPr>
          <w:spacing w:val="-6"/>
          <w:sz w:val="24"/>
          <w:szCs w:val="24"/>
        </w:rPr>
        <w:t xml:space="preserve"> </w:t>
      </w:r>
      <w:r>
        <w:rPr>
          <w:sz w:val="24"/>
          <w:szCs w:val="24"/>
        </w:rPr>
        <w:t>Hall,</w:t>
      </w:r>
      <w:r>
        <w:rPr>
          <w:spacing w:val="-5"/>
          <w:sz w:val="24"/>
          <w:szCs w:val="24"/>
        </w:rPr>
        <w:t xml:space="preserve"> </w:t>
      </w:r>
      <w:r>
        <w:rPr>
          <w:sz w:val="24"/>
          <w:szCs w:val="24"/>
        </w:rPr>
        <w:t>Building</w:t>
      </w:r>
      <w:r>
        <w:rPr>
          <w:spacing w:val="-8"/>
          <w:sz w:val="24"/>
          <w:szCs w:val="24"/>
        </w:rPr>
        <w:t xml:space="preserve"> </w:t>
      </w:r>
      <w:r>
        <w:rPr>
          <w:sz w:val="24"/>
          <w:szCs w:val="24"/>
        </w:rPr>
        <w:t>01-420</w:t>
      </w:r>
    </w:p>
    <w:p w:rsidR="00B72476" w:rsidRDefault="00B72476">
      <w:pPr>
        <w:spacing w:before="2" w:line="200" w:lineRule="exact"/>
      </w:pPr>
    </w:p>
    <w:p w:rsidR="00B72476" w:rsidRDefault="00CB77E8">
      <w:pPr>
        <w:ind w:left="676"/>
        <w:rPr>
          <w:sz w:val="24"/>
          <w:szCs w:val="24"/>
        </w:rPr>
      </w:pPr>
      <w:r>
        <w:rPr>
          <w:sz w:val="24"/>
          <w:szCs w:val="24"/>
        </w:rPr>
        <w:t>450</w:t>
      </w:r>
      <w:r>
        <w:rPr>
          <w:spacing w:val="-4"/>
          <w:sz w:val="24"/>
          <w:szCs w:val="24"/>
        </w:rPr>
        <w:t xml:space="preserve"> </w:t>
      </w:r>
      <w:r>
        <w:rPr>
          <w:sz w:val="24"/>
          <w:szCs w:val="24"/>
        </w:rPr>
        <w:t>Serra</w:t>
      </w:r>
      <w:r>
        <w:rPr>
          <w:spacing w:val="-5"/>
          <w:sz w:val="24"/>
          <w:szCs w:val="24"/>
        </w:rPr>
        <w:t xml:space="preserve"> </w:t>
      </w:r>
      <w:r>
        <w:rPr>
          <w:sz w:val="24"/>
          <w:szCs w:val="24"/>
        </w:rPr>
        <w:t>Mall</w:t>
      </w:r>
    </w:p>
    <w:p w:rsidR="00B72476" w:rsidRDefault="00B72476">
      <w:pPr>
        <w:spacing w:before="2" w:line="200" w:lineRule="exact"/>
      </w:pPr>
    </w:p>
    <w:p w:rsidR="00B72476" w:rsidRDefault="00CB77E8">
      <w:pPr>
        <w:ind w:left="676"/>
        <w:rPr>
          <w:sz w:val="24"/>
          <w:szCs w:val="24"/>
        </w:rPr>
      </w:pPr>
      <w:r>
        <w:rPr>
          <w:sz w:val="24"/>
          <w:szCs w:val="24"/>
        </w:rPr>
        <w:t>Stanford,</w:t>
      </w:r>
      <w:r>
        <w:rPr>
          <w:spacing w:val="-9"/>
          <w:sz w:val="24"/>
          <w:szCs w:val="24"/>
        </w:rPr>
        <w:t xml:space="preserve"> </w:t>
      </w:r>
      <w:r>
        <w:rPr>
          <w:sz w:val="24"/>
          <w:szCs w:val="24"/>
        </w:rPr>
        <w:t>CA,</w:t>
      </w:r>
      <w:r>
        <w:rPr>
          <w:spacing w:val="-4"/>
          <w:sz w:val="24"/>
          <w:szCs w:val="24"/>
        </w:rPr>
        <w:t xml:space="preserve"> </w:t>
      </w:r>
      <w:r>
        <w:rPr>
          <w:sz w:val="24"/>
          <w:szCs w:val="24"/>
        </w:rPr>
        <w:t>94305</w:t>
      </w:r>
    </w:p>
    <w:p w:rsidR="00B72476" w:rsidRDefault="00B72476">
      <w:pPr>
        <w:spacing w:before="2" w:line="200" w:lineRule="exact"/>
      </w:pPr>
    </w:p>
    <w:p w:rsidR="00B72476" w:rsidRDefault="00CB77E8">
      <w:pPr>
        <w:ind w:left="676"/>
        <w:rPr>
          <w:sz w:val="24"/>
          <w:szCs w:val="24"/>
        </w:rPr>
        <w:sectPr w:rsidR="00B72476">
          <w:headerReference w:type="default" r:id="rId8"/>
          <w:pgSz w:w="12240" w:h="15840"/>
          <w:pgMar w:top="960" w:right="1340" w:bottom="280" w:left="1340" w:header="736" w:footer="0" w:gutter="0"/>
          <w:pgNumType w:start="1"/>
          <w:cols w:space="720"/>
        </w:sectPr>
      </w:pPr>
      <w:r>
        <w:rPr>
          <w:sz w:val="24"/>
          <w:szCs w:val="24"/>
        </w:rPr>
        <w:t>Email:</w:t>
      </w:r>
      <w:r>
        <w:rPr>
          <w:spacing w:val="8"/>
          <w:sz w:val="24"/>
          <w:szCs w:val="24"/>
        </w:rPr>
        <w:t xml:space="preserve"> </w:t>
      </w:r>
      <w:hyperlink>
        <w:r>
          <w:rPr>
            <w:w w:val="132"/>
            <w:sz w:val="24"/>
            <w:szCs w:val="24"/>
          </w:rPr>
          <w:t>louyang@post.harvard.edu</w:t>
        </w:r>
      </w:hyperlink>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ind w:left="4357" w:right="4337"/>
        <w:jc w:val="center"/>
        <w:rPr>
          <w:sz w:val="24"/>
          <w:szCs w:val="24"/>
        </w:rPr>
      </w:pPr>
      <w:r>
        <w:rPr>
          <w:w w:val="99"/>
          <w:sz w:val="24"/>
          <w:szCs w:val="24"/>
        </w:rPr>
        <w:t>Abstract</w:t>
      </w:r>
    </w:p>
    <w:p w:rsidR="00B72476" w:rsidRDefault="00B72476">
      <w:pPr>
        <w:spacing w:before="7" w:line="140" w:lineRule="exact"/>
        <w:rPr>
          <w:sz w:val="15"/>
          <w:szCs w:val="15"/>
        </w:rPr>
      </w:pPr>
    </w:p>
    <w:p w:rsidR="00B72476" w:rsidRDefault="00B72476">
      <w:pPr>
        <w:spacing w:line="200" w:lineRule="exact"/>
      </w:pPr>
    </w:p>
    <w:p w:rsidR="00B72476" w:rsidRDefault="00CB77E8">
      <w:pPr>
        <w:spacing w:line="415" w:lineRule="auto"/>
        <w:ind w:left="120" w:right="87"/>
        <w:rPr>
          <w:sz w:val="24"/>
          <w:szCs w:val="24"/>
        </w:rPr>
        <w:sectPr w:rsidR="00B72476">
          <w:headerReference w:type="default" r:id="rId9"/>
          <w:pgSz w:w="12240" w:h="15840"/>
          <w:pgMar w:top="960" w:right="1340" w:bottom="280" w:left="1320" w:header="736" w:footer="0" w:gutter="0"/>
          <w:pgNumType w:start="2"/>
          <w:cols w:space="720"/>
        </w:sectPr>
      </w:pPr>
      <w:r>
        <w:rPr>
          <w:sz w:val="24"/>
          <w:szCs w:val="24"/>
        </w:rPr>
        <w:t>Computational</w:t>
      </w:r>
      <w:r>
        <w:rPr>
          <w:spacing w:val="-14"/>
          <w:sz w:val="24"/>
          <w:szCs w:val="24"/>
        </w:rPr>
        <w:t xml:space="preserve"> </w:t>
      </w:r>
      <w:r>
        <w:rPr>
          <w:sz w:val="24"/>
          <w:szCs w:val="24"/>
        </w:rPr>
        <w:t>models</w:t>
      </w:r>
      <w:r>
        <w:rPr>
          <w:spacing w:val="-7"/>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sh</w:t>
      </w:r>
      <w:r>
        <w:rPr>
          <w:spacing w:val="-6"/>
          <w:sz w:val="24"/>
          <w:szCs w:val="24"/>
        </w:rPr>
        <w:t>o</w:t>
      </w:r>
      <w:r>
        <w:rPr>
          <w:sz w:val="24"/>
          <w:szCs w:val="24"/>
        </w:rPr>
        <w:t>wn</w:t>
      </w:r>
      <w:r>
        <w:rPr>
          <w:spacing w:val="-6"/>
          <w:sz w:val="24"/>
          <w:szCs w:val="24"/>
        </w:rPr>
        <w:t xml:space="preserve"> </w:t>
      </w:r>
      <w:r>
        <w:rPr>
          <w:sz w:val="24"/>
          <w:szCs w:val="24"/>
        </w:rPr>
        <w:t>that</w:t>
      </w:r>
      <w:r>
        <w:rPr>
          <w:spacing w:val="-4"/>
          <w:sz w:val="24"/>
          <w:szCs w:val="24"/>
        </w:rPr>
        <w:t xml:space="preserve"> </w:t>
      </w:r>
      <w:r>
        <w:rPr>
          <w:sz w:val="24"/>
          <w:szCs w:val="24"/>
        </w:rPr>
        <w:t>purely</w:t>
      </w:r>
      <w:r>
        <w:rPr>
          <w:spacing w:val="-6"/>
          <w:sz w:val="24"/>
          <w:szCs w:val="24"/>
        </w:rPr>
        <w:t xml:space="preserve"> </w:t>
      </w:r>
      <w:r>
        <w:rPr>
          <w:sz w:val="24"/>
          <w:szCs w:val="24"/>
        </w:rPr>
        <w:t>statistical</w:t>
      </w:r>
      <w:r>
        <w:rPr>
          <w:spacing w:val="-9"/>
          <w:sz w:val="24"/>
          <w:szCs w:val="24"/>
        </w:rPr>
        <w:t xml:space="preserve"> </w:t>
      </w:r>
      <w:r>
        <w:rPr>
          <w:sz w:val="24"/>
          <w:szCs w:val="24"/>
        </w:rPr>
        <w:t>kn</w:t>
      </w:r>
      <w:r>
        <w:rPr>
          <w:spacing w:val="-6"/>
          <w:sz w:val="24"/>
          <w:szCs w:val="24"/>
        </w:rPr>
        <w:t>o</w:t>
      </w:r>
      <w:r>
        <w:rPr>
          <w:sz w:val="24"/>
          <w:szCs w:val="24"/>
        </w:rPr>
        <w:t>wledge</w:t>
      </w:r>
      <w:r>
        <w:rPr>
          <w:spacing w:val="-11"/>
          <w:sz w:val="24"/>
          <w:szCs w:val="24"/>
        </w:rPr>
        <w:t xml:space="preserve"> </w:t>
      </w:r>
      <w:r>
        <w:rPr>
          <w:sz w:val="24"/>
          <w:szCs w:val="24"/>
        </w:rPr>
        <w:t>about</w:t>
      </w:r>
      <w:r>
        <w:rPr>
          <w:spacing w:val="-5"/>
          <w:sz w:val="24"/>
          <w:szCs w:val="24"/>
        </w:rPr>
        <w:t xml:space="preserve"> </w:t>
      </w:r>
      <w:r>
        <w:rPr>
          <w:spacing w:val="-2"/>
          <w:sz w:val="24"/>
          <w:szCs w:val="24"/>
        </w:rPr>
        <w:t>w</w:t>
      </w:r>
      <w:r>
        <w:rPr>
          <w:sz w:val="24"/>
          <w:szCs w:val="24"/>
        </w:rPr>
        <w:t>ords’</w:t>
      </w:r>
      <w:r>
        <w:rPr>
          <w:spacing w:val="-7"/>
          <w:sz w:val="24"/>
          <w:szCs w:val="24"/>
        </w:rPr>
        <w:t xml:space="preserve"> </w:t>
      </w:r>
      <w:r>
        <w:rPr>
          <w:sz w:val="24"/>
          <w:szCs w:val="24"/>
        </w:rPr>
        <w:t>linguistic cont</w:t>
      </w:r>
      <w:r>
        <w:rPr>
          <w:spacing w:val="-4"/>
          <w:sz w:val="24"/>
          <w:szCs w:val="24"/>
        </w:rPr>
        <w:t>e</w:t>
      </w:r>
      <w:r>
        <w:rPr>
          <w:sz w:val="24"/>
          <w:szCs w:val="24"/>
        </w:rPr>
        <w:t>xts</w:t>
      </w:r>
      <w:r>
        <w:rPr>
          <w:spacing w:val="-8"/>
          <w:sz w:val="24"/>
          <w:szCs w:val="24"/>
        </w:rPr>
        <w:t xml:space="preserve"> </w:t>
      </w:r>
      <w:r>
        <w:rPr>
          <w:sz w:val="24"/>
          <w:szCs w:val="24"/>
        </w:rPr>
        <w:t>is</w:t>
      </w:r>
      <w:r>
        <w:rPr>
          <w:spacing w:val="-2"/>
          <w:sz w:val="24"/>
          <w:szCs w:val="24"/>
        </w:rPr>
        <w:t xml:space="preserve"> </w:t>
      </w:r>
      <w:r>
        <w:rPr>
          <w:sz w:val="24"/>
          <w:szCs w:val="24"/>
        </w:rPr>
        <w:t>su</w:t>
      </w:r>
      <w:r>
        <w:rPr>
          <w:spacing w:val="-6"/>
          <w:sz w:val="24"/>
          <w:szCs w:val="24"/>
        </w:rPr>
        <w:t>f</w:t>
      </w:r>
      <w:r>
        <w:rPr>
          <w:sz w:val="24"/>
          <w:szCs w:val="24"/>
        </w:rPr>
        <w:t>ficient</w:t>
      </w:r>
      <w:r>
        <w:rPr>
          <w:spacing w:val="-21"/>
          <w:sz w:val="24"/>
          <w:szCs w:val="24"/>
        </w:rPr>
        <w:t xml:space="preserve"> </w:t>
      </w:r>
      <w:r>
        <w:rPr>
          <w:sz w:val="24"/>
          <w:szCs w:val="24"/>
        </w:rPr>
        <w:t>to</w:t>
      </w:r>
      <w:r>
        <w:rPr>
          <w:spacing w:val="-2"/>
          <w:sz w:val="24"/>
          <w:szCs w:val="24"/>
        </w:rPr>
        <w:t xml:space="preserve"> </w:t>
      </w:r>
      <w:r>
        <w:rPr>
          <w:sz w:val="24"/>
          <w:szCs w:val="24"/>
        </w:rPr>
        <w:t>learn</w:t>
      </w:r>
      <w:r>
        <w:rPr>
          <w:spacing w:val="-5"/>
          <w:sz w:val="24"/>
          <w:szCs w:val="24"/>
        </w:rPr>
        <w:t xml:space="preserve"> </w:t>
      </w:r>
      <w:r>
        <w:rPr>
          <w:sz w:val="24"/>
          <w:szCs w:val="24"/>
        </w:rPr>
        <w:t>ma</w:t>
      </w:r>
      <w:r>
        <w:rPr>
          <w:spacing w:val="-4"/>
          <w:sz w:val="24"/>
          <w:szCs w:val="24"/>
        </w:rPr>
        <w:t>n</w:t>
      </w:r>
      <w:r>
        <w:rPr>
          <w:sz w:val="24"/>
          <w:szCs w:val="24"/>
        </w:rPr>
        <w:t>y</w:t>
      </w:r>
      <w:r>
        <w:rPr>
          <w:spacing w:val="-5"/>
          <w:sz w:val="24"/>
          <w:szCs w:val="24"/>
        </w:rPr>
        <w:t xml:space="preserve"> </w:t>
      </w:r>
      <w:r>
        <w:rPr>
          <w:sz w:val="24"/>
          <w:szCs w:val="24"/>
        </w:rPr>
        <w:t>properties</w:t>
      </w:r>
      <w:r>
        <w:rPr>
          <w:spacing w:val="-10"/>
          <w:sz w:val="24"/>
          <w:szCs w:val="24"/>
        </w:rPr>
        <w:t xml:space="preserve"> </w:t>
      </w:r>
      <w:r>
        <w:rPr>
          <w:sz w:val="24"/>
          <w:szCs w:val="24"/>
        </w:rPr>
        <w:t>of</w:t>
      </w:r>
      <w:r>
        <w:rPr>
          <w:spacing w:val="-2"/>
          <w:sz w:val="24"/>
          <w:szCs w:val="24"/>
        </w:rPr>
        <w:t xml:space="preserve"> w</w:t>
      </w:r>
      <w:r>
        <w:rPr>
          <w:sz w:val="24"/>
          <w:szCs w:val="24"/>
        </w:rPr>
        <w:t>ords,</w:t>
      </w:r>
      <w:r>
        <w:rPr>
          <w:spacing w:val="-6"/>
          <w:sz w:val="24"/>
          <w:szCs w:val="24"/>
        </w:rPr>
        <w:t xml:space="preserve"> </w:t>
      </w:r>
      <w:r>
        <w:rPr>
          <w:sz w:val="24"/>
          <w:szCs w:val="24"/>
        </w:rPr>
        <w:t>including</w:t>
      </w:r>
      <w:r>
        <w:rPr>
          <w:spacing w:val="-9"/>
          <w:sz w:val="24"/>
          <w:szCs w:val="24"/>
        </w:rPr>
        <w:t xml:space="preserve"> </w:t>
      </w:r>
      <w:r>
        <w:rPr>
          <w:sz w:val="24"/>
          <w:szCs w:val="24"/>
        </w:rPr>
        <w:t>grammatical</w:t>
      </w:r>
      <w:r>
        <w:rPr>
          <w:spacing w:val="-12"/>
          <w:sz w:val="24"/>
          <w:szCs w:val="24"/>
        </w:rPr>
        <w:t xml:space="preserve"> </w:t>
      </w:r>
      <w:r>
        <w:rPr>
          <w:sz w:val="24"/>
          <w:szCs w:val="24"/>
        </w:rPr>
        <w:t>cat</w:t>
      </w:r>
      <w:r>
        <w:rPr>
          <w:spacing w:val="-4"/>
          <w:sz w:val="24"/>
          <w:szCs w:val="24"/>
        </w:rPr>
        <w:t>e</w:t>
      </w:r>
      <w:r>
        <w:rPr>
          <w:sz w:val="24"/>
          <w:szCs w:val="24"/>
        </w:rPr>
        <w:t>gory</w:t>
      </w:r>
      <w:r>
        <w:rPr>
          <w:spacing w:val="-8"/>
          <w:sz w:val="24"/>
          <w:szCs w:val="24"/>
        </w:rPr>
        <w:t xml:space="preserve"> </w:t>
      </w:r>
      <w:r>
        <w:rPr>
          <w:sz w:val="24"/>
          <w:szCs w:val="24"/>
        </w:rPr>
        <w:t>and meaning.</w:t>
      </w:r>
      <w:r>
        <w:rPr>
          <w:spacing w:val="5"/>
          <w:sz w:val="24"/>
          <w:szCs w:val="24"/>
        </w:rPr>
        <w:t xml:space="preserve"> </w:t>
      </w: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9"/>
          <w:sz w:val="24"/>
          <w:szCs w:val="24"/>
        </w:rPr>
        <w:t xml:space="preserve"> </w:t>
      </w:r>
      <w:r>
        <w:rPr>
          <w:sz w:val="24"/>
          <w:szCs w:val="24"/>
        </w:rPr>
        <w:t>a</w:t>
      </w:r>
      <w:r>
        <w:rPr>
          <w:spacing w:val="-1"/>
          <w:sz w:val="24"/>
          <w:szCs w:val="24"/>
        </w:rPr>
        <w:t xml:space="preserve"> </w:t>
      </w:r>
      <w:r>
        <w:rPr>
          <w:sz w:val="24"/>
          <w:szCs w:val="24"/>
        </w:rPr>
        <w:t>learner</w:t>
      </w:r>
      <w:r>
        <w:rPr>
          <w:spacing w:val="-7"/>
          <w:sz w:val="24"/>
          <w:szCs w:val="24"/>
        </w:rPr>
        <w:t xml:space="preserve"> </w:t>
      </w:r>
      <w:r>
        <w:rPr>
          <w:sz w:val="24"/>
          <w:szCs w:val="24"/>
        </w:rPr>
        <w:t>might</w:t>
      </w:r>
      <w:r>
        <w:rPr>
          <w:spacing w:val="-6"/>
          <w:sz w:val="24"/>
          <w:szCs w:val="24"/>
        </w:rPr>
        <w:t xml:space="preserve"> </w:t>
      </w:r>
      <w:r>
        <w:rPr>
          <w:sz w:val="24"/>
          <w:szCs w:val="24"/>
        </w:rPr>
        <w:t>infer</w:t>
      </w:r>
      <w:r>
        <w:rPr>
          <w:spacing w:val="-5"/>
          <w:sz w:val="24"/>
          <w:szCs w:val="24"/>
        </w:rPr>
        <w:t xml:space="preserve"> </w:t>
      </w:r>
      <w:r>
        <w:rPr>
          <w:sz w:val="24"/>
          <w:szCs w:val="24"/>
        </w:rPr>
        <w:t>that</w:t>
      </w:r>
      <w:r>
        <w:rPr>
          <w:spacing w:val="-4"/>
          <w:sz w:val="24"/>
          <w:szCs w:val="24"/>
        </w:rPr>
        <w:t xml:space="preserve"> </w:t>
      </w:r>
      <w:r>
        <w:rPr>
          <w:sz w:val="24"/>
          <w:szCs w:val="24"/>
        </w:rPr>
        <w:t>“postman”</w:t>
      </w:r>
      <w:r>
        <w:rPr>
          <w:spacing w:val="-10"/>
          <w:sz w:val="24"/>
          <w:szCs w:val="24"/>
        </w:rPr>
        <w:t xml:space="preserve"> </w:t>
      </w:r>
      <w:r>
        <w:rPr>
          <w:sz w:val="24"/>
          <w:szCs w:val="24"/>
        </w:rPr>
        <w:t>and</w:t>
      </w:r>
      <w:r>
        <w:rPr>
          <w:spacing w:val="-3"/>
          <w:sz w:val="24"/>
          <w:szCs w:val="24"/>
        </w:rPr>
        <w:t xml:space="preserve"> </w:t>
      </w:r>
      <w:r>
        <w:rPr>
          <w:sz w:val="24"/>
          <w:szCs w:val="24"/>
        </w:rPr>
        <w:t>“mailman”</w:t>
      </w:r>
      <w:r>
        <w:rPr>
          <w:spacing w:val="-11"/>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w w:val="99"/>
          <w:sz w:val="24"/>
          <w:szCs w:val="24"/>
        </w:rPr>
        <w:t>similar meanings</w:t>
      </w:r>
      <w:r>
        <w:rPr>
          <w:sz w:val="24"/>
          <w:szCs w:val="24"/>
        </w:rPr>
        <w:t xml:space="preserve"> because</w:t>
      </w:r>
      <w:r>
        <w:rPr>
          <w:spacing w:val="-8"/>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quantitat</w:t>
      </w:r>
      <w:r>
        <w:rPr>
          <w:spacing w:val="-6"/>
          <w:sz w:val="24"/>
          <w:szCs w:val="24"/>
        </w:rPr>
        <w:t>i</w:t>
      </w:r>
      <w:r>
        <w:rPr>
          <w:spacing w:val="-4"/>
          <w:sz w:val="24"/>
          <w:szCs w:val="24"/>
        </w:rPr>
        <w:t>v</w:t>
      </w:r>
      <w:r>
        <w:rPr>
          <w:sz w:val="24"/>
          <w:szCs w:val="24"/>
        </w:rPr>
        <w:t>ely</w:t>
      </w:r>
      <w:r>
        <w:rPr>
          <w:spacing w:val="-13"/>
          <w:sz w:val="24"/>
          <w:szCs w:val="24"/>
        </w:rPr>
        <w:t xml:space="preserve"> </w:t>
      </w:r>
      <w:r>
        <w:rPr>
          <w:sz w:val="24"/>
          <w:szCs w:val="24"/>
        </w:rPr>
        <w:t>similar</w:t>
      </w:r>
      <w:r>
        <w:rPr>
          <w:spacing w:val="-7"/>
          <w:sz w:val="24"/>
          <w:szCs w:val="24"/>
        </w:rPr>
        <w:t xml:space="preserve"> </w:t>
      </w:r>
      <w:r>
        <w:rPr>
          <w:sz w:val="24"/>
          <w:szCs w:val="24"/>
        </w:rPr>
        <w:t>patterns</w:t>
      </w:r>
      <w:r>
        <w:rPr>
          <w:spacing w:val="-8"/>
          <w:sz w:val="24"/>
          <w:szCs w:val="24"/>
        </w:rPr>
        <w:t xml:space="preserve"> </w:t>
      </w:r>
      <w:r>
        <w:rPr>
          <w:sz w:val="24"/>
          <w:szCs w:val="24"/>
        </w:rPr>
        <w:t>of</w:t>
      </w:r>
      <w:r>
        <w:rPr>
          <w:spacing w:val="-2"/>
          <w:sz w:val="24"/>
          <w:szCs w:val="24"/>
        </w:rPr>
        <w:t xml:space="preserve"> </w:t>
      </w:r>
      <w:r>
        <w:rPr>
          <w:sz w:val="24"/>
          <w:szCs w:val="24"/>
        </w:rPr>
        <w:t>association</w:t>
      </w:r>
      <w:r>
        <w:rPr>
          <w:spacing w:val="-11"/>
          <w:sz w:val="24"/>
          <w:szCs w:val="24"/>
        </w:rPr>
        <w:t xml:space="preserve"> </w:t>
      </w:r>
      <w:r>
        <w:rPr>
          <w:sz w:val="24"/>
          <w:szCs w:val="24"/>
        </w:rPr>
        <w:t>with</w:t>
      </w:r>
      <w:r>
        <w:rPr>
          <w:spacing w:val="-4"/>
          <w:sz w:val="24"/>
          <w:szCs w:val="24"/>
        </w:rPr>
        <w:t xml:space="preserve"> </w:t>
      </w:r>
      <w:r>
        <w:rPr>
          <w:sz w:val="24"/>
          <w:szCs w:val="24"/>
        </w:rPr>
        <w:t>other</w:t>
      </w:r>
      <w:r>
        <w:rPr>
          <w:spacing w:val="1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(e.g., both</w:t>
      </w:r>
      <w:r>
        <w:rPr>
          <w:spacing w:val="-4"/>
          <w:sz w:val="24"/>
          <w:szCs w:val="24"/>
        </w:rPr>
        <w:t xml:space="preserve"> </w:t>
      </w:r>
      <w:r>
        <w:rPr>
          <w:sz w:val="24"/>
          <w:szCs w:val="24"/>
        </w:rPr>
        <w:t>“postman”</w:t>
      </w:r>
      <w:r>
        <w:rPr>
          <w:spacing w:val="-10"/>
          <w:sz w:val="24"/>
          <w:szCs w:val="24"/>
        </w:rPr>
        <w:t xml:space="preserve"> </w:t>
      </w:r>
      <w:r>
        <w:rPr>
          <w:sz w:val="24"/>
          <w:szCs w:val="24"/>
        </w:rPr>
        <w:t>and</w:t>
      </w:r>
      <w:r>
        <w:rPr>
          <w:spacing w:val="-3"/>
          <w:sz w:val="24"/>
          <w:szCs w:val="24"/>
        </w:rPr>
        <w:t xml:space="preserve"> </w:t>
      </w:r>
      <w:r>
        <w:rPr>
          <w:sz w:val="24"/>
          <w:szCs w:val="24"/>
        </w:rPr>
        <w:t>“mailman”</w:t>
      </w:r>
      <w:r>
        <w:rPr>
          <w:spacing w:val="-11"/>
          <w:sz w:val="24"/>
          <w:szCs w:val="24"/>
        </w:rPr>
        <w:t xml:space="preserve"> </w:t>
      </w:r>
      <w:r>
        <w:rPr>
          <w:sz w:val="24"/>
          <w:szCs w:val="24"/>
        </w:rPr>
        <w:t>tend</w:t>
      </w:r>
      <w:r>
        <w:rPr>
          <w:spacing w:val="-4"/>
          <w:sz w:val="24"/>
          <w:szCs w:val="24"/>
        </w:rPr>
        <w:t xml:space="preserve"> </w:t>
      </w:r>
      <w:r>
        <w:rPr>
          <w:sz w:val="24"/>
          <w:szCs w:val="24"/>
        </w:rPr>
        <w:t>to</w:t>
      </w:r>
      <w:r>
        <w:rPr>
          <w:spacing w:val="-2"/>
          <w:sz w:val="24"/>
          <w:szCs w:val="24"/>
        </w:rPr>
        <w:t xml:space="preserve"> </w:t>
      </w:r>
      <w:r>
        <w:rPr>
          <w:sz w:val="24"/>
          <w:szCs w:val="24"/>
        </w:rPr>
        <w:t>occur</w:t>
      </w:r>
      <w:r>
        <w:rPr>
          <w:spacing w:val="-5"/>
          <w:sz w:val="24"/>
          <w:szCs w:val="24"/>
        </w:rPr>
        <w:t xml:space="preserve"> </w:t>
      </w:r>
      <w:r>
        <w:rPr>
          <w:sz w:val="24"/>
          <w:szCs w:val="24"/>
        </w:rPr>
        <w:t>with</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li</w:t>
      </w:r>
      <w:r>
        <w:rPr>
          <w:spacing w:val="-2"/>
          <w:sz w:val="24"/>
          <w:szCs w:val="24"/>
        </w:rPr>
        <w:t>k</w:t>
      </w:r>
      <w:r>
        <w:rPr>
          <w:sz w:val="24"/>
          <w:szCs w:val="24"/>
        </w:rPr>
        <w:t>e</w:t>
      </w:r>
      <w:r>
        <w:rPr>
          <w:spacing w:val="-4"/>
          <w:sz w:val="24"/>
          <w:szCs w:val="24"/>
        </w:rPr>
        <w:t xml:space="preserve"> </w:t>
      </w:r>
      <w:r>
        <w:rPr>
          <w:sz w:val="24"/>
          <w:szCs w:val="24"/>
        </w:rPr>
        <w:t>“del</w:t>
      </w:r>
      <w:r>
        <w:rPr>
          <w:spacing w:val="-6"/>
          <w:sz w:val="24"/>
          <w:szCs w:val="24"/>
        </w:rPr>
        <w:t>i</w:t>
      </w:r>
      <w:r>
        <w:rPr>
          <w:spacing w:val="-4"/>
          <w:sz w:val="24"/>
          <w:szCs w:val="24"/>
        </w:rPr>
        <w:t>v</w:t>
      </w:r>
      <w:r>
        <w:rPr>
          <w:sz w:val="24"/>
          <w:szCs w:val="24"/>
        </w:rPr>
        <w:t>er”,</w:t>
      </w:r>
      <w:r>
        <w:rPr>
          <w:spacing w:val="-9"/>
          <w:sz w:val="24"/>
          <w:szCs w:val="24"/>
        </w:rPr>
        <w:t xml:space="preserve"> </w:t>
      </w:r>
      <w:r>
        <w:rPr>
          <w:sz w:val="24"/>
          <w:szCs w:val="24"/>
        </w:rPr>
        <w:t>“truck”,</w:t>
      </w:r>
      <w:r>
        <w:rPr>
          <w:spacing w:val="-8"/>
          <w:sz w:val="24"/>
          <w:szCs w:val="24"/>
        </w:rPr>
        <w:t xml:space="preserve"> </w:t>
      </w:r>
      <w:r>
        <w:rPr>
          <w:sz w:val="24"/>
          <w:szCs w:val="24"/>
        </w:rPr>
        <w:t>“package”).</w:t>
      </w:r>
      <w:r>
        <w:rPr>
          <w:spacing w:val="3"/>
          <w:sz w:val="24"/>
          <w:szCs w:val="24"/>
        </w:rPr>
        <w:t xml:space="preserve"> </w:t>
      </w:r>
      <w:ins w:id="0" w:author="lera boroditsky" w:date="2013-12-05T09:00:00Z">
        <w:r w:rsidR="0021631E">
          <w:rPr>
            <w:spacing w:val="3"/>
            <w:sz w:val="24"/>
            <w:szCs w:val="24"/>
          </w:rPr>
          <w:t>Are people able to</w:t>
        </w:r>
        <w:r w:rsidR="0021631E" w:rsidRPr="0021631E">
          <w:rPr>
            <w:sz w:val="24"/>
            <w:szCs w:val="24"/>
          </w:rPr>
          <w:t xml:space="preserve"> </w:t>
        </w:r>
        <w:r w:rsidR="0021631E">
          <w:rPr>
            <w:sz w:val="24"/>
            <w:szCs w:val="24"/>
          </w:rPr>
          <w:t>l</w:t>
        </w:r>
        <w:r w:rsidR="0021631E">
          <w:rPr>
            <w:spacing w:val="-6"/>
            <w:sz w:val="24"/>
            <w:szCs w:val="24"/>
          </w:rPr>
          <w:t>e</w:t>
        </w:r>
        <w:r w:rsidR="0021631E">
          <w:rPr>
            <w:spacing w:val="-4"/>
            <w:sz w:val="24"/>
            <w:szCs w:val="24"/>
          </w:rPr>
          <w:t>v</w:t>
        </w:r>
        <w:r w:rsidR="0021631E">
          <w:rPr>
            <w:sz w:val="24"/>
            <w:szCs w:val="24"/>
          </w:rPr>
          <w:t>erage distri</w:t>
        </w:r>
        <w:r w:rsidR="0021631E">
          <w:rPr>
            <w:spacing w:val="-5"/>
            <w:sz w:val="24"/>
            <w:szCs w:val="24"/>
          </w:rPr>
          <w:t>b</w:t>
        </w:r>
        <w:r w:rsidR="0021631E">
          <w:rPr>
            <w:sz w:val="24"/>
            <w:szCs w:val="24"/>
          </w:rPr>
          <w:t>utional</w:t>
        </w:r>
        <w:r w:rsidR="0021631E">
          <w:rPr>
            <w:spacing w:val="-13"/>
            <w:sz w:val="24"/>
            <w:szCs w:val="24"/>
          </w:rPr>
          <w:t xml:space="preserve"> </w:t>
        </w:r>
        <w:r w:rsidR="0021631E">
          <w:rPr>
            <w:sz w:val="24"/>
            <w:szCs w:val="24"/>
          </w:rPr>
          <w:t>statistics</w:t>
        </w:r>
        <w:r w:rsidR="0021631E">
          <w:rPr>
            <w:spacing w:val="-8"/>
            <w:sz w:val="24"/>
            <w:szCs w:val="24"/>
          </w:rPr>
          <w:t xml:space="preserve"> </w:t>
        </w:r>
        <w:r w:rsidR="0021631E">
          <w:rPr>
            <w:sz w:val="24"/>
            <w:szCs w:val="24"/>
          </w:rPr>
          <w:t>in</w:t>
        </w:r>
        <w:r w:rsidR="0021631E">
          <w:rPr>
            <w:spacing w:val="-2"/>
            <w:sz w:val="24"/>
            <w:szCs w:val="24"/>
          </w:rPr>
          <w:t xml:space="preserve"> </w:t>
        </w:r>
        <w:r w:rsidR="0021631E">
          <w:rPr>
            <w:sz w:val="24"/>
            <w:szCs w:val="24"/>
          </w:rPr>
          <w:t>this</w:t>
        </w:r>
        <w:r w:rsidR="0021631E">
          <w:rPr>
            <w:spacing w:val="-3"/>
            <w:sz w:val="24"/>
            <w:szCs w:val="24"/>
          </w:rPr>
          <w:t xml:space="preserve"> </w:t>
        </w:r>
        <w:r w:rsidR="0021631E">
          <w:rPr>
            <w:spacing w:val="-2"/>
            <w:sz w:val="24"/>
            <w:szCs w:val="24"/>
          </w:rPr>
          <w:t>w</w:t>
        </w:r>
        <w:r w:rsidR="0021631E">
          <w:rPr>
            <w:sz w:val="24"/>
            <w:szCs w:val="24"/>
          </w:rPr>
          <w:t>a</w:t>
        </w:r>
        <w:r w:rsidR="0021631E">
          <w:rPr>
            <w:spacing w:val="-16"/>
            <w:sz w:val="24"/>
            <w:szCs w:val="24"/>
          </w:rPr>
          <w:t xml:space="preserve">y in the service of learning </w:t>
        </w:r>
      </w:ins>
      <w:ins w:id="1" w:author="lera boroditsky" w:date="2013-12-05T09:01:00Z">
        <w:r w:rsidR="0021631E">
          <w:rPr>
            <w:spacing w:val="-16"/>
            <w:sz w:val="24"/>
            <w:szCs w:val="24"/>
          </w:rPr>
          <w:t xml:space="preserve">about </w:t>
        </w:r>
      </w:ins>
      <w:ins w:id="2" w:author="lera boroditsky" w:date="2013-12-05T09:00:00Z">
        <w:r w:rsidR="0021631E">
          <w:rPr>
            <w:spacing w:val="-16"/>
            <w:sz w:val="24"/>
            <w:szCs w:val="24"/>
          </w:rPr>
          <w:t>the meanings of words?</w:t>
        </w:r>
        <w:r w:rsidR="0021631E">
          <w:rPr>
            <w:spacing w:val="3"/>
            <w:sz w:val="24"/>
            <w:szCs w:val="24"/>
          </w:rPr>
          <w:t xml:space="preserve"> </w:t>
        </w:r>
      </w:ins>
      <w:del w:id="3" w:author="lera boroditsky" w:date="2013-12-05T09:01:00Z">
        <w:r w:rsidDel="0021631E">
          <w:rPr>
            <w:spacing w:val="-24"/>
            <w:sz w:val="24"/>
            <w:szCs w:val="24"/>
          </w:rPr>
          <w:delText>Y</w:delText>
        </w:r>
        <w:r w:rsidDel="0021631E">
          <w:rPr>
            <w:sz w:val="24"/>
            <w:szCs w:val="24"/>
          </w:rPr>
          <w:delText>et, a</w:delText>
        </w:r>
      </w:del>
      <w:ins w:id="4" w:author="lera boroditsky" w:date="2013-12-05T09:01:00Z">
        <w:r w:rsidR="0021631E">
          <w:rPr>
            <w:spacing w:val="-24"/>
            <w:sz w:val="24"/>
            <w:szCs w:val="24"/>
          </w:rPr>
          <w:t>Results from prior a</w:t>
        </w:r>
      </w:ins>
      <w:r>
        <w:rPr>
          <w:sz w:val="24"/>
          <w:szCs w:val="24"/>
        </w:rPr>
        <w:t>rtificial</w:t>
      </w:r>
      <w:r>
        <w:rPr>
          <w:spacing w:val="-16"/>
          <w:sz w:val="24"/>
          <w:szCs w:val="24"/>
        </w:rPr>
        <w:t xml:space="preserve"> </w:t>
      </w:r>
      <w:r>
        <w:rPr>
          <w:sz w:val="24"/>
          <w:szCs w:val="24"/>
        </w:rPr>
        <w:t>language</w:t>
      </w:r>
      <w:r>
        <w:rPr>
          <w:spacing w:val="-9"/>
          <w:sz w:val="24"/>
          <w:szCs w:val="24"/>
        </w:rPr>
        <w:t xml:space="preserve"> </w:t>
      </w:r>
      <w:r>
        <w:rPr>
          <w:sz w:val="24"/>
          <w:szCs w:val="24"/>
        </w:rPr>
        <w:t>learning</w:t>
      </w:r>
      <w:r>
        <w:rPr>
          <w:spacing w:val="-8"/>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suggest</w:t>
      </w:r>
      <w:r>
        <w:rPr>
          <w:spacing w:val="-7"/>
          <w:sz w:val="24"/>
          <w:szCs w:val="24"/>
        </w:rPr>
        <w:t xml:space="preserve"> </w:t>
      </w:r>
      <w:r>
        <w:rPr>
          <w:sz w:val="24"/>
          <w:szCs w:val="24"/>
        </w:rPr>
        <w:t>that</w:t>
      </w:r>
      <w:del w:id="5" w:author="lera boroditsky" w:date="2013-12-05T09:01:00Z">
        <w:r w:rsidDel="0021631E">
          <w:rPr>
            <w:spacing w:val="-4"/>
            <w:sz w:val="24"/>
            <w:szCs w:val="24"/>
          </w:rPr>
          <w:delText xml:space="preserve"> </w:delText>
        </w:r>
      </w:del>
      <w:ins w:id="6" w:author="lera boroditsky" w:date="2013-12-05T09:01:00Z">
        <w:r w:rsidR="0021631E">
          <w:rPr>
            <w:spacing w:val="-4"/>
            <w:sz w:val="24"/>
            <w:szCs w:val="24"/>
          </w:rPr>
          <w:t xml:space="preserve"> the answer may be no</w:t>
        </w:r>
      </w:ins>
      <w:del w:id="7" w:author="lera boroditsky" w:date="2013-12-05T09:01:00Z">
        <w:r w:rsidDel="0021631E">
          <w:rPr>
            <w:sz w:val="24"/>
            <w:szCs w:val="24"/>
          </w:rPr>
          <w:delText>people</w:delText>
        </w:r>
        <w:r w:rsidDel="0021631E">
          <w:rPr>
            <w:spacing w:val="-6"/>
            <w:sz w:val="24"/>
            <w:szCs w:val="24"/>
          </w:rPr>
          <w:delText xml:space="preserve"> </w:delText>
        </w:r>
        <w:r w:rsidDel="0021631E">
          <w:rPr>
            <w:sz w:val="24"/>
            <w:szCs w:val="24"/>
          </w:rPr>
          <w:delText>are</w:delText>
        </w:r>
        <w:r w:rsidDel="0021631E">
          <w:rPr>
            <w:spacing w:val="-3"/>
            <w:sz w:val="24"/>
            <w:szCs w:val="24"/>
          </w:rPr>
          <w:delText xml:space="preserve"> </w:delText>
        </w:r>
        <w:r w:rsidDel="0021631E">
          <w:rPr>
            <w:sz w:val="24"/>
            <w:szCs w:val="24"/>
          </w:rPr>
          <w:delText>often</w:delText>
        </w:r>
        <w:r w:rsidDel="0021631E">
          <w:rPr>
            <w:spacing w:val="-5"/>
            <w:sz w:val="24"/>
            <w:szCs w:val="24"/>
          </w:rPr>
          <w:delText xml:space="preserve"> </w:delText>
        </w:r>
        <w:r w:rsidDel="0021631E">
          <w:rPr>
            <w:sz w:val="24"/>
            <w:szCs w:val="24"/>
          </w:rPr>
          <w:delText>unable</w:delText>
        </w:r>
        <w:r w:rsidDel="0021631E">
          <w:rPr>
            <w:spacing w:val="-6"/>
            <w:sz w:val="24"/>
            <w:szCs w:val="24"/>
          </w:rPr>
          <w:delText xml:space="preserve"> </w:delText>
        </w:r>
        <w:r w:rsidDel="0021631E">
          <w:rPr>
            <w:sz w:val="24"/>
            <w:szCs w:val="24"/>
          </w:rPr>
          <w:delText>to</w:delText>
        </w:r>
        <w:r w:rsidDel="0021631E">
          <w:rPr>
            <w:spacing w:val="-2"/>
            <w:sz w:val="24"/>
            <w:szCs w:val="24"/>
          </w:rPr>
          <w:delText xml:space="preserve"> </w:delText>
        </w:r>
        <w:r w:rsidDel="0021631E">
          <w:rPr>
            <w:sz w:val="24"/>
            <w:szCs w:val="24"/>
          </w:rPr>
          <w:delText>l</w:delText>
        </w:r>
        <w:r w:rsidDel="0021631E">
          <w:rPr>
            <w:spacing w:val="-6"/>
            <w:sz w:val="24"/>
            <w:szCs w:val="24"/>
          </w:rPr>
          <w:delText>e</w:delText>
        </w:r>
        <w:r w:rsidDel="0021631E">
          <w:rPr>
            <w:spacing w:val="-4"/>
            <w:sz w:val="24"/>
            <w:szCs w:val="24"/>
          </w:rPr>
          <w:delText>v</w:delText>
        </w:r>
        <w:r w:rsidDel="0021631E">
          <w:rPr>
            <w:sz w:val="24"/>
            <w:szCs w:val="24"/>
          </w:rPr>
          <w:delText>erage distri</w:delText>
        </w:r>
        <w:r w:rsidDel="0021631E">
          <w:rPr>
            <w:spacing w:val="-5"/>
            <w:sz w:val="24"/>
            <w:szCs w:val="24"/>
          </w:rPr>
          <w:delText>b</w:delText>
        </w:r>
        <w:r w:rsidDel="0021631E">
          <w:rPr>
            <w:sz w:val="24"/>
            <w:szCs w:val="24"/>
          </w:rPr>
          <w:delText>utional</w:delText>
        </w:r>
        <w:r w:rsidDel="0021631E">
          <w:rPr>
            <w:spacing w:val="-13"/>
            <w:sz w:val="24"/>
            <w:szCs w:val="24"/>
          </w:rPr>
          <w:delText xml:space="preserve"> </w:delText>
        </w:r>
        <w:r w:rsidDel="0021631E">
          <w:rPr>
            <w:sz w:val="24"/>
            <w:szCs w:val="24"/>
          </w:rPr>
          <w:delText>statistics</w:delText>
        </w:r>
        <w:r w:rsidDel="0021631E">
          <w:rPr>
            <w:spacing w:val="-8"/>
            <w:sz w:val="24"/>
            <w:szCs w:val="24"/>
          </w:rPr>
          <w:delText xml:space="preserve"> </w:delText>
        </w:r>
        <w:r w:rsidDel="0021631E">
          <w:rPr>
            <w:sz w:val="24"/>
            <w:szCs w:val="24"/>
          </w:rPr>
          <w:delText>in</w:delText>
        </w:r>
        <w:r w:rsidDel="0021631E">
          <w:rPr>
            <w:spacing w:val="-2"/>
            <w:sz w:val="24"/>
            <w:szCs w:val="24"/>
          </w:rPr>
          <w:delText xml:space="preserve"> </w:delText>
        </w:r>
        <w:r w:rsidDel="0021631E">
          <w:rPr>
            <w:sz w:val="24"/>
            <w:szCs w:val="24"/>
          </w:rPr>
          <w:delText>this</w:delText>
        </w:r>
        <w:r w:rsidDel="0021631E">
          <w:rPr>
            <w:spacing w:val="-3"/>
            <w:sz w:val="24"/>
            <w:szCs w:val="24"/>
          </w:rPr>
          <w:delText xml:space="preserve"> </w:delText>
        </w:r>
        <w:r w:rsidDel="0021631E">
          <w:rPr>
            <w:spacing w:val="-2"/>
            <w:sz w:val="24"/>
            <w:szCs w:val="24"/>
          </w:rPr>
          <w:delText>w</w:delText>
        </w:r>
        <w:r w:rsidDel="0021631E">
          <w:rPr>
            <w:sz w:val="24"/>
            <w:szCs w:val="24"/>
          </w:rPr>
          <w:delText>a</w:delText>
        </w:r>
        <w:r w:rsidDel="0021631E">
          <w:rPr>
            <w:spacing w:val="-16"/>
            <w:sz w:val="24"/>
            <w:szCs w:val="24"/>
          </w:rPr>
          <w:delText>y</w:delText>
        </w:r>
      </w:del>
      <w:r>
        <w:rPr>
          <w:sz w:val="24"/>
          <w:szCs w:val="24"/>
        </w:rPr>
        <w:t>.</w:t>
      </w:r>
      <w:r>
        <w:rPr>
          <w:spacing w:val="9"/>
          <w:sz w:val="24"/>
          <w:szCs w:val="24"/>
        </w:rPr>
        <w:t xml:space="preserve"> </w:t>
      </w:r>
      <w:r>
        <w:rPr>
          <w:sz w:val="24"/>
          <w:szCs w:val="24"/>
        </w:rPr>
        <w:t>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w:t>
      </w:r>
      <w:r>
        <w:rPr>
          <w:spacing w:val="-9"/>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in</w:t>
      </w:r>
      <w:r>
        <w:rPr>
          <w:spacing w:val="-2"/>
          <w:sz w:val="24"/>
          <w:szCs w:val="24"/>
        </w:rPr>
        <w:t xml:space="preserve"> </w:t>
      </w:r>
      <w:r>
        <w:rPr>
          <w:sz w:val="24"/>
          <w:szCs w:val="24"/>
        </w:rPr>
        <w:t>this</w:t>
      </w:r>
      <w:r>
        <w:rPr>
          <w:spacing w:val="-3"/>
          <w:sz w:val="24"/>
          <w:szCs w:val="24"/>
        </w:rPr>
        <w:t xml:space="preserve"> </w:t>
      </w:r>
      <w:r>
        <w:rPr>
          <w:sz w:val="24"/>
          <w:szCs w:val="24"/>
        </w:rPr>
        <w:t>paradigm</w:t>
      </w:r>
      <w:r>
        <w:rPr>
          <w:spacing w:val="-9"/>
          <w:sz w:val="24"/>
          <w:szCs w:val="24"/>
        </w:rPr>
        <w:t xml:space="preserve"> </w:t>
      </w:r>
      <w:r>
        <w:rPr>
          <w:spacing w:val="-4"/>
          <w:sz w:val="24"/>
          <w:szCs w:val="24"/>
        </w:rPr>
        <w:t>e</w:t>
      </w:r>
      <w:r>
        <w:rPr>
          <w:sz w:val="24"/>
          <w:szCs w:val="24"/>
        </w:rPr>
        <w:t>xpose</w:t>
      </w:r>
      <w:r>
        <w:rPr>
          <w:spacing w:val="-7"/>
          <w:sz w:val="24"/>
          <w:szCs w:val="24"/>
        </w:rPr>
        <w:t xml:space="preserve"> </w:t>
      </w:r>
      <w:r>
        <w:rPr>
          <w:sz w:val="24"/>
          <w:szCs w:val="24"/>
        </w:rPr>
        <w:t>participants</w:t>
      </w:r>
      <w:r>
        <w:rPr>
          <w:spacing w:val="-11"/>
          <w:sz w:val="24"/>
          <w:szCs w:val="24"/>
        </w:rPr>
        <w:t xml:space="preserve"> </w:t>
      </w:r>
      <w:r>
        <w:rPr>
          <w:sz w:val="24"/>
          <w:szCs w:val="24"/>
        </w:rPr>
        <w:t>to entirely</w:t>
      </w:r>
      <w:r>
        <w:rPr>
          <w:spacing w:val="-7"/>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whereas</w:t>
      </w:r>
      <w:r>
        <w:rPr>
          <w:spacing w:val="-8"/>
          <w:sz w:val="24"/>
          <w:szCs w:val="24"/>
        </w:rPr>
        <w:t xml:space="preserve"> </w:t>
      </w:r>
      <w:r>
        <w:rPr>
          <w:sz w:val="24"/>
          <w:szCs w:val="24"/>
        </w:rPr>
        <w:t>real</w:t>
      </w:r>
      <w:r>
        <w:rPr>
          <w:spacing w:val="-4"/>
          <w:sz w:val="24"/>
          <w:szCs w:val="24"/>
        </w:rPr>
        <w:t xml:space="preserve"> </w:t>
      </w:r>
      <w:r>
        <w:rPr>
          <w:sz w:val="24"/>
          <w:szCs w:val="24"/>
        </w:rPr>
        <w:t>language</w:t>
      </w:r>
      <w:r>
        <w:rPr>
          <w:spacing w:val="-9"/>
          <w:sz w:val="24"/>
          <w:szCs w:val="24"/>
        </w:rPr>
        <w:t xml:space="preserve"> </w:t>
      </w:r>
      <w:r>
        <w:rPr>
          <w:sz w:val="24"/>
          <w:szCs w:val="24"/>
        </w:rPr>
        <w:t>learners</w:t>
      </w:r>
      <w:r>
        <w:rPr>
          <w:spacing w:val="-8"/>
          <w:sz w:val="24"/>
          <w:szCs w:val="24"/>
        </w:rPr>
        <w:t xml:space="preserve"> </w:t>
      </w:r>
      <w:r>
        <w:rPr>
          <w:sz w:val="24"/>
          <w:szCs w:val="24"/>
        </w:rPr>
        <w:t>encounter</w:t>
      </w:r>
      <w:r>
        <w:rPr>
          <w:spacing w:val="-9"/>
          <w:sz w:val="24"/>
          <w:szCs w:val="24"/>
        </w:rPr>
        <w:t xml:space="preserve"> </w:t>
      </w:r>
      <w:r>
        <w:rPr>
          <w:sz w:val="24"/>
          <w:szCs w:val="24"/>
        </w:rPr>
        <w:t>input</w:t>
      </w:r>
      <w:r>
        <w:rPr>
          <w:spacing w:val="-5"/>
          <w:sz w:val="24"/>
          <w:szCs w:val="24"/>
        </w:rPr>
        <w:t xml:space="preserve"> </w:t>
      </w:r>
      <w:r>
        <w:rPr>
          <w:sz w:val="24"/>
          <w:szCs w:val="24"/>
        </w:rPr>
        <w:t>that</w:t>
      </w:r>
      <w:r>
        <w:rPr>
          <w:spacing w:val="-4"/>
          <w:sz w:val="24"/>
          <w:szCs w:val="24"/>
        </w:rPr>
        <w:t xml:space="preserve"> </w:t>
      </w:r>
      <w:r>
        <w:rPr>
          <w:sz w:val="24"/>
          <w:szCs w:val="24"/>
        </w:rPr>
        <w:t>contains</w:t>
      </w:r>
      <w:r>
        <w:rPr>
          <w:spacing w:val="-8"/>
          <w:sz w:val="24"/>
          <w:szCs w:val="24"/>
        </w:rPr>
        <w:t xml:space="preserve"> </w:t>
      </w:r>
      <w:r>
        <w:rPr>
          <w:sz w:val="24"/>
          <w:szCs w:val="24"/>
        </w:rPr>
        <w:t>some</w:t>
      </w:r>
      <w:r>
        <w:rPr>
          <w:spacing w:val="-5"/>
          <w:sz w:val="24"/>
          <w:szCs w:val="24"/>
        </w:rPr>
        <w:t xml:space="preserve"> </w:t>
      </w:r>
      <w:r>
        <w:rPr>
          <w:sz w:val="24"/>
          <w:szCs w:val="24"/>
        </w:rPr>
        <w:t>kn</w:t>
      </w:r>
      <w:r>
        <w:rPr>
          <w:spacing w:val="-6"/>
          <w:sz w:val="24"/>
          <w:szCs w:val="24"/>
        </w:rPr>
        <w:t>o</w:t>
      </w:r>
      <w:r>
        <w:rPr>
          <w:sz w:val="24"/>
          <w:szCs w:val="24"/>
        </w:rPr>
        <w:t xml:space="preserve">wn </w:t>
      </w:r>
      <w:r>
        <w:rPr>
          <w:spacing w:val="-2"/>
          <w:sz w:val="24"/>
          <w:szCs w:val="24"/>
        </w:rPr>
        <w:t>w</w:t>
      </w:r>
      <w:r>
        <w:rPr>
          <w:sz w:val="24"/>
          <w:szCs w:val="24"/>
        </w:rPr>
        <w:t>ords</w:t>
      </w:r>
      <w:r>
        <w:rPr>
          <w:spacing w:val="-6"/>
          <w:sz w:val="24"/>
          <w:szCs w:val="24"/>
        </w:rPr>
        <w:t xml:space="preserve"> </w:t>
      </w:r>
      <w:r>
        <w:rPr>
          <w:sz w:val="24"/>
          <w:szCs w:val="24"/>
        </w:rPr>
        <w:t>that</w:t>
      </w:r>
      <w:r>
        <w:rPr>
          <w:spacing w:val="-4"/>
          <w:sz w:val="24"/>
          <w:szCs w:val="24"/>
        </w:rPr>
        <w:t xml:space="preserve"> </w:t>
      </w:r>
      <w:r>
        <w:rPr>
          <w:sz w:val="24"/>
          <w:szCs w:val="24"/>
        </w:rPr>
        <w:t>are</w:t>
      </w:r>
      <w:r>
        <w:rPr>
          <w:spacing w:val="-3"/>
          <w:sz w:val="24"/>
          <w:szCs w:val="24"/>
        </w:rPr>
        <w:t xml:space="preserve"> </w:t>
      </w:r>
      <w:r>
        <w:rPr>
          <w:sz w:val="24"/>
          <w:szCs w:val="24"/>
        </w:rPr>
        <w:t>semantically</w:t>
      </w:r>
      <w:r>
        <w:rPr>
          <w:spacing w:val="-12"/>
          <w:sz w:val="24"/>
          <w:szCs w:val="24"/>
        </w:rPr>
        <w:t xml:space="preserve"> </w:t>
      </w:r>
      <w:r>
        <w:rPr>
          <w:sz w:val="24"/>
          <w:szCs w:val="24"/>
        </w:rPr>
        <w:t>o</w:t>
      </w:r>
      <w:r>
        <w:rPr>
          <w:spacing w:val="-4"/>
          <w:sz w:val="24"/>
          <w:szCs w:val="24"/>
        </w:rPr>
        <w:t>r</w:t>
      </w:r>
      <w:r>
        <w:rPr>
          <w:spacing w:val="-1"/>
          <w:sz w:val="24"/>
          <w:szCs w:val="24"/>
        </w:rPr>
        <w:t>g</w:t>
      </w:r>
      <w:r>
        <w:rPr>
          <w:sz w:val="24"/>
          <w:szCs w:val="24"/>
        </w:rPr>
        <w:t>anized.</w:t>
      </w:r>
      <w:r>
        <w:rPr>
          <w:spacing w:val="4"/>
          <w:sz w:val="24"/>
          <w:szCs w:val="24"/>
        </w:rPr>
        <w:t xml:space="preserve"> </w:t>
      </w:r>
      <w:r>
        <w:rPr>
          <w:sz w:val="24"/>
          <w:szCs w:val="24"/>
        </w:rPr>
        <w:t>In</w:t>
      </w:r>
      <w:r>
        <w:rPr>
          <w:spacing w:val="-2"/>
          <w:sz w:val="24"/>
          <w:szCs w:val="24"/>
        </w:rPr>
        <w:t xml:space="preserve"> </w:t>
      </w:r>
      <w:r>
        <w:rPr>
          <w:sz w:val="24"/>
          <w:szCs w:val="24"/>
        </w:rPr>
        <w:t>three</w:t>
      </w:r>
      <w:r>
        <w:rPr>
          <w:spacing w:val="-5"/>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we</w:t>
      </w:r>
      <w:r>
        <w:rPr>
          <w:spacing w:val="-3"/>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that</w:t>
      </w:r>
      <w:r>
        <w:rPr>
          <w:spacing w:val="-4"/>
          <w:sz w:val="24"/>
          <w:szCs w:val="24"/>
        </w:rPr>
        <w:t xml:space="preserve"> </w:t>
      </w:r>
      <w:r>
        <w:rPr>
          <w:sz w:val="24"/>
          <w:szCs w:val="24"/>
        </w:rPr>
        <w:t>(1)</w:t>
      </w:r>
      <w:r>
        <w:rPr>
          <w:spacing w:val="-3"/>
          <w:sz w:val="24"/>
          <w:szCs w:val="24"/>
        </w:rPr>
        <w:t xml:space="preserve"> </w:t>
      </w:r>
      <w:r>
        <w:rPr>
          <w:sz w:val="24"/>
          <w:szCs w:val="24"/>
        </w:rPr>
        <w:t>the</w:t>
      </w:r>
      <w:r>
        <w:rPr>
          <w:spacing w:val="-3"/>
          <w:sz w:val="24"/>
          <w:szCs w:val="24"/>
        </w:rPr>
        <w:t xml:space="preserve"> </w:t>
      </w:r>
      <w:r>
        <w:rPr>
          <w:sz w:val="24"/>
          <w:szCs w:val="24"/>
        </w:rPr>
        <w:t>presence</w:t>
      </w:r>
      <w:r>
        <w:rPr>
          <w:spacing w:val="-8"/>
          <w:sz w:val="24"/>
          <w:szCs w:val="24"/>
        </w:rPr>
        <w:t xml:space="preserve"> </w:t>
      </w:r>
      <w:r>
        <w:rPr>
          <w:sz w:val="24"/>
          <w:szCs w:val="24"/>
        </w:rPr>
        <w:t xml:space="preserve">of </w:t>
      </w:r>
      <w:r>
        <w:rPr>
          <w:spacing w:val="-2"/>
          <w:sz w:val="24"/>
          <w:szCs w:val="24"/>
        </w:rPr>
        <w:t>f</w:t>
      </w:r>
      <w:r>
        <w:rPr>
          <w:sz w:val="24"/>
          <w:szCs w:val="24"/>
        </w:rPr>
        <w:t>amiliar</w:t>
      </w:r>
      <w:r>
        <w:rPr>
          <w:spacing w:val="-8"/>
          <w:sz w:val="24"/>
          <w:szCs w:val="24"/>
        </w:rPr>
        <w:t xml:space="preserve"> </w:t>
      </w:r>
      <w:r>
        <w:rPr>
          <w:sz w:val="24"/>
          <w:szCs w:val="24"/>
        </w:rPr>
        <w:t>semantic</w:t>
      </w:r>
      <w:r>
        <w:rPr>
          <w:spacing w:val="-9"/>
          <w:sz w:val="24"/>
          <w:szCs w:val="24"/>
        </w:rPr>
        <w:t xml:space="preserve"> </w:t>
      </w:r>
      <w:r>
        <w:rPr>
          <w:sz w:val="24"/>
          <w:szCs w:val="24"/>
        </w:rPr>
        <w:t>reference</w:t>
      </w:r>
      <w:r>
        <w:rPr>
          <w:spacing w:val="-9"/>
          <w:sz w:val="24"/>
          <w:szCs w:val="24"/>
        </w:rPr>
        <w:t xml:space="preserve"> </w:t>
      </w:r>
      <w:r>
        <w:rPr>
          <w:sz w:val="24"/>
          <w:szCs w:val="24"/>
        </w:rPr>
        <w:t>points</w:t>
      </w:r>
      <w:r>
        <w:rPr>
          <w:spacing w:val="-6"/>
          <w:sz w:val="24"/>
          <w:szCs w:val="24"/>
        </w:rPr>
        <w:t xml:space="preserve"> </w:t>
      </w:r>
      <w:r>
        <w:rPr>
          <w:spacing w:val="-2"/>
          <w:sz w:val="24"/>
          <w:szCs w:val="24"/>
        </w:rPr>
        <w:t>f</w:t>
      </w:r>
      <w:r>
        <w:rPr>
          <w:sz w:val="24"/>
          <w:szCs w:val="24"/>
        </w:rPr>
        <w:t>acilitates</w:t>
      </w:r>
      <w:r>
        <w:rPr>
          <w:spacing w:val="-9"/>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t>
      </w:r>
      <w:r>
        <w:rPr>
          <w:sz w:val="24"/>
          <w:szCs w:val="24"/>
        </w:rPr>
        <w:t>meaning</w:t>
      </w:r>
      <w:r>
        <w:rPr>
          <w:spacing w:val="-8"/>
          <w:sz w:val="24"/>
          <w:szCs w:val="24"/>
        </w:rPr>
        <w:t xml:space="preserve"> </w:t>
      </w:r>
      <w:r>
        <w:rPr>
          <w:sz w:val="24"/>
          <w:szCs w:val="24"/>
        </w:rPr>
        <w:t>and</w:t>
      </w:r>
      <w:r>
        <w:rPr>
          <w:spacing w:val="-3"/>
          <w:sz w:val="24"/>
          <w:szCs w:val="24"/>
        </w:rPr>
        <w:t xml:space="preserve"> </w:t>
      </w:r>
      <w:r>
        <w:rPr>
          <w:sz w:val="24"/>
          <w:szCs w:val="24"/>
        </w:rPr>
        <w:t>(2)</w:t>
      </w:r>
      <w:r>
        <w:rPr>
          <w:spacing w:val="-3"/>
          <w:sz w:val="24"/>
          <w:szCs w:val="24"/>
        </w:rPr>
        <w:t xml:space="preserve"> </w:t>
      </w:r>
      <w:r>
        <w:rPr>
          <w:sz w:val="24"/>
          <w:szCs w:val="24"/>
        </w:rPr>
        <w:t>this</w:t>
      </w:r>
      <w:r>
        <w:rPr>
          <w:spacing w:val="-3"/>
          <w:sz w:val="24"/>
          <w:szCs w:val="24"/>
        </w:rPr>
        <w:t xml:space="preserve"> </w:t>
      </w:r>
      <w:r>
        <w:rPr>
          <w:sz w:val="24"/>
          <w:szCs w:val="24"/>
        </w:rPr>
        <w:t>e</w:t>
      </w:r>
      <w:r>
        <w:rPr>
          <w:spacing w:val="-6"/>
          <w:sz w:val="24"/>
          <w:szCs w:val="24"/>
        </w:rPr>
        <w:t>f</w:t>
      </w:r>
      <w:r>
        <w:rPr>
          <w:sz w:val="24"/>
          <w:szCs w:val="24"/>
        </w:rPr>
        <w:t>fect crucially</w:t>
      </w:r>
      <w:r>
        <w:rPr>
          <w:spacing w:val="-8"/>
          <w:sz w:val="24"/>
          <w:szCs w:val="24"/>
        </w:rPr>
        <w:t xml:space="preserve"> </w:t>
      </w:r>
      <w:r>
        <w:rPr>
          <w:sz w:val="24"/>
          <w:szCs w:val="24"/>
        </w:rPr>
        <w:t>depends</w:t>
      </w:r>
      <w:r>
        <w:rPr>
          <w:spacing w:val="-8"/>
          <w:sz w:val="24"/>
          <w:szCs w:val="24"/>
        </w:rPr>
        <w:t xml:space="preserve"> </w:t>
      </w:r>
      <w:r>
        <w:rPr>
          <w:sz w:val="24"/>
          <w:szCs w:val="24"/>
        </w:rPr>
        <w:t>both</w:t>
      </w:r>
      <w:r>
        <w:rPr>
          <w:spacing w:val="-4"/>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presence</w:t>
      </w:r>
      <w:r>
        <w:rPr>
          <w:spacing w:val="-8"/>
          <w:sz w:val="24"/>
          <w:szCs w:val="24"/>
        </w:rPr>
        <w:t xml:space="preserve"> </w:t>
      </w:r>
      <w:r>
        <w:rPr>
          <w:sz w:val="24"/>
          <w:szCs w:val="24"/>
        </w:rPr>
        <w:t>of</w:t>
      </w:r>
      <w:r>
        <w:rPr>
          <w:spacing w:val="-2"/>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the</w:t>
      </w:r>
      <w:r>
        <w:rPr>
          <w:spacing w:val="-3"/>
          <w:sz w:val="24"/>
          <w:szCs w:val="24"/>
        </w:rPr>
        <w:t xml:space="preserve"> </w:t>
      </w:r>
      <w:r>
        <w:rPr>
          <w:sz w:val="24"/>
          <w:szCs w:val="24"/>
        </w:rPr>
        <w:t>adherence</w:t>
      </w:r>
      <w:r>
        <w:rPr>
          <w:spacing w:val="-10"/>
          <w:sz w:val="24"/>
          <w:szCs w:val="24"/>
        </w:rPr>
        <w:t xml:space="preserve"> </w:t>
      </w:r>
      <w:r>
        <w:rPr>
          <w:sz w:val="24"/>
          <w:szCs w:val="24"/>
        </w:rPr>
        <w:t>of</w:t>
      </w:r>
      <w:r>
        <w:rPr>
          <w:spacing w:val="-2"/>
          <w:sz w:val="24"/>
          <w:szCs w:val="24"/>
        </w:rPr>
        <w:t xml:space="preserve"> </w:t>
      </w:r>
      <w:r>
        <w:rPr>
          <w:sz w:val="24"/>
          <w:szCs w:val="24"/>
        </w:rPr>
        <w:t>these</w:t>
      </w:r>
      <w:r>
        <w:rPr>
          <w:spacing w:val="-5"/>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 to</w:t>
      </w:r>
      <w:r>
        <w:rPr>
          <w:spacing w:val="-2"/>
          <w:sz w:val="24"/>
          <w:szCs w:val="24"/>
        </w:rPr>
        <w:t xml:space="preserve"> </w:t>
      </w:r>
      <w:r>
        <w:rPr>
          <w:sz w:val="24"/>
          <w:szCs w:val="24"/>
        </w:rPr>
        <w:t>some</w:t>
      </w:r>
      <w:r>
        <w:rPr>
          <w:spacing w:val="-5"/>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ind w:left="1415"/>
        <w:rPr>
          <w:sz w:val="24"/>
          <w:szCs w:val="24"/>
        </w:rPr>
      </w:pPr>
      <w:r>
        <w:rPr>
          <w:sz w:val="24"/>
          <w:szCs w:val="24"/>
        </w:rPr>
        <w:t>Semantic</w:t>
      </w:r>
      <w:r>
        <w:rPr>
          <w:spacing w:val="-9"/>
          <w:sz w:val="24"/>
          <w:szCs w:val="24"/>
        </w:rPr>
        <w:t xml:space="preserve"> </w:t>
      </w:r>
      <w:r>
        <w:rPr>
          <w:sz w:val="24"/>
          <w:szCs w:val="24"/>
        </w:rPr>
        <w:t>coherence</w:t>
      </w:r>
      <w:r>
        <w:rPr>
          <w:spacing w:val="-10"/>
          <w:sz w:val="24"/>
          <w:szCs w:val="24"/>
        </w:rPr>
        <w:t xml:space="preserve"> </w:t>
      </w:r>
      <w:r>
        <w:rPr>
          <w:spacing w:val="-2"/>
          <w:sz w:val="24"/>
          <w:szCs w:val="24"/>
        </w:rPr>
        <w:t>f</w:t>
      </w:r>
      <w:r>
        <w:rPr>
          <w:sz w:val="24"/>
          <w:szCs w:val="24"/>
        </w:rPr>
        <w:t>acilitates</w:t>
      </w:r>
      <w:r>
        <w:rPr>
          <w:spacing w:val="-9"/>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w:t>
      </w:r>
      <w:r>
        <w:rPr>
          <w:sz w:val="24"/>
          <w:szCs w:val="24"/>
        </w:rPr>
        <w:t>ord</w:t>
      </w:r>
      <w:r>
        <w:rPr>
          <w:spacing w:val="-5"/>
          <w:sz w:val="24"/>
          <w:szCs w:val="24"/>
        </w:rPr>
        <w:t xml:space="preserve"> </w:t>
      </w:r>
      <w:r>
        <w:rPr>
          <w:sz w:val="24"/>
          <w:szCs w:val="24"/>
        </w:rPr>
        <w:t>meaning</w:t>
      </w:r>
    </w:p>
    <w:p w:rsidR="00B72476" w:rsidRDefault="00B72476">
      <w:pPr>
        <w:spacing w:before="9" w:line="140" w:lineRule="exact"/>
        <w:rPr>
          <w:sz w:val="14"/>
          <w:szCs w:val="14"/>
        </w:rPr>
      </w:pPr>
    </w:p>
    <w:p w:rsidR="00B72476" w:rsidRDefault="00B72476">
      <w:pPr>
        <w:spacing w:line="200" w:lineRule="exact"/>
      </w:pPr>
    </w:p>
    <w:p w:rsidR="00B72476" w:rsidRDefault="00CB77E8">
      <w:pPr>
        <w:ind w:left="705"/>
        <w:rPr>
          <w:sz w:val="24"/>
          <w:szCs w:val="24"/>
        </w:rPr>
      </w:pPr>
      <w:r>
        <w:rPr>
          <w:w w:val="90"/>
          <w:sz w:val="24"/>
          <w:szCs w:val="24"/>
        </w:rPr>
        <w:t>“</w:t>
      </w:r>
      <w:r>
        <w:rPr>
          <w:spacing w:val="-20"/>
          <w:w w:val="90"/>
          <w:sz w:val="24"/>
          <w:szCs w:val="24"/>
        </w:rPr>
        <w:t>Y</w:t>
      </w:r>
      <w:r>
        <w:rPr>
          <w:w w:val="90"/>
          <w:sz w:val="24"/>
          <w:szCs w:val="24"/>
        </w:rPr>
        <w:t>ou</w:t>
      </w:r>
      <w:r>
        <w:rPr>
          <w:spacing w:val="11"/>
          <w:w w:val="90"/>
          <w:sz w:val="24"/>
          <w:szCs w:val="24"/>
        </w:rPr>
        <w:t xml:space="preserve"> </w:t>
      </w:r>
      <w:r>
        <w:rPr>
          <w:sz w:val="24"/>
          <w:szCs w:val="24"/>
        </w:rPr>
        <w:t>shall</w:t>
      </w:r>
      <w:r>
        <w:rPr>
          <w:spacing w:val="9"/>
          <w:sz w:val="24"/>
          <w:szCs w:val="24"/>
        </w:rPr>
        <w:t xml:space="preserve"> </w:t>
      </w:r>
      <w:r>
        <w:rPr>
          <w:w w:val="94"/>
          <w:sz w:val="24"/>
          <w:szCs w:val="24"/>
        </w:rPr>
        <w:t>know</w:t>
      </w:r>
      <w:r>
        <w:rPr>
          <w:spacing w:val="4"/>
          <w:w w:val="94"/>
          <w:sz w:val="24"/>
          <w:szCs w:val="24"/>
        </w:rPr>
        <w:t xml:space="preserve"> </w:t>
      </w:r>
      <w:r>
        <w:rPr>
          <w:sz w:val="24"/>
          <w:szCs w:val="24"/>
        </w:rPr>
        <w:t>a</w:t>
      </w:r>
      <w:r>
        <w:rPr>
          <w:spacing w:val="13"/>
          <w:sz w:val="24"/>
          <w:szCs w:val="24"/>
        </w:rPr>
        <w:t xml:space="preserve"> </w:t>
      </w:r>
      <w:r>
        <w:rPr>
          <w:sz w:val="24"/>
          <w:szCs w:val="24"/>
        </w:rPr>
        <w:t>wo</w:t>
      </w:r>
      <w:r>
        <w:rPr>
          <w:spacing w:val="-9"/>
          <w:sz w:val="24"/>
          <w:szCs w:val="24"/>
        </w:rPr>
        <w:t>r</w:t>
      </w:r>
      <w:r>
        <w:rPr>
          <w:sz w:val="24"/>
          <w:szCs w:val="24"/>
        </w:rPr>
        <w:t>d</w:t>
      </w:r>
      <w:r>
        <w:rPr>
          <w:spacing w:val="-5"/>
          <w:sz w:val="24"/>
          <w:szCs w:val="24"/>
        </w:rPr>
        <w:t xml:space="preserve"> </w:t>
      </w:r>
      <w:r>
        <w:rPr>
          <w:sz w:val="24"/>
          <w:szCs w:val="24"/>
        </w:rPr>
        <w:t>by</w:t>
      </w:r>
      <w:r>
        <w:rPr>
          <w:spacing w:val="-14"/>
          <w:sz w:val="24"/>
          <w:szCs w:val="24"/>
        </w:rPr>
        <w:t xml:space="preserve"> </w:t>
      </w:r>
      <w:r>
        <w:rPr>
          <w:sz w:val="24"/>
          <w:szCs w:val="24"/>
        </w:rPr>
        <w:t>the</w:t>
      </w:r>
      <w:r>
        <w:rPr>
          <w:spacing w:val="-3"/>
          <w:sz w:val="24"/>
          <w:szCs w:val="24"/>
        </w:rPr>
        <w:t xml:space="preserve"> </w:t>
      </w:r>
      <w:r>
        <w:rPr>
          <w:sz w:val="24"/>
          <w:szCs w:val="24"/>
        </w:rPr>
        <w:t>company</w:t>
      </w:r>
      <w:r>
        <w:rPr>
          <w:spacing w:val="-18"/>
          <w:sz w:val="24"/>
          <w:szCs w:val="24"/>
        </w:rPr>
        <w:t xml:space="preserve"> </w:t>
      </w:r>
      <w:r>
        <w:rPr>
          <w:sz w:val="24"/>
          <w:szCs w:val="24"/>
        </w:rPr>
        <w:t>it</w:t>
      </w:r>
      <w:r>
        <w:rPr>
          <w:spacing w:val="-1"/>
          <w:sz w:val="24"/>
          <w:szCs w:val="24"/>
        </w:rPr>
        <w:t xml:space="preserve"> </w:t>
      </w:r>
      <w:r>
        <w:rPr>
          <w:spacing w:val="-2"/>
          <w:sz w:val="24"/>
          <w:szCs w:val="24"/>
        </w:rPr>
        <w:t>k</w:t>
      </w:r>
      <w:r>
        <w:rPr>
          <w:sz w:val="24"/>
          <w:szCs w:val="24"/>
        </w:rPr>
        <w:t>eeps.”</w:t>
      </w:r>
      <w:r>
        <w:rPr>
          <w:spacing w:val="-6"/>
          <w:sz w:val="24"/>
          <w:szCs w:val="24"/>
        </w:rPr>
        <w:t xml:space="preserve"> </w:t>
      </w:r>
      <w:r>
        <w:rPr>
          <w:sz w:val="24"/>
          <w:szCs w:val="24"/>
        </w:rPr>
        <w:t>Firth</w:t>
      </w:r>
      <w:r>
        <w:rPr>
          <w:spacing w:val="-5"/>
          <w:sz w:val="24"/>
          <w:szCs w:val="24"/>
        </w:rPr>
        <w:t xml:space="preserve"> </w:t>
      </w:r>
      <w:r>
        <w:rPr>
          <w:sz w:val="24"/>
          <w:szCs w:val="24"/>
        </w:rPr>
        <w:t>(1957,</w:t>
      </w:r>
      <w:r>
        <w:rPr>
          <w:spacing w:val="-6"/>
          <w:sz w:val="24"/>
          <w:szCs w:val="24"/>
        </w:rPr>
        <w:t xml:space="preserve"> </w:t>
      </w:r>
      <w:r>
        <w:rPr>
          <w:sz w:val="24"/>
          <w:szCs w:val="24"/>
        </w:rPr>
        <w:t>p.11)</w:t>
      </w:r>
    </w:p>
    <w:p w:rsidR="00B72476" w:rsidRDefault="00B72476">
      <w:pPr>
        <w:spacing w:before="4" w:line="140" w:lineRule="exact"/>
        <w:rPr>
          <w:sz w:val="14"/>
          <w:szCs w:val="14"/>
        </w:rPr>
      </w:pPr>
    </w:p>
    <w:p w:rsidR="00B72476" w:rsidRDefault="00B72476">
      <w:pPr>
        <w:spacing w:line="200" w:lineRule="exact"/>
      </w:pPr>
    </w:p>
    <w:p w:rsidR="00B72476" w:rsidRDefault="00CB77E8">
      <w:pPr>
        <w:spacing w:line="415" w:lineRule="auto"/>
        <w:ind w:left="120" w:right="287" w:firstLine="576"/>
        <w:rPr>
          <w:sz w:val="24"/>
          <w:szCs w:val="24"/>
        </w:rPr>
      </w:pPr>
      <w:r>
        <w:rPr>
          <w:sz w:val="24"/>
          <w:szCs w:val="24"/>
        </w:rPr>
        <w:t>H</w:t>
      </w:r>
      <w:r>
        <w:rPr>
          <w:spacing w:val="-6"/>
          <w:sz w:val="24"/>
          <w:szCs w:val="24"/>
        </w:rPr>
        <w:t>o</w:t>
      </w:r>
      <w:r>
        <w:rPr>
          <w:sz w:val="24"/>
          <w:szCs w:val="24"/>
        </w:rPr>
        <w:t>w</w:t>
      </w:r>
      <w:r>
        <w:rPr>
          <w:spacing w:val="-5"/>
          <w:sz w:val="24"/>
          <w:szCs w:val="24"/>
        </w:rPr>
        <w:t xml:space="preserve"> </w:t>
      </w:r>
      <w:del w:id="8" w:author="lera boroditsky" w:date="2013-12-05T09:03:00Z">
        <w:r w:rsidDel="0021631E">
          <w:rPr>
            <w:sz w:val="24"/>
            <w:szCs w:val="24"/>
          </w:rPr>
          <w:delText>people</w:delText>
        </w:r>
        <w:r w:rsidDel="0021631E">
          <w:rPr>
            <w:spacing w:val="-6"/>
            <w:sz w:val="24"/>
            <w:szCs w:val="24"/>
          </w:rPr>
          <w:delText xml:space="preserve"> </w:delText>
        </w:r>
        <w:r w:rsidDel="0021631E">
          <w:rPr>
            <w:sz w:val="24"/>
            <w:szCs w:val="24"/>
          </w:rPr>
          <w:delText>learn</w:delText>
        </w:r>
        <w:r w:rsidDel="0021631E">
          <w:rPr>
            <w:spacing w:val="-5"/>
            <w:sz w:val="24"/>
            <w:szCs w:val="24"/>
          </w:rPr>
          <w:delText xml:space="preserve"> </w:delText>
        </w:r>
        <w:r w:rsidDel="0021631E">
          <w:rPr>
            <w:spacing w:val="-2"/>
            <w:sz w:val="24"/>
            <w:szCs w:val="24"/>
          </w:rPr>
          <w:delText>w</w:delText>
        </w:r>
        <w:r w:rsidDel="0021631E">
          <w:rPr>
            <w:sz w:val="24"/>
            <w:szCs w:val="24"/>
          </w:rPr>
          <w:delText>ord</w:delText>
        </w:r>
        <w:r w:rsidDel="0021631E">
          <w:rPr>
            <w:spacing w:val="-5"/>
            <w:sz w:val="24"/>
            <w:szCs w:val="24"/>
          </w:rPr>
          <w:delText xml:space="preserve"> </w:delText>
        </w:r>
        <w:r w:rsidDel="0021631E">
          <w:rPr>
            <w:sz w:val="24"/>
            <w:szCs w:val="24"/>
          </w:rPr>
          <w:delText>meanings</w:delText>
        </w:r>
        <w:r w:rsidDel="0021631E">
          <w:rPr>
            <w:spacing w:val="-9"/>
            <w:sz w:val="24"/>
            <w:szCs w:val="24"/>
          </w:rPr>
          <w:delText xml:space="preserve"> </w:delText>
        </w:r>
        <w:r w:rsidDel="0021631E">
          <w:rPr>
            <w:sz w:val="24"/>
            <w:szCs w:val="24"/>
          </w:rPr>
          <w:delText>is</w:delText>
        </w:r>
        <w:r w:rsidDel="0021631E">
          <w:rPr>
            <w:spacing w:val="-2"/>
            <w:sz w:val="24"/>
            <w:szCs w:val="24"/>
          </w:rPr>
          <w:delText xml:space="preserve"> </w:delText>
        </w:r>
        <w:r w:rsidDel="0021631E">
          <w:rPr>
            <w:sz w:val="24"/>
            <w:szCs w:val="24"/>
          </w:rPr>
          <w:delText>one</w:delText>
        </w:r>
        <w:r w:rsidDel="0021631E">
          <w:rPr>
            <w:spacing w:val="-3"/>
            <w:sz w:val="24"/>
            <w:szCs w:val="24"/>
          </w:rPr>
          <w:delText xml:space="preserve"> </w:delText>
        </w:r>
        <w:r w:rsidDel="0021631E">
          <w:rPr>
            <w:sz w:val="24"/>
            <w:szCs w:val="24"/>
          </w:rPr>
          <w:delText>of</w:delText>
        </w:r>
        <w:r w:rsidDel="0021631E">
          <w:rPr>
            <w:spacing w:val="-2"/>
            <w:sz w:val="24"/>
            <w:szCs w:val="24"/>
          </w:rPr>
          <w:delText xml:space="preserve"> </w:delText>
        </w:r>
        <w:r w:rsidDel="0021631E">
          <w:rPr>
            <w:sz w:val="24"/>
            <w:szCs w:val="24"/>
          </w:rPr>
          <w:delText>the</w:delText>
        </w:r>
        <w:r w:rsidDel="0021631E">
          <w:rPr>
            <w:spacing w:val="-3"/>
            <w:sz w:val="24"/>
            <w:szCs w:val="24"/>
          </w:rPr>
          <w:delText xml:space="preserve"> </w:delText>
        </w:r>
        <w:r w:rsidDel="0021631E">
          <w:rPr>
            <w:sz w:val="24"/>
            <w:szCs w:val="24"/>
          </w:rPr>
          <w:delText>most</w:delText>
        </w:r>
        <w:r w:rsidDel="0021631E">
          <w:rPr>
            <w:spacing w:val="-5"/>
            <w:sz w:val="24"/>
            <w:szCs w:val="24"/>
          </w:rPr>
          <w:delText xml:space="preserve"> </w:delText>
        </w:r>
        <w:r w:rsidDel="0021631E">
          <w:rPr>
            <w:sz w:val="24"/>
            <w:szCs w:val="24"/>
          </w:rPr>
          <w:delText>prominent</w:delText>
        </w:r>
        <w:r w:rsidDel="0021631E">
          <w:rPr>
            <w:spacing w:val="-10"/>
            <w:sz w:val="24"/>
            <w:szCs w:val="24"/>
          </w:rPr>
          <w:delText xml:space="preserve"> </w:delText>
        </w:r>
        <w:r w:rsidDel="0021631E">
          <w:rPr>
            <w:sz w:val="24"/>
            <w:szCs w:val="24"/>
          </w:rPr>
          <w:delText>questions</w:delText>
        </w:r>
        <w:r w:rsidDel="0021631E">
          <w:rPr>
            <w:spacing w:val="-9"/>
            <w:sz w:val="24"/>
            <w:szCs w:val="24"/>
          </w:rPr>
          <w:delText xml:space="preserve"> </w:delText>
        </w:r>
        <w:r w:rsidDel="0021631E">
          <w:rPr>
            <w:sz w:val="24"/>
            <w:szCs w:val="24"/>
          </w:rPr>
          <w:delText>in</w:delText>
        </w:r>
        <w:r w:rsidDel="0021631E">
          <w:rPr>
            <w:spacing w:val="-2"/>
            <w:sz w:val="24"/>
            <w:szCs w:val="24"/>
          </w:rPr>
          <w:delText xml:space="preserve"> </w:delText>
        </w:r>
        <w:r w:rsidDel="0021631E">
          <w:rPr>
            <w:sz w:val="24"/>
            <w:szCs w:val="24"/>
          </w:rPr>
          <w:delText>cognit</w:delText>
        </w:r>
        <w:r w:rsidDel="0021631E">
          <w:rPr>
            <w:spacing w:val="-6"/>
            <w:sz w:val="24"/>
            <w:szCs w:val="24"/>
          </w:rPr>
          <w:delText>i</w:delText>
        </w:r>
        <w:r w:rsidDel="0021631E">
          <w:rPr>
            <w:spacing w:val="-4"/>
            <w:sz w:val="24"/>
            <w:szCs w:val="24"/>
          </w:rPr>
          <w:delText>v</w:delText>
        </w:r>
        <w:r w:rsidDel="0021631E">
          <w:rPr>
            <w:sz w:val="24"/>
            <w:szCs w:val="24"/>
          </w:rPr>
          <w:delText>e science</w:delText>
        </w:r>
      </w:del>
      <w:ins w:id="9" w:author="lera boroditsky" w:date="2013-12-05T09:03:00Z">
        <w:r w:rsidR="0021631E">
          <w:rPr>
            <w:sz w:val="24"/>
            <w:szCs w:val="24"/>
          </w:rPr>
          <w:t xml:space="preserve">do people learn </w:t>
        </w:r>
      </w:ins>
      <w:ins w:id="10" w:author="lera boroditsky" w:date="2013-12-05T09:12:00Z">
        <w:r w:rsidR="0021631E">
          <w:rPr>
            <w:sz w:val="24"/>
            <w:szCs w:val="24"/>
          </w:rPr>
          <w:t>the meanings</w:t>
        </w:r>
      </w:ins>
      <w:ins w:id="11" w:author="lera boroditsky" w:date="2013-12-05T09:11:00Z">
        <w:r w:rsidR="0021631E">
          <w:rPr>
            <w:sz w:val="24"/>
            <w:szCs w:val="24"/>
          </w:rPr>
          <w:t xml:space="preserve"> of words</w:t>
        </w:r>
      </w:ins>
      <w:ins w:id="12" w:author="lera boroditsky" w:date="2013-12-05T09:04:00Z">
        <w:r w:rsidR="0021631E">
          <w:rPr>
            <w:sz w:val="24"/>
            <w:szCs w:val="24"/>
          </w:rPr>
          <w:t>?</w:t>
        </w:r>
      </w:ins>
      <w:del w:id="13" w:author="lera boroditsky" w:date="2013-12-05T09:03:00Z">
        <w:r w:rsidDel="0021631E">
          <w:rPr>
            <w:sz w:val="24"/>
            <w:szCs w:val="24"/>
          </w:rPr>
          <w:delText>.</w:delText>
        </w:r>
      </w:del>
      <w:r>
        <w:rPr>
          <w:spacing w:val="6"/>
          <w:sz w:val="24"/>
          <w:szCs w:val="24"/>
        </w:rPr>
        <w:t xml:space="preserve"> </w:t>
      </w:r>
      <w:r>
        <w:rPr>
          <w:sz w:val="24"/>
          <w:szCs w:val="24"/>
        </w:rPr>
        <w:t>Research</w:t>
      </w:r>
      <w:r>
        <w:rPr>
          <w:spacing w:val="-9"/>
          <w:sz w:val="24"/>
          <w:szCs w:val="24"/>
        </w:rPr>
        <w:t xml:space="preserve"> </w:t>
      </w:r>
      <w:r>
        <w:rPr>
          <w:sz w:val="24"/>
          <w:szCs w:val="24"/>
        </w:rPr>
        <w:t>indicates</w:t>
      </w:r>
      <w:r>
        <w:rPr>
          <w:spacing w:val="-9"/>
          <w:sz w:val="24"/>
          <w:szCs w:val="24"/>
        </w:rPr>
        <w:t xml:space="preserve"> </w:t>
      </w:r>
      <w:r>
        <w:rPr>
          <w:sz w:val="24"/>
          <w:szCs w:val="24"/>
        </w:rPr>
        <w:t>that</w:t>
      </w:r>
      <w:r>
        <w:rPr>
          <w:spacing w:val="-4"/>
          <w:sz w:val="24"/>
          <w:szCs w:val="24"/>
        </w:rPr>
        <w:t xml:space="preserve"> </w:t>
      </w:r>
      <w:r>
        <w:rPr>
          <w:sz w:val="24"/>
          <w:szCs w:val="24"/>
        </w:rPr>
        <w:t>learners</w:t>
      </w:r>
      <w:r>
        <w:rPr>
          <w:spacing w:val="-8"/>
          <w:sz w:val="24"/>
          <w:szCs w:val="24"/>
        </w:rPr>
        <w:t xml:space="preserve"> </w:t>
      </w:r>
      <w:r>
        <w:rPr>
          <w:sz w:val="24"/>
          <w:szCs w:val="24"/>
        </w:rPr>
        <w:t>use</w:t>
      </w:r>
      <w:r>
        <w:rPr>
          <w:spacing w:val="-3"/>
          <w:sz w:val="24"/>
          <w:szCs w:val="24"/>
        </w:rPr>
        <w:t xml:space="preserve"> </w:t>
      </w:r>
      <w:r>
        <w:rPr>
          <w:sz w:val="24"/>
          <w:szCs w:val="24"/>
        </w:rPr>
        <w:t>ma</w:t>
      </w:r>
      <w:r>
        <w:rPr>
          <w:spacing w:val="-4"/>
          <w:sz w:val="24"/>
          <w:szCs w:val="24"/>
        </w:rPr>
        <w:t>n</w:t>
      </w:r>
      <w:r>
        <w:rPr>
          <w:sz w:val="24"/>
          <w:szCs w:val="24"/>
        </w:rPr>
        <w:t>y</w:t>
      </w:r>
      <w:r>
        <w:rPr>
          <w:spacing w:val="-5"/>
          <w:sz w:val="24"/>
          <w:szCs w:val="24"/>
        </w:rPr>
        <w:t xml:space="preserve"> </w:t>
      </w:r>
      <w:r>
        <w:rPr>
          <w:sz w:val="24"/>
          <w:szCs w:val="24"/>
        </w:rPr>
        <w:t>sources</w:t>
      </w:r>
      <w:r>
        <w:rPr>
          <w:spacing w:val="-7"/>
          <w:sz w:val="24"/>
          <w:szCs w:val="24"/>
        </w:rPr>
        <w:t xml:space="preserve"> </w:t>
      </w:r>
      <w:r>
        <w:rPr>
          <w:sz w:val="24"/>
          <w:szCs w:val="24"/>
        </w:rPr>
        <w:t>of</w:t>
      </w:r>
      <w:r>
        <w:rPr>
          <w:spacing w:val="-2"/>
          <w:sz w:val="24"/>
          <w:szCs w:val="24"/>
        </w:rPr>
        <w:t xml:space="preserve"> </w:t>
      </w:r>
      <w:r>
        <w:rPr>
          <w:sz w:val="24"/>
          <w:szCs w:val="24"/>
        </w:rPr>
        <w:t>information</w:t>
      </w:r>
      <w:r>
        <w:rPr>
          <w:spacing w:val="-11"/>
          <w:sz w:val="24"/>
          <w:szCs w:val="24"/>
        </w:rPr>
        <w:t xml:space="preserve"> </w:t>
      </w:r>
      <w:r>
        <w:rPr>
          <w:sz w:val="24"/>
          <w:szCs w:val="24"/>
        </w:rPr>
        <w:t>about</w:t>
      </w:r>
      <w:r>
        <w:rPr>
          <w:spacing w:val="-5"/>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meaning, including</w:t>
      </w:r>
      <w:r>
        <w:rPr>
          <w:spacing w:val="-9"/>
          <w:sz w:val="24"/>
          <w:szCs w:val="24"/>
        </w:rPr>
        <w:t xml:space="preserve"> </w:t>
      </w:r>
      <w:r>
        <w:rPr>
          <w:sz w:val="24"/>
          <w:szCs w:val="24"/>
        </w:rPr>
        <w:t>p</w:t>
      </w:r>
      <w:r>
        <w:rPr>
          <w:spacing w:val="-1"/>
          <w:sz w:val="24"/>
          <w:szCs w:val="24"/>
        </w:rPr>
        <w:t>h</w:t>
      </w:r>
      <w:r>
        <w:rPr>
          <w:sz w:val="24"/>
          <w:szCs w:val="24"/>
        </w:rPr>
        <w:t>ysical,</w:t>
      </w:r>
      <w:r>
        <w:rPr>
          <w:spacing w:val="-9"/>
          <w:sz w:val="24"/>
          <w:szCs w:val="24"/>
        </w:rPr>
        <w:t xml:space="preserve"> </w:t>
      </w:r>
      <w:r>
        <w:rPr>
          <w:sz w:val="24"/>
          <w:szCs w:val="24"/>
        </w:rPr>
        <w:t>social,</w:t>
      </w:r>
      <w:r>
        <w:rPr>
          <w:spacing w:val="-6"/>
          <w:sz w:val="24"/>
          <w:szCs w:val="24"/>
        </w:rPr>
        <w:t xml:space="preserve"> </w:t>
      </w:r>
      <w:r>
        <w:rPr>
          <w:sz w:val="24"/>
          <w:szCs w:val="24"/>
        </w:rPr>
        <w:t>conceptual,</w:t>
      </w:r>
      <w:r>
        <w:rPr>
          <w:spacing w:val="-11"/>
          <w:sz w:val="24"/>
          <w:szCs w:val="24"/>
        </w:rPr>
        <w:t xml:space="preserve"> </w:t>
      </w:r>
      <w:r>
        <w:rPr>
          <w:sz w:val="24"/>
          <w:szCs w:val="24"/>
        </w:rPr>
        <w:t>and</w:t>
      </w:r>
      <w:r>
        <w:rPr>
          <w:spacing w:val="-3"/>
          <w:sz w:val="24"/>
          <w:szCs w:val="24"/>
        </w:rPr>
        <w:t xml:space="preserve"> </w:t>
      </w:r>
      <w:r>
        <w:rPr>
          <w:sz w:val="24"/>
          <w:szCs w:val="24"/>
        </w:rPr>
        <w:t>linguistic</w:t>
      </w:r>
      <w:r>
        <w:rPr>
          <w:spacing w:val="-9"/>
          <w:sz w:val="24"/>
          <w:szCs w:val="24"/>
        </w:rPr>
        <w:t xml:space="preserve"> </w:t>
      </w:r>
      <w:r>
        <w:rPr>
          <w:sz w:val="24"/>
          <w:szCs w:val="24"/>
        </w:rPr>
        <w:t>cues</w:t>
      </w:r>
      <w:r>
        <w:rPr>
          <w:spacing w:val="-4"/>
          <w:sz w:val="24"/>
          <w:szCs w:val="24"/>
        </w:rPr>
        <w:t xml:space="preserve"> </w:t>
      </w:r>
      <w:r>
        <w:rPr>
          <w:sz w:val="24"/>
          <w:szCs w:val="24"/>
        </w:rPr>
        <w:t>(Baldwin,</w:t>
      </w:r>
      <w:r>
        <w:rPr>
          <w:spacing w:val="-10"/>
          <w:sz w:val="24"/>
          <w:szCs w:val="24"/>
        </w:rPr>
        <w:t xml:space="preserve"> </w:t>
      </w:r>
      <w:r>
        <w:rPr>
          <w:sz w:val="24"/>
          <w:szCs w:val="24"/>
        </w:rPr>
        <w:t>1993;</w:t>
      </w:r>
      <w:r>
        <w:rPr>
          <w:spacing w:val="-5"/>
          <w:sz w:val="24"/>
          <w:szCs w:val="24"/>
        </w:rPr>
        <w:t xml:space="preserve"> </w:t>
      </w:r>
      <w:r>
        <w:rPr>
          <w:sz w:val="24"/>
          <w:szCs w:val="24"/>
        </w:rPr>
        <w:t>E.</w:t>
      </w:r>
      <w:r>
        <w:rPr>
          <w:spacing w:val="-2"/>
          <w:sz w:val="24"/>
          <w:szCs w:val="24"/>
        </w:rPr>
        <w:t xml:space="preserve"> </w:t>
      </w:r>
      <w:r>
        <w:rPr>
          <w:spacing w:val="-31"/>
          <w:sz w:val="24"/>
          <w:szCs w:val="24"/>
        </w:rPr>
        <w:t>V</w:t>
      </w:r>
      <w:r>
        <w:rPr>
          <w:sz w:val="24"/>
          <w:szCs w:val="24"/>
        </w:rPr>
        <w:t>.</w:t>
      </w:r>
      <w:r>
        <w:rPr>
          <w:spacing w:val="-2"/>
          <w:sz w:val="24"/>
          <w:szCs w:val="24"/>
        </w:rPr>
        <w:t xml:space="preserve"> </w:t>
      </w:r>
      <w:r>
        <w:rPr>
          <w:sz w:val="24"/>
          <w:szCs w:val="24"/>
        </w:rPr>
        <w:t>Clark,</w:t>
      </w:r>
      <w:r>
        <w:rPr>
          <w:spacing w:val="-6"/>
          <w:sz w:val="24"/>
          <w:szCs w:val="24"/>
        </w:rPr>
        <w:t xml:space="preserve"> </w:t>
      </w:r>
      <w:r>
        <w:rPr>
          <w:sz w:val="24"/>
          <w:szCs w:val="24"/>
        </w:rPr>
        <w:t>1988; Gleitman,</w:t>
      </w:r>
      <w:r>
        <w:rPr>
          <w:spacing w:val="-10"/>
          <w:sz w:val="24"/>
          <w:szCs w:val="24"/>
        </w:rPr>
        <w:t xml:space="preserve"> </w:t>
      </w:r>
      <w:r>
        <w:rPr>
          <w:sz w:val="24"/>
          <w:szCs w:val="24"/>
        </w:rPr>
        <w:t>1990;</w:t>
      </w:r>
      <w:r>
        <w:rPr>
          <w:spacing w:val="-5"/>
          <w:sz w:val="24"/>
          <w:szCs w:val="24"/>
        </w:rPr>
        <w:t xml:space="preserve"> </w:t>
      </w:r>
      <w:r>
        <w:rPr>
          <w:sz w:val="24"/>
          <w:szCs w:val="24"/>
        </w:rPr>
        <w:t>Hollich,</w:t>
      </w:r>
      <w:r>
        <w:rPr>
          <w:spacing w:val="-8"/>
          <w:sz w:val="24"/>
          <w:szCs w:val="24"/>
        </w:rPr>
        <w:t xml:space="preserve"> </w:t>
      </w:r>
      <w:r>
        <w:rPr>
          <w:sz w:val="24"/>
          <w:szCs w:val="24"/>
        </w:rPr>
        <w:t>Hirsh-</w:t>
      </w:r>
      <w:r>
        <w:rPr>
          <w:spacing w:val="-4"/>
          <w:sz w:val="24"/>
          <w:szCs w:val="24"/>
        </w:rPr>
        <w:t>P</w:t>
      </w:r>
      <w:r>
        <w:rPr>
          <w:sz w:val="24"/>
          <w:szCs w:val="24"/>
        </w:rPr>
        <w:t>asek,</w:t>
      </w:r>
      <w:r>
        <w:rPr>
          <w:spacing w:val="-12"/>
          <w:sz w:val="24"/>
          <w:szCs w:val="24"/>
        </w:rPr>
        <w:t xml:space="preserve"> </w:t>
      </w:r>
      <w:r>
        <w:rPr>
          <w:sz w:val="24"/>
          <w:szCs w:val="24"/>
        </w:rPr>
        <w:t>&amp;</w:t>
      </w:r>
      <w:r>
        <w:rPr>
          <w:spacing w:val="-2"/>
          <w:sz w:val="24"/>
          <w:szCs w:val="24"/>
        </w:rPr>
        <w:t xml:space="preserve"> </w:t>
      </w:r>
      <w:r>
        <w:rPr>
          <w:sz w:val="24"/>
          <w:szCs w:val="24"/>
        </w:rPr>
        <w:t>Golin</w:t>
      </w:r>
      <w:r>
        <w:rPr>
          <w:spacing w:val="-2"/>
          <w:sz w:val="24"/>
          <w:szCs w:val="24"/>
        </w:rPr>
        <w:t>k</w:t>
      </w:r>
      <w:r>
        <w:rPr>
          <w:sz w:val="24"/>
          <w:szCs w:val="24"/>
        </w:rPr>
        <w:t>o</w:t>
      </w:r>
      <w:r>
        <w:rPr>
          <w:spacing w:val="-6"/>
          <w:sz w:val="24"/>
          <w:szCs w:val="24"/>
        </w:rPr>
        <w:t>f</w:t>
      </w:r>
      <w:r>
        <w:rPr>
          <w:sz w:val="24"/>
          <w:szCs w:val="24"/>
        </w:rPr>
        <w:t>f,</w:t>
      </w:r>
      <w:r>
        <w:rPr>
          <w:spacing w:val="-10"/>
          <w:sz w:val="24"/>
          <w:szCs w:val="24"/>
        </w:rPr>
        <w:t xml:space="preserve"> </w:t>
      </w:r>
      <w:r>
        <w:rPr>
          <w:sz w:val="24"/>
          <w:szCs w:val="24"/>
        </w:rPr>
        <w:t>2000;</w:t>
      </w:r>
      <w:r>
        <w:rPr>
          <w:spacing w:val="-5"/>
          <w:sz w:val="24"/>
          <w:szCs w:val="24"/>
        </w:rPr>
        <w:t xml:space="preserve"> </w:t>
      </w:r>
      <w:r>
        <w:rPr>
          <w:sz w:val="24"/>
          <w:szCs w:val="24"/>
        </w:rPr>
        <w:t>Markman,</w:t>
      </w:r>
      <w:r>
        <w:rPr>
          <w:spacing w:val="-10"/>
          <w:sz w:val="24"/>
          <w:szCs w:val="24"/>
        </w:rPr>
        <w:t xml:space="preserve"> </w:t>
      </w:r>
      <w:r>
        <w:rPr>
          <w:sz w:val="24"/>
          <w:szCs w:val="24"/>
        </w:rPr>
        <w:t>1991).</w:t>
      </w:r>
      <w:r>
        <w:rPr>
          <w:spacing w:val="8"/>
          <w:sz w:val="24"/>
          <w:szCs w:val="24"/>
        </w:rPr>
        <w:t xml:space="preserve"> </w:t>
      </w:r>
      <w:r>
        <w:rPr>
          <w:sz w:val="24"/>
          <w:szCs w:val="24"/>
        </w:rPr>
        <w:t>One</w:t>
      </w:r>
      <w:r>
        <w:rPr>
          <w:spacing w:val="-4"/>
          <w:sz w:val="24"/>
          <w:szCs w:val="24"/>
        </w:rPr>
        <w:t xml:space="preserve"> </w:t>
      </w:r>
      <w:r>
        <w:rPr>
          <w:sz w:val="24"/>
          <w:szCs w:val="24"/>
        </w:rPr>
        <w:t>a</w:t>
      </w:r>
      <w:r>
        <w:rPr>
          <w:spacing w:val="-5"/>
          <w:sz w:val="24"/>
          <w:szCs w:val="24"/>
        </w:rPr>
        <w:t>b</w:t>
      </w:r>
      <w:r>
        <w:rPr>
          <w:sz w:val="24"/>
          <w:szCs w:val="24"/>
        </w:rPr>
        <w:t>undant</w:t>
      </w:r>
    </w:p>
    <w:p w:rsidR="00B72476" w:rsidRDefault="00CB77E8">
      <w:pPr>
        <w:spacing w:before="7" w:line="415" w:lineRule="auto"/>
        <w:ind w:left="120" w:right="92"/>
        <w:rPr>
          <w:sz w:val="24"/>
          <w:szCs w:val="24"/>
        </w:rPr>
      </w:pPr>
      <w:r>
        <w:rPr>
          <w:sz w:val="24"/>
          <w:szCs w:val="24"/>
        </w:rPr>
        <w:t>source</w:t>
      </w:r>
      <w:r>
        <w:rPr>
          <w:spacing w:val="-6"/>
          <w:sz w:val="24"/>
          <w:szCs w:val="24"/>
        </w:rPr>
        <w:t xml:space="preserve"> </w:t>
      </w:r>
      <w:r>
        <w:rPr>
          <w:sz w:val="24"/>
          <w:szCs w:val="24"/>
        </w:rPr>
        <w:t>is</w:t>
      </w:r>
      <w:r>
        <w:rPr>
          <w:spacing w:val="-2"/>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information</w:t>
      </w:r>
      <w:r>
        <w:rPr>
          <w:spacing w:val="-11"/>
          <w:sz w:val="24"/>
          <w:szCs w:val="24"/>
        </w:rPr>
        <w:t xml:space="preserve"> </w:t>
      </w:r>
      <w:r>
        <w:rPr>
          <w:sz w:val="24"/>
          <w:szCs w:val="24"/>
        </w:rPr>
        <w:t>about</w:t>
      </w:r>
      <w:r>
        <w:rPr>
          <w:spacing w:val="-5"/>
          <w:sz w:val="24"/>
          <w:szCs w:val="24"/>
        </w:rPr>
        <w:t xml:space="preserve"> </w:t>
      </w:r>
      <w:r>
        <w:rPr>
          <w:sz w:val="24"/>
          <w:szCs w:val="24"/>
        </w:rPr>
        <w:t>language</w:t>
      </w:r>
      <w:r>
        <w:rPr>
          <w:spacing w:val="-9"/>
          <w:sz w:val="24"/>
          <w:szCs w:val="24"/>
        </w:rPr>
        <w:t xml:space="preserve"> </w:t>
      </w:r>
      <w:r>
        <w:rPr>
          <w:sz w:val="24"/>
          <w:szCs w:val="24"/>
        </w:rPr>
        <w:t>itself—people</w:t>
      </w:r>
      <w:r>
        <w:rPr>
          <w:spacing w:val="-14"/>
          <w:sz w:val="24"/>
          <w:szCs w:val="24"/>
        </w:rPr>
        <w:t xml:space="preserve"> </w:t>
      </w:r>
      <w:r>
        <w:rPr>
          <w:sz w:val="24"/>
          <w:szCs w:val="24"/>
        </w:rPr>
        <w:t>use</w:t>
      </w:r>
      <w:r>
        <w:rPr>
          <w:spacing w:val="-3"/>
          <w:sz w:val="24"/>
          <w:szCs w:val="24"/>
        </w:rPr>
        <w:t xml:space="preserve"> </w:t>
      </w:r>
      <w:r>
        <w:rPr>
          <w:sz w:val="24"/>
          <w:szCs w:val="24"/>
        </w:rPr>
        <w:t>statistical</w:t>
      </w:r>
      <w:r>
        <w:rPr>
          <w:spacing w:val="-9"/>
          <w:sz w:val="24"/>
          <w:szCs w:val="24"/>
        </w:rPr>
        <w:t xml:space="preserve"> </w:t>
      </w:r>
      <w:r>
        <w:rPr>
          <w:sz w:val="24"/>
          <w:szCs w:val="24"/>
        </w:rPr>
        <w:t>kn</w:t>
      </w:r>
      <w:r>
        <w:rPr>
          <w:spacing w:val="-6"/>
          <w:sz w:val="24"/>
          <w:szCs w:val="24"/>
        </w:rPr>
        <w:t>o</w:t>
      </w:r>
      <w:r>
        <w:rPr>
          <w:sz w:val="24"/>
          <w:szCs w:val="24"/>
        </w:rPr>
        <w:t>wledge</w:t>
      </w:r>
      <w:r>
        <w:rPr>
          <w:spacing w:val="-11"/>
          <w:sz w:val="24"/>
          <w:szCs w:val="24"/>
        </w:rPr>
        <w:t xml:space="preserve"> </w:t>
      </w:r>
      <w:r>
        <w:rPr>
          <w:sz w:val="24"/>
          <w:szCs w:val="24"/>
        </w:rPr>
        <w:t>about language</w:t>
      </w:r>
      <w:r>
        <w:rPr>
          <w:spacing w:val="-9"/>
          <w:sz w:val="24"/>
          <w:szCs w:val="24"/>
        </w:rPr>
        <w:t xml:space="preserve"> </w:t>
      </w:r>
      <w:r>
        <w:rPr>
          <w:sz w:val="24"/>
          <w:szCs w:val="24"/>
        </w:rPr>
        <w:t>input</w:t>
      </w:r>
      <w:r>
        <w:rPr>
          <w:spacing w:val="-5"/>
          <w:sz w:val="24"/>
          <w:szCs w:val="24"/>
        </w:rPr>
        <w:t xml:space="preserve"> </w:t>
      </w:r>
      <w:r>
        <w:rPr>
          <w:sz w:val="24"/>
          <w:szCs w:val="24"/>
        </w:rPr>
        <w:t>during</w:t>
      </w:r>
      <w:r>
        <w:rPr>
          <w:spacing w:val="-6"/>
          <w:sz w:val="24"/>
          <w:szCs w:val="24"/>
        </w:rPr>
        <w:t xml:space="preserve"> </w:t>
      </w:r>
      <w:r>
        <w:rPr>
          <w:sz w:val="24"/>
          <w:szCs w:val="24"/>
        </w:rPr>
        <w:t>learning.</w:t>
      </w:r>
      <w:r>
        <w:rPr>
          <w:spacing w:val="6"/>
          <w:sz w:val="24"/>
          <w:szCs w:val="24"/>
        </w:rPr>
        <w:t xml:space="preserve"> </w:t>
      </w: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9"/>
          <w:sz w:val="24"/>
          <w:szCs w:val="24"/>
        </w:rPr>
        <w:t xml:space="preserve"> </w:t>
      </w:r>
      <w:r>
        <w:rPr>
          <w:sz w:val="24"/>
          <w:szCs w:val="24"/>
        </w:rPr>
        <w:t>learners</w:t>
      </w:r>
      <w:r>
        <w:rPr>
          <w:spacing w:val="-8"/>
          <w:sz w:val="24"/>
          <w:szCs w:val="24"/>
        </w:rPr>
        <w:t xml:space="preserve"> </w:t>
      </w:r>
      <w:r>
        <w:rPr>
          <w:sz w:val="24"/>
          <w:szCs w:val="24"/>
        </w:rPr>
        <w:t>can</w:t>
      </w:r>
      <w:r>
        <w:rPr>
          <w:spacing w:val="-3"/>
          <w:sz w:val="24"/>
          <w:szCs w:val="24"/>
        </w:rPr>
        <w:t xml:space="preserve"> </w:t>
      </w:r>
      <w:r>
        <w:rPr>
          <w:sz w:val="24"/>
          <w:szCs w:val="24"/>
        </w:rPr>
        <w:t>group</w:t>
      </w:r>
      <w:r>
        <w:rPr>
          <w:spacing w:val="-6"/>
          <w:sz w:val="24"/>
          <w:szCs w:val="24"/>
        </w:rPr>
        <w:t xml:space="preserve"> </w:t>
      </w:r>
      <w:r>
        <w:rPr>
          <w:sz w:val="24"/>
          <w:szCs w:val="24"/>
        </w:rPr>
        <w:t>sounds</w:t>
      </w:r>
      <w:r>
        <w:rPr>
          <w:spacing w:val="-7"/>
          <w:sz w:val="24"/>
          <w:szCs w:val="24"/>
        </w:rPr>
        <w:t xml:space="preserve"> </w:t>
      </w:r>
      <w:r>
        <w:rPr>
          <w:sz w:val="24"/>
          <w:szCs w:val="24"/>
        </w:rPr>
        <w:t>together</w:t>
      </w:r>
      <w:r>
        <w:rPr>
          <w:spacing w:val="-8"/>
          <w:sz w:val="24"/>
          <w:szCs w:val="24"/>
        </w:rPr>
        <w:t xml:space="preserve"> </w:t>
      </w:r>
      <w:r>
        <w:rPr>
          <w:sz w:val="24"/>
          <w:szCs w:val="24"/>
        </w:rPr>
        <w:t>into</w:t>
      </w:r>
      <w:r>
        <w:rPr>
          <w:spacing w:val="-4"/>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forms based</w:t>
      </w:r>
      <w:r>
        <w:rPr>
          <w:spacing w:val="-5"/>
          <w:sz w:val="24"/>
          <w:szCs w:val="24"/>
        </w:rPr>
        <w:t xml:space="preserve"> </w:t>
      </w:r>
      <w:r>
        <w:rPr>
          <w:sz w:val="24"/>
          <w:szCs w:val="24"/>
        </w:rPr>
        <w:t>on</w:t>
      </w:r>
      <w:r>
        <w:rPr>
          <w:spacing w:val="-2"/>
          <w:sz w:val="24"/>
          <w:szCs w:val="24"/>
        </w:rPr>
        <w:t xml:space="preserve"> </w:t>
      </w:r>
      <w:r>
        <w:rPr>
          <w:sz w:val="24"/>
          <w:szCs w:val="24"/>
        </w:rPr>
        <w:t>their</w:t>
      </w:r>
      <w:r>
        <w:rPr>
          <w:spacing w:val="-4"/>
          <w:sz w:val="24"/>
          <w:szCs w:val="24"/>
        </w:rPr>
        <w:t xml:space="preserve"> </w:t>
      </w:r>
      <w:r>
        <w:rPr>
          <w:sz w:val="24"/>
          <w:szCs w:val="24"/>
        </w:rPr>
        <w:t>statistical</w:t>
      </w:r>
      <w:r>
        <w:rPr>
          <w:spacing w:val="-9"/>
          <w:sz w:val="24"/>
          <w:szCs w:val="24"/>
        </w:rPr>
        <w:t xml:space="preserve"> </w:t>
      </w:r>
      <w:r>
        <w:rPr>
          <w:sz w:val="24"/>
          <w:szCs w:val="24"/>
        </w:rPr>
        <w:t>co-occurrence</w:t>
      </w:r>
      <w:r>
        <w:rPr>
          <w:spacing w:val="-14"/>
          <w:sz w:val="24"/>
          <w:szCs w:val="24"/>
        </w:rPr>
        <w:t xml:space="preserve"> </w:t>
      </w:r>
      <w:r>
        <w:rPr>
          <w:sz w:val="24"/>
          <w:szCs w:val="24"/>
        </w:rPr>
        <w:t>(Sa</w:t>
      </w:r>
      <w:r>
        <w:rPr>
          <w:spacing w:val="-6"/>
          <w:sz w:val="24"/>
          <w:szCs w:val="24"/>
        </w:rPr>
        <w:t>f</w:t>
      </w:r>
      <w:r>
        <w:rPr>
          <w:sz w:val="24"/>
          <w:szCs w:val="24"/>
        </w:rPr>
        <w:t>fran,</w:t>
      </w:r>
      <w:r>
        <w:rPr>
          <w:spacing w:val="-8"/>
          <w:sz w:val="24"/>
          <w:szCs w:val="24"/>
        </w:rPr>
        <w:t xml:space="preserve"> </w:t>
      </w:r>
      <w:r>
        <w:rPr>
          <w:sz w:val="24"/>
          <w:szCs w:val="24"/>
        </w:rPr>
        <w:t>Aslin,</w:t>
      </w:r>
      <w:r>
        <w:rPr>
          <w:spacing w:val="-6"/>
          <w:sz w:val="24"/>
          <w:szCs w:val="24"/>
        </w:rPr>
        <w:t xml:space="preserve"> </w:t>
      </w:r>
      <w:r>
        <w:rPr>
          <w:sz w:val="24"/>
          <w:szCs w:val="24"/>
        </w:rPr>
        <w:t>&amp;</w:t>
      </w:r>
      <w:r>
        <w:rPr>
          <w:spacing w:val="-2"/>
          <w:sz w:val="24"/>
          <w:szCs w:val="24"/>
        </w:rPr>
        <w:t xml:space="preserve"> </w:t>
      </w:r>
      <w:r>
        <w:rPr>
          <w:sz w:val="24"/>
          <w:szCs w:val="24"/>
        </w:rPr>
        <w:t>N</w:t>
      </w:r>
      <w:r>
        <w:rPr>
          <w:spacing w:val="-6"/>
          <w:sz w:val="24"/>
          <w:szCs w:val="24"/>
        </w:rPr>
        <w:t>e</w:t>
      </w:r>
      <w:r>
        <w:rPr>
          <w:sz w:val="24"/>
          <w:szCs w:val="24"/>
        </w:rPr>
        <w:t>wport,</w:t>
      </w:r>
      <w:r>
        <w:rPr>
          <w:spacing w:val="-9"/>
          <w:sz w:val="24"/>
          <w:szCs w:val="24"/>
        </w:rPr>
        <w:t xml:space="preserve"> </w:t>
      </w:r>
      <w:r>
        <w:rPr>
          <w:sz w:val="24"/>
          <w:szCs w:val="24"/>
        </w:rPr>
        <w:t>1996;</w:t>
      </w:r>
      <w:r>
        <w:rPr>
          <w:spacing w:val="-5"/>
          <w:sz w:val="24"/>
          <w:szCs w:val="24"/>
        </w:rPr>
        <w:t xml:space="preserve"> </w:t>
      </w:r>
      <w:r>
        <w:rPr>
          <w:sz w:val="24"/>
          <w:szCs w:val="24"/>
        </w:rPr>
        <w:t>Sa</w:t>
      </w:r>
      <w:r>
        <w:rPr>
          <w:spacing w:val="-6"/>
          <w:sz w:val="24"/>
          <w:szCs w:val="24"/>
        </w:rPr>
        <w:t>f</w:t>
      </w:r>
      <w:r>
        <w:rPr>
          <w:sz w:val="24"/>
          <w:szCs w:val="24"/>
        </w:rPr>
        <w:t>fran,</w:t>
      </w:r>
      <w:r>
        <w:rPr>
          <w:spacing w:val="-8"/>
          <w:sz w:val="24"/>
          <w:szCs w:val="24"/>
        </w:rPr>
        <w:t xml:space="preserve"> </w:t>
      </w:r>
      <w:r>
        <w:rPr>
          <w:sz w:val="24"/>
          <w:szCs w:val="24"/>
        </w:rPr>
        <w:t>N</w:t>
      </w:r>
      <w:r>
        <w:rPr>
          <w:spacing w:val="-6"/>
          <w:sz w:val="24"/>
          <w:szCs w:val="24"/>
        </w:rPr>
        <w:t>e</w:t>
      </w:r>
      <w:r>
        <w:rPr>
          <w:sz w:val="24"/>
          <w:szCs w:val="24"/>
        </w:rPr>
        <w:t>wport,</w:t>
      </w:r>
      <w:r>
        <w:rPr>
          <w:spacing w:val="-9"/>
          <w:sz w:val="24"/>
          <w:szCs w:val="24"/>
        </w:rPr>
        <w:t xml:space="preserve"> </w:t>
      </w:r>
      <w:r>
        <w:rPr>
          <w:sz w:val="24"/>
          <w:szCs w:val="24"/>
        </w:rPr>
        <w:t>&amp; Aslin,</w:t>
      </w:r>
      <w:r>
        <w:rPr>
          <w:spacing w:val="-6"/>
          <w:sz w:val="24"/>
          <w:szCs w:val="24"/>
        </w:rPr>
        <w:t xml:space="preserve"> </w:t>
      </w:r>
      <w:r>
        <w:rPr>
          <w:sz w:val="24"/>
          <w:szCs w:val="24"/>
        </w:rPr>
        <w:t>1996)</w:t>
      </w:r>
      <w:r>
        <w:rPr>
          <w:spacing w:val="-6"/>
          <w:sz w:val="24"/>
          <w:szCs w:val="24"/>
        </w:rPr>
        <w:t xml:space="preserve"> </w:t>
      </w:r>
      <w:r>
        <w:rPr>
          <w:sz w:val="24"/>
          <w:szCs w:val="24"/>
        </w:rPr>
        <w:t>and</w:t>
      </w:r>
      <w:r>
        <w:rPr>
          <w:spacing w:val="-3"/>
          <w:sz w:val="24"/>
          <w:szCs w:val="24"/>
        </w:rPr>
        <w:t xml:space="preserve"> </w:t>
      </w:r>
      <w:r>
        <w:rPr>
          <w:sz w:val="24"/>
          <w:szCs w:val="24"/>
        </w:rPr>
        <w:t>pair</w:t>
      </w:r>
      <w:r>
        <w:rPr>
          <w:spacing w:val="-4"/>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forms</w:t>
      </w:r>
      <w:r>
        <w:rPr>
          <w:spacing w:val="-6"/>
          <w:sz w:val="24"/>
          <w:szCs w:val="24"/>
        </w:rPr>
        <w:t xml:space="preserve"> </w:t>
      </w:r>
      <w:r>
        <w:rPr>
          <w:sz w:val="24"/>
          <w:szCs w:val="24"/>
        </w:rPr>
        <w:t>with</w:t>
      </w:r>
      <w:r>
        <w:rPr>
          <w:spacing w:val="-4"/>
          <w:sz w:val="24"/>
          <w:szCs w:val="24"/>
        </w:rPr>
        <w:t xml:space="preserve"> </w:t>
      </w:r>
      <w:r>
        <w:rPr>
          <w:sz w:val="24"/>
          <w:szCs w:val="24"/>
        </w:rPr>
        <w:t>their</w:t>
      </w:r>
      <w:r>
        <w:rPr>
          <w:spacing w:val="-4"/>
          <w:sz w:val="24"/>
          <w:szCs w:val="24"/>
        </w:rPr>
        <w:t xml:space="preserve"> </w:t>
      </w:r>
      <w:r>
        <w:rPr>
          <w:sz w:val="24"/>
          <w:szCs w:val="24"/>
        </w:rPr>
        <w:t>referents</w:t>
      </w:r>
      <w:r>
        <w:rPr>
          <w:spacing w:val="-8"/>
          <w:sz w:val="24"/>
          <w:szCs w:val="24"/>
        </w:rPr>
        <w:t xml:space="preserve"> </w:t>
      </w:r>
      <w:r>
        <w:rPr>
          <w:sz w:val="24"/>
          <w:szCs w:val="24"/>
        </w:rPr>
        <w:t>based</w:t>
      </w:r>
      <w:r>
        <w:rPr>
          <w:spacing w:val="-5"/>
          <w:sz w:val="24"/>
          <w:szCs w:val="24"/>
        </w:rPr>
        <w:t xml:space="preserve"> </w:t>
      </w:r>
      <w:r>
        <w:rPr>
          <w:sz w:val="24"/>
          <w:szCs w:val="24"/>
        </w:rPr>
        <w:t>on</w:t>
      </w:r>
      <w:r>
        <w:rPr>
          <w:spacing w:val="-2"/>
          <w:sz w:val="24"/>
          <w:szCs w:val="24"/>
        </w:rPr>
        <w:t xml:space="preserve"> </w:t>
      </w:r>
      <w:r>
        <w:rPr>
          <w:sz w:val="24"/>
          <w:szCs w:val="24"/>
        </w:rPr>
        <w:t>consistent</w:t>
      </w:r>
      <w:r>
        <w:rPr>
          <w:spacing w:val="-10"/>
          <w:sz w:val="24"/>
          <w:szCs w:val="24"/>
        </w:rPr>
        <w:t xml:space="preserve"> </w:t>
      </w:r>
      <w:r>
        <w:rPr>
          <w:sz w:val="24"/>
          <w:szCs w:val="24"/>
        </w:rPr>
        <w:t>associations</w:t>
      </w:r>
      <w:r>
        <w:rPr>
          <w:spacing w:val="-12"/>
          <w:sz w:val="24"/>
          <w:szCs w:val="24"/>
        </w:rPr>
        <w:t xml:space="preserve"> </w:t>
      </w:r>
      <w:r>
        <w:rPr>
          <w:sz w:val="24"/>
          <w:szCs w:val="24"/>
        </w:rPr>
        <w:t>(L.</w:t>
      </w:r>
      <w:r>
        <w:rPr>
          <w:spacing w:val="-3"/>
          <w:sz w:val="24"/>
          <w:szCs w:val="24"/>
        </w:rPr>
        <w:t xml:space="preserve"> </w:t>
      </w:r>
      <w:r>
        <w:rPr>
          <w:sz w:val="24"/>
          <w:szCs w:val="24"/>
        </w:rPr>
        <w:t>Smith</w:t>
      </w:r>
    </w:p>
    <w:p w:rsidR="00B72476" w:rsidRDefault="00CB77E8">
      <w:pPr>
        <w:spacing w:before="7" w:line="415" w:lineRule="auto"/>
        <w:ind w:left="120" w:right="117"/>
        <w:rPr>
          <w:sz w:val="24"/>
          <w:szCs w:val="24"/>
        </w:rPr>
      </w:pPr>
      <w:r>
        <w:rPr>
          <w:sz w:val="24"/>
          <w:szCs w:val="24"/>
        </w:rPr>
        <w:t>&amp;</w:t>
      </w:r>
      <w:r>
        <w:rPr>
          <w:spacing w:val="-2"/>
          <w:sz w:val="24"/>
          <w:szCs w:val="24"/>
        </w:rPr>
        <w:t xml:space="preserve"> </w:t>
      </w:r>
      <w:r>
        <w:rPr>
          <w:spacing w:val="-27"/>
          <w:sz w:val="24"/>
          <w:szCs w:val="24"/>
        </w:rPr>
        <w:t>Y</w:t>
      </w:r>
      <w:r>
        <w:rPr>
          <w:sz w:val="24"/>
          <w:szCs w:val="24"/>
        </w:rPr>
        <w:t>u,</w:t>
      </w:r>
      <w:r>
        <w:rPr>
          <w:spacing w:val="-4"/>
          <w:sz w:val="24"/>
          <w:szCs w:val="24"/>
        </w:rPr>
        <w:t xml:space="preserve"> </w:t>
      </w:r>
      <w:r>
        <w:rPr>
          <w:sz w:val="24"/>
          <w:szCs w:val="24"/>
        </w:rPr>
        <w:t>2008;</w:t>
      </w:r>
      <w:r>
        <w:rPr>
          <w:spacing w:val="-5"/>
          <w:sz w:val="24"/>
          <w:szCs w:val="24"/>
        </w:rPr>
        <w:t xml:space="preserve"> </w:t>
      </w:r>
      <w:r>
        <w:rPr>
          <w:spacing w:val="-27"/>
          <w:sz w:val="24"/>
          <w:szCs w:val="24"/>
        </w:rPr>
        <w:t>Y</w:t>
      </w:r>
      <w:r>
        <w:rPr>
          <w:sz w:val="24"/>
          <w:szCs w:val="24"/>
        </w:rPr>
        <w:t>u</w:t>
      </w:r>
      <w:r>
        <w:rPr>
          <w:spacing w:val="-3"/>
          <w:sz w:val="24"/>
          <w:szCs w:val="24"/>
        </w:rPr>
        <w:t xml:space="preserve"> </w:t>
      </w:r>
      <w:r>
        <w:rPr>
          <w:sz w:val="24"/>
          <w:szCs w:val="24"/>
        </w:rPr>
        <w:t>&amp;</w:t>
      </w:r>
      <w:r>
        <w:rPr>
          <w:spacing w:val="-2"/>
          <w:sz w:val="24"/>
          <w:szCs w:val="24"/>
        </w:rPr>
        <w:t xml:space="preserve"> </w:t>
      </w:r>
      <w:r>
        <w:rPr>
          <w:sz w:val="24"/>
          <w:szCs w:val="24"/>
        </w:rPr>
        <w:t>Ballard,</w:t>
      </w:r>
      <w:r>
        <w:rPr>
          <w:spacing w:val="-8"/>
          <w:sz w:val="24"/>
          <w:szCs w:val="24"/>
        </w:rPr>
        <w:t xml:space="preserve"> </w:t>
      </w:r>
      <w:r>
        <w:rPr>
          <w:sz w:val="24"/>
          <w:szCs w:val="24"/>
        </w:rPr>
        <w:t>2007).</w:t>
      </w:r>
      <w:r>
        <w:rPr>
          <w:spacing w:val="8"/>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current</w:t>
      </w:r>
      <w:r>
        <w:rPr>
          <w:spacing w:val="-7"/>
          <w:sz w:val="24"/>
          <w:szCs w:val="24"/>
        </w:rPr>
        <w:t xml:space="preserve"> </w:t>
      </w:r>
      <w:r>
        <w:rPr>
          <w:sz w:val="24"/>
          <w:szCs w:val="24"/>
        </w:rPr>
        <w:t>pape</w:t>
      </w:r>
      <w:r>
        <w:rPr>
          <w:spacing w:val="-10"/>
          <w:sz w:val="24"/>
          <w:szCs w:val="24"/>
        </w:rPr>
        <w:t>r</w:t>
      </w:r>
      <w:r>
        <w:rPr>
          <w:sz w:val="24"/>
          <w:szCs w:val="24"/>
        </w:rPr>
        <w:t>,</w:t>
      </w:r>
      <w:r>
        <w:rPr>
          <w:spacing w:val="-6"/>
          <w:sz w:val="24"/>
          <w:szCs w:val="24"/>
        </w:rPr>
        <w:t xml:space="preserve"> </w:t>
      </w:r>
      <w:r>
        <w:rPr>
          <w:sz w:val="24"/>
          <w:szCs w:val="24"/>
        </w:rPr>
        <w:t>we</w:t>
      </w:r>
      <w:r>
        <w:rPr>
          <w:spacing w:val="-3"/>
          <w:sz w:val="24"/>
          <w:szCs w:val="24"/>
        </w:rPr>
        <w:t xml:space="preserve"> </w:t>
      </w:r>
      <w:r>
        <w:rPr>
          <w:spacing w:val="-4"/>
          <w:sz w:val="24"/>
          <w:szCs w:val="24"/>
        </w:rPr>
        <w:t>e</w:t>
      </w:r>
      <w:r>
        <w:rPr>
          <w:sz w:val="24"/>
          <w:szCs w:val="24"/>
        </w:rPr>
        <w:t>xplore</w:t>
      </w:r>
      <w:r>
        <w:rPr>
          <w:spacing w:val="-7"/>
          <w:sz w:val="24"/>
          <w:szCs w:val="24"/>
        </w:rPr>
        <w:t xml:space="preserve"> </w:t>
      </w:r>
      <w:r>
        <w:rPr>
          <w:sz w:val="24"/>
          <w:szCs w:val="24"/>
        </w:rPr>
        <w:t>a</w:t>
      </w:r>
      <w:r>
        <w:rPr>
          <w:spacing w:val="-1"/>
          <w:sz w:val="24"/>
          <w:szCs w:val="24"/>
        </w:rPr>
        <w:t xml:space="preserve"> </w:t>
      </w:r>
      <w:r>
        <w:rPr>
          <w:sz w:val="24"/>
          <w:szCs w:val="24"/>
        </w:rPr>
        <w:t>more</w:t>
      </w:r>
      <w:r>
        <w:rPr>
          <w:spacing w:val="-5"/>
          <w:sz w:val="24"/>
          <w:szCs w:val="24"/>
        </w:rPr>
        <w:t xml:space="preserve"> </w:t>
      </w:r>
      <w:r>
        <w:rPr>
          <w:sz w:val="24"/>
          <w:szCs w:val="24"/>
        </w:rPr>
        <w:t>sophisticated</w:t>
      </w:r>
      <w:r>
        <w:rPr>
          <w:spacing w:val="-13"/>
          <w:sz w:val="24"/>
          <w:szCs w:val="24"/>
        </w:rPr>
        <w:t xml:space="preserve"> </w:t>
      </w:r>
      <w:r>
        <w:rPr>
          <w:sz w:val="24"/>
          <w:szCs w:val="24"/>
        </w:rPr>
        <w:t>type</w:t>
      </w:r>
      <w:r>
        <w:rPr>
          <w:spacing w:val="-4"/>
          <w:sz w:val="24"/>
          <w:szCs w:val="24"/>
        </w:rPr>
        <w:t xml:space="preserve"> </w:t>
      </w:r>
      <w:r>
        <w:rPr>
          <w:sz w:val="24"/>
          <w:szCs w:val="24"/>
        </w:rPr>
        <w:t>of distri</w:t>
      </w:r>
      <w:r>
        <w:rPr>
          <w:spacing w:val="-5"/>
          <w:sz w:val="24"/>
          <w:szCs w:val="24"/>
        </w:rPr>
        <w:t>b</w:t>
      </w:r>
      <w:r>
        <w:rPr>
          <w:sz w:val="24"/>
          <w:szCs w:val="24"/>
        </w:rPr>
        <w:t>utional</w:t>
      </w:r>
      <w:r>
        <w:rPr>
          <w:spacing w:val="-13"/>
          <w:sz w:val="24"/>
          <w:szCs w:val="24"/>
        </w:rPr>
        <w:t xml:space="preserve"> </w:t>
      </w:r>
      <w:r>
        <w:rPr>
          <w:sz w:val="24"/>
          <w:szCs w:val="24"/>
        </w:rPr>
        <w:t>learning:</w:t>
      </w:r>
      <w:r>
        <w:rPr>
          <w:spacing w:val="5"/>
          <w:sz w:val="24"/>
          <w:szCs w:val="24"/>
        </w:rPr>
        <w:t xml:space="preserve"> </w:t>
      </w:r>
      <w:r>
        <w:rPr>
          <w:sz w:val="24"/>
          <w:szCs w:val="24"/>
        </w:rPr>
        <w:t>using</w:t>
      </w:r>
      <w:r>
        <w:rPr>
          <w:spacing w:val="-5"/>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about</w:t>
      </w:r>
      <w:r>
        <w:rPr>
          <w:spacing w:val="-5"/>
          <w:sz w:val="24"/>
          <w:szCs w:val="24"/>
        </w:rPr>
        <w:t xml:space="preserve"> </w:t>
      </w:r>
      <w:r>
        <w:rPr>
          <w:sz w:val="24"/>
          <w:szCs w:val="24"/>
        </w:rPr>
        <w:t>the</w:t>
      </w:r>
      <w:r>
        <w:rPr>
          <w:spacing w:val="-3"/>
          <w:sz w:val="24"/>
          <w:szCs w:val="24"/>
        </w:rPr>
        <w:t xml:space="preserve"> </w:t>
      </w:r>
      <w:r>
        <w:rPr>
          <w:sz w:val="24"/>
          <w:szCs w:val="24"/>
        </w:rPr>
        <w:t>linguistic</w:t>
      </w:r>
      <w:r>
        <w:rPr>
          <w:spacing w:val="-9"/>
          <w:sz w:val="24"/>
          <w:szCs w:val="24"/>
        </w:rPr>
        <w:t xml:space="preserve"> </w:t>
      </w:r>
      <w:r>
        <w:rPr>
          <w:sz w:val="24"/>
          <w:szCs w:val="24"/>
        </w:rPr>
        <w:t>cont</w:t>
      </w:r>
      <w:r>
        <w:rPr>
          <w:spacing w:val="-4"/>
          <w:sz w:val="24"/>
          <w:szCs w:val="24"/>
        </w:rPr>
        <w:t>e</w:t>
      </w:r>
      <w:r>
        <w:rPr>
          <w:sz w:val="24"/>
          <w:szCs w:val="24"/>
        </w:rPr>
        <w:t>xts</w:t>
      </w:r>
      <w:r>
        <w:rPr>
          <w:spacing w:val="-8"/>
          <w:sz w:val="24"/>
          <w:szCs w:val="24"/>
        </w:rPr>
        <w:t xml:space="preserve"> </w:t>
      </w:r>
      <w:r>
        <w:rPr>
          <w:sz w:val="24"/>
          <w:szCs w:val="24"/>
        </w:rPr>
        <w:t>that</w:t>
      </w:r>
      <w:r>
        <w:rPr>
          <w:spacing w:val="-4"/>
          <w:sz w:val="24"/>
          <w:szCs w:val="24"/>
        </w:rPr>
        <w:t xml:space="preserve"> </w:t>
      </w:r>
      <w:r>
        <w:rPr>
          <w:sz w:val="24"/>
          <w:szCs w:val="24"/>
        </w:rPr>
        <w:t>a</w:t>
      </w:r>
      <w:r>
        <w:rPr>
          <w:spacing w:val="-1"/>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occurs</w:t>
      </w:r>
      <w:r>
        <w:rPr>
          <w:spacing w:val="-6"/>
          <w:sz w:val="24"/>
          <w:szCs w:val="24"/>
        </w:rPr>
        <w:t xml:space="preserve"> </w:t>
      </w:r>
      <w:r>
        <w:rPr>
          <w:sz w:val="24"/>
          <w:szCs w:val="24"/>
        </w:rPr>
        <w:t>in</w:t>
      </w:r>
      <w:r>
        <w:rPr>
          <w:spacing w:val="-2"/>
          <w:sz w:val="24"/>
          <w:szCs w:val="24"/>
        </w:rPr>
        <w:t xml:space="preserve"> </w:t>
      </w:r>
      <w:r>
        <w:rPr>
          <w:sz w:val="24"/>
          <w:szCs w:val="24"/>
        </w:rPr>
        <w:t>as</w:t>
      </w:r>
      <w:r>
        <w:rPr>
          <w:spacing w:val="-2"/>
          <w:sz w:val="24"/>
          <w:szCs w:val="24"/>
        </w:rPr>
        <w:t xml:space="preserve"> </w:t>
      </w:r>
      <w:r>
        <w:rPr>
          <w:sz w:val="24"/>
          <w:szCs w:val="24"/>
        </w:rPr>
        <w:t>a</w:t>
      </w:r>
      <w:r>
        <w:rPr>
          <w:spacing w:val="-1"/>
          <w:sz w:val="24"/>
          <w:szCs w:val="24"/>
        </w:rPr>
        <w:t xml:space="preserve"> </w:t>
      </w:r>
      <w:r>
        <w:rPr>
          <w:sz w:val="24"/>
          <w:szCs w:val="24"/>
        </w:rPr>
        <w:t>cue t</w:t>
      </w:r>
      <w:r>
        <w:rPr>
          <w:spacing w:val="-6"/>
          <w:sz w:val="24"/>
          <w:szCs w:val="24"/>
        </w:rPr>
        <w:t>o</w:t>
      </w:r>
      <w:r>
        <w:rPr>
          <w:spacing w:val="-2"/>
          <w:sz w:val="24"/>
          <w:szCs w:val="24"/>
        </w:rPr>
        <w:t>w</w:t>
      </w:r>
      <w:r>
        <w:rPr>
          <w:sz w:val="24"/>
          <w:szCs w:val="24"/>
        </w:rPr>
        <w:t>ard</w:t>
      </w:r>
      <w:r>
        <w:rPr>
          <w:spacing w:val="-7"/>
          <w:sz w:val="24"/>
          <w:szCs w:val="24"/>
        </w:rPr>
        <w:t xml:space="preserve"> </w:t>
      </w:r>
      <w:r>
        <w:rPr>
          <w:sz w:val="24"/>
          <w:szCs w:val="24"/>
        </w:rPr>
        <w:t>its</w:t>
      </w:r>
      <w:r>
        <w:rPr>
          <w:spacing w:val="-2"/>
          <w:sz w:val="24"/>
          <w:szCs w:val="24"/>
        </w:rPr>
        <w:t xml:space="preserve"> </w:t>
      </w:r>
      <w:r>
        <w:rPr>
          <w:sz w:val="24"/>
          <w:szCs w:val="24"/>
        </w:rPr>
        <w:t>meaning</w:t>
      </w:r>
      <w:r>
        <w:rPr>
          <w:spacing w:val="-8"/>
          <w:sz w:val="24"/>
          <w:szCs w:val="24"/>
        </w:rPr>
        <w:t xml:space="preserve"> </w:t>
      </w:r>
      <w:r>
        <w:rPr>
          <w:sz w:val="24"/>
          <w:szCs w:val="24"/>
        </w:rPr>
        <w:t>(Braine,</w:t>
      </w:r>
      <w:r>
        <w:rPr>
          <w:spacing w:val="-8"/>
          <w:sz w:val="24"/>
          <w:szCs w:val="24"/>
        </w:rPr>
        <w:t xml:space="preserve"> </w:t>
      </w:r>
      <w:r>
        <w:rPr>
          <w:sz w:val="24"/>
          <w:szCs w:val="24"/>
        </w:rPr>
        <w:t>1987;</w:t>
      </w:r>
      <w:r>
        <w:rPr>
          <w:spacing w:val="-5"/>
          <w:sz w:val="24"/>
          <w:szCs w:val="24"/>
        </w:rPr>
        <w:t xml:space="preserve"> </w:t>
      </w:r>
      <w:r>
        <w:rPr>
          <w:sz w:val="24"/>
          <w:szCs w:val="24"/>
        </w:rPr>
        <w:t>Maratsos</w:t>
      </w:r>
      <w:r>
        <w:rPr>
          <w:spacing w:val="-9"/>
          <w:sz w:val="24"/>
          <w:szCs w:val="24"/>
        </w:rPr>
        <w:t xml:space="preserve"> </w:t>
      </w:r>
      <w:r>
        <w:rPr>
          <w:sz w:val="24"/>
          <w:szCs w:val="24"/>
        </w:rPr>
        <w:t>&amp;</w:t>
      </w:r>
      <w:r>
        <w:rPr>
          <w:spacing w:val="-2"/>
          <w:sz w:val="24"/>
          <w:szCs w:val="24"/>
        </w:rPr>
        <w:t xml:space="preserve"> </w:t>
      </w:r>
      <w:r>
        <w:rPr>
          <w:sz w:val="24"/>
          <w:szCs w:val="24"/>
        </w:rPr>
        <w:t>Chalkl</w:t>
      </w:r>
      <w:r>
        <w:rPr>
          <w:spacing w:val="-4"/>
          <w:sz w:val="24"/>
          <w:szCs w:val="24"/>
        </w:rPr>
        <w:t>e</w:t>
      </w:r>
      <w:r>
        <w:rPr>
          <w:sz w:val="24"/>
          <w:szCs w:val="24"/>
        </w:rPr>
        <w:t>y,</w:t>
      </w:r>
      <w:r>
        <w:rPr>
          <w:spacing w:val="-9"/>
          <w:sz w:val="24"/>
          <w:szCs w:val="24"/>
        </w:rPr>
        <w:t xml:space="preserve"> </w:t>
      </w:r>
      <w:r>
        <w:rPr>
          <w:sz w:val="24"/>
          <w:szCs w:val="24"/>
        </w:rPr>
        <w:t>1980;</w:t>
      </w:r>
      <w:r>
        <w:rPr>
          <w:spacing w:val="-5"/>
          <w:sz w:val="24"/>
          <w:szCs w:val="24"/>
        </w:rPr>
        <w:t xml:space="preserve"> </w:t>
      </w:r>
      <w:r>
        <w:rPr>
          <w:sz w:val="24"/>
          <w:szCs w:val="24"/>
        </w:rPr>
        <w:t>Redington,</w:t>
      </w:r>
      <w:r>
        <w:rPr>
          <w:spacing w:val="-11"/>
          <w:sz w:val="24"/>
          <w:szCs w:val="24"/>
        </w:rPr>
        <w:t xml:space="preserve"> </w:t>
      </w:r>
      <w:r>
        <w:rPr>
          <w:sz w:val="24"/>
          <w:szCs w:val="24"/>
        </w:rPr>
        <w:t>Chate</w:t>
      </w:r>
      <w:r>
        <w:rPr>
          <w:spacing w:val="-10"/>
          <w:sz w:val="24"/>
          <w:szCs w:val="24"/>
        </w:rPr>
        <w:t>r</w:t>
      </w:r>
      <w:r>
        <w:rPr>
          <w:sz w:val="24"/>
          <w:szCs w:val="24"/>
        </w:rPr>
        <w:t>,</w:t>
      </w:r>
      <w:r>
        <w:rPr>
          <w:spacing w:val="-7"/>
          <w:sz w:val="24"/>
          <w:szCs w:val="24"/>
        </w:rPr>
        <w:t xml:space="preserve"> </w:t>
      </w:r>
      <w:r>
        <w:rPr>
          <w:sz w:val="24"/>
          <w:szCs w:val="24"/>
        </w:rPr>
        <w:t>&amp;</w:t>
      </w:r>
      <w:r>
        <w:rPr>
          <w:spacing w:val="-2"/>
          <w:sz w:val="24"/>
          <w:szCs w:val="24"/>
        </w:rPr>
        <w:t xml:space="preserve"> </w:t>
      </w:r>
      <w:r>
        <w:rPr>
          <w:sz w:val="24"/>
          <w:szCs w:val="24"/>
        </w:rPr>
        <w:t>Finch,</w:t>
      </w:r>
    </w:p>
    <w:p w:rsidR="00B72476" w:rsidRDefault="00CB77E8">
      <w:pPr>
        <w:spacing w:before="7"/>
        <w:ind w:left="120"/>
        <w:rPr>
          <w:sz w:val="24"/>
          <w:szCs w:val="24"/>
        </w:rPr>
      </w:pPr>
      <w:r>
        <w:rPr>
          <w:sz w:val="24"/>
          <w:szCs w:val="24"/>
        </w:rPr>
        <w:t>1998;</w:t>
      </w:r>
      <w:r>
        <w:rPr>
          <w:spacing w:val="-5"/>
          <w:sz w:val="24"/>
          <w:szCs w:val="24"/>
        </w:rPr>
        <w:t xml:space="preserve"> </w:t>
      </w:r>
      <w:r>
        <w:rPr>
          <w:sz w:val="24"/>
          <w:szCs w:val="24"/>
        </w:rPr>
        <w:t>K.</w:t>
      </w:r>
      <w:r>
        <w:rPr>
          <w:spacing w:val="-2"/>
          <w:sz w:val="24"/>
          <w:szCs w:val="24"/>
        </w:rPr>
        <w:t xml:space="preserve"> </w:t>
      </w:r>
      <w:r>
        <w:rPr>
          <w:sz w:val="24"/>
          <w:szCs w:val="24"/>
        </w:rPr>
        <w:t>H.</w:t>
      </w:r>
      <w:r>
        <w:rPr>
          <w:spacing w:val="-2"/>
          <w:sz w:val="24"/>
          <w:szCs w:val="24"/>
        </w:rPr>
        <w:t xml:space="preserve"> </w:t>
      </w:r>
      <w:r>
        <w:rPr>
          <w:sz w:val="24"/>
          <w:szCs w:val="24"/>
        </w:rPr>
        <w:t>Smith,</w:t>
      </w:r>
      <w:r>
        <w:rPr>
          <w:spacing w:val="-6"/>
          <w:sz w:val="24"/>
          <w:szCs w:val="24"/>
        </w:rPr>
        <w:t xml:space="preserve"> </w:t>
      </w:r>
      <w:r>
        <w:rPr>
          <w:sz w:val="24"/>
          <w:szCs w:val="24"/>
        </w:rPr>
        <w:t>1966).</w:t>
      </w:r>
    </w:p>
    <w:p w:rsidR="00B72476" w:rsidRDefault="00B72476">
      <w:pPr>
        <w:spacing w:before="2" w:line="200" w:lineRule="exact"/>
      </w:pPr>
    </w:p>
    <w:p w:rsidR="00B72476" w:rsidRDefault="00CB77E8">
      <w:pPr>
        <w:spacing w:line="415" w:lineRule="auto"/>
        <w:ind w:left="120" w:right="232" w:firstLine="576"/>
        <w:rPr>
          <w:sz w:val="24"/>
          <w:szCs w:val="24"/>
        </w:rPr>
      </w:pP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9"/>
          <w:sz w:val="24"/>
          <w:szCs w:val="24"/>
        </w:rPr>
        <w:t xml:space="preserve"> </w:t>
      </w:r>
      <w:r>
        <w:rPr>
          <w:sz w:val="24"/>
          <w:szCs w:val="24"/>
        </w:rPr>
        <w:t>one</w:t>
      </w:r>
      <w:r>
        <w:rPr>
          <w:spacing w:val="-3"/>
          <w:sz w:val="24"/>
          <w:szCs w:val="24"/>
        </w:rPr>
        <w:t xml:space="preserve"> </w:t>
      </w:r>
      <w:r>
        <w:rPr>
          <w:sz w:val="24"/>
          <w:szCs w:val="24"/>
        </w:rPr>
        <w:t>might</w:t>
      </w:r>
      <w:r>
        <w:rPr>
          <w:spacing w:val="-6"/>
          <w:sz w:val="24"/>
          <w:szCs w:val="24"/>
        </w:rPr>
        <w:t xml:space="preserve"> </w:t>
      </w:r>
      <w:r>
        <w:rPr>
          <w:sz w:val="24"/>
          <w:szCs w:val="24"/>
        </w:rPr>
        <w:t>infer</w:t>
      </w:r>
      <w:r>
        <w:rPr>
          <w:spacing w:val="-5"/>
          <w:sz w:val="24"/>
          <w:szCs w:val="24"/>
        </w:rPr>
        <w:t xml:space="preserve"> </w:t>
      </w:r>
      <w:r>
        <w:rPr>
          <w:sz w:val="24"/>
          <w:szCs w:val="24"/>
        </w:rPr>
        <w:t>that</w:t>
      </w:r>
      <w:r>
        <w:rPr>
          <w:spacing w:val="-4"/>
          <w:sz w:val="24"/>
          <w:szCs w:val="24"/>
        </w:rPr>
        <w:t xml:space="preserve"> </w:t>
      </w:r>
      <w:r>
        <w:rPr>
          <w:sz w:val="24"/>
          <w:szCs w:val="24"/>
        </w:rPr>
        <w:t>“postman”</w:t>
      </w:r>
      <w:r>
        <w:rPr>
          <w:spacing w:val="-10"/>
          <w:sz w:val="24"/>
          <w:szCs w:val="24"/>
        </w:rPr>
        <w:t xml:space="preserve"> </w:t>
      </w:r>
      <w:r>
        <w:rPr>
          <w:sz w:val="24"/>
          <w:szCs w:val="24"/>
        </w:rPr>
        <w:t>and</w:t>
      </w:r>
      <w:r>
        <w:rPr>
          <w:spacing w:val="-3"/>
          <w:sz w:val="24"/>
          <w:szCs w:val="24"/>
        </w:rPr>
        <w:t xml:space="preserve"> </w:t>
      </w:r>
      <w:r>
        <w:rPr>
          <w:sz w:val="24"/>
          <w:szCs w:val="24"/>
        </w:rPr>
        <w:t>“mailman”</w:t>
      </w:r>
      <w:r>
        <w:rPr>
          <w:spacing w:val="-11"/>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similar</w:t>
      </w:r>
      <w:r>
        <w:rPr>
          <w:spacing w:val="-7"/>
          <w:sz w:val="24"/>
          <w:szCs w:val="24"/>
        </w:rPr>
        <w:t xml:space="preserve"> </w:t>
      </w:r>
      <w:r>
        <w:rPr>
          <w:sz w:val="24"/>
          <w:szCs w:val="24"/>
        </w:rPr>
        <w:t>meanings</w:t>
      </w:r>
      <w:r>
        <w:rPr>
          <w:spacing w:val="-9"/>
          <w:sz w:val="24"/>
          <w:szCs w:val="24"/>
        </w:rPr>
        <w:t xml:space="preserve"> </w:t>
      </w:r>
      <w:r>
        <w:rPr>
          <w:sz w:val="24"/>
          <w:szCs w:val="24"/>
        </w:rPr>
        <w:t>based solely</w:t>
      </w:r>
      <w:r>
        <w:rPr>
          <w:spacing w:val="-6"/>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pacing w:val="-2"/>
          <w:sz w:val="24"/>
          <w:szCs w:val="24"/>
        </w:rPr>
        <w:t>f</w:t>
      </w:r>
      <w:r>
        <w:rPr>
          <w:sz w:val="24"/>
          <w:szCs w:val="24"/>
        </w:rPr>
        <w:t>act</w:t>
      </w:r>
      <w:r>
        <w:rPr>
          <w:spacing w:val="-4"/>
          <w:sz w:val="24"/>
          <w:szCs w:val="24"/>
        </w:rPr>
        <w:t xml:space="preserve"> </w:t>
      </w:r>
      <w:r>
        <w:rPr>
          <w:sz w:val="24"/>
          <w:szCs w:val="24"/>
        </w:rPr>
        <w:t>that</w:t>
      </w:r>
      <w:r>
        <w:rPr>
          <w:spacing w:val="-4"/>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both</w:t>
      </w:r>
      <w:r>
        <w:rPr>
          <w:spacing w:val="-4"/>
          <w:sz w:val="24"/>
          <w:szCs w:val="24"/>
        </w:rPr>
        <w:t xml:space="preserve"> </w:t>
      </w:r>
      <w:r>
        <w:rPr>
          <w:sz w:val="24"/>
          <w:szCs w:val="24"/>
        </w:rPr>
        <w:t>tend</w:t>
      </w:r>
      <w:r>
        <w:rPr>
          <w:spacing w:val="-4"/>
          <w:sz w:val="24"/>
          <w:szCs w:val="24"/>
        </w:rPr>
        <w:t xml:space="preserve"> </w:t>
      </w:r>
      <w:r>
        <w:rPr>
          <w:sz w:val="24"/>
          <w:szCs w:val="24"/>
        </w:rPr>
        <w:t>to</w:t>
      </w:r>
      <w:r>
        <w:rPr>
          <w:spacing w:val="-2"/>
          <w:sz w:val="24"/>
          <w:szCs w:val="24"/>
        </w:rPr>
        <w:t xml:space="preserve"> </w:t>
      </w:r>
      <w:r>
        <w:rPr>
          <w:sz w:val="24"/>
          <w:szCs w:val="24"/>
        </w:rPr>
        <w:t>occur</w:t>
      </w:r>
      <w:r>
        <w:rPr>
          <w:spacing w:val="-5"/>
          <w:sz w:val="24"/>
          <w:szCs w:val="24"/>
        </w:rPr>
        <w:t xml:space="preserve"> </w:t>
      </w:r>
      <w:r>
        <w:rPr>
          <w:sz w:val="24"/>
          <w:szCs w:val="24"/>
        </w:rPr>
        <w:t>with</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li</w:t>
      </w:r>
      <w:r>
        <w:rPr>
          <w:spacing w:val="-2"/>
          <w:sz w:val="24"/>
          <w:szCs w:val="24"/>
        </w:rPr>
        <w:t>k</w:t>
      </w:r>
      <w:r>
        <w:rPr>
          <w:sz w:val="24"/>
          <w:szCs w:val="24"/>
        </w:rPr>
        <w:t>e</w:t>
      </w:r>
      <w:r>
        <w:rPr>
          <w:spacing w:val="-4"/>
          <w:sz w:val="24"/>
          <w:szCs w:val="24"/>
        </w:rPr>
        <w:t xml:space="preserve"> </w:t>
      </w:r>
      <w:r>
        <w:rPr>
          <w:sz w:val="24"/>
          <w:szCs w:val="24"/>
        </w:rPr>
        <w:t>“del</w:t>
      </w:r>
      <w:r>
        <w:rPr>
          <w:spacing w:val="-6"/>
          <w:sz w:val="24"/>
          <w:szCs w:val="24"/>
        </w:rPr>
        <w:t>i</w:t>
      </w:r>
      <w:r>
        <w:rPr>
          <w:spacing w:val="-4"/>
          <w:sz w:val="24"/>
          <w:szCs w:val="24"/>
        </w:rPr>
        <w:t>v</w:t>
      </w:r>
      <w:r>
        <w:rPr>
          <w:sz w:val="24"/>
          <w:szCs w:val="24"/>
        </w:rPr>
        <w:t>er”,</w:t>
      </w:r>
      <w:r>
        <w:rPr>
          <w:spacing w:val="-9"/>
          <w:sz w:val="24"/>
          <w:szCs w:val="24"/>
        </w:rPr>
        <w:t xml:space="preserve"> </w:t>
      </w:r>
      <w:r>
        <w:rPr>
          <w:sz w:val="24"/>
          <w:szCs w:val="24"/>
        </w:rPr>
        <w:t>“package”,</w:t>
      </w:r>
      <w:r>
        <w:rPr>
          <w:spacing w:val="-11"/>
          <w:sz w:val="24"/>
          <w:szCs w:val="24"/>
        </w:rPr>
        <w:t xml:space="preserve"> </w:t>
      </w:r>
      <w:r>
        <w:rPr>
          <w:sz w:val="24"/>
          <w:szCs w:val="24"/>
        </w:rPr>
        <w:t>and</w:t>
      </w:r>
      <w:r>
        <w:rPr>
          <w:spacing w:val="-3"/>
          <w:sz w:val="24"/>
          <w:szCs w:val="24"/>
        </w:rPr>
        <w:t xml:space="preserve"> </w:t>
      </w:r>
      <w:r>
        <w:rPr>
          <w:sz w:val="24"/>
          <w:szCs w:val="24"/>
        </w:rPr>
        <w:t>“truck</w:t>
      </w:r>
      <w:r>
        <w:rPr>
          <w:spacing w:val="-17"/>
          <w:sz w:val="24"/>
          <w:szCs w:val="24"/>
        </w:rPr>
        <w:t>.</w:t>
      </w:r>
      <w:r>
        <w:rPr>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g</w:t>
      </w:r>
      <w:r>
        <w:rPr>
          <w:spacing w:val="-6"/>
          <w:sz w:val="24"/>
          <w:szCs w:val="24"/>
        </w:rPr>
        <w:t>i</w:t>
      </w:r>
      <w:r>
        <w:rPr>
          <w:spacing w:val="-4"/>
          <w:sz w:val="24"/>
          <w:szCs w:val="24"/>
        </w:rPr>
        <w:t>v</w:t>
      </w:r>
      <w:r>
        <w:rPr>
          <w:sz w:val="24"/>
          <w:szCs w:val="24"/>
        </w:rPr>
        <w:t>e</w:t>
      </w:r>
      <w:r>
        <w:rPr>
          <w:spacing w:val="-4"/>
          <w:sz w:val="24"/>
          <w:szCs w:val="24"/>
        </w:rPr>
        <w:t xml:space="preserve"> </w:t>
      </w:r>
      <w:r>
        <w:rPr>
          <w:sz w:val="24"/>
          <w:szCs w:val="24"/>
        </w:rPr>
        <w:t>an</w:t>
      </w:r>
      <w:r>
        <w:rPr>
          <w:spacing w:val="-2"/>
          <w:sz w:val="24"/>
          <w:szCs w:val="24"/>
        </w:rPr>
        <w:t xml:space="preserve"> </w:t>
      </w:r>
      <w:r>
        <w:rPr>
          <w:sz w:val="24"/>
          <w:szCs w:val="24"/>
        </w:rPr>
        <w:t>intuition</w:t>
      </w:r>
      <w:r>
        <w:rPr>
          <w:spacing w:val="-8"/>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domain,</w:t>
      </w:r>
      <w:r>
        <w:rPr>
          <w:spacing w:val="-8"/>
          <w:sz w:val="24"/>
          <w:szCs w:val="24"/>
        </w:rPr>
        <w:t xml:space="preserve"> </w:t>
      </w:r>
      <w:r>
        <w:rPr>
          <w:sz w:val="24"/>
          <w:szCs w:val="24"/>
        </w:rPr>
        <w:t>we</w:t>
      </w:r>
      <w:r>
        <w:rPr>
          <w:spacing w:val="-3"/>
          <w:sz w:val="24"/>
          <w:szCs w:val="24"/>
        </w:rPr>
        <w:t xml:space="preserve"> </w:t>
      </w:r>
      <w:r>
        <w:rPr>
          <w:sz w:val="24"/>
          <w:szCs w:val="24"/>
        </w:rPr>
        <w:t>might</w:t>
      </w:r>
      <w:r>
        <w:rPr>
          <w:spacing w:val="-6"/>
          <w:sz w:val="24"/>
          <w:szCs w:val="24"/>
        </w:rPr>
        <w:t xml:space="preserve"> </w:t>
      </w:r>
      <w:r>
        <w:rPr>
          <w:sz w:val="24"/>
          <w:szCs w:val="24"/>
        </w:rPr>
        <w:t>judge</w:t>
      </w:r>
      <w:r>
        <w:rPr>
          <w:spacing w:val="-5"/>
          <w:sz w:val="24"/>
          <w:szCs w:val="24"/>
        </w:rPr>
        <w:t xml:space="preserve"> </w:t>
      </w:r>
      <w:r>
        <w:rPr>
          <w:sz w:val="24"/>
          <w:szCs w:val="24"/>
        </w:rPr>
        <w:t>whether</w:t>
      </w:r>
      <w:r>
        <w:rPr>
          <w:spacing w:val="-8"/>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people</w:t>
      </w:r>
      <w:r>
        <w:rPr>
          <w:spacing w:val="-6"/>
          <w:sz w:val="24"/>
          <w:szCs w:val="24"/>
        </w:rPr>
        <w:t xml:space="preserve"> </w:t>
      </w:r>
      <w:r>
        <w:rPr>
          <w:sz w:val="24"/>
          <w:szCs w:val="24"/>
        </w:rPr>
        <w:t>are</w:t>
      </w:r>
      <w:r>
        <w:rPr>
          <w:spacing w:val="-3"/>
          <w:sz w:val="24"/>
          <w:szCs w:val="24"/>
        </w:rPr>
        <w:t xml:space="preserve"> </w:t>
      </w:r>
      <w:r>
        <w:rPr>
          <w:sz w:val="24"/>
          <w:szCs w:val="24"/>
        </w:rPr>
        <w:t>similar</w:t>
      </w:r>
      <w:r>
        <w:rPr>
          <w:spacing w:val="-7"/>
          <w:sz w:val="24"/>
          <w:szCs w:val="24"/>
        </w:rPr>
        <w:t xml:space="preserve"> </w:t>
      </w:r>
      <w:r>
        <w:rPr>
          <w:sz w:val="24"/>
          <w:szCs w:val="24"/>
        </w:rPr>
        <w:t>based on</w:t>
      </w:r>
      <w:r>
        <w:rPr>
          <w:spacing w:val="-2"/>
          <w:sz w:val="24"/>
          <w:szCs w:val="24"/>
        </w:rPr>
        <w:t xml:space="preserve"> </w:t>
      </w:r>
      <w:r>
        <w:rPr>
          <w:sz w:val="24"/>
          <w:szCs w:val="24"/>
        </w:rPr>
        <w:t>their</w:t>
      </w:r>
      <w:r>
        <w:rPr>
          <w:spacing w:val="-4"/>
          <w:sz w:val="24"/>
          <w:szCs w:val="24"/>
        </w:rPr>
        <w:t xml:space="preserve"> </w:t>
      </w:r>
      <w:r>
        <w:rPr>
          <w:sz w:val="24"/>
          <w:szCs w:val="24"/>
        </w:rPr>
        <w:t>patterns</w:t>
      </w:r>
      <w:r>
        <w:rPr>
          <w:spacing w:val="-8"/>
          <w:sz w:val="24"/>
          <w:szCs w:val="24"/>
        </w:rPr>
        <w:t xml:space="preserve"> </w:t>
      </w:r>
      <w:r>
        <w:rPr>
          <w:sz w:val="24"/>
          <w:szCs w:val="24"/>
        </w:rPr>
        <w:t>of</w:t>
      </w:r>
      <w:r>
        <w:rPr>
          <w:spacing w:val="-2"/>
          <w:sz w:val="24"/>
          <w:szCs w:val="24"/>
        </w:rPr>
        <w:t xml:space="preserve"> </w:t>
      </w:r>
      <w:r>
        <w:rPr>
          <w:sz w:val="24"/>
          <w:szCs w:val="24"/>
        </w:rPr>
        <w:t>association</w:t>
      </w:r>
      <w:r>
        <w:rPr>
          <w:spacing w:val="-11"/>
          <w:sz w:val="24"/>
          <w:szCs w:val="24"/>
        </w:rPr>
        <w:t xml:space="preserve"> </w:t>
      </w:r>
      <w:r>
        <w:rPr>
          <w:sz w:val="24"/>
          <w:szCs w:val="24"/>
        </w:rPr>
        <w:t>with</w:t>
      </w:r>
      <w:r>
        <w:rPr>
          <w:spacing w:val="-4"/>
          <w:sz w:val="24"/>
          <w:szCs w:val="24"/>
        </w:rPr>
        <w:t xml:space="preserve"> </w:t>
      </w:r>
      <w:r>
        <w:rPr>
          <w:sz w:val="24"/>
          <w:szCs w:val="24"/>
        </w:rPr>
        <w:t>other</w:t>
      </w:r>
      <w:r>
        <w:rPr>
          <w:spacing w:val="-5"/>
          <w:sz w:val="24"/>
          <w:szCs w:val="24"/>
        </w:rPr>
        <w:t xml:space="preserve"> </w:t>
      </w:r>
      <w:r>
        <w:rPr>
          <w:sz w:val="24"/>
          <w:szCs w:val="24"/>
        </w:rPr>
        <w:t>people.</w:t>
      </w:r>
      <w:r>
        <w:rPr>
          <w:spacing w:val="7"/>
          <w:sz w:val="24"/>
          <w:szCs w:val="24"/>
        </w:rPr>
        <w:t xml:space="preserve"> </w:t>
      </w:r>
      <w:r>
        <w:rPr>
          <w:sz w:val="24"/>
          <w:szCs w:val="24"/>
        </w:rPr>
        <w:t>If</w:t>
      </w:r>
      <w:r>
        <w:rPr>
          <w:spacing w:val="-2"/>
          <w:sz w:val="24"/>
          <w:szCs w:val="24"/>
        </w:rPr>
        <w:t xml:space="preserve"> </w:t>
      </w:r>
      <w:r>
        <w:rPr>
          <w:sz w:val="24"/>
          <w:szCs w:val="24"/>
        </w:rPr>
        <w:t>we</w:t>
      </w:r>
      <w:r>
        <w:rPr>
          <w:spacing w:val="-3"/>
          <w:sz w:val="24"/>
          <w:szCs w:val="24"/>
        </w:rPr>
        <w:t xml:space="preserve"> </w:t>
      </w:r>
      <w:r>
        <w:rPr>
          <w:sz w:val="24"/>
          <w:szCs w:val="24"/>
        </w:rPr>
        <w:t>kn</w:t>
      </w:r>
      <w:r>
        <w:rPr>
          <w:spacing w:val="-6"/>
          <w:sz w:val="24"/>
          <w:szCs w:val="24"/>
        </w:rPr>
        <w:t>o</w:t>
      </w:r>
      <w:r>
        <w:rPr>
          <w:sz w:val="24"/>
          <w:szCs w:val="24"/>
        </w:rPr>
        <w:t>w</w:t>
      </w:r>
      <w:r>
        <w:rPr>
          <w:spacing w:val="-5"/>
          <w:sz w:val="24"/>
          <w:szCs w:val="24"/>
        </w:rPr>
        <w:t xml:space="preserve"> </w:t>
      </w:r>
      <w:r>
        <w:rPr>
          <w:sz w:val="24"/>
          <w:szCs w:val="24"/>
        </w:rPr>
        <w:t>that</w:t>
      </w:r>
      <w:r>
        <w:rPr>
          <w:spacing w:val="-4"/>
          <w:sz w:val="24"/>
          <w:szCs w:val="24"/>
        </w:rPr>
        <w:t xml:space="preserve"> </w:t>
      </w:r>
      <w:r>
        <w:rPr>
          <w:sz w:val="24"/>
          <w:szCs w:val="24"/>
        </w:rPr>
        <w:t>Alice</w:t>
      </w:r>
      <w:r>
        <w:rPr>
          <w:spacing w:val="-5"/>
          <w:sz w:val="24"/>
          <w:szCs w:val="24"/>
        </w:rPr>
        <w:t xml:space="preserve"> </w:t>
      </w:r>
      <w:r>
        <w:rPr>
          <w:sz w:val="24"/>
          <w:szCs w:val="24"/>
        </w:rPr>
        <w:t>associates</w:t>
      </w:r>
      <w:r>
        <w:rPr>
          <w:spacing w:val="-10"/>
          <w:sz w:val="24"/>
          <w:szCs w:val="24"/>
        </w:rPr>
        <w:t xml:space="preserve"> </w:t>
      </w:r>
      <w:r>
        <w:rPr>
          <w:sz w:val="24"/>
          <w:szCs w:val="24"/>
        </w:rPr>
        <w:t>with accountants</w:t>
      </w:r>
      <w:r>
        <w:rPr>
          <w:spacing w:val="-11"/>
          <w:sz w:val="24"/>
          <w:szCs w:val="24"/>
        </w:rPr>
        <w:t xml:space="preserve"> </w:t>
      </w:r>
      <w:r>
        <w:rPr>
          <w:sz w:val="24"/>
          <w:szCs w:val="24"/>
        </w:rPr>
        <w:t>and</w:t>
      </w:r>
      <w:r>
        <w:rPr>
          <w:spacing w:val="-3"/>
          <w:sz w:val="24"/>
          <w:szCs w:val="24"/>
        </w:rPr>
        <w:t xml:space="preserve"> </w:t>
      </w:r>
      <w:r>
        <w:rPr>
          <w:sz w:val="24"/>
          <w:szCs w:val="24"/>
        </w:rPr>
        <w:t>l</w:t>
      </w:r>
      <w:r>
        <w:rPr>
          <w:spacing w:val="-4"/>
          <w:sz w:val="24"/>
          <w:szCs w:val="24"/>
        </w:rPr>
        <w:t>a</w:t>
      </w:r>
      <w:r>
        <w:rPr>
          <w:sz w:val="24"/>
          <w:szCs w:val="24"/>
        </w:rPr>
        <w:t>wyers</w:t>
      </w:r>
      <w:r>
        <w:rPr>
          <w:spacing w:val="-7"/>
          <w:sz w:val="24"/>
          <w:szCs w:val="24"/>
        </w:rPr>
        <w:t xml:space="preserve"> </w:t>
      </w:r>
      <w:r>
        <w:rPr>
          <w:sz w:val="24"/>
          <w:szCs w:val="24"/>
        </w:rPr>
        <w:t>and</w:t>
      </w:r>
      <w:r>
        <w:rPr>
          <w:spacing w:val="-3"/>
          <w:sz w:val="24"/>
          <w:szCs w:val="24"/>
        </w:rPr>
        <w:t xml:space="preserve"> </w:t>
      </w:r>
      <w:r>
        <w:rPr>
          <w:sz w:val="24"/>
          <w:szCs w:val="24"/>
        </w:rPr>
        <w:t>that</w:t>
      </w:r>
      <w:r>
        <w:rPr>
          <w:spacing w:val="-4"/>
          <w:sz w:val="24"/>
          <w:szCs w:val="24"/>
        </w:rPr>
        <w:t xml:space="preserve"> </w:t>
      </w:r>
      <w:r>
        <w:rPr>
          <w:sz w:val="24"/>
          <w:szCs w:val="24"/>
        </w:rPr>
        <w:t>Bob</w:t>
      </w:r>
      <w:r>
        <w:rPr>
          <w:spacing w:val="-4"/>
          <w:sz w:val="24"/>
          <w:szCs w:val="24"/>
        </w:rPr>
        <w:t xml:space="preserve"> </w:t>
      </w:r>
      <w:r>
        <w:rPr>
          <w:sz w:val="24"/>
          <w:szCs w:val="24"/>
        </w:rPr>
        <w:t>associates</w:t>
      </w:r>
      <w:r>
        <w:rPr>
          <w:spacing w:val="-10"/>
          <w:sz w:val="24"/>
          <w:szCs w:val="24"/>
        </w:rPr>
        <w:t xml:space="preserve"> </w:t>
      </w:r>
      <w:r>
        <w:rPr>
          <w:sz w:val="24"/>
          <w:szCs w:val="24"/>
        </w:rPr>
        <w:t>with</w:t>
      </w:r>
      <w:r>
        <w:rPr>
          <w:spacing w:val="-4"/>
          <w:sz w:val="24"/>
          <w:szCs w:val="24"/>
        </w:rPr>
        <w:t xml:space="preserve"> </w:t>
      </w:r>
      <w:r>
        <w:rPr>
          <w:sz w:val="24"/>
          <w:szCs w:val="24"/>
        </w:rPr>
        <w:t>professors</w:t>
      </w:r>
      <w:r>
        <w:rPr>
          <w:spacing w:val="-10"/>
          <w:sz w:val="24"/>
          <w:szCs w:val="24"/>
        </w:rPr>
        <w:t xml:space="preserve"> </w:t>
      </w:r>
      <w:r>
        <w:rPr>
          <w:sz w:val="24"/>
          <w:szCs w:val="24"/>
        </w:rPr>
        <w:t>and</w:t>
      </w:r>
      <w:r>
        <w:rPr>
          <w:spacing w:val="-3"/>
          <w:sz w:val="24"/>
          <w:szCs w:val="24"/>
        </w:rPr>
        <w:t xml:space="preserve"> </w:t>
      </w:r>
      <w:r>
        <w:rPr>
          <w:sz w:val="24"/>
          <w:szCs w:val="24"/>
        </w:rPr>
        <w:t>coll</w:t>
      </w:r>
      <w:r>
        <w:rPr>
          <w:spacing w:val="-4"/>
          <w:sz w:val="24"/>
          <w:szCs w:val="24"/>
        </w:rPr>
        <w:t>e</w:t>
      </w:r>
      <w:r>
        <w:rPr>
          <w:sz w:val="24"/>
          <w:szCs w:val="24"/>
        </w:rPr>
        <w:t>ge</w:t>
      </w:r>
      <w:r>
        <w:rPr>
          <w:spacing w:val="-7"/>
          <w:sz w:val="24"/>
          <w:szCs w:val="24"/>
        </w:rPr>
        <w:t xml:space="preserve"> </w:t>
      </w:r>
      <w:r>
        <w:rPr>
          <w:sz w:val="24"/>
          <w:szCs w:val="24"/>
        </w:rPr>
        <w:t>sophomores,</w:t>
      </w:r>
      <w:r>
        <w:rPr>
          <w:spacing w:val="-12"/>
          <w:sz w:val="24"/>
          <w:szCs w:val="24"/>
        </w:rPr>
        <w:t xml:space="preserve"> </w:t>
      </w:r>
      <w:r>
        <w:rPr>
          <w:sz w:val="24"/>
          <w:szCs w:val="24"/>
        </w:rPr>
        <w:t>we might</w:t>
      </w:r>
      <w:r>
        <w:rPr>
          <w:spacing w:val="-6"/>
          <w:sz w:val="24"/>
          <w:szCs w:val="24"/>
        </w:rPr>
        <w:t xml:space="preserve"> </w:t>
      </w:r>
      <w:r>
        <w:rPr>
          <w:sz w:val="24"/>
          <w:szCs w:val="24"/>
        </w:rPr>
        <w:t>judge</w:t>
      </w:r>
      <w:r>
        <w:rPr>
          <w:spacing w:val="-5"/>
          <w:sz w:val="24"/>
          <w:szCs w:val="24"/>
        </w:rPr>
        <w:t xml:space="preserve"> </w:t>
      </w:r>
      <w:r>
        <w:rPr>
          <w:sz w:val="24"/>
          <w:szCs w:val="24"/>
        </w:rPr>
        <w:t>that</w:t>
      </w:r>
      <w:r>
        <w:rPr>
          <w:spacing w:val="-4"/>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are</w:t>
      </w:r>
      <w:r>
        <w:rPr>
          <w:spacing w:val="-3"/>
          <w:sz w:val="24"/>
          <w:szCs w:val="24"/>
        </w:rPr>
        <w:t xml:space="preserve"> </w:t>
      </w:r>
      <w:r>
        <w:rPr>
          <w:sz w:val="24"/>
          <w:szCs w:val="24"/>
        </w:rPr>
        <w:t>dissimila</w:t>
      </w:r>
      <w:r>
        <w:rPr>
          <w:spacing w:val="-13"/>
          <w:sz w:val="24"/>
          <w:szCs w:val="24"/>
        </w:rPr>
        <w:t>r</w:t>
      </w:r>
      <w:r>
        <w:rPr>
          <w:sz w:val="24"/>
          <w:szCs w:val="24"/>
        </w:rPr>
        <w:t>.</w:t>
      </w:r>
      <w:r>
        <w:rPr>
          <w:spacing w:val="4"/>
          <w:sz w:val="24"/>
          <w:szCs w:val="24"/>
        </w:rPr>
        <w:t xml:space="preserve"> </w:t>
      </w:r>
      <w:r>
        <w:rPr>
          <w:spacing w:val="-4"/>
          <w:sz w:val="24"/>
          <w:szCs w:val="24"/>
        </w:rPr>
        <w:t>F</w:t>
      </w:r>
      <w:r>
        <w:rPr>
          <w:sz w:val="24"/>
          <w:szCs w:val="24"/>
        </w:rPr>
        <w:t>or</w:t>
      </w:r>
      <w:r>
        <w:rPr>
          <w:spacing w:val="-3"/>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this</w:t>
      </w:r>
      <w:r>
        <w:rPr>
          <w:spacing w:val="-3"/>
          <w:sz w:val="24"/>
          <w:szCs w:val="24"/>
        </w:rPr>
        <w:t xml:space="preserve"> </w:t>
      </w:r>
      <w:r>
        <w:rPr>
          <w:sz w:val="24"/>
          <w:szCs w:val="24"/>
        </w:rPr>
        <w:t>kind</w:t>
      </w:r>
      <w:r>
        <w:rPr>
          <w:spacing w:val="-4"/>
          <w:sz w:val="24"/>
          <w:szCs w:val="24"/>
        </w:rPr>
        <w:t xml:space="preserve"> </w:t>
      </w:r>
      <w:r>
        <w:rPr>
          <w:sz w:val="24"/>
          <w:szCs w:val="24"/>
        </w:rPr>
        <w:t>of</w:t>
      </w:r>
      <w:r>
        <w:rPr>
          <w:spacing w:val="-2"/>
          <w:sz w:val="24"/>
          <w:szCs w:val="24"/>
        </w:rPr>
        <w:t xml:space="preserve"> </w:t>
      </w:r>
      <w:r>
        <w:rPr>
          <w:sz w:val="24"/>
          <w:szCs w:val="24"/>
        </w:rPr>
        <w:t>learning</w:t>
      </w:r>
      <w:r>
        <w:rPr>
          <w:spacing w:val="-8"/>
          <w:sz w:val="24"/>
          <w:szCs w:val="24"/>
        </w:rPr>
        <w:t xml:space="preserve"> </w:t>
      </w:r>
      <w:r>
        <w:rPr>
          <w:sz w:val="24"/>
          <w:szCs w:val="24"/>
        </w:rPr>
        <w:t>is</w:t>
      </w:r>
      <w:r>
        <w:rPr>
          <w:spacing w:val="-2"/>
          <w:sz w:val="24"/>
          <w:szCs w:val="24"/>
        </w:rPr>
        <w:t xml:space="preserve"> </w:t>
      </w:r>
      <w:r>
        <w:rPr>
          <w:sz w:val="24"/>
          <w:szCs w:val="24"/>
        </w:rPr>
        <w:t>dr</w:t>
      </w:r>
      <w:r>
        <w:rPr>
          <w:spacing w:val="-6"/>
          <w:sz w:val="24"/>
          <w:szCs w:val="24"/>
        </w:rPr>
        <w:t>i</w:t>
      </w:r>
      <w:r>
        <w:rPr>
          <w:spacing w:val="-4"/>
          <w:sz w:val="24"/>
          <w:szCs w:val="24"/>
        </w:rPr>
        <w:t>v</w:t>
      </w:r>
      <w:r>
        <w:rPr>
          <w:sz w:val="24"/>
          <w:szCs w:val="24"/>
        </w:rPr>
        <w:t>en</w:t>
      </w:r>
      <w:r>
        <w:rPr>
          <w:spacing w:val="-6"/>
          <w:sz w:val="24"/>
          <w:szCs w:val="24"/>
        </w:rPr>
        <w:t xml:space="preserve"> </w:t>
      </w:r>
      <w:r>
        <w:rPr>
          <w:sz w:val="24"/>
          <w:szCs w:val="24"/>
        </w:rPr>
        <w:t>not</w:t>
      </w:r>
      <w:r>
        <w:rPr>
          <w:spacing w:val="-3"/>
          <w:sz w:val="24"/>
          <w:szCs w:val="24"/>
        </w:rPr>
        <w:t xml:space="preserve"> </w:t>
      </w:r>
      <w:r>
        <w:rPr>
          <w:sz w:val="24"/>
          <w:szCs w:val="24"/>
        </w:rPr>
        <w:t>by</w:t>
      </w:r>
      <w:r>
        <w:rPr>
          <w:spacing w:val="-2"/>
          <w:sz w:val="24"/>
          <w:szCs w:val="24"/>
        </w:rPr>
        <w:t xml:space="preserve"> </w:t>
      </w:r>
      <w:r>
        <w:rPr>
          <w:w w:val="104"/>
          <w:sz w:val="24"/>
          <w:szCs w:val="24"/>
        </w:rPr>
        <w:t>di</w:t>
      </w:r>
      <w:r>
        <w:rPr>
          <w:spacing w:val="-9"/>
          <w:w w:val="104"/>
          <w:sz w:val="24"/>
          <w:szCs w:val="24"/>
        </w:rPr>
        <w:t>r</w:t>
      </w:r>
      <w:r>
        <w:rPr>
          <w:w w:val="99"/>
          <w:sz w:val="24"/>
          <w:szCs w:val="24"/>
        </w:rPr>
        <w:t>ect</w:t>
      </w:r>
    </w:p>
    <w:p w:rsidR="00B72476" w:rsidRDefault="00CB77E8">
      <w:pPr>
        <w:spacing w:before="7" w:line="415" w:lineRule="auto"/>
        <w:ind w:left="120" w:right="239"/>
        <w:rPr>
          <w:sz w:val="24"/>
          <w:szCs w:val="24"/>
        </w:rPr>
      </w:pPr>
      <w:r>
        <w:rPr>
          <w:sz w:val="24"/>
          <w:szCs w:val="24"/>
        </w:rPr>
        <w:t>co-occurrence</w:t>
      </w:r>
      <w:r>
        <w:rPr>
          <w:spacing w:val="-14"/>
          <w:sz w:val="24"/>
          <w:szCs w:val="24"/>
        </w:rPr>
        <w:t xml:space="preserve"> </w:t>
      </w:r>
      <w:r>
        <w:rPr>
          <w:sz w:val="24"/>
          <w:szCs w:val="24"/>
        </w:rPr>
        <w:t>between</w:t>
      </w:r>
      <w:r>
        <w:rPr>
          <w:spacing w:val="-8"/>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of</w:t>
      </w:r>
      <w:r>
        <w:rPr>
          <w:spacing w:val="-2"/>
          <w:sz w:val="24"/>
          <w:szCs w:val="24"/>
        </w:rPr>
        <w:t xml:space="preserve"> </w:t>
      </w:r>
      <w:r>
        <w:rPr>
          <w:sz w:val="24"/>
          <w:szCs w:val="24"/>
        </w:rPr>
        <w:t>interest</w:t>
      </w:r>
      <w:r>
        <w:rPr>
          <w:spacing w:val="-7"/>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rather</w:t>
      </w:r>
      <w:r>
        <w:rPr>
          <w:spacing w:val="-6"/>
          <w:sz w:val="24"/>
          <w:szCs w:val="24"/>
        </w:rPr>
        <w:t xml:space="preserve"> </w:t>
      </w:r>
      <w:r>
        <w:rPr>
          <w:sz w:val="24"/>
          <w:szCs w:val="24"/>
        </w:rPr>
        <w:t>by</w:t>
      </w:r>
      <w:r>
        <w:rPr>
          <w:spacing w:val="-2"/>
          <w:sz w:val="24"/>
          <w:szCs w:val="24"/>
        </w:rPr>
        <w:t xml:space="preserve"> </w:t>
      </w:r>
      <w:r>
        <w:rPr>
          <w:sz w:val="24"/>
          <w:szCs w:val="24"/>
        </w:rPr>
        <w:t>the</w:t>
      </w:r>
      <w:r>
        <w:rPr>
          <w:spacing w:val="-3"/>
          <w:sz w:val="24"/>
          <w:szCs w:val="24"/>
        </w:rPr>
        <w:t xml:space="preserve"> </w:t>
      </w:r>
      <w:r>
        <w:rPr>
          <w:sz w:val="24"/>
          <w:szCs w:val="24"/>
        </w:rPr>
        <w:t>similarity</w:t>
      </w:r>
      <w:r>
        <w:rPr>
          <w:spacing w:val="-9"/>
          <w:sz w:val="24"/>
          <w:szCs w:val="24"/>
        </w:rPr>
        <w:t xml:space="preserve"> </w:t>
      </w:r>
      <w:r>
        <w:rPr>
          <w:sz w:val="24"/>
          <w:szCs w:val="24"/>
        </w:rPr>
        <w:t>in</w:t>
      </w:r>
      <w:r>
        <w:rPr>
          <w:spacing w:val="-2"/>
          <w:sz w:val="24"/>
          <w:szCs w:val="24"/>
        </w:rPr>
        <w:t xml:space="preserve"> </w:t>
      </w:r>
      <w:r>
        <w:rPr>
          <w:sz w:val="24"/>
          <w:szCs w:val="24"/>
        </w:rPr>
        <w:t>their</w:t>
      </w:r>
      <w:r>
        <w:rPr>
          <w:spacing w:val="-4"/>
          <w:sz w:val="24"/>
          <w:szCs w:val="24"/>
        </w:rPr>
        <w:t xml:space="preserve"> </w:t>
      </w:r>
      <w:r>
        <w:rPr>
          <w:sz w:val="24"/>
          <w:szCs w:val="24"/>
        </w:rPr>
        <w:t>linguistic cont</w:t>
      </w:r>
      <w:r>
        <w:rPr>
          <w:spacing w:val="-4"/>
          <w:sz w:val="24"/>
          <w:szCs w:val="24"/>
        </w:rPr>
        <w:t>e</w:t>
      </w:r>
      <w:r>
        <w:rPr>
          <w:sz w:val="24"/>
          <w:szCs w:val="24"/>
        </w:rPr>
        <w:t>xts—their</w:t>
      </w:r>
      <w:r>
        <w:rPr>
          <w:spacing w:val="-15"/>
          <w:sz w:val="24"/>
          <w:szCs w:val="24"/>
        </w:rPr>
        <w:t xml:space="preserve"> </w:t>
      </w:r>
      <w:r>
        <w:rPr>
          <w:sz w:val="24"/>
          <w:szCs w:val="24"/>
        </w:rPr>
        <w:t>patterns</w:t>
      </w:r>
      <w:r>
        <w:rPr>
          <w:spacing w:val="-8"/>
          <w:sz w:val="24"/>
          <w:szCs w:val="24"/>
        </w:rPr>
        <w:t xml:space="preserve"> </w:t>
      </w:r>
      <w:r>
        <w:rPr>
          <w:sz w:val="24"/>
          <w:szCs w:val="24"/>
        </w:rPr>
        <w:t>of</w:t>
      </w:r>
      <w:r>
        <w:rPr>
          <w:spacing w:val="-2"/>
          <w:sz w:val="24"/>
          <w:szCs w:val="24"/>
        </w:rPr>
        <w:t xml:space="preserve"> </w:t>
      </w:r>
      <w:r>
        <w:rPr>
          <w:sz w:val="24"/>
          <w:szCs w:val="24"/>
        </w:rPr>
        <w:t>co-occurrence</w:t>
      </w:r>
      <w:r>
        <w:rPr>
          <w:spacing w:val="-14"/>
          <w:sz w:val="24"/>
          <w:szCs w:val="24"/>
        </w:rPr>
        <w:t xml:space="preserve"> </w:t>
      </w:r>
      <w:r>
        <w:rPr>
          <w:sz w:val="24"/>
          <w:szCs w:val="24"/>
        </w:rPr>
        <w:t>with</w:t>
      </w:r>
      <w:r>
        <w:rPr>
          <w:spacing w:val="-4"/>
          <w:sz w:val="24"/>
          <w:szCs w:val="24"/>
        </w:rPr>
        <w:t xml:space="preserve"> </w:t>
      </w:r>
      <w:r>
        <w:rPr>
          <w:sz w:val="24"/>
          <w:szCs w:val="24"/>
        </w:rPr>
        <w:t>other</w:t>
      </w:r>
      <w:r>
        <w:rPr>
          <w:spacing w:val="15"/>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As</w:t>
      </w:r>
      <w:r>
        <w:rPr>
          <w:spacing w:val="-3"/>
          <w:sz w:val="24"/>
          <w:szCs w:val="24"/>
        </w:rPr>
        <w:t xml:space="preserve"> </w:t>
      </w:r>
      <w:r>
        <w:rPr>
          <w:sz w:val="24"/>
          <w:szCs w:val="24"/>
        </w:rPr>
        <w:t>Firth</w:t>
      </w:r>
      <w:r>
        <w:rPr>
          <w:spacing w:val="-5"/>
          <w:sz w:val="24"/>
          <w:szCs w:val="24"/>
        </w:rPr>
        <w:t xml:space="preserve"> </w:t>
      </w:r>
      <w:r>
        <w:rPr>
          <w:sz w:val="24"/>
          <w:szCs w:val="24"/>
        </w:rPr>
        <w:t>(1957)</w:t>
      </w:r>
      <w:r>
        <w:rPr>
          <w:spacing w:val="-6"/>
          <w:sz w:val="24"/>
          <w:szCs w:val="24"/>
        </w:rPr>
        <w:t xml:space="preserve"> </w:t>
      </w:r>
      <w:r>
        <w:rPr>
          <w:sz w:val="24"/>
          <w:szCs w:val="24"/>
        </w:rPr>
        <w:t>put</w:t>
      </w:r>
      <w:r>
        <w:rPr>
          <w:spacing w:val="-3"/>
          <w:sz w:val="24"/>
          <w:szCs w:val="24"/>
        </w:rPr>
        <w:t xml:space="preserve"> </w:t>
      </w:r>
      <w:r>
        <w:rPr>
          <w:sz w:val="24"/>
          <w:szCs w:val="24"/>
        </w:rPr>
        <w:t>it,</w:t>
      </w:r>
      <w:r>
        <w:rPr>
          <w:spacing w:val="-2"/>
          <w:sz w:val="24"/>
          <w:szCs w:val="24"/>
        </w:rPr>
        <w:t xml:space="preserve"> </w:t>
      </w:r>
      <w:r>
        <w:rPr>
          <w:sz w:val="24"/>
          <w:szCs w:val="24"/>
        </w:rPr>
        <w:t>one</w:t>
      </w:r>
      <w:r>
        <w:rPr>
          <w:spacing w:val="-3"/>
          <w:sz w:val="24"/>
          <w:szCs w:val="24"/>
        </w:rPr>
        <w:t xml:space="preserve"> </w:t>
      </w:r>
      <w:r>
        <w:rPr>
          <w:sz w:val="24"/>
          <w:szCs w:val="24"/>
        </w:rPr>
        <w:t>learns</w:t>
      </w:r>
      <w:r>
        <w:rPr>
          <w:spacing w:val="-6"/>
          <w:sz w:val="24"/>
          <w:szCs w:val="24"/>
        </w:rPr>
        <w:t xml:space="preserve"> </w:t>
      </w:r>
      <w:r>
        <w:rPr>
          <w:sz w:val="24"/>
          <w:szCs w:val="24"/>
        </w:rPr>
        <w:t xml:space="preserve">a </w:t>
      </w:r>
      <w:r>
        <w:rPr>
          <w:spacing w:val="-2"/>
          <w:sz w:val="24"/>
          <w:szCs w:val="24"/>
        </w:rPr>
        <w:t>w</w:t>
      </w:r>
      <w:r>
        <w:rPr>
          <w:sz w:val="24"/>
          <w:szCs w:val="24"/>
        </w:rPr>
        <w:t>ord</w:t>
      </w:r>
      <w:r>
        <w:rPr>
          <w:spacing w:val="-5"/>
          <w:sz w:val="24"/>
          <w:szCs w:val="24"/>
        </w:rPr>
        <w:t xml:space="preserve"> </w:t>
      </w:r>
      <w:r>
        <w:rPr>
          <w:sz w:val="24"/>
          <w:szCs w:val="24"/>
        </w:rPr>
        <w:t>“by</w:t>
      </w:r>
      <w:r>
        <w:rPr>
          <w:spacing w:val="-3"/>
          <w:sz w:val="24"/>
          <w:szCs w:val="24"/>
        </w:rPr>
        <w:t xml:space="preserve"> </w:t>
      </w:r>
      <w:r>
        <w:rPr>
          <w:sz w:val="24"/>
          <w:szCs w:val="24"/>
        </w:rPr>
        <w:t>the</w:t>
      </w:r>
      <w:r>
        <w:rPr>
          <w:spacing w:val="-3"/>
          <w:sz w:val="24"/>
          <w:szCs w:val="24"/>
        </w:rPr>
        <w:t xml:space="preserve"> </w:t>
      </w:r>
      <w:r>
        <w:rPr>
          <w:sz w:val="24"/>
          <w:szCs w:val="24"/>
        </w:rPr>
        <w:t>compa</w:t>
      </w:r>
      <w:r>
        <w:rPr>
          <w:spacing w:val="-4"/>
          <w:sz w:val="24"/>
          <w:szCs w:val="24"/>
        </w:rPr>
        <w:t>n</w:t>
      </w:r>
      <w:r>
        <w:rPr>
          <w:sz w:val="24"/>
          <w:szCs w:val="24"/>
        </w:rPr>
        <w:t>y</w:t>
      </w:r>
      <w:r>
        <w:rPr>
          <w:spacing w:val="-9"/>
          <w:sz w:val="24"/>
          <w:szCs w:val="24"/>
        </w:rPr>
        <w:t xml:space="preserve"> </w:t>
      </w:r>
      <w:r>
        <w:rPr>
          <w:sz w:val="24"/>
          <w:szCs w:val="24"/>
        </w:rPr>
        <w:t>it</w:t>
      </w:r>
      <w:r>
        <w:rPr>
          <w:spacing w:val="-1"/>
          <w:sz w:val="24"/>
          <w:szCs w:val="24"/>
        </w:rPr>
        <w:t xml:space="preserve"> </w:t>
      </w:r>
      <w:r>
        <w:rPr>
          <w:spacing w:val="-2"/>
          <w:sz w:val="24"/>
          <w:szCs w:val="24"/>
        </w:rPr>
        <w:t>k</w:t>
      </w:r>
      <w:r>
        <w:rPr>
          <w:sz w:val="24"/>
          <w:szCs w:val="24"/>
        </w:rPr>
        <w:t>eeps”</w:t>
      </w:r>
      <w:r>
        <w:rPr>
          <w:spacing w:val="-7"/>
          <w:sz w:val="24"/>
          <w:szCs w:val="24"/>
        </w:rPr>
        <w:t xml:space="preserve"> </w:t>
      </w:r>
      <w:r>
        <w:rPr>
          <w:sz w:val="24"/>
          <w:szCs w:val="24"/>
        </w:rPr>
        <w:t>(p.11).</w:t>
      </w:r>
      <w:r>
        <w:rPr>
          <w:spacing w:val="8"/>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will</w:t>
      </w:r>
      <w:r>
        <w:rPr>
          <w:spacing w:val="-4"/>
          <w:sz w:val="24"/>
          <w:szCs w:val="24"/>
        </w:rPr>
        <w:t xml:space="preserve"> </w:t>
      </w:r>
      <w:r>
        <w:rPr>
          <w:sz w:val="24"/>
          <w:szCs w:val="24"/>
        </w:rPr>
        <w:t>refer</w:t>
      </w:r>
      <w:r>
        <w:rPr>
          <w:spacing w:val="-5"/>
          <w:sz w:val="24"/>
          <w:szCs w:val="24"/>
        </w:rPr>
        <w:t xml:space="preserve"> </w:t>
      </w:r>
      <w:r>
        <w:rPr>
          <w:sz w:val="24"/>
          <w:szCs w:val="24"/>
        </w:rPr>
        <w:t>to</w:t>
      </w:r>
      <w:r>
        <w:rPr>
          <w:spacing w:val="-2"/>
          <w:sz w:val="24"/>
          <w:szCs w:val="24"/>
        </w:rPr>
        <w:t xml:space="preserve"> </w:t>
      </w:r>
      <w:r>
        <w:rPr>
          <w:sz w:val="24"/>
          <w:szCs w:val="24"/>
        </w:rPr>
        <w:t>such</w:t>
      </w:r>
      <w:r>
        <w:rPr>
          <w:spacing w:val="-4"/>
          <w:sz w:val="24"/>
          <w:szCs w:val="24"/>
        </w:rPr>
        <w:t xml:space="preserve"> </w:t>
      </w:r>
      <w:r>
        <w:rPr>
          <w:sz w:val="24"/>
          <w:szCs w:val="24"/>
        </w:rPr>
        <w:t>learning</w:t>
      </w:r>
      <w:r>
        <w:rPr>
          <w:spacing w:val="-8"/>
          <w:sz w:val="24"/>
          <w:szCs w:val="24"/>
        </w:rPr>
        <w:t xml:space="preserve"> </w:t>
      </w:r>
      <w:r>
        <w:rPr>
          <w:sz w:val="24"/>
          <w:szCs w:val="24"/>
        </w:rPr>
        <w:t>as</w:t>
      </w:r>
      <w:r>
        <w:rPr>
          <w:spacing w:val="-2"/>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w w:val="103"/>
          <w:sz w:val="24"/>
          <w:szCs w:val="24"/>
        </w:rPr>
        <w:t xml:space="preserve">learning </w:t>
      </w:r>
      <w:r>
        <w:rPr>
          <w:sz w:val="24"/>
          <w:szCs w:val="24"/>
        </w:rPr>
        <w:t>of</w:t>
      </w:r>
      <w:r>
        <w:rPr>
          <w:spacing w:val="-14"/>
          <w:sz w:val="24"/>
          <w:szCs w:val="24"/>
        </w:rPr>
        <w:t xml:space="preserve"> </w:t>
      </w:r>
      <w:r>
        <w:rPr>
          <w:sz w:val="24"/>
          <w:szCs w:val="24"/>
        </w:rPr>
        <w:t>wo</w:t>
      </w:r>
      <w:r>
        <w:rPr>
          <w:spacing w:val="-9"/>
          <w:sz w:val="24"/>
          <w:szCs w:val="24"/>
        </w:rPr>
        <w:t>r</w:t>
      </w:r>
      <w:r>
        <w:rPr>
          <w:sz w:val="24"/>
          <w:szCs w:val="24"/>
        </w:rPr>
        <w:t>d</w:t>
      </w:r>
      <w:r>
        <w:rPr>
          <w:spacing w:val="-5"/>
          <w:sz w:val="24"/>
          <w:szCs w:val="24"/>
        </w:rPr>
        <w:t xml:space="preserve"> </w:t>
      </w:r>
      <w:r>
        <w:rPr>
          <w:sz w:val="24"/>
          <w:szCs w:val="24"/>
        </w:rPr>
        <w:t>meaning.</w:t>
      </w:r>
    </w:p>
    <w:p w:rsidR="00B72476" w:rsidRDefault="00CB77E8">
      <w:pPr>
        <w:spacing w:before="7" w:line="415" w:lineRule="auto"/>
        <w:ind w:left="120" w:right="59" w:firstLine="576"/>
        <w:rPr>
          <w:sz w:val="24"/>
          <w:szCs w:val="24"/>
        </w:rPr>
        <w:sectPr w:rsidR="00B72476">
          <w:pgSz w:w="12240" w:h="15840"/>
          <w:pgMar w:top="960" w:right="1340" w:bottom="280" w:left="1320" w:header="736" w:footer="0" w:gutter="0"/>
          <w:cols w:space="720"/>
        </w:sectPr>
      </w:pP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as</w:t>
      </w:r>
      <w:r>
        <w:rPr>
          <w:spacing w:val="-2"/>
          <w:sz w:val="24"/>
          <w:szCs w:val="24"/>
        </w:rPr>
        <w:t xml:space="preserve"> </w:t>
      </w:r>
      <w:r>
        <w:rPr>
          <w:sz w:val="24"/>
          <w:szCs w:val="24"/>
        </w:rPr>
        <w:t>a</w:t>
      </w:r>
      <w:r>
        <w:rPr>
          <w:spacing w:val="-1"/>
          <w:sz w:val="24"/>
          <w:szCs w:val="24"/>
        </w:rPr>
        <w:t xml:space="preserve"> </w:t>
      </w:r>
      <w:r>
        <w:rPr>
          <w:sz w:val="24"/>
          <w:szCs w:val="24"/>
        </w:rPr>
        <w:t>general</w:t>
      </w:r>
      <w:r>
        <w:rPr>
          <w:spacing w:val="-7"/>
          <w:sz w:val="24"/>
          <w:szCs w:val="24"/>
        </w:rPr>
        <w:t xml:space="preserve"> </w:t>
      </w:r>
      <w:r>
        <w:rPr>
          <w:sz w:val="24"/>
          <w:szCs w:val="24"/>
        </w:rPr>
        <w:t>mechanism</w:t>
      </w:r>
      <w:r>
        <w:rPr>
          <w:spacing w:val="-11"/>
          <w:sz w:val="24"/>
          <w:szCs w:val="24"/>
        </w:rPr>
        <w:t xml:space="preserve"> </w:t>
      </w:r>
      <w:r>
        <w:rPr>
          <w:sz w:val="24"/>
          <w:szCs w:val="24"/>
        </w:rPr>
        <w:t>is</w:t>
      </w:r>
      <w:r>
        <w:rPr>
          <w:spacing w:val="-2"/>
          <w:sz w:val="24"/>
          <w:szCs w:val="24"/>
        </w:rPr>
        <w:t xml:space="preserve"> </w:t>
      </w:r>
      <w:r>
        <w:rPr>
          <w:sz w:val="24"/>
          <w:szCs w:val="24"/>
        </w:rPr>
        <w:t>thought</w:t>
      </w:r>
      <w:r>
        <w:rPr>
          <w:spacing w:val="-7"/>
          <w:sz w:val="24"/>
          <w:szCs w:val="24"/>
        </w:rPr>
        <w:t xml:space="preserve"> </w:t>
      </w:r>
      <w:r>
        <w:rPr>
          <w:sz w:val="24"/>
          <w:szCs w:val="24"/>
        </w:rPr>
        <w:t>to</w:t>
      </w:r>
      <w:r>
        <w:rPr>
          <w:spacing w:val="-2"/>
          <w:sz w:val="24"/>
          <w:szCs w:val="24"/>
        </w:rPr>
        <w:t xml:space="preserve"> </w:t>
      </w:r>
      <w:r>
        <w:rPr>
          <w:sz w:val="24"/>
          <w:szCs w:val="24"/>
        </w:rPr>
        <w:t>be</w:t>
      </w:r>
      <w:r>
        <w:rPr>
          <w:spacing w:val="-2"/>
          <w:sz w:val="24"/>
          <w:szCs w:val="24"/>
        </w:rPr>
        <w:t xml:space="preserve"> </w:t>
      </w:r>
      <w:r>
        <w:rPr>
          <w:sz w:val="24"/>
          <w:szCs w:val="24"/>
        </w:rPr>
        <w:t>important</w:t>
      </w:r>
      <w:r>
        <w:rPr>
          <w:spacing w:val="-9"/>
          <w:sz w:val="24"/>
          <w:szCs w:val="24"/>
        </w:rPr>
        <w:t xml:space="preserve"> </w:t>
      </w:r>
      <w:r>
        <w:rPr>
          <w:sz w:val="24"/>
          <w:szCs w:val="24"/>
        </w:rPr>
        <w:t>throughout language</w:t>
      </w:r>
      <w:r>
        <w:rPr>
          <w:spacing w:val="-9"/>
          <w:sz w:val="24"/>
          <w:szCs w:val="24"/>
        </w:rPr>
        <w:t xml:space="preserve"> </w:t>
      </w:r>
      <w:r>
        <w:rPr>
          <w:sz w:val="24"/>
          <w:szCs w:val="24"/>
        </w:rPr>
        <w:t>learning,</w:t>
      </w:r>
      <w:r>
        <w:rPr>
          <w:spacing w:val="-8"/>
          <w:sz w:val="24"/>
          <w:szCs w:val="24"/>
        </w:rPr>
        <w:t xml:space="preserve"> </w:t>
      </w:r>
      <w:r>
        <w:rPr>
          <w:sz w:val="24"/>
          <w:szCs w:val="24"/>
        </w:rPr>
        <w:t>including</w:t>
      </w:r>
      <w:r>
        <w:rPr>
          <w:spacing w:val="-9"/>
          <w:sz w:val="24"/>
          <w:szCs w:val="24"/>
        </w:rPr>
        <w:t xml:space="preserve"> </w:t>
      </w:r>
      <w:r>
        <w:rPr>
          <w:sz w:val="24"/>
          <w:szCs w:val="24"/>
        </w:rPr>
        <w:t>acquisition</w:t>
      </w:r>
      <w:r>
        <w:rPr>
          <w:spacing w:val="-11"/>
          <w:sz w:val="24"/>
          <w:szCs w:val="24"/>
        </w:rPr>
        <w:t xml:space="preserve"> </w:t>
      </w:r>
      <w:r>
        <w:rPr>
          <w:sz w:val="24"/>
          <w:szCs w:val="24"/>
        </w:rPr>
        <w:t>of</w:t>
      </w:r>
      <w:r>
        <w:rPr>
          <w:spacing w:val="-2"/>
          <w:sz w:val="24"/>
          <w:szCs w:val="24"/>
        </w:rPr>
        <w:t xml:space="preserve"> w</w:t>
      </w:r>
      <w:r>
        <w:rPr>
          <w:sz w:val="24"/>
          <w:szCs w:val="24"/>
        </w:rPr>
        <w:t>ord</w:t>
      </w:r>
      <w:r>
        <w:rPr>
          <w:spacing w:val="-5"/>
          <w:sz w:val="24"/>
          <w:szCs w:val="24"/>
        </w:rPr>
        <w:t xml:space="preserve"> </w:t>
      </w:r>
      <w:r>
        <w:rPr>
          <w:sz w:val="24"/>
          <w:szCs w:val="24"/>
        </w:rPr>
        <w:t>meaning</w:t>
      </w:r>
      <w:r>
        <w:rPr>
          <w:spacing w:val="-8"/>
          <w:sz w:val="24"/>
          <w:szCs w:val="24"/>
        </w:rPr>
        <w:t xml:space="preserve"> </w:t>
      </w:r>
      <w:r>
        <w:rPr>
          <w:sz w:val="24"/>
          <w:szCs w:val="24"/>
        </w:rPr>
        <w:t>(Landauer</w:t>
      </w:r>
      <w:r>
        <w:rPr>
          <w:spacing w:val="-10"/>
          <w:sz w:val="24"/>
          <w:szCs w:val="24"/>
        </w:rPr>
        <w:t xml:space="preserve"> </w:t>
      </w:r>
      <w:r>
        <w:rPr>
          <w:sz w:val="24"/>
          <w:szCs w:val="24"/>
        </w:rPr>
        <w:t>&amp;</w:t>
      </w:r>
      <w:r>
        <w:rPr>
          <w:spacing w:val="-2"/>
          <w:sz w:val="24"/>
          <w:szCs w:val="24"/>
        </w:rPr>
        <w:t xml:space="preserve"> </w:t>
      </w:r>
      <w:r>
        <w:rPr>
          <w:sz w:val="24"/>
          <w:szCs w:val="24"/>
        </w:rPr>
        <w:t>Dumais,</w:t>
      </w:r>
      <w:r>
        <w:rPr>
          <w:spacing w:val="-8"/>
          <w:sz w:val="24"/>
          <w:szCs w:val="24"/>
        </w:rPr>
        <w:t xml:space="preserve"> </w:t>
      </w:r>
      <w:r>
        <w:rPr>
          <w:sz w:val="24"/>
          <w:szCs w:val="24"/>
        </w:rPr>
        <w:t>1997)</w:t>
      </w:r>
      <w:r>
        <w:rPr>
          <w:spacing w:val="-6"/>
          <w:sz w:val="24"/>
          <w:szCs w:val="24"/>
        </w:rPr>
        <w:t xml:space="preserve"> </w:t>
      </w:r>
      <w:r>
        <w:rPr>
          <w:sz w:val="24"/>
          <w:szCs w:val="24"/>
        </w:rPr>
        <w:t>and grammatical</w:t>
      </w:r>
      <w:r>
        <w:rPr>
          <w:spacing w:val="-14"/>
          <w:sz w:val="24"/>
          <w:szCs w:val="24"/>
        </w:rPr>
        <w:t xml:space="preserve"> </w:t>
      </w:r>
      <w:r>
        <w:rPr>
          <w:sz w:val="24"/>
          <w:szCs w:val="24"/>
        </w:rPr>
        <w:t>cat</w:t>
      </w:r>
      <w:r>
        <w:rPr>
          <w:spacing w:val="-4"/>
          <w:sz w:val="24"/>
          <w:szCs w:val="24"/>
        </w:rPr>
        <w:t>e</w:t>
      </w:r>
      <w:r>
        <w:rPr>
          <w:sz w:val="24"/>
          <w:szCs w:val="24"/>
        </w:rPr>
        <w:t>gory</w:t>
      </w:r>
      <w:r>
        <w:rPr>
          <w:spacing w:val="-10"/>
          <w:sz w:val="24"/>
          <w:szCs w:val="24"/>
        </w:rPr>
        <w:t xml:space="preserve"> </w:t>
      </w:r>
      <w:r>
        <w:rPr>
          <w:sz w:val="24"/>
          <w:szCs w:val="24"/>
        </w:rPr>
        <w:t>(Redington</w:t>
      </w:r>
      <w:r>
        <w:rPr>
          <w:spacing w:val="-12"/>
          <w:sz w:val="24"/>
          <w:szCs w:val="24"/>
        </w:rPr>
        <w:t xml:space="preserve"> </w:t>
      </w:r>
      <w:r>
        <w:rPr>
          <w:sz w:val="24"/>
          <w:szCs w:val="24"/>
        </w:rPr>
        <w:t>et</w:t>
      </w:r>
      <w:r>
        <w:rPr>
          <w:spacing w:val="-4"/>
          <w:sz w:val="24"/>
          <w:szCs w:val="24"/>
        </w:rPr>
        <w:t xml:space="preserve"> </w:t>
      </w:r>
      <w:r>
        <w:rPr>
          <w:sz w:val="24"/>
          <w:szCs w:val="24"/>
        </w:rPr>
        <w:t>al.,</w:t>
      </w:r>
      <w:r>
        <w:rPr>
          <w:spacing w:val="-5"/>
          <w:sz w:val="24"/>
          <w:szCs w:val="24"/>
        </w:rPr>
        <w:t xml:space="preserve"> </w:t>
      </w:r>
      <w:r>
        <w:rPr>
          <w:sz w:val="24"/>
          <w:szCs w:val="24"/>
        </w:rPr>
        <w:t>1998).</w:t>
      </w:r>
      <w:r>
        <w:rPr>
          <w:spacing w:val="8"/>
          <w:sz w:val="24"/>
          <w:szCs w:val="24"/>
        </w:rPr>
        <w:t xml:space="preserve"> </w:t>
      </w:r>
      <w:r>
        <w:rPr>
          <w:sz w:val="24"/>
          <w:szCs w:val="24"/>
        </w:rPr>
        <w:t>N</w:t>
      </w:r>
      <w:r>
        <w:rPr>
          <w:spacing w:val="-6"/>
          <w:sz w:val="24"/>
          <w:szCs w:val="24"/>
        </w:rPr>
        <w:t>e</w:t>
      </w:r>
      <w:r>
        <w:rPr>
          <w:spacing w:val="-4"/>
          <w:sz w:val="24"/>
          <w:szCs w:val="24"/>
        </w:rPr>
        <w:t>v</w:t>
      </w:r>
      <w:r>
        <w:rPr>
          <w:sz w:val="24"/>
          <w:szCs w:val="24"/>
        </w:rPr>
        <w:t>ertheless,</w:t>
      </w:r>
      <w:r>
        <w:rPr>
          <w:spacing w:val="-14"/>
          <w:sz w:val="24"/>
          <w:szCs w:val="24"/>
        </w:rPr>
        <w:t xml:space="preserve"> </w:t>
      </w:r>
      <w:r>
        <w:rPr>
          <w:sz w:val="24"/>
          <w:szCs w:val="24"/>
        </w:rPr>
        <w:t>a</w:t>
      </w:r>
      <w:r>
        <w:rPr>
          <w:spacing w:val="-2"/>
          <w:sz w:val="24"/>
          <w:szCs w:val="24"/>
        </w:rPr>
        <w:t xml:space="preserve"> </w:t>
      </w:r>
      <w:r>
        <w:rPr>
          <w:sz w:val="24"/>
          <w:szCs w:val="24"/>
        </w:rPr>
        <w:t>number</w:t>
      </w:r>
      <w:r>
        <w:rPr>
          <w:spacing w:val="-8"/>
          <w:sz w:val="24"/>
          <w:szCs w:val="24"/>
        </w:rPr>
        <w:t xml:space="preserve"> </w:t>
      </w:r>
      <w:r>
        <w:rPr>
          <w:sz w:val="24"/>
          <w:szCs w:val="24"/>
        </w:rPr>
        <w:t>of</w:t>
      </w:r>
      <w:r>
        <w:rPr>
          <w:spacing w:val="-4"/>
          <w:sz w:val="24"/>
          <w:szCs w:val="24"/>
        </w:rPr>
        <w:t xml:space="preserve"> e</w:t>
      </w:r>
      <w:r>
        <w:rPr>
          <w:sz w:val="24"/>
          <w:szCs w:val="24"/>
        </w:rPr>
        <w:t>xperiments,</w:t>
      </w:r>
      <w:r>
        <w:rPr>
          <w:spacing w:val="-13"/>
          <w:sz w:val="24"/>
          <w:szCs w:val="24"/>
        </w:rPr>
        <w:t xml:space="preserve"> </w:t>
      </w:r>
      <w:r>
        <w:rPr>
          <w:sz w:val="24"/>
          <w:szCs w:val="24"/>
        </w:rPr>
        <w:t>conducted</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00" w:right="141"/>
        <w:rPr>
          <w:sz w:val="24"/>
          <w:szCs w:val="24"/>
        </w:rPr>
      </w:pPr>
      <w:r>
        <w:rPr>
          <w:sz w:val="24"/>
          <w:szCs w:val="24"/>
        </w:rPr>
        <w:t>mainly</w:t>
      </w:r>
      <w:r>
        <w:rPr>
          <w:spacing w:val="-7"/>
          <w:sz w:val="24"/>
          <w:szCs w:val="24"/>
        </w:rPr>
        <w:t xml:space="preserve"> </w:t>
      </w:r>
      <w:r>
        <w:rPr>
          <w:sz w:val="24"/>
          <w:szCs w:val="24"/>
        </w:rPr>
        <w:t>on</w:t>
      </w:r>
      <w:r>
        <w:rPr>
          <w:spacing w:val="-2"/>
          <w:sz w:val="24"/>
          <w:szCs w:val="24"/>
        </w:rPr>
        <w:t xml:space="preserve"> </w:t>
      </w:r>
      <w:r>
        <w:rPr>
          <w:sz w:val="24"/>
          <w:szCs w:val="24"/>
        </w:rPr>
        <w:t>acquisition</w:t>
      </w:r>
      <w:r>
        <w:rPr>
          <w:spacing w:val="-11"/>
          <w:sz w:val="24"/>
          <w:szCs w:val="24"/>
        </w:rPr>
        <w:t xml:space="preserve"> </w:t>
      </w:r>
      <w:r>
        <w:rPr>
          <w:sz w:val="24"/>
          <w:szCs w:val="24"/>
        </w:rPr>
        <w:t>of</w:t>
      </w:r>
      <w:r>
        <w:rPr>
          <w:spacing w:val="-2"/>
          <w:sz w:val="24"/>
          <w:szCs w:val="24"/>
        </w:rPr>
        <w:t xml:space="preserve"> </w:t>
      </w:r>
      <w:r>
        <w:rPr>
          <w:sz w:val="24"/>
          <w:szCs w:val="24"/>
        </w:rPr>
        <w:t>grammatical</w:t>
      </w:r>
      <w:r>
        <w:rPr>
          <w:spacing w:val="-12"/>
          <w:sz w:val="24"/>
          <w:szCs w:val="24"/>
        </w:rPr>
        <w:t xml:space="preserve"> </w:t>
      </w:r>
      <w:r>
        <w:rPr>
          <w:sz w:val="24"/>
          <w:szCs w:val="24"/>
        </w:rPr>
        <w:t>cat</w:t>
      </w:r>
      <w:r>
        <w:rPr>
          <w:spacing w:val="-4"/>
          <w:sz w:val="24"/>
          <w:szCs w:val="24"/>
        </w:rPr>
        <w:t>e</w:t>
      </w:r>
      <w:r>
        <w:rPr>
          <w:sz w:val="24"/>
          <w:szCs w:val="24"/>
        </w:rPr>
        <w:t>gor</w:t>
      </w:r>
      <w:r>
        <w:rPr>
          <w:spacing w:val="-16"/>
          <w:sz w:val="24"/>
          <w:szCs w:val="24"/>
        </w:rPr>
        <w:t>y</w:t>
      </w:r>
      <w:r>
        <w:rPr>
          <w:sz w:val="24"/>
          <w:szCs w:val="24"/>
        </w:rPr>
        <w:t>,</w:t>
      </w:r>
      <w:r>
        <w:rPr>
          <w:spacing w:val="-9"/>
          <w:sz w:val="24"/>
          <w:szCs w:val="24"/>
        </w:rPr>
        <w:t xml:space="preserve"> </w:t>
      </w:r>
      <w:r>
        <w:rPr>
          <w:sz w:val="24"/>
          <w:szCs w:val="24"/>
        </w:rPr>
        <w:t>suggest</w:t>
      </w:r>
      <w:r>
        <w:rPr>
          <w:spacing w:val="-7"/>
          <w:sz w:val="24"/>
          <w:szCs w:val="24"/>
        </w:rPr>
        <w:t xml:space="preserve"> </w:t>
      </w:r>
      <w:r>
        <w:rPr>
          <w:sz w:val="24"/>
          <w:szCs w:val="24"/>
        </w:rPr>
        <w:t>that</w:t>
      </w:r>
      <w:r>
        <w:rPr>
          <w:spacing w:val="-4"/>
          <w:sz w:val="24"/>
          <w:szCs w:val="24"/>
        </w:rPr>
        <w:t xml:space="preserve"> </w:t>
      </w:r>
      <w:r>
        <w:rPr>
          <w:sz w:val="24"/>
          <w:szCs w:val="24"/>
        </w:rPr>
        <w:t>human</w:t>
      </w:r>
      <w:r>
        <w:rPr>
          <w:spacing w:val="-7"/>
          <w:sz w:val="24"/>
          <w:szCs w:val="24"/>
        </w:rPr>
        <w:t xml:space="preserve"> </w:t>
      </w:r>
      <w:r>
        <w:rPr>
          <w:sz w:val="24"/>
          <w:szCs w:val="24"/>
        </w:rPr>
        <w:t>learners’</w:t>
      </w:r>
      <w:r>
        <w:rPr>
          <w:spacing w:val="-8"/>
          <w:sz w:val="24"/>
          <w:szCs w:val="24"/>
        </w:rPr>
        <w:t xml:space="preserve"> </w:t>
      </w:r>
      <w:r>
        <w:rPr>
          <w:sz w:val="24"/>
          <w:szCs w:val="24"/>
        </w:rPr>
        <w:t>capacities</w:t>
      </w:r>
      <w:r>
        <w:rPr>
          <w:spacing w:val="-9"/>
          <w:sz w:val="24"/>
          <w:szCs w:val="24"/>
        </w:rPr>
        <w:t xml:space="preserve"> </w:t>
      </w:r>
      <w:ins w:id="14" w:author="lera boroditsky" w:date="2013-12-05T09:15:00Z">
        <w:r w:rsidR="007D6F6E">
          <w:rPr>
            <w:spacing w:val="-9"/>
            <w:sz w:val="24"/>
            <w:szCs w:val="24"/>
          </w:rPr>
          <w:t xml:space="preserve">are </w:t>
        </w:r>
      </w:ins>
      <w:r>
        <w:rPr>
          <w:sz w:val="24"/>
          <w:szCs w:val="24"/>
        </w:rPr>
        <w:t>limited</w:t>
      </w:r>
      <w:r>
        <w:rPr>
          <w:spacing w:val="-7"/>
          <w:sz w:val="24"/>
          <w:szCs w:val="24"/>
        </w:rPr>
        <w:t xml:space="preserve"> </w:t>
      </w:r>
      <w:r>
        <w:rPr>
          <w:sz w:val="24"/>
          <w:szCs w:val="24"/>
        </w:rPr>
        <w:t>in this</w:t>
      </w:r>
      <w:r>
        <w:rPr>
          <w:spacing w:val="-3"/>
          <w:sz w:val="24"/>
          <w:szCs w:val="24"/>
        </w:rPr>
        <w:t xml:space="preserve"> </w:t>
      </w:r>
      <w:r>
        <w:rPr>
          <w:sz w:val="24"/>
          <w:szCs w:val="24"/>
        </w:rPr>
        <w:t>r</w:t>
      </w:r>
      <w:r>
        <w:rPr>
          <w:spacing w:val="-4"/>
          <w:sz w:val="24"/>
          <w:szCs w:val="24"/>
        </w:rPr>
        <w:t>e</w:t>
      </w:r>
      <w:r>
        <w:rPr>
          <w:spacing w:val="-1"/>
          <w:sz w:val="24"/>
          <w:szCs w:val="24"/>
        </w:rPr>
        <w:t>g</w:t>
      </w:r>
      <w:r>
        <w:rPr>
          <w:sz w:val="24"/>
          <w:szCs w:val="24"/>
        </w:rPr>
        <w:t>ard</w:t>
      </w:r>
      <w:r>
        <w:rPr>
          <w:spacing w:val="-6"/>
          <w:sz w:val="24"/>
          <w:szCs w:val="24"/>
        </w:rPr>
        <w:t xml:space="preserve"> </w:t>
      </w:r>
      <w:r>
        <w:rPr>
          <w:sz w:val="24"/>
          <w:szCs w:val="24"/>
        </w:rPr>
        <w:t>(Braine,</w:t>
      </w:r>
      <w:r>
        <w:rPr>
          <w:spacing w:val="-8"/>
          <w:sz w:val="24"/>
          <w:szCs w:val="24"/>
        </w:rPr>
        <w:t xml:space="preserve"> </w:t>
      </w:r>
      <w:r>
        <w:rPr>
          <w:sz w:val="24"/>
          <w:szCs w:val="24"/>
        </w:rPr>
        <w:t>1987;</w:t>
      </w:r>
      <w:r>
        <w:rPr>
          <w:spacing w:val="-5"/>
          <w:sz w:val="24"/>
          <w:szCs w:val="24"/>
        </w:rPr>
        <w:t xml:space="preserve"> </w:t>
      </w:r>
      <w:r>
        <w:rPr>
          <w:sz w:val="24"/>
          <w:szCs w:val="24"/>
        </w:rPr>
        <w:t>Brooks,</w:t>
      </w:r>
      <w:r>
        <w:rPr>
          <w:spacing w:val="-8"/>
          <w:sz w:val="24"/>
          <w:szCs w:val="24"/>
        </w:rPr>
        <w:t xml:space="preserve"> </w:t>
      </w:r>
      <w:r>
        <w:rPr>
          <w:sz w:val="24"/>
          <w:szCs w:val="24"/>
        </w:rPr>
        <w:t>Braine,</w:t>
      </w:r>
      <w:r>
        <w:rPr>
          <w:spacing w:val="-7"/>
          <w:sz w:val="24"/>
          <w:szCs w:val="24"/>
        </w:rPr>
        <w:t xml:space="preserve"> </w:t>
      </w:r>
      <w:r>
        <w:rPr>
          <w:sz w:val="24"/>
          <w:szCs w:val="24"/>
        </w:rPr>
        <w:t>Catalano,</w:t>
      </w:r>
      <w:r>
        <w:rPr>
          <w:spacing w:val="-9"/>
          <w:sz w:val="24"/>
          <w:szCs w:val="24"/>
        </w:rPr>
        <w:t xml:space="preserve"> </w:t>
      </w:r>
      <w:r>
        <w:rPr>
          <w:sz w:val="24"/>
          <w:szCs w:val="24"/>
        </w:rPr>
        <w:t>Brod</w:t>
      </w:r>
      <w:r>
        <w:rPr>
          <w:spacing w:val="-16"/>
          <w:sz w:val="24"/>
          <w:szCs w:val="24"/>
        </w:rPr>
        <w:t>y</w:t>
      </w:r>
      <w:r>
        <w:rPr>
          <w:sz w:val="24"/>
          <w:szCs w:val="24"/>
        </w:rPr>
        <w:t>,</w:t>
      </w:r>
      <w:r>
        <w:rPr>
          <w:spacing w:val="-7"/>
          <w:sz w:val="24"/>
          <w:szCs w:val="24"/>
        </w:rPr>
        <w:t xml:space="preserve"> </w:t>
      </w:r>
      <w:r>
        <w:rPr>
          <w:sz w:val="24"/>
          <w:szCs w:val="24"/>
        </w:rPr>
        <w:t>&amp;</w:t>
      </w:r>
      <w:r>
        <w:rPr>
          <w:spacing w:val="-2"/>
          <w:sz w:val="24"/>
          <w:szCs w:val="24"/>
        </w:rPr>
        <w:t xml:space="preserve"> </w:t>
      </w:r>
      <w:r>
        <w:rPr>
          <w:sz w:val="24"/>
          <w:szCs w:val="24"/>
        </w:rPr>
        <w:t>Sudhalter,</w:t>
      </w:r>
      <w:r>
        <w:rPr>
          <w:spacing w:val="-10"/>
          <w:sz w:val="24"/>
          <w:szCs w:val="24"/>
        </w:rPr>
        <w:t xml:space="preserve"> </w:t>
      </w:r>
      <w:r>
        <w:rPr>
          <w:sz w:val="24"/>
          <w:szCs w:val="24"/>
        </w:rPr>
        <w:t>1993;</w:t>
      </w:r>
      <w:r>
        <w:rPr>
          <w:spacing w:val="-5"/>
          <w:sz w:val="24"/>
          <w:szCs w:val="24"/>
        </w:rPr>
        <w:t xml:space="preserve"> </w:t>
      </w:r>
      <w:r>
        <w:rPr>
          <w:sz w:val="24"/>
          <w:szCs w:val="24"/>
        </w:rPr>
        <w:t>Frank</w:t>
      </w:r>
      <w:r>
        <w:rPr>
          <w:spacing w:val="-6"/>
          <w:sz w:val="24"/>
          <w:szCs w:val="24"/>
        </w:rPr>
        <w:t xml:space="preserve"> </w:t>
      </w:r>
      <w:r>
        <w:rPr>
          <w:sz w:val="24"/>
          <w:szCs w:val="24"/>
        </w:rPr>
        <w:t>&amp;</w:t>
      </w:r>
      <w:r>
        <w:rPr>
          <w:spacing w:val="-2"/>
          <w:sz w:val="24"/>
          <w:szCs w:val="24"/>
        </w:rPr>
        <w:t xml:space="preserve"> </w:t>
      </w:r>
      <w:r>
        <w:rPr>
          <w:sz w:val="24"/>
          <w:szCs w:val="24"/>
        </w:rPr>
        <w:t>Gibson,</w:t>
      </w:r>
    </w:p>
    <w:p w:rsidR="00B72476" w:rsidRDefault="00CB77E8">
      <w:pPr>
        <w:spacing w:before="7"/>
        <w:ind w:left="100"/>
        <w:rPr>
          <w:sz w:val="24"/>
          <w:szCs w:val="24"/>
        </w:rPr>
      </w:pPr>
      <w:r>
        <w:rPr>
          <w:sz w:val="24"/>
          <w:szCs w:val="24"/>
        </w:rPr>
        <w:t>2011;</w:t>
      </w:r>
      <w:r>
        <w:rPr>
          <w:spacing w:val="-5"/>
          <w:sz w:val="24"/>
          <w:szCs w:val="24"/>
        </w:rPr>
        <w:t xml:space="preserve"> </w:t>
      </w:r>
      <w:r>
        <w:rPr>
          <w:sz w:val="24"/>
          <w:szCs w:val="24"/>
        </w:rPr>
        <w:t>Frigo</w:t>
      </w:r>
      <w:r>
        <w:rPr>
          <w:spacing w:val="-5"/>
          <w:sz w:val="24"/>
          <w:szCs w:val="24"/>
        </w:rPr>
        <w:t xml:space="preserve"> </w:t>
      </w:r>
      <w:r>
        <w:rPr>
          <w:sz w:val="24"/>
          <w:szCs w:val="24"/>
        </w:rPr>
        <w:t>&amp;</w:t>
      </w:r>
      <w:r>
        <w:rPr>
          <w:spacing w:val="-2"/>
          <w:sz w:val="24"/>
          <w:szCs w:val="24"/>
        </w:rPr>
        <w:t xml:space="preserve"> </w:t>
      </w:r>
      <w:r>
        <w:rPr>
          <w:sz w:val="24"/>
          <w:szCs w:val="24"/>
        </w:rPr>
        <w:t>McDonald,</w:t>
      </w:r>
      <w:r>
        <w:rPr>
          <w:spacing w:val="-11"/>
          <w:sz w:val="24"/>
          <w:szCs w:val="24"/>
        </w:rPr>
        <w:t xml:space="preserve"> </w:t>
      </w:r>
      <w:r>
        <w:rPr>
          <w:sz w:val="24"/>
          <w:szCs w:val="24"/>
        </w:rPr>
        <w:t>1998;</w:t>
      </w:r>
      <w:r>
        <w:rPr>
          <w:spacing w:val="-5"/>
          <w:sz w:val="24"/>
          <w:szCs w:val="24"/>
        </w:rPr>
        <w:t xml:space="preserve"> </w:t>
      </w:r>
      <w:r>
        <w:rPr>
          <w:sz w:val="24"/>
          <w:szCs w:val="24"/>
        </w:rPr>
        <w:t>Ger</w:t>
      </w:r>
      <w:r>
        <w:rPr>
          <w:spacing w:val="-2"/>
          <w:sz w:val="24"/>
          <w:szCs w:val="24"/>
        </w:rPr>
        <w:t>k</w:t>
      </w:r>
      <w:r>
        <w:rPr>
          <w:sz w:val="24"/>
          <w:szCs w:val="24"/>
        </w:rPr>
        <w:t>en,</w:t>
      </w:r>
      <w:r>
        <w:rPr>
          <w:spacing w:val="-8"/>
          <w:sz w:val="24"/>
          <w:szCs w:val="24"/>
        </w:rPr>
        <w:t xml:space="preserve"> </w:t>
      </w:r>
      <w:r>
        <w:rPr>
          <w:spacing w:val="-10"/>
          <w:sz w:val="24"/>
          <w:szCs w:val="24"/>
        </w:rPr>
        <w:t>W</w:t>
      </w:r>
      <w:r>
        <w:rPr>
          <w:sz w:val="24"/>
          <w:szCs w:val="24"/>
        </w:rPr>
        <w:t>ilson,</w:t>
      </w:r>
      <w:r>
        <w:rPr>
          <w:spacing w:val="-8"/>
          <w:sz w:val="24"/>
          <w:szCs w:val="24"/>
        </w:rPr>
        <w:t xml:space="preserve"> </w:t>
      </w:r>
      <w:r>
        <w:rPr>
          <w:sz w:val="24"/>
          <w:szCs w:val="24"/>
        </w:rPr>
        <w:t>&amp;</w:t>
      </w:r>
      <w:r>
        <w:rPr>
          <w:spacing w:val="-2"/>
          <w:sz w:val="24"/>
          <w:szCs w:val="24"/>
        </w:rPr>
        <w:t xml:space="preserve"> </w:t>
      </w:r>
      <w:r>
        <w:rPr>
          <w:sz w:val="24"/>
          <w:szCs w:val="24"/>
        </w:rPr>
        <w:t>L</w:t>
      </w:r>
      <w:r>
        <w:rPr>
          <w:spacing w:val="-6"/>
          <w:sz w:val="24"/>
          <w:szCs w:val="24"/>
        </w:rPr>
        <w:t>e</w:t>
      </w:r>
      <w:r>
        <w:rPr>
          <w:sz w:val="24"/>
          <w:szCs w:val="24"/>
        </w:rPr>
        <w:t>wis,</w:t>
      </w:r>
      <w:r>
        <w:rPr>
          <w:spacing w:val="-6"/>
          <w:sz w:val="24"/>
          <w:szCs w:val="24"/>
        </w:rPr>
        <w:t xml:space="preserve"> </w:t>
      </w:r>
      <w:r>
        <w:rPr>
          <w:sz w:val="24"/>
          <w:szCs w:val="24"/>
        </w:rPr>
        <w:t>2005;</w:t>
      </w:r>
      <w:r>
        <w:rPr>
          <w:spacing w:val="-5"/>
          <w:sz w:val="24"/>
          <w:szCs w:val="24"/>
        </w:rPr>
        <w:t xml:space="preserve"> </w:t>
      </w:r>
      <w:r>
        <w:rPr>
          <w:spacing w:val="-6"/>
          <w:sz w:val="24"/>
          <w:szCs w:val="24"/>
        </w:rPr>
        <w:t>K</w:t>
      </w:r>
      <w:r>
        <w:rPr>
          <w:sz w:val="24"/>
          <w:szCs w:val="24"/>
        </w:rPr>
        <w:t>empe</w:t>
      </w:r>
      <w:r>
        <w:rPr>
          <w:spacing w:val="-7"/>
          <w:sz w:val="24"/>
          <w:szCs w:val="24"/>
        </w:rPr>
        <w:t xml:space="preserve"> </w:t>
      </w:r>
      <w:r>
        <w:rPr>
          <w:sz w:val="24"/>
          <w:szCs w:val="24"/>
        </w:rPr>
        <w:t>&amp;</w:t>
      </w:r>
      <w:r>
        <w:rPr>
          <w:spacing w:val="-2"/>
          <w:sz w:val="24"/>
          <w:szCs w:val="24"/>
        </w:rPr>
        <w:t xml:space="preserve"> </w:t>
      </w:r>
      <w:r>
        <w:rPr>
          <w:sz w:val="24"/>
          <w:szCs w:val="24"/>
        </w:rPr>
        <w:t>Brooks,</w:t>
      </w:r>
      <w:r>
        <w:rPr>
          <w:spacing w:val="-8"/>
          <w:sz w:val="24"/>
          <w:szCs w:val="24"/>
        </w:rPr>
        <w:t xml:space="preserve"> </w:t>
      </w:r>
      <w:r>
        <w:rPr>
          <w:sz w:val="24"/>
          <w:szCs w:val="24"/>
        </w:rPr>
        <w:t>2001).</w:t>
      </w:r>
    </w:p>
    <w:p w:rsidR="00B72476" w:rsidRDefault="00B72476">
      <w:pPr>
        <w:spacing w:before="1" w:line="280" w:lineRule="exact"/>
        <w:rPr>
          <w:sz w:val="28"/>
          <w:szCs w:val="28"/>
        </w:rPr>
      </w:pPr>
    </w:p>
    <w:p w:rsidR="00B72476" w:rsidRDefault="00CB77E8">
      <w:pPr>
        <w:spacing w:line="415" w:lineRule="auto"/>
        <w:ind w:left="100" w:right="110" w:firstLine="576"/>
        <w:rPr>
          <w:sz w:val="24"/>
          <w:szCs w:val="24"/>
        </w:rPr>
      </w:pPr>
      <w:r>
        <w:rPr>
          <w:sz w:val="24"/>
          <w:szCs w:val="24"/>
        </w:rPr>
        <w:t>Our</w:t>
      </w:r>
      <w:r>
        <w:rPr>
          <w:spacing w:val="-4"/>
          <w:sz w:val="24"/>
          <w:szCs w:val="24"/>
        </w:rPr>
        <w:t xml:space="preserve"> </w:t>
      </w:r>
      <w:r>
        <w:rPr>
          <w:sz w:val="24"/>
          <w:szCs w:val="24"/>
        </w:rPr>
        <w:t>study</w:t>
      </w:r>
      <w:r>
        <w:rPr>
          <w:spacing w:val="-5"/>
          <w:sz w:val="24"/>
          <w:szCs w:val="24"/>
        </w:rPr>
        <w:t xml:space="preserve"> </w:t>
      </w:r>
      <w:r>
        <w:rPr>
          <w:sz w:val="24"/>
          <w:szCs w:val="24"/>
        </w:rPr>
        <w:t>addresses</w:t>
      </w:r>
      <w:r>
        <w:rPr>
          <w:spacing w:val="-9"/>
          <w:sz w:val="24"/>
          <w:szCs w:val="24"/>
        </w:rPr>
        <w:t xml:space="preserve"> </w:t>
      </w:r>
      <w:r>
        <w:rPr>
          <w:sz w:val="24"/>
          <w:szCs w:val="24"/>
        </w:rPr>
        <w:t>this</w:t>
      </w:r>
      <w:r>
        <w:rPr>
          <w:spacing w:val="-3"/>
          <w:sz w:val="24"/>
          <w:szCs w:val="24"/>
        </w:rPr>
        <w:t xml:space="preserve"> </w:t>
      </w:r>
      <w:r>
        <w:rPr>
          <w:sz w:val="24"/>
          <w:szCs w:val="24"/>
        </w:rPr>
        <w:t>mismatch</w:t>
      </w:r>
      <w:r>
        <w:rPr>
          <w:spacing w:val="-9"/>
          <w:sz w:val="24"/>
          <w:szCs w:val="24"/>
        </w:rPr>
        <w:t xml:space="preserve"> </w:t>
      </w:r>
      <w:r>
        <w:rPr>
          <w:sz w:val="24"/>
          <w:szCs w:val="24"/>
        </w:rPr>
        <w:t>by</w:t>
      </w:r>
      <w:r>
        <w:rPr>
          <w:spacing w:val="-2"/>
          <w:sz w:val="24"/>
          <w:szCs w:val="24"/>
        </w:rPr>
        <w:t xml:space="preserve"> </w:t>
      </w:r>
      <w:del w:id="15" w:author="lera boroditsky" w:date="2013-12-05T09:15:00Z">
        <w:r w:rsidDel="007D6F6E">
          <w:rPr>
            <w:sz w:val="24"/>
            <w:szCs w:val="24"/>
          </w:rPr>
          <w:delText>searching</w:delText>
        </w:r>
        <w:r w:rsidDel="007D6F6E">
          <w:rPr>
            <w:spacing w:val="-9"/>
            <w:sz w:val="24"/>
            <w:szCs w:val="24"/>
          </w:rPr>
          <w:delText xml:space="preserve"> </w:delText>
        </w:r>
      </w:del>
      <w:ins w:id="16" w:author="lera boroditsky" w:date="2013-12-05T09:15:00Z">
        <w:r w:rsidR="007D6F6E">
          <w:rPr>
            <w:sz w:val="24"/>
            <w:szCs w:val="24"/>
          </w:rPr>
          <w:t>specifying</w:t>
        </w:r>
        <w:r w:rsidR="007D6F6E">
          <w:rPr>
            <w:spacing w:val="-9"/>
            <w:sz w:val="24"/>
            <w:szCs w:val="24"/>
          </w:rPr>
          <w:t xml:space="preserve"> </w:t>
        </w:r>
        <w:r w:rsidR="007D6F6E">
          <w:rPr>
            <w:sz w:val="24"/>
            <w:szCs w:val="24"/>
          </w:rPr>
          <w:t>the</w:t>
        </w:r>
      </w:ins>
      <w:del w:id="17" w:author="lera boroditsky" w:date="2013-12-05T09:15:00Z">
        <w:r w:rsidDel="007D6F6E">
          <w:rPr>
            <w:sz w:val="24"/>
            <w:szCs w:val="24"/>
          </w:rPr>
          <w:delText>for</w:delText>
        </w:r>
      </w:del>
      <w:r>
        <w:rPr>
          <w:spacing w:val="-3"/>
          <w:sz w:val="24"/>
          <w:szCs w:val="24"/>
        </w:rPr>
        <w:t xml:space="preserve"> </w:t>
      </w:r>
      <w:r>
        <w:rPr>
          <w:sz w:val="24"/>
          <w:szCs w:val="24"/>
        </w:rPr>
        <w:t>conditions</w:t>
      </w:r>
      <w:r>
        <w:rPr>
          <w:spacing w:val="-10"/>
          <w:sz w:val="24"/>
          <w:szCs w:val="24"/>
        </w:rPr>
        <w:t xml:space="preserve"> </w:t>
      </w:r>
      <w:r>
        <w:rPr>
          <w:sz w:val="24"/>
          <w:szCs w:val="24"/>
        </w:rPr>
        <w:t>under</w:t>
      </w:r>
      <w:r>
        <w:rPr>
          <w:spacing w:val="-5"/>
          <w:sz w:val="24"/>
          <w:szCs w:val="24"/>
        </w:rPr>
        <w:t xml:space="preserve"> </w:t>
      </w:r>
      <w:r>
        <w:rPr>
          <w:sz w:val="24"/>
          <w:szCs w:val="24"/>
        </w:rPr>
        <w:t>which</w:t>
      </w:r>
      <w:r>
        <w:rPr>
          <w:spacing w:val="-6"/>
          <w:sz w:val="24"/>
          <w:szCs w:val="24"/>
        </w:rPr>
        <w:t xml:space="preserve"> </w:t>
      </w:r>
      <w:r>
        <w:rPr>
          <w:sz w:val="24"/>
          <w:szCs w:val="24"/>
        </w:rPr>
        <w:t>people</w:t>
      </w:r>
      <w:r>
        <w:rPr>
          <w:spacing w:val="-6"/>
          <w:sz w:val="24"/>
          <w:szCs w:val="24"/>
        </w:rPr>
        <w:t xml:space="preserve"> </w:t>
      </w:r>
      <w:r>
        <w:rPr>
          <w:sz w:val="24"/>
          <w:szCs w:val="24"/>
        </w:rPr>
        <w:t>succeed in</w:t>
      </w:r>
      <w:r>
        <w:rPr>
          <w:spacing w:val="-2"/>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6"/>
          <w:sz w:val="24"/>
          <w:szCs w:val="24"/>
        </w:rPr>
        <w:t xml:space="preserve"> </w:t>
      </w:r>
      <w:r>
        <w:rPr>
          <w:sz w:val="24"/>
          <w:szCs w:val="24"/>
        </w:rPr>
        <w:t>In</w:t>
      </w:r>
      <w:r>
        <w:rPr>
          <w:spacing w:val="-2"/>
          <w:sz w:val="24"/>
          <w:szCs w:val="24"/>
        </w:rPr>
        <w:t xml:space="preserve"> </w:t>
      </w:r>
      <w:r>
        <w:rPr>
          <w:sz w:val="24"/>
          <w:szCs w:val="24"/>
        </w:rPr>
        <w:t>particula</w:t>
      </w:r>
      <w:r>
        <w:rPr>
          <w:spacing w:val="-10"/>
          <w:sz w:val="24"/>
          <w:szCs w:val="24"/>
        </w:rPr>
        <w:t>r</w:t>
      </w:r>
      <w:r>
        <w:rPr>
          <w:sz w:val="24"/>
          <w:szCs w:val="24"/>
        </w:rPr>
        <w:t>,</w:t>
      </w:r>
      <w:r>
        <w:rPr>
          <w:spacing w:val="-10"/>
          <w:sz w:val="24"/>
          <w:szCs w:val="24"/>
        </w:rPr>
        <w:t xml:space="preserve"> </w:t>
      </w:r>
      <w:r>
        <w:rPr>
          <w:sz w:val="24"/>
          <w:szCs w:val="24"/>
        </w:rPr>
        <w:t>we</w:t>
      </w:r>
      <w:r>
        <w:rPr>
          <w:spacing w:val="-3"/>
          <w:sz w:val="24"/>
          <w:szCs w:val="24"/>
        </w:rPr>
        <w:t xml:space="preserve"> </w:t>
      </w:r>
      <w:r>
        <w:rPr>
          <w:sz w:val="24"/>
          <w:szCs w:val="24"/>
        </w:rPr>
        <w:t>i</w:t>
      </w:r>
      <w:r>
        <w:rPr>
          <w:spacing w:val="-10"/>
          <w:sz w:val="24"/>
          <w:szCs w:val="24"/>
        </w:rPr>
        <w:t>n</w:t>
      </w:r>
      <w:r>
        <w:rPr>
          <w:spacing w:val="-4"/>
          <w:sz w:val="24"/>
          <w:szCs w:val="24"/>
        </w:rPr>
        <w:t>v</w:t>
      </w:r>
      <w:r>
        <w:rPr>
          <w:sz w:val="24"/>
          <w:szCs w:val="24"/>
        </w:rPr>
        <w:t>esti</w:t>
      </w:r>
      <w:r>
        <w:rPr>
          <w:spacing w:val="-1"/>
          <w:sz w:val="24"/>
          <w:szCs w:val="24"/>
        </w:rPr>
        <w:t>g</w:t>
      </w:r>
      <w:r>
        <w:rPr>
          <w:sz w:val="24"/>
          <w:szCs w:val="24"/>
        </w:rPr>
        <w:t>ate</w:t>
      </w:r>
      <w:r>
        <w:rPr>
          <w:spacing w:val="-10"/>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h</w:t>
      </w:r>
      <w:r>
        <w:rPr>
          <w:spacing w:val="-5"/>
          <w:sz w:val="24"/>
          <w:szCs w:val="24"/>
        </w:rPr>
        <w:t>a</w:t>
      </w:r>
      <w:r>
        <w:rPr>
          <w:sz w:val="24"/>
          <w:szCs w:val="24"/>
        </w:rPr>
        <w:t>ving</w:t>
      </w:r>
      <w:r>
        <w:rPr>
          <w:spacing w:val="-7"/>
          <w:sz w:val="24"/>
          <w:szCs w:val="24"/>
        </w:rPr>
        <w:t xml:space="preserve"> </w:t>
      </w:r>
      <w:r>
        <w:rPr>
          <w:spacing w:val="-4"/>
          <w:sz w:val="24"/>
          <w:szCs w:val="24"/>
        </w:rPr>
        <w:t>e</w:t>
      </w:r>
      <w:r>
        <w:rPr>
          <w:sz w:val="24"/>
          <w:szCs w:val="24"/>
        </w:rPr>
        <w:t>xisting</w:t>
      </w:r>
      <w:r>
        <w:rPr>
          <w:spacing w:val="-8"/>
          <w:sz w:val="24"/>
          <w:szCs w:val="24"/>
        </w:rPr>
        <w:t xml:space="preserve"> </w:t>
      </w:r>
      <w:r>
        <w:rPr>
          <w:sz w:val="24"/>
          <w:szCs w:val="24"/>
        </w:rPr>
        <w:t>linguistic kn</w:t>
      </w:r>
      <w:r>
        <w:rPr>
          <w:spacing w:val="-6"/>
          <w:sz w:val="24"/>
          <w:szCs w:val="24"/>
        </w:rPr>
        <w:t>o</w:t>
      </w:r>
      <w:r>
        <w:rPr>
          <w:sz w:val="24"/>
          <w:szCs w:val="24"/>
        </w:rPr>
        <w:t>wledge.</w:t>
      </w:r>
      <w:r>
        <w:rPr>
          <w:spacing w:val="3"/>
          <w:sz w:val="24"/>
          <w:szCs w:val="24"/>
        </w:rPr>
        <w:t xml:space="preserve"> </w:t>
      </w:r>
      <w:r>
        <w:rPr>
          <w:sz w:val="24"/>
          <w:szCs w:val="24"/>
        </w:rPr>
        <w:t>Prior</w:t>
      </w:r>
      <w:r>
        <w:rPr>
          <w:spacing w:val="-5"/>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typically</w:t>
      </w:r>
      <w:r>
        <w:rPr>
          <w:spacing w:val="-8"/>
          <w:sz w:val="24"/>
          <w:szCs w:val="24"/>
        </w:rPr>
        <w:t xml:space="preserve"> </w:t>
      </w:r>
      <w:r>
        <w:rPr>
          <w:spacing w:val="-4"/>
          <w:sz w:val="24"/>
          <w:szCs w:val="24"/>
        </w:rPr>
        <w:t>e</w:t>
      </w:r>
      <w:r>
        <w:rPr>
          <w:sz w:val="24"/>
          <w:szCs w:val="24"/>
        </w:rPr>
        <w:t>xposed</w:t>
      </w:r>
      <w:r>
        <w:rPr>
          <w:spacing w:val="-8"/>
          <w:sz w:val="24"/>
          <w:szCs w:val="24"/>
        </w:rPr>
        <w:t xml:space="preserve"> </w:t>
      </w:r>
      <w:r>
        <w:rPr>
          <w:sz w:val="24"/>
          <w:szCs w:val="24"/>
        </w:rPr>
        <w:t>learners</w:t>
      </w:r>
      <w:r>
        <w:rPr>
          <w:spacing w:val="-8"/>
          <w:sz w:val="24"/>
          <w:szCs w:val="24"/>
        </w:rPr>
        <w:t xml:space="preserve"> </w:t>
      </w:r>
      <w:r>
        <w:rPr>
          <w:sz w:val="24"/>
          <w:szCs w:val="24"/>
        </w:rPr>
        <w:t>to</w:t>
      </w:r>
      <w:r>
        <w:rPr>
          <w:spacing w:val="-2"/>
          <w:sz w:val="24"/>
          <w:szCs w:val="24"/>
        </w:rPr>
        <w:t xml:space="preserve"> </w:t>
      </w:r>
      <w:r>
        <w:rPr>
          <w:sz w:val="24"/>
          <w:szCs w:val="24"/>
        </w:rPr>
        <w:t>artificial</w:t>
      </w:r>
      <w:r>
        <w:rPr>
          <w:spacing w:val="-16"/>
          <w:sz w:val="24"/>
          <w:szCs w:val="24"/>
        </w:rPr>
        <w:t xml:space="preserve"> </w:t>
      </w:r>
      <w:r>
        <w:rPr>
          <w:sz w:val="24"/>
          <w:szCs w:val="24"/>
        </w:rPr>
        <w:t>languages</w:t>
      </w:r>
      <w:r>
        <w:rPr>
          <w:spacing w:val="-10"/>
          <w:sz w:val="24"/>
          <w:szCs w:val="24"/>
        </w:rPr>
        <w:t xml:space="preserve"> </w:t>
      </w:r>
      <w:r>
        <w:rPr>
          <w:sz w:val="24"/>
          <w:szCs w:val="24"/>
        </w:rPr>
        <w:t>composed</w:t>
      </w:r>
      <w:r>
        <w:rPr>
          <w:spacing w:val="-10"/>
          <w:sz w:val="24"/>
          <w:szCs w:val="24"/>
        </w:rPr>
        <w:t xml:space="preserve"> </w:t>
      </w:r>
      <w:r>
        <w:rPr>
          <w:sz w:val="24"/>
          <w:szCs w:val="24"/>
        </w:rPr>
        <w:t>of entirely</w:t>
      </w:r>
      <w:r>
        <w:rPr>
          <w:spacing w:val="-7"/>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Our</w:t>
      </w:r>
      <w:r>
        <w:rPr>
          <w:spacing w:val="-4"/>
          <w:sz w:val="24"/>
          <w:szCs w:val="24"/>
        </w:rPr>
        <w:t xml:space="preserve"> e</w:t>
      </w:r>
      <w:r>
        <w:rPr>
          <w:sz w:val="24"/>
          <w:szCs w:val="24"/>
        </w:rPr>
        <w:t>xperiments</w:t>
      </w:r>
      <w:r>
        <w:rPr>
          <w:spacing w:val="-12"/>
          <w:sz w:val="24"/>
          <w:szCs w:val="24"/>
        </w:rPr>
        <w:t xml:space="preserve"> </w:t>
      </w:r>
      <w:r>
        <w:rPr>
          <w:sz w:val="24"/>
          <w:szCs w:val="24"/>
        </w:rPr>
        <w:t>suggest</w:t>
      </w:r>
      <w:r>
        <w:rPr>
          <w:spacing w:val="-7"/>
          <w:sz w:val="24"/>
          <w:szCs w:val="24"/>
        </w:rPr>
        <w:t xml:space="preserve"> </w:t>
      </w:r>
      <w:r>
        <w:rPr>
          <w:sz w:val="24"/>
          <w:szCs w:val="24"/>
        </w:rPr>
        <w:t>that</w:t>
      </w:r>
      <w:r>
        <w:rPr>
          <w:spacing w:val="-4"/>
          <w:sz w:val="24"/>
          <w:szCs w:val="24"/>
        </w:rPr>
        <w:t xml:space="preserve"> </w:t>
      </w:r>
      <w:r>
        <w:rPr>
          <w:sz w:val="24"/>
          <w:szCs w:val="24"/>
        </w:rPr>
        <w:t>semantic</w:t>
      </w:r>
      <w:r>
        <w:rPr>
          <w:spacing w:val="-9"/>
          <w:sz w:val="24"/>
          <w:szCs w:val="24"/>
        </w:rPr>
        <w:t xml:space="preserve"> </w:t>
      </w:r>
      <w:r>
        <w:rPr>
          <w:sz w:val="24"/>
          <w:szCs w:val="24"/>
        </w:rPr>
        <w:t>cohe</w:t>
      </w:r>
      <w:r>
        <w:rPr>
          <w:spacing w:val="-9"/>
          <w:sz w:val="24"/>
          <w:szCs w:val="24"/>
        </w:rPr>
        <w:t>r</w:t>
      </w:r>
      <w:r>
        <w:rPr>
          <w:sz w:val="24"/>
          <w:szCs w:val="24"/>
        </w:rPr>
        <w:t>ence,</w:t>
      </w:r>
      <w:r>
        <w:rPr>
          <w:spacing w:val="6"/>
          <w:sz w:val="24"/>
          <w:szCs w:val="24"/>
        </w:rPr>
        <w:t xml:space="preserve"> </w:t>
      </w:r>
      <w:r>
        <w:rPr>
          <w:sz w:val="24"/>
          <w:szCs w:val="24"/>
        </w:rPr>
        <w:t>the</w:t>
      </w:r>
      <w:r>
        <w:rPr>
          <w:spacing w:val="-3"/>
          <w:sz w:val="24"/>
          <w:szCs w:val="24"/>
        </w:rPr>
        <w:t xml:space="preserve"> </w:t>
      </w:r>
      <w:r>
        <w:rPr>
          <w:sz w:val="24"/>
          <w:szCs w:val="24"/>
        </w:rPr>
        <w:t>presence</w:t>
      </w:r>
      <w:r>
        <w:rPr>
          <w:spacing w:val="-8"/>
          <w:sz w:val="24"/>
          <w:szCs w:val="24"/>
        </w:rPr>
        <w:t xml:space="preserve"> </w:t>
      </w:r>
      <w:r>
        <w:rPr>
          <w:sz w:val="24"/>
          <w:szCs w:val="24"/>
        </w:rPr>
        <w:t>of</w:t>
      </w:r>
      <w:r>
        <w:rPr>
          <w:spacing w:val="-2"/>
          <w:sz w:val="24"/>
          <w:szCs w:val="24"/>
        </w:rPr>
        <w:t xml:space="preserve"> </w:t>
      </w:r>
      <w:r>
        <w:rPr>
          <w:sz w:val="24"/>
          <w:szCs w:val="24"/>
        </w:rPr>
        <w:t>kn</w:t>
      </w:r>
      <w:r>
        <w:rPr>
          <w:spacing w:val="-6"/>
          <w:sz w:val="24"/>
          <w:szCs w:val="24"/>
        </w:rPr>
        <w:t>o</w:t>
      </w:r>
      <w:r>
        <w:rPr>
          <w:sz w:val="24"/>
          <w:szCs w:val="24"/>
        </w:rPr>
        <w:t xml:space="preserve">wn </w:t>
      </w:r>
      <w:r>
        <w:rPr>
          <w:spacing w:val="-2"/>
          <w:sz w:val="24"/>
          <w:szCs w:val="24"/>
        </w:rPr>
        <w:t>w</w:t>
      </w:r>
      <w:r>
        <w:rPr>
          <w:sz w:val="24"/>
          <w:szCs w:val="24"/>
        </w:rPr>
        <w:t>ords</w:t>
      </w:r>
      <w:r>
        <w:rPr>
          <w:spacing w:val="-6"/>
          <w:sz w:val="24"/>
          <w:szCs w:val="24"/>
        </w:rPr>
        <w:t xml:space="preserve"> </w:t>
      </w:r>
      <w:r>
        <w:rPr>
          <w:sz w:val="24"/>
          <w:szCs w:val="24"/>
        </w:rPr>
        <w:t>adhering</w:t>
      </w:r>
      <w:r>
        <w:rPr>
          <w:spacing w:val="-8"/>
          <w:sz w:val="24"/>
          <w:szCs w:val="24"/>
        </w:rPr>
        <w:t xml:space="preserve"> </w:t>
      </w:r>
      <w:r>
        <w:rPr>
          <w:sz w:val="24"/>
          <w:szCs w:val="24"/>
        </w:rPr>
        <w:t>to</w:t>
      </w:r>
      <w:r>
        <w:rPr>
          <w:spacing w:val="-2"/>
          <w:sz w:val="24"/>
          <w:szCs w:val="24"/>
        </w:rPr>
        <w:t xml:space="preserve"> </w:t>
      </w:r>
      <w:r>
        <w:rPr>
          <w:sz w:val="24"/>
          <w:szCs w:val="24"/>
        </w:rPr>
        <w:t>some</w:t>
      </w:r>
      <w:r>
        <w:rPr>
          <w:spacing w:val="-5"/>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3"/>
          <w:sz w:val="24"/>
          <w:szCs w:val="24"/>
        </w:rPr>
        <w:t xml:space="preserve"> </w:t>
      </w:r>
      <w:r>
        <w:rPr>
          <w:spacing w:val="-2"/>
          <w:sz w:val="24"/>
          <w:szCs w:val="24"/>
        </w:rPr>
        <w:t>f</w:t>
      </w:r>
      <w:r>
        <w:rPr>
          <w:sz w:val="24"/>
          <w:szCs w:val="24"/>
        </w:rPr>
        <w:t>acilitates</w:t>
      </w:r>
      <w:r>
        <w:rPr>
          <w:spacing w:val="-9"/>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w:t>
      </w:r>
      <w:r>
        <w:rPr>
          <w:sz w:val="24"/>
          <w:szCs w:val="24"/>
        </w:rPr>
        <w:t>ord</w:t>
      </w:r>
    </w:p>
    <w:p w:rsidR="00B72476" w:rsidRDefault="00CB77E8">
      <w:pPr>
        <w:spacing w:before="7"/>
        <w:ind w:left="100"/>
        <w:rPr>
          <w:sz w:val="24"/>
          <w:szCs w:val="24"/>
        </w:rPr>
      </w:pPr>
      <w:r>
        <w:rPr>
          <w:sz w:val="24"/>
          <w:szCs w:val="24"/>
        </w:rPr>
        <w:t>meaning.</w:t>
      </w:r>
      <w:r>
        <w:rPr>
          <w:spacing w:val="5"/>
          <w:sz w:val="24"/>
          <w:szCs w:val="24"/>
        </w:rPr>
        <w:t xml:space="preserve"> </w:t>
      </w:r>
      <w:r>
        <w:rPr>
          <w:sz w:val="24"/>
          <w:szCs w:val="24"/>
        </w:rPr>
        <w:t>A</w:t>
      </w:r>
      <w:r>
        <w:rPr>
          <w:spacing w:val="-2"/>
          <w:sz w:val="24"/>
          <w:szCs w:val="24"/>
        </w:rPr>
        <w:t xml:space="preserve"> </w:t>
      </w:r>
      <w:r>
        <w:rPr>
          <w:sz w:val="24"/>
          <w:szCs w:val="24"/>
        </w:rPr>
        <w:t>small</w:t>
      </w:r>
      <w:r>
        <w:rPr>
          <w:spacing w:val="-5"/>
          <w:sz w:val="24"/>
          <w:szCs w:val="24"/>
        </w:rPr>
        <w:t xml:space="preserve"> </w:t>
      </w:r>
      <w:r>
        <w:rPr>
          <w:sz w:val="24"/>
          <w:szCs w:val="24"/>
        </w:rPr>
        <w:t>semantic</w:t>
      </w:r>
      <w:r>
        <w:rPr>
          <w:spacing w:val="-9"/>
          <w:sz w:val="24"/>
          <w:szCs w:val="24"/>
        </w:rPr>
        <w:t xml:space="preserve"> </w:t>
      </w:r>
      <w:r>
        <w:rPr>
          <w:sz w:val="24"/>
          <w:szCs w:val="24"/>
        </w:rPr>
        <w:t>hook</w:t>
      </w:r>
      <w:r>
        <w:rPr>
          <w:spacing w:val="-5"/>
          <w:sz w:val="24"/>
          <w:szCs w:val="24"/>
        </w:rPr>
        <w:t xml:space="preserve"> </w:t>
      </w:r>
      <w:r>
        <w:rPr>
          <w:sz w:val="24"/>
          <w:szCs w:val="24"/>
        </w:rPr>
        <w:t>all</w:t>
      </w:r>
      <w:r>
        <w:rPr>
          <w:spacing w:val="-6"/>
          <w:sz w:val="24"/>
          <w:szCs w:val="24"/>
        </w:rPr>
        <w:t>o</w:t>
      </w:r>
      <w:r>
        <w:rPr>
          <w:sz w:val="24"/>
          <w:szCs w:val="24"/>
        </w:rPr>
        <w:t>ws</w:t>
      </w:r>
      <w:r>
        <w:rPr>
          <w:spacing w:val="-6"/>
          <w:sz w:val="24"/>
          <w:szCs w:val="24"/>
        </w:rPr>
        <w:t xml:space="preserve"> </w:t>
      </w:r>
      <w:r>
        <w:rPr>
          <w:sz w:val="24"/>
          <w:szCs w:val="24"/>
        </w:rPr>
        <w:t>people</w:t>
      </w:r>
      <w:r>
        <w:rPr>
          <w:spacing w:val="-6"/>
          <w:sz w:val="24"/>
          <w:szCs w:val="24"/>
        </w:rPr>
        <w:t xml:space="preserve"> </w:t>
      </w:r>
      <w:r>
        <w:rPr>
          <w:sz w:val="24"/>
          <w:szCs w:val="24"/>
        </w:rPr>
        <w:t>to</w:t>
      </w:r>
      <w:r>
        <w:rPr>
          <w:spacing w:val="-2"/>
          <w:sz w:val="24"/>
          <w:szCs w:val="24"/>
        </w:rPr>
        <w:t xml:space="preserve"> </w:t>
      </w:r>
      <w:r>
        <w:rPr>
          <w:sz w:val="24"/>
          <w:szCs w:val="24"/>
        </w:rPr>
        <w:t>l</w:t>
      </w:r>
      <w:r>
        <w:rPr>
          <w:spacing w:val="-6"/>
          <w:sz w:val="24"/>
          <w:szCs w:val="24"/>
        </w:rPr>
        <w:t>e</w:t>
      </w:r>
      <w:r>
        <w:rPr>
          <w:spacing w:val="-4"/>
          <w:sz w:val="24"/>
          <w:szCs w:val="24"/>
        </w:rPr>
        <w:t>v</w:t>
      </w:r>
      <w:r>
        <w:rPr>
          <w:sz w:val="24"/>
          <w:szCs w:val="24"/>
        </w:rPr>
        <w:t>erage</w:t>
      </w:r>
      <w:r>
        <w:rPr>
          <w:spacing w:val="-8"/>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information</w:t>
      </w:r>
      <w:r>
        <w:rPr>
          <w:spacing w:val="-11"/>
          <w:sz w:val="24"/>
          <w:szCs w:val="24"/>
        </w:rPr>
        <w:t xml:space="preserve"> </w:t>
      </w:r>
      <w:r>
        <w:rPr>
          <w:sz w:val="24"/>
          <w:szCs w:val="24"/>
        </w:rPr>
        <w:t>for</w:t>
      </w:r>
    </w:p>
    <w:p w:rsidR="00B72476" w:rsidRDefault="00B72476">
      <w:pPr>
        <w:spacing w:before="2" w:line="200" w:lineRule="exact"/>
      </w:pPr>
    </w:p>
    <w:p w:rsidR="00B72476" w:rsidRDefault="00CB77E8">
      <w:pPr>
        <w:spacing w:line="411" w:lineRule="auto"/>
        <w:ind w:left="100" w:right="76"/>
        <w:rPr>
          <w:sz w:val="24"/>
          <w:szCs w:val="24"/>
        </w:rPr>
      </w:pPr>
      <w:r>
        <w:rPr>
          <w:sz w:val="24"/>
          <w:szCs w:val="24"/>
        </w:rPr>
        <w:t>inferring</w:t>
      </w:r>
      <w:r>
        <w:rPr>
          <w:spacing w:val="-9"/>
          <w:sz w:val="24"/>
          <w:szCs w:val="24"/>
        </w:rPr>
        <w:t xml:space="preserve"> </w:t>
      </w:r>
      <w:r>
        <w:rPr>
          <w:sz w:val="24"/>
          <w:szCs w:val="24"/>
        </w:rPr>
        <w:t>the</w:t>
      </w:r>
      <w:r>
        <w:rPr>
          <w:spacing w:val="-4"/>
          <w:sz w:val="24"/>
          <w:szCs w:val="24"/>
        </w:rPr>
        <w:t xml:space="preserve"> </w:t>
      </w:r>
      <w:r>
        <w:rPr>
          <w:sz w:val="24"/>
          <w:szCs w:val="24"/>
        </w:rPr>
        <w:t>meaning</w:t>
      </w:r>
      <w:r>
        <w:rPr>
          <w:spacing w:val="-9"/>
          <w:sz w:val="24"/>
          <w:szCs w:val="24"/>
        </w:rPr>
        <w:t xml:space="preserve"> </w:t>
      </w:r>
      <w:r>
        <w:rPr>
          <w:sz w:val="24"/>
          <w:szCs w:val="24"/>
        </w:rPr>
        <w:t>of</w:t>
      </w:r>
      <w:r>
        <w:rPr>
          <w:spacing w:val="-3"/>
          <w:sz w:val="24"/>
          <w:szCs w:val="24"/>
        </w:rPr>
        <w:t xml:space="preserve"> </w:t>
      </w:r>
      <w:r>
        <w:rPr>
          <w:sz w:val="24"/>
          <w:szCs w:val="24"/>
        </w:rPr>
        <w:t>other</w:t>
      </w:r>
      <w:r>
        <w:rPr>
          <w:spacing w:val="-6"/>
          <w:sz w:val="24"/>
          <w:szCs w:val="24"/>
        </w:rPr>
        <w:t xml:space="preserve"> </w:t>
      </w:r>
      <w:r>
        <w:rPr>
          <w:sz w:val="24"/>
          <w:szCs w:val="24"/>
        </w:rPr>
        <w:t>n</w:t>
      </w:r>
      <w:r>
        <w:rPr>
          <w:spacing w:val="-4"/>
          <w:sz w:val="24"/>
          <w:szCs w:val="24"/>
        </w:rPr>
        <w:t>ov</w:t>
      </w:r>
      <w:r>
        <w:rPr>
          <w:sz w:val="24"/>
          <w:szCs w:val="24"/>
        </w:rPr>
        <w:t>el</w:t>
      </w:r>
      <w:r>
        <w:rPr>
          <w:spacing w:val="-6"/>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Phrased</w:t>
      </w:r>
      <w:r>
        <w:rPr>
          <w:spacing w:val="-9"/>
          <w:sz w:val="24"/>
          <w:szCs w:val="24"/>
        </w:rPr>
        <w:t xml:space="preserve"> </w:t>
      </w:r>
      <w:r>
        <w:rPr>
          <w:sz w:val="24"/>
          <w:szCs w:val="24"/>
        </w:rPr>
        <w:t>in</w:t>
      </w:r>
      <w:r>
        <w:rPr>
          <w:spacing w:val="-3"/>
          <w:sz w:val="24"/>
          <w:szCs w:val="24"/>
        </w:rPr>
        <w:t xml:space="preserve"> </w:t>
      </w:r>
      <w:r>
        <w:rPr>
          <w:sz w:val="24"/>
          <w:szCs w:val="24"/>
        </w:rPr>
        <w:t>terms</w:t>
      </w:r>
      <w:r>
        <w:rPr>
          <w:spacing w:val="-6"/>
          <w:sz w:val="24"/>
          <w:szCs w:val="24"/>
        </w:rPr>
        <w:t xml:space="preserve"> </w:t>
      </w:r>
      <w:r>
        <w:rPr>
          <w:sz w:val="24"/>
          <w:szCs w:val="24"/>
        </w:rPr>
        <w:t>of</w:t>
      </w:r>
      <w:r>
        <w:rPr>
          <w:spacing w:val="-3"/>
          <w:sz w:val="24"/>
          <w:szCs w:val="24"/>
        </w:rPr>
        <w:t xml:space="preserve"> </w:t>
      </w:r>
      <w:r>
        <w:rPr>
          <w:sz w:val="24"/>
          <w:szCs w:val="24"/>
        </w:rPr>
        <w:t>the</w:t>
      </w:r>
      <w:r>
        <w:rPr>
          <w:spacing w:val="-4"/>
          <w:sz w:val="24"/>
          <w:szCs w:val="24"/>
        </w:rPr>
        <w:t xml:space="preserve"> </w:t>
      </w:r>
      <w:r>
        <w:rPr>
          <w:sz w:val="24"/>
          <w:szCs w:val="24"/>
        </w:rPr>
        <w:t>Alice–Bob</w:t>
      </w:r>
      <w:r>
        <w:rPr>
          <w:spacing w:val="-11"/>
          <w:sz w:val="24"/>
          <w:szCs w:val="24"/>
        </w:rPr>
        <w:t xml:space="preserve"> </w:t>
      </w:r>
      <w:r>
        <w:rPr>
          <w:spacing w:val="-4"/>
          <w:sz w:val="24"/>
          <w:szCs w:val="24"/>
        </w:rPr>
        <w:t>e</w:t>
      </w:r>
      <w:r>
        <w:rPr>
          <w:sz w:val="24"/>
          <w:szCs w:val="24"/>
        </w:rPr>
        <w:t>xample,</w:t>
      </w:r>
      <w:r>
        <w:rPr>
          <w:spacing w:val="-10"/>
          <w:sz w:val="24"/>
          <w:szCs w:val="24"/>
        </w:rPr>
        <w:t xml:space="preserve"> </w:t>
      </w:r>
      <w:r>
        <w:rPr>
          <w:sz w:val="24"/>
          <w:szCs w:val="24"/>
        </w:rPr>
        <w:t>we</w:t>
      </w:r>
      <w:r>
        <w:rPr>
          <w:spacing w:val="-4"/>
          <w:sz w:val="24"/>
          <w:szCs w:val="24"/>
        </w:rPr>
        <w:t xml:space="preserve"> </w:t>
      </w:r>
      <w:r>
        <w:rPr>
          <w:sz w:val="24"/>
          <w:szCs w:val="24"/>
        </w:rPr>
        <w:t>stand a</w:t>
      </w:r>
      <w:r>
        <w:rPr>
          <w:spacing w:val="-1"/>
          <w:sz w:val="24"/>
          <w:szCs w:val="24"/>
        </w:rPr>
        <w:t xml:space="preserve"> </w:t>
      </w:r>
      <w:r>
        <w:rPr>
          <w:sz w:val="24"/>
          <w:szCs w:val="24"/>
        </w:rPr>
        <w:t>better</w:t>
      </w:r>
      <w:r>
        <w:rPr>
          <w:spacing w:val="-5"/>
          <w:sz w:val="24"/>
          <w:szCs w:val="24"/>
        </w:rPr>
        <w:t xml:space="preserve"> </w:t>
      </w:r>
      <w:r>
        <w:rPr>
          <w:sz w:val="24"/>
          <w:szCs w:val="24"/>
        </w:rPr>
        <w:t>chance</w:t>
      </w:r>
      <w:r>
        <w:rPr>
          <w:spacing w:val="-7"/>
          <w:sz w:val="24"/>
          <w:szCs w:val="24"/>
        </w:rPr>
        <w:t xml:space="preserve"> </w:t>
      </w:r>
      <w:r>
        <w:rPr>
          <w:sz w:val="24"/>
          <w:szCs w:val="24"/>
        </w:rPr>
        <w:t>of</w:t>
      </w:r>
      <w:r>
        <w:rPr>
          <w:spacing w:val="-2"/>
          <w:sz w:val="24"/>
          <w:szCs w:val="24"/>
        </w:rPr>
        <w:t xml:space="preserve"> </w:t>
      </w:r>
      <w:r>
        <w:rPr>
          <w:sz w:val="24"/>
          <w:szCs w:val="24"/>
        </w:rPr>
        <w:t>learning</w:t>
      </w:r>
      <w:r>
        <w:rPr>
          <w:spacing w:val="-8"/>
          <w:sz w:val="24"/>
          <w:szCs w:val="24"/>
        </w:rPr>
        <w:t xml:space="preserve"> </w:t>
      </w:r>
      <w:r>
        <w:rPr>
          <w:sz w:val="24"/>
          <w:szCs w:val="24"/>
        </w:rPr>
        <w:t>about</w:t>
      </w:r>
      <w:r>
        <w:rPr>
          <w:spacing w:val="-5"/>
          <w:sz w:val="24"/>
          <w:szCs w:val="24"/>
        </w:rPr>
        <w:t xml:space="preserve"> </w:t>
      </w:r>
      <w:r>
        <w:rPr>
          <w:sz w:val="24"/>
          <w:szCs w:val="24"/>
        </w:rPr>
        <w:t>Alice</w:t>
      </w:r>
      <w:r>
        <w:rPr>
          <w:spacing w:val="-5"/>
          <w:sz w:val="24"/>
          <w:szCs w:val="24"/>
        </w:rPr>
        <w:t xml:space="preserve"> </w:t>
      </w:r>
      <w:r>
        <w:rPr>
          <w:sz w:val="24"/>
          <w:szCs w:val="24"/>
        </w:rPr>
        <w:t>from</w:t>
      </w:r>
      <w:r>
        <w:rPr>
          <w:spacing w:val="-5"/>
          <w:sz w:val="24"/>
          <w:szCs w:val="24"/>
        </w:rPr>
        <w:t xml:space="preserve"> </w:t>
      </w:r>
      <w:r>
        <w:rPr>
          <w:sz w:val="24"/>
          <w:szCs w:val="24"/>
        </w:rPr>
        <w:t>her</w:t>
      </w:r>
      <w:r>
        <w:rPr>
          <w:spacing w:val="-3"/>
          <w:sz w:val="24"/>
          <w:szCs w:val="24"/>
        </w:rPr>
        <w:t xml:space="preserve"> </w:t>
      </w:r>
      <w:r>
        <w:rPr>
          <w:sz w:val="24"/>
          <w:szCs w:val="24"/>
        </w:rPr>
        <w:t>associates</w:t>
      </w:r>
      <w:r>
        <w:rPr>
          <w:spacing w:val="-10"/>
          <w:sz w:val="24"/>
          <w:szCs w:val="24"/>
        </w:rPr>
        <w:t xml:space="preserve"> </w:t>
      </w:r>
      <w:r>
        <w:rPr>
          <w:sz w:val="24"/>
          <w:szCs w:val="24"/>
        </w:rPr>
        <w:t>if</w:t>
      </w:r>
      <w:r>
        <w:rPr>
          <w:spacing w:val="-1"/>
          <w:sz w:val="24"/>
          <w:szCs w:val="24"/>
        </w:rPr>
        <w:t xml:space="preserve"> </w:t>
      </w:r>
      <w:r>
        <w:rPr>
          <w:sz w:val="24"/>
          <w:szCs w:val="24"/>
        </w:rPr>
        <w:t>those</w:t>
      </w:r>
      <w:r>
        <w:rPr>
          <w:spacing w:val="-5"/>
          <w:sz w:val="24"/>
          <w:szCs w:val="24"/>
        </w:rPr>
        <w:t xml:space="preserve"> </w:t>
      </w:r>
      <w:r>
        <w:rPr>
          <w:sz w:val="24"/>
          <w:szCs w:val="24"/>
        </w:rPr>
        <w:t>associates</w:t>
      </w:r>
      <w:r>
        <w:rPr>
          <w:spacing w:val="-10"/>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roles</w:t>
      </w:r>
      <w:r>
        <w:rPr>
          <w:spacing w:val="-5"/>
          <w:sz w:val="24"/>
          <w:szCs w:val="24"/>
        </w:rPr>
        <w:t xml:space="preserve"> </w:t>
      </w:r>
      <w:r>
        <w:rPr>
          <w:sz w:val="24"/>
          <w:szCs w:val="24"/>
        </w:rPr>
        <w:t>that</w:t>
      </w:r>
      <w:r>
        <w:rPr>
          <w:spacing w:val="-4"/>
          <w:sz w:val="24"/>
          <w:szCs w:val="24"/>
        </w:rPr>
        <w:t xml:space="preserve"> </w:t>
      </w:r>
      <w:r>
        <w:rPr>
          <w:sz w:val="24"/>
          <w:szCs w:val="24"/>
        </w:rPr>
        <w:t>are already</w:t>
      </w:r>
      <w:r>
        <w:rPr>
          <w:spacing w:val="-7"/>
          <w:sz w:val="24"/>
          <w:szCs w:val="24"/>
        </w:rPr>
        <w:t xml:space="preserve"> </w:t>
      </w:r>
      <w:r>
        <w:rPr>
          <w:sz w:val="24"/>
          <w:szCs w:val="24"/>
        </w:rPr>
        <w:t>meaningful</w:t>
      </w:r>
      <w:r>
        <w:rPr>
          <w:spacing w:val="-11"/>
          <w:sz w:val="24"/>
          <w:szCs w:val="24"/>
        </w:rPr>
        <w:t xml:space="preserve"> </w:t>
      </w:r>
      <w:r>
        <w:rPr>
          <w:sz w:val="24"/>
          <w:szCs w:val="24"/>
        </w:rPr>
        <w:t>to</w:t>
      </w:r>
      <w:r>
        <w:rPr>
          <w:spacing w:val="-2"/>
          <w:sz w:val="24"/>
          <w:szCs w:val="24"/>
        </w:rPr>
        <w:t xml:space="preserve"> </w:t>
      </w:r>
      <w:r>
        <w:rPr>
          <w:sz w:val="24"/>
          <w:szCs w:val="24"/>
        </w:rPr>
        <w:t>us.</w:t>
      </w:r>
      <w:r>
        <w:rPr>
          <w:spacing w:val="11"/>
          <w:sz w:val="24"/>
          <w:szCs w:val="24"/>
        </w:rPr>
        <w:t xml:space="preserve"> </w:t>
      </w:r>
      <w:r>
        <w:rPr>
          <w:sz w:val="24"/>
          <w:szCs w:val="24"/>
        </w:rPr>
        <w:t>Kn</w:t>
      </w:r>
      <w:r>
        <w:rPr>
          <w:spacing w:val="-6"/>
          <w:sz w:val="24"/>
          <w:szCs w:val="24"/>
        </w:rPr>
        <w:t>o</w:t>
      </w:r>
      <w:r>
        <w:rPr>
          <w:sz w:val="24"/>
          <w:szCs w:val="24"/>
        </w:rPr>
        <w:t>wing</w:t>
      </w:r>
      <w:r>
        <w:rPr>
          <w:spacing w:val="-9"/>
          <w:sz w:val="24"/>
          <w:szCs w:val="24"/>
        </w:rPr>
        <w:t xml:space="preserve"> </w:t>
      </w:r>
      <w:r>
        <w:rPr>
          <w:sz w:val="24"/>
          <w:szCs w:val="24"/>
        </w:rPr>
        <w:t>that</w:t>
      </w:r>
      <w:r>
        <w:rPr>
          <w:spacing w:val="-4"/>
          <w:sz w:val="24"/>
          <w:szCs w:val="24"/>
        </w:rPr>
        <w:t xml:space="preserve"> </w:t>
      </w:r>
      <w:r>
        <w:rPr>
          <w:sz w:val="24"/>
          <w:szCs w:val="24"/>
        </w:rPr>
        <w:t>Alice</w:t>
      </w:r>
      <w:r>
        <w:rPr>
          <w:spacing w:val="-5"/>
          <w:sz w:val="24"/>
          <w:szCs w:val="24"/>
        </w:rPr>
        <w:t xml:space="preserve"> </w:t>
      </w:r>
      <w:r>
        <w:rPr>
          <w:sz w:val="24"/>
          <w:szCs w:val="24"/>
        </w:rPr>
        <w:t>associates</w:t>
      </w:r>
      <w:r>
        <w:rPr>
          <w:spacing w:val="-10"/>
          <w:sz w:val="24"/>
          <w:szCs w:val="24"/>
        </w:rPr>
        <w:t xml:space="preserve"> </w:t>
      </w:r>
      <w:r>
        <w:rPr>
          <w:sz w:val="24"/>
          <w:szCs w:val="24"/>
        </w:rPr>
        <w:t>with</w:t>
      </w:r>
      <w:r>
        <w:rPr>
          <w:spacing w:val="-4"/>
          <w:sz w:val="24"/>
          <w:szCs w:val="24"/>
        </w:rPr>
        <w:t xml:space="preserve"> </w:t>
      </w:r>
      <w:r>
        <w:rPr>
          <w:sz w:val="24"/>
          <w:szCs w:val="24"/>
        </w:rPr>
        <w:t>professors</w:t>
      </w:r>
      <w:r>
        <w:rPr>
          <w:spacing w:val="-10"/>
          <w:sz w:val="24"/>
          <w:szCs w:val="24"/>
        </w:rPr>
        <w:t xml:space="preserve"> </w:t>
      </w:r>
      <w:r>
        <w:rPr>
          <w:sz w:val="24"/>
          <w:szCs w:val="24"/>
        </w:rPr>
        <w:t>and</w:t>
      </w:r>
      <w:r>
        <w:rPr>
          <w:spacing w:val="-3"/>
          <w:sz w:val="24"/>
          <w:szCs w:val="24"/>
        </w:rPr>
        <w:t xml:space="preserve"> </w:t>
      </w:r>
      <w:r>
        <w:rPr>
          <w:sz w:val="24"/>
          <w:szCs w:val="24"/>
        </w:rPr>
        <w:t>coll</w:t>
      </w:r>
      <w:r>
        <w:rPr>
          <w:spacing w:val="-4"/>
          <w:sz w:val="24"/>
          <w:szCs w:val="24"/>
        </w:rPr>
        <w:t>e</w:t>
      </w:r>
      <w:r>
        <w:rPr>
          <w:sz w:val="24"/>
          <w:szCs w:val="24"/>
        </w:rPr>
        <w:t>ge</w:t>
      </w:r>
      <w:r>
        <w:rPr>
          <w:spacing w:val="-7"/>
          <w:sz w:val="24"/>
          <w:szCs w:val="24"/>
        </w:rPr>
        <w:t xml:space="preserve"> </w:t>
      </w:r>
      <w:r>
        <w:rPr>
          <w:sz w:val="24"/>
          <w:szCs w:val="24"/>
        </w:rPr>
        <w:t>sophomores g</w:t>
      </w:r>
      <w:r>
        <w:rPr>
          <w:spacing w:val="-6"/>
          <w:sz w:val="24"/>
          <w:szCs w:val="24"/>
        </w:rPr>
        <w:t>i</w:t>
      </w:r>
      <w:r>
        <w:rPr>
          <w:spacing w:val="-4"/>
          <w:sz w:val="24"/>
          <w:szCs w:val="24"/>
        </w:rPr>
        <w:t>v</w:t>
      </w:r>
      <w:r>
        <w:rPr>
          <w:sz w:val="24"/>
          <w:szCs w:val="24"/>
        </w:rPr>
        <w:t>es</w:t>
      </w:r>
      <w:r>
        <w:rPr>
          <w:spacing w:val="-5"/>
          <w:sz w:val="24"/>
          <w:szCs w:val="24"/>
        </w:rPr>
        <w:t xml:space="preserve"> </w:t>
      </w:r>
      <w:r>
        <w:rPr>
          <w:sz w:val="24"/>
          <w:szCs w:val="24"/>
        </w:rPr>
        <w:t>us</w:t>
      </w:r>
      <w:r>
        <w:rPr>
          <w:spacing w:val="-2"/>
          <w:sz w:val="24"/>
          <w:szCs w:val="24"/>
        </w:rPr>
        <w:t xml:space="preserve"> </w:t>
      </w:r>
      <w:r>
        <w:rPr>
          <w:sz w:val="24"/>
          <w:szCs w:val="24"/>
        </w:rPr>
        <w:t>a</w:t>
      </w:r>
      <w:r>
        <w:rPr>
          <w:spacing w:val="-1"/>
          <w:sz w:val="24"/>
          <w:szCs w:val="24"/>
        </w:rPr>
        <w:t xml:space="preserve"> </w:t>
      </w:r>
      <w:r>
        <w:rPr>
          <w:sz w:val="24"/>
          <w:szCs w:val="24"/>
        </w:rPr>
        <w:t>clearer</w:t>
      </w:r>
      <w:r>
        <w:rPr>
          <w:spacing w:val="-7"/>
          <w:sz w:val="24"/>
          <w:szCs w:val="24"/>
        </w:rPr>
        <w:t xml:space="preserve"> </w:t>
      </w:r>
      <w:r>
        <w:rPr>
          <w:sz w:val="24"/>
          <w:szCs w:val="24"/>
        </w:rPr>
        <w:t>picture</w:t>
      </w:r>
      <w:r>
        <w:rPr>
          <w:spacing w:val="-7"/>
          <w:sz w:val="24"/>
          <w:szCs w:val="24"/>
        </w:rPr>
        <w:t xml:space="preserve"> </w:t>
      </w:r>
      <w:r>
        <w:rPr>
          <w:sz w:val="24"/>
          <w:szCs w:val="24"/>
        </w:rPr>
        <w:t>of</w:t>
      </w:r>
      <w:r>
        <w:rPr>
          <w:spacing w:val="-2"/>
          <w:sz w:val="24"/>
          <w:szCs w:val="24"/>
        </w:rPr>
        <w:t xml:space="preserve"> </w:t>
      </w:r>
      <w:r>
        <w:rPr>
          <w:sz w:val="24"/>
          <w:szCs w:val="24"/>
        </w:rPr>
        <w:t>her</w:t>
      </w:r>
      <w:r>
        <w:rPr>
          <w:spacing w:val="-3"/>
          <w:sz w:val="24"/>
          <w:szCs w:val="24"/>
        </w:rPr>
        <w:t xml:space="preserve"> </w:t>
      </w:r>
      <w:r>
        <w:rPr>
          <w:sz w:val="24"/>
          <w:szCs w:val="24"/>
        </w:rPr>
        <w:t>than,</w:t>
      </w:r>
      <w:r>
        <w:rPr>
          <w:spacing w:val="-5"/>
          <w:sz w:val="24"/>
          <w:szCs w:val="24"/>
        </w:rPr>
        <w:t xml:space="preserve"> </w:t>
      </w:r>
      <w:r>
        <w:rPr>
          <w:sz w:val="24"/>
          <w:szCs w:val="24"/>
        </w:rPr>
        <w:t>sa</w:t>
      </w:r>
      <w:r>
        <w:rPr>
          <w:spacing w:val="-16"/>
          <w:sz w:val="24"/>
          <w:szCs w:val="24"/>
        </w:rPr>
        <w:t>y</w:t>
      </w:r>
      <w:r>
        <w:rPr>
          <w:sz w:val="24"/>
          <w:szCs w:val="24"/>
        </w:rPr>
        <w:t>,</w:t>
      </w:r>
      <w:r>
        <w:rPr>
          <w:spacing w:val="-4"/>
          <w:sz w:val="24"/>
          <w:szCs w:val="24"/>
        </w:rPr>
        <w:t xml:space="preserve"> </w:t>
      </w:r>
      <w:r>
        <w:rPr>
          <w:sz w:val="24"/>
          <w:szCs w:val="24"/>
        </w:rPr>
        <w:t>kn</w:t>
      </w:r>
      <w:r>
        <w:rPr>
          <w:spacing w:val="-6"/>
          <w:sz w:val="24"/>
          <w:szCs w:val="24"/>
        </w:rPr>
        <w:t>o</w:t>
      </w:r>
      <w:r>
        <w:rPr>
          <w:sz w:val="24"/>
          <w:szCs w:val="24"/>
        </w:rPr>
        <w:t>wing</w:t>
      </w:r>
      <w:r>
        <w:rPr>
          <w:spacing w:val="-8"/>
          <w:sz w:val="24"/>
          <w:szCs w:val="24"/>
        </w:rPr>
        <w:t xml:space="preserve"> </w:t>
      </w:r>
      <w:r>
        <w:rPr>
          <w:sz w:val="24"/>
          <w:szCs w:val="24"/>
        </w:rPr>
        <w:t>that</w:t>
      </w:r>
      <w:r>
        <w:rPr>
          <w:spacing w:val="-4"/>
          <w:sz w:val="24"/>
          <w:szCs w:val="24"/>
        </w:rPr>
        <w:t xml:space="preserve"> </w:t>
      </w:r>
      <w:r>
        <w:rPr>
          <w:sz w:val="24"/>
          <w:szCs w:val="24"/>
        </w:rPr>
        <w:t>she</w:t>
      </w:r>
      <w:r>
        <w:rPr>
          <w:spacing w:val="-3"/>
          <w:sz w:val="24"/>
          <w:szCs w:val="24"/>
        </w:rPr>
        <w:t xml:space="preserve"> </w:t>
      </w:r>
      <w:r>
        <w:rPr>
          <w:sz w:val="24"/>
          <w:szCs w:val="24"/>
        </w:rPr>
        <w:t>associates</w:t>
      </w:r>
      <w:r>
        <w:rPr>
          <w:spacing w:val="-10"/>
          <w:sz w:val="24"/>
          <w:szCs w:val="24"/>
        </w:rPr>
        <w:t xml:space="preserve"> </w:t>
      </w:r>
      <w:r>
        <w:rPr>
          <w:sz w:val="24"/>
          <w:szCs w:val="24"/>
        </w:rPr>
        <w:t>with</w:t>
      </w:r>
      <w:r>
        <w:rPr>
          <w:spacing w:val="-4"/>
          <w:sz w:val="24"/>
          <w:szCs w:val="24"/>
        </w:rPr>
        <w:t xml:space="preserve"> </w:t>
      </w:r>
      <w:r>
        <w:rPr>
          <w:sz w:val="24"/>
          <w:szCs w:val="24"/>
        </w:rPr>
        <w:t>taphonomists</w:t>
      </w:r>
      <w:r>
        <w:rPr>
          <w:spacing w:val="-13"/>
          <w:sz w:val="24"/>
          <w:szCs w:val="24"/>
        </w:rPr>
        <w:t xml:space="preserve"> </w:t>
      </w:r>
      <w:r>
        <w:rPr>
          <w:sz w:val="24"/>
          <w:szCs w:val="24"/>
        </w:rPr>
        <w:t xml:space="preserve">and </w:t>
      </w:r>
      <w:commentRangeStart w:id="18"/>
      <w:r>
        <w:rPr>
          <w:sz w:val="24"/>
          <w:szCs w:val="24"/>
        </w:rPr>
        <w:t>dendrochronologists</w:t>
      </w:r>
      <w:commentRangeEnd w:id="18"/>
      <w:r w:rsidR="007D6F6E">
        <w:rPr>
          <w:rStyle w:val="CommentReference"/>
        </w:rPr>
        <w:commentReference w:id="18"/>
      </w:r>
      <w:r>
        <w:rPr>
          <w:sz w:val="24"/>
          <w:szCs w:val="24"/>
        </w:rPr>
        <w:t>.</w:t>
      </w:r>
      <w:r>
        <w:rPr>
          <w:position w:val="9"/>
          <w:sz w:val="16"/>
          <w:szCs w:val="16"/>
        </w:rPr>
        <w:t>1</w:t>
      </w:r>
      <w:r>
        <w:rPr>
          <w:spacing w:val="23"/>
          <w:position w:val="9"/>
          <w:sz w:val="16"/>
          <w:szCs w:val="16"/>
        </w:rPr>
        <w:t xml:space="preserve"> </w:t>
      </w:r>
      <w:r>
        <w:rPr>
          <w:sz w:val="24"/>
          <w:szCs w:val="24"/>
        </w:rPr>
        <w:t>Learning</w:t>
      </w:r>
      <w:r>
        <w:rPr>
          <w:spacing w:val="-9"/>
          <w:sz w:val="24"/>
          <w:szCs w:val="24"/>
        </w:rPr>
        <w:t xml:space="preserve"> </w:t>
      </w:r>
      <w:r>
        <w:rPr>
          <w:sz w:val="24"/>
          <w:szCs w:val="24"/>
        </w:rPr>
        <w:t>a</w:t>
      </w:r>
      <w:r>
        <w:rPr>
          <w:spacing w:val="-1"/>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from</w:t>
      </w:r>
      <w:r>
        <w:rPr>
          <w:spacing w:val="-5"/>
          <w:sz w:val="24"/>
          <w:szCs w:val="24"/>
        </w:rPr>
        <w:t xml:space="preserve"> </w:t>
      </w:r>
      <w:r>
        <w:rPr>
          <w:sz w:val="24"/>
          <w:szCs w:val="24"/>
        </w:rPr>
        <w:t>its</w:t>
      </w:r>
      <w:r>
        <w:rPr>
          <w:spacing w:val="-2"/>
          <w:sz w:val="24"/>
          <w:szCs w:val="24"/>
        </w:rPr>
        <w:t xml:space="preserve"> </w:t>
      </w:r>
      <w:r>
        <w:rPr>
          <w:sz w:val="24"/>
          <w:szCs w:val="24"/>
        </w:rPr>
        <w:t>compa</w:t>
      </w:r>
      <w:r>
        <w:rPr>
          <w:spacing w:val="-4"/>
          <w:sz w:val="24"/>
          <w:szCs w:val="24"/>
        </w:rPr>
        <w:t>n</w:t>
      </w:r>
      <w:r>
        <w:rPr>
          <w:sz w:val="24"/>
          <w:szCs w:val="24"/>
        </w:rPr>
        <w:t>y</w:t>
      </w:r>
      <w:r>
        <w:rPr>
          <w:spacing w:val="-9"/>
          <w:sz w:val="24"/>
          <w:szCs w:val="24"/>
        </w:rPr>
        <w:t xml:space="preserve"> </w:t>
      </w:r>
      <w:r>
        <w:rPr>
          <w:sz w:val="24"/>
          <w:szCs w:val="24"/>
        </w:rPr>
        <w:t>is</w:t>
      </w:r>
      <w:r>
        <w:rPr>
          <w:spacing w:val="-2"/>
          <w:sz w:val="24"/>
          <w:szCs w:val="24"/>
        </w:rPr>
        <w:t xml:space="preserve"> </w:t>
      </w:r>
      <w:r>
        <w:rPr>
          <w:sz w:val="24"/>
          <w:szCs w:val="24"/>
        </w:rPr>
        <w:t>easier</w:t>
      </w:r>
      <w:r>
        <w:rPr>
          <w:spacing w:val="-6"/>
          <w:sz w:val="24"/>
          <w:szCs w:val="24"/>
        </w:rPr>
        <w:t xml:space="preserve"> </w:t>
      </w:r>
      <w:r>
        <w:rPr>
          <w:sz w:val="24"/>
          <w:szCs w:val="24"/>
        </w:rPr>
        <w:t>if</w:t>
      </w:r>
      <w:r>
        <w:rPr>
          <w:spacing w:val="-1"/>
          <w:sz w:val="24"/>
          <w:szCs w:val="24"/>
        </w:rPr>
        <w:t xml:space="preserve"> </w:t>
      </w:r>
      <w:r>
        <w:rPr>
          <w:sz w:val="24"/>
          <w:szCs w:val="24"/>
        </w:rPr>
        <w:t>this</w:t>
      </w:r>
      <w:r>
        <w:rPr>
          <w:spacing w:val="-3"/>
          <w:sz w:val="24"/>
          <w:szCs w:val="24"/>
        </w:rPr>
        <w:t xml:space="preserve"> </w:t>
      </w:r>
      <w:r>
        <w:rPr>
          <w:sz w:val="24"/>
          <w:szCs w:val="24"/>
        </w:rPr>
        <w:t>compa</w:t>
      </w:r>
      <w:r>
        <w:rPr>
          <w:spacing w:val="-4"/>
          <w:sz w:val="24"/>
          <w:szCs w:val="24"/>
        </w:rPr>
        <w:t>n</w:t>
      </w:r>
      <w:r>
        <w:rPr>
          <w:sz w:val="24"/>
          <w:szCs w:val="24"/>
        </w:rPr>
        <w:t>y</w:t>
      </w:r>
      <w:r>
        <w:rPr>
          <w:spacing w:val="-9"/>
          <w:sz w:val="24"/>
          <w:szCs w:val="24"/>
        </w:rPr>
        <w:t xml:space="preserve"> </w:t>
      </w:r>
      <w:r>
        <w:rPr>
          <w:sz w:val="24"/>
          <w:szCs w:val="24"/>
        </w:rPr>
        <w:t>is</w:t>
      </w:r>
      <w:r>
        <w:rPr>
          <w:spacing w:val="-2"/>
          <w:sz w:val="24"/>
          <w:szCs w:val="24"/>
        </w:rPr>
        <w:t xml:space="preserve"> </w:t>
      </w:r>
      <w:r>
        <w:rPr>
          <w:sz w:val="24"/>
          <w:szCs w:val="24"/>
        </w:rPr>
        <w:t xml:space="preserve">already </w:t>
      </w:r>
      <w:r>
        <w:rPr>
          <w:spacing w:val="-2"/>
          <w:sz w:val="24"/>
          <w:szCs w:val="24"/>
        </w:rPr>
        <w:t>f</w:t>
      </w:r>
      <w:r>
        <w:rPr>
          <w:sz w:val="24"/>
          <w:szCs w:val="24"/>
        </w:rPr>
        <w:t>amilia</w:t>
      </w:r>
      <w:r>
        <w:rPr>
          <w:spacing w:val="-13"/>
          <w:sz w:val="24"/>
          <w:szCs w:val="24"/>
        </w:rPr>
        <w:t>r</w:t>
      </w:r>
      <w:r>
        <w:rPr>
          <w:sz w:val="24"/>
          <w:szCs w:val="24"/>
        </w:rPr>
        <w:t>.</w:t>
      </w:r>
    </w:p>
    <w:p w:rsidR="00B72476" w:rsidRDefault="00CB77E8">
      <w:pPr>
        <w:spacing w:before="90" w:line="415" w:lineRule="auto"/>
        <w:ind w:left="100" w:right="174" w:firstLine="576"/>
        <w:rPr>
          <w:sz w:val="24"/>
          <w:szCs w:val="24"/>
        </w:rPr>
      </w:pPr>
      <w:r>
        <w:rPr>
          <w:spacing w:val="-19"/>
          <w:sz w:val="24"/>
          <w:szCs w:val="24"/>
        </w:rPr>
        <w:t>W</w:t>
      </w:r>
      <w:r>
        <w:rPr>
          <w:sz w:val="24"/>
          <w:szCs w:val="24"/>
        </w:rPr>
        <w:t>e</w:t>
      </w:r>
      <w:r>
        <w:rPr>
          <w:spacing w:val="-3"/>
          <w:sz w:val="24"/>
          <w:szCs w:val="24"/>
        </w:rPr>
        <w:t xml:space="preserve"> </w:t>
      </w:r>
      <w:r>
        <w:rPr>
          <w:sz w:val="24"/>
          <w:szCs w:val="24"/>
        </w:rPr>
        <w:t>b</w:t>
      </w:r>
      <w:r>
        <w:rPr>
          <w:spacing w:val="-4"/>
          <w:sz w:val="24"/>
          <w:szCs w:val="24"/>
        </w:rPr>
        <w:t>e</w:t>
      </w:r>
      <w:r>
        <w:rPr>
          <w:sz w:val="24"/>
          <w:szCs w:val="24"/>
        </w:rPr>
        <w:t>gin</w:t>
      </w:r>
      <w:r>
        <w:rPr>
          <w:spacing w:val="-5"/>
          <w:sz w:val="24"/>
          <w:szCs w:val="24"/>
        </w:rPr>
        <w:t xml:space="preserve"> </w:t>
      </w:r>
      <w:r>
        <w:rPr>
          <w:sz w:val="24"/>
          <w:szCs w:val="24"/>
        </w:rPr>
        <w:t>by</w:t>
      </w:r>
      <w:r>
        <w:rPr>
          <w:spacing w:val="-2"/>
          <w:sz w:val="24"/>
          <w:szCs w:val="24"/>
        </w:rPr>
        <w:t xml:space="preserve"> </w:t>
      </w:r>
      <w:r>
        <w:rPr>
          <w:sz w:val="24"/>
          <w:szCs w:val="24"/>
        </w:rPr>
        <w:t>briefly</w:t>
      </w:r>
      <w:r>
        <w:rPr>
          <w:spacing w:val="-19"/>
          <w:sz w:val="24"/>
          <w:szCs w:val="24"/>
        </w:rPr>
        <w:t xml:space="preserve"> </w:t>
      </w:r>
      <w:r>
        <w:rPr>
          <w:sz w:val="24"/>
          <w:szCs w:val="24"/>
        </w:rPr>
        <w:t>r</w:t>
      </w:r>
      <w:r>
        <w:rPr>
          <w:spacing w:val="-6"/>
          <w:sz w:val="24"/>
          <w:szCs w:val="24"/>
        </w:rPr>
        <w:t>e</w:t>
      </w:r>
      <w:r>
        <w:rPr>
          <w:sz w:val="24"/>
          <w:szCs w:val="24"/>
        </w:rPr>
        <w:t>vi</w:t>
      </w:r>
      <w:r>
        <w:rPr>
          <w:spacing w:val="-6"/>
          <w:sz w:val="24"/>
          <w:szCs w:val="24"/>
        </w:rPr>
        <w:t>e</w:t>
      </w:r>
      <w:r>
        <w:rPr>
          <w:sz w:val="24"/>
          <w:szCs w:val="24"/>
        </w:rPr>
        <w:t>wing</w:t>
      </w:r>
      <w:r>
        <w:rPr>
          <w:spacing w:val="-10"/>
          <w:sz w:val="24"/>
          <w:szCs w:val="24"/>
        </w:rPr>
        <w:t xml:space="preserve"> </w:t>
      </w:r>
      <w:r>
        <w:rPr>
          <w:sz w:val="24"/>
          <w:szCs w:val="24"/>
        </w:rPr>
        <w:t>some</w:t>
      </w:r>
      <w:r>
        <w:rPr>
          <w:spacing w:val="-5"/>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general</w:t>
      </w:r>
      <w:r>
        <w:rPr>
          <w:spacing w:val="-7"/>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for</w:t>
      </w:r>
      <w:r>
        <w:rPr>
          <w:spacing w:val="-3"/>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6"/>
          <w:sz w:val="24"/>
          <w:szCs w:val="24"/>
        </w:rPr>
        <w:t xml:space="preserve"> </w:t>
      </w:r>
      <w:r>
        <w:rPr>
          <w:spacing w:val="-19"/>
          <w:sz w:val="24"/>
          <w:szCs w:val="24"/>
        </w:rPr>
        <w:t>W</w:t>
      </w:r>
      <w:r>
        <w:rPr>
          <w:sz w:val="24"/>
          <w:szCs w:val="24"/>
        </w:rPr>
        <w:t>e then</w:t>
      </w:r>
      <w:r>
        <w:rPr>
          <w:spacing w:val="-4"/>
          <w:sz w:val="24"/>
          <w:szCs w:val="24"/>
        </w:rPr>
        <w:t xml:space="preserve"> </w:t>
      </w:r>
      <w:r>
        <w:rPr>
          <w:sz w:val="24"/>
          <w:szCs w:val="24"/>
        </w:rPr>
        <w:t>introduce</w:t>
      </w:r>
      <w:r>
        <w:rPr>
          <w:spacing w:val="-9"/>
          <w:sz w:val="24"/>
          <w:szCs w:val="24"/>
        </w:rPr>
        <w:t xml:space="preserve"> </w:t>
      </w:r>
      <w:r>
        <w:rPr>
          <w:sz w:val="24"/>
          <w:szCs w:val="24"/>
        </w:rPr>
        <w:t>the</w:t>
      </w:r>
      <w:r>
        <w:rPr>
          <w:spacing w:val="-3"/>
          <w:sz w:val="24"/>
          <w:szCs w:val="24"/>
        </w:rPr>
        <w:t xml:space="preserve"> </w:t>
      </w:r>
      <w:r>
        <w:rPr>
          <w:sz w:val="24"/>
          <w:szCs w:val="24"/>
        </w:rPr>
        <w:t>specific</w:t>
      </w:r>
      <w:r>
        <w:rPr>
          <w:spacing w:val="-15"/>
          <w:sz w:val="24"/>
          <w:szCs w:val="24"/>
        </w:rPr>
        <w:t xml:space="preserve"> </w:t>
      </w:r>
      <w:r>
        <w:rPr>
          <w:sz w:val="24"/>
          <w:szCs w:val="24"/>
        </w:rPr>
        <w:t>language</w:t>
      </w:r>
      <w:r>
        <w:rPr>
          <w:spacing w:val="-9"/>
          <w:sz w:val="24"/>
          <w:szCs w:val="24"/>
        </w:rPr>
        <w:t xml:space="preserve"> </w:t>
      </w:r>
      <w:r>
        <w:rPr>
          <w:sz w:val="24"/>
          <w:szCs w:val="24"/>
        </w:rPr>
        <w:t>structure</w:t>
      </w:r>
      <w:r>
        <w:rPr>
          <w:spacing w:val="-8"/>
          <w:sz w:val="24"/>
          <w:szCs w:val="24"/>
        </w:rPr>
        <w:t xml:space="preserve"> </w:t>
      </w:r>
      <w:r>
        <w:rPr>
          <w:sz w:val="24"/>
          <w:szCs w:val="24"/>
        </w:rPr>
        <w:t>we</w:t>
      </w:r>
      <w:r>
        <w:rPr>
          <w:spacing w:val="-3"/>
          <w:sz w:val="24"/>
          <w:szCs w:val="24"/>
        </w:rPr>
        <w:t xml:space="preserve"> </w:t>
      </w:r>
      <w:r>
        <w:rPr>
          <w:spacing w:val="-4"/>
          <w:sz w:val="24"/>
          <w:szCs w:val="24"/>
        </w:rPr>
        <w:t>e</w:t>
      </w:r>
      <w:r>
        <w:rPr>
          <w:sz w:val="24"/>
          <w:szCs w:val="24"/>
        </w:rPr>
        <w:t>xplore</w:t>
      </w:r>
      <w:r>
        <w:rPr>
          <w:spacing w:val="-7"/>
          <w:sz w:val="24"/>
          <w:szCs w:val="24"/>
        </w:rPr>
        <w:t xml:space="preserve"> </w:t>
      </w:r>
      <w:r>
        <w:rPr>
          <w:sz w:val="24"/>
          <w:szCs w:val="24"/>
        </w:rPr>
        <w:t>in</w:t>
      </w:r>
      <w:r>
        <w:rPr>
          <w:spacing w:val="-2"/>
          <w:sz w:val="24"/>
          <w:szCs w:val="24"/>
        </w:rPr>
        <w:t xml:space="preserve"> </w:t>
      </w:r>
      <w:r>
        <w:rPr>
          <w:sz w:val="24"/>
          <w:szCs w:val="24"/>
        </w:rPr>
        <w:t>this</w:t>
      </w:r>
      <w:r>
        <w:rPr>
          <w:spacing w:val="-3"/>
          <w:sz w:val="24"/>
          <w:szCs w:val="24"/>
        </w:rPr>
        <w:t xml:space="preserve"> </w:t>
      </w:r>
      <w:r>
        <w:rPr>
          <w:sz w:val="24"/>
          <w:szCs w:val="24"/>
        </w:rPr>
        <w:t>paper</w:t>
      </w:r>
      <w:r>
        <w:rPr>
          <w:spacing w:val="-5"/>
          <w:sz w:val="24"/>
          <w:szCs w:val="24"/>
        </w:rPr>
        <w:t xml:space="preserve"> </w:t>
      </w:r>
      <w:r>
        <w:rPr>
          <w:sz w:val="24"/>
          <w:szCs w:val="24"/>
        </w:rPr>
        <w:t>and</w:t>
      </w:r>
      <w:r>
        <w:rPr>
          <w:spacing w:val="-3"/>
          <w:sz w:val="24"/>
          <w:szCs w:val="24"/>
        </w:rPr>
        <w:t xml:space="preserve"> </w:t>
      </w:r>
      <w:r>
        <w:rPr>
          <w:sz w:val="24"/>
          <w:szCs w:val="24"/>
        </w:rPr>
        <w:t>discuss</w:t>
      </w:r>
      <w:r>
        <w:rPr>
          <w:spacing w:val="-7"/>
          <w:sz w:val="24"/>
          <w:szCs w:val="24"/>
        </w:rPr>
        <w:t xml:space="preserve"> </w:t>
      </w:r>
      <w:r>
        <w:rPr>
          <w:sz w:val="24"/>
          <w:szCs w:val="24"/>
        </w:rPr>
        <w:t>some</w:t>
      </w:r>
      <w:r>
        <w:rPr>
          <w:spacing w:val="-5"/>
          <w:sz w:val="24"/>
          <w:szCs w:val="24"/>
        </w:rPr>
        <w:t xml:space="preserve"> </w:t>
      </w:r>
      <w:r>
        <w:rPr>
          <w:sz w:val="24"/>
          <w:szCs w:val="24"/>
        </w:rPr>
        <w:t>of</w:t>
      </w:r>
      <w:r>
        <w:rPr>
          <w:spacing w:val="-2"/>
          <w:sz w:val="24"/>
          <w:szCs w:val="24"/>
        </w:rPr>
        <w:t xml:space="preserve"> </w:t>
      </w:r>
      <w:r>
        <w:rPr>
          <w:sz w:val="24"/>
          <w:szCs w:val="24"/>
        </w:rPr>
        <w:t>the successes</w:t>
      </w:r>
      <w:r>
        <w:rPr>
          <w:spacing w:val="-9"/>
          <w:sz w:val="24"/>
          <w:szCs w:val="24"/>
        </w:rPr>
        <w:t xml:space="preserve"> </w:t>
      </w:r>
      <w:r>
        <w:rPr>
          <w:sz w:val="24"/>
          <w:szCs w:val="24"/>
        </w:rPr>
        <w:t>and</w:t>
      </w:r>
      <w:r>
        <w:rPr>
          <w:spacing w:val="-3"/>
          <w:sz w:val="24"/>
          <w:szCs w:val="24"/>
        </w:rPr>
        <w:t xml:space="preserve"> </w:t>
      </w:r>
      <w:r>
        <w:rPr>
          <w:sz w:val="24"/>
          <w:szCs w:val="24"/>
        </w:rPr>
        <w:t>the</w:t>
      </w:r>
      <w:r>
        <w:rPr>
          <w:spacing w:val="-3"/>
          <w:sz w:val="24"/>
          <w:szCs w:val="24"/>
        </w:rPr>
        <w:t xml:space="preserve"> </w:t>
      </w:r>
      <w:r>
        <w:rPr>
          <w:spacing w:val="-2"/>
          <w:sz w:val="24"/>
          <w:szCs w:val="24"/>
        </w:rPr>
        <w:t>f</w:t>
      </w:r>
      <w:r>
        <w:rPr>
          <w:sz w:val="24"/>
          <w:szCs w:val="24"/>
        </w:rPr>
        <w:t>ailures</w:t>
      </w:r>
      <w:r>
        <w:rPr>
          <w:spacing w:val="-7"/>
          <w:sz w:val="24"/>
          <w:szCs w:val="24"/>
        </w:rPr>
        <w:t xml:space="preserve"> </w:t>
      </w:r>
      <w:r>
        <w:rPr>
          <w:sz w:val="24"/>
          <w:szCs w:val="24"/>
        </w:rPr>
        <w:t>in</w:t>
      </w:r>
      <w:r>
        <w:rPr>
          <w:spacing w:val="-2"/>
          <w:sz w:val="24"/>
          <w:szCs w:val="24"/>
        </w:rPr>
        <w:t xml:space="preserve"> </w:t>
      </w:r>
      <w:r>
        <w:rPr>
          <w:sz w:val="24"/>
          <w:szCs w:val="24"/>
        </w:rPr>
        <w:t>finding</w:t>
      </w:r>
      <w:r>
        <w:rPr>
          <w:spacing w:val="-21"/>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of</w:t>
      </w:r>
      <w:r>
        <w:rPr>
          <w:spacing w:val="-2"/>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t>
      </w:r>
      <w:r>
        <w:rPr>
          <w:sz w:val="24"/>
          <w:szCs w:val="24"/>
        </w:rPr>
        <w:t>g</w:t>
      </w:r>
      <w:r>
        <w:rPr>
          <w:spacing w:val="-4"/>
          <w:sz w:val="24"/>
          <w:szCs w:val="24"/>
        </w:rPr>
        <w:t>r</w:t>
      </w:r>
      <w:r>
        <w:rPr>
          <w:sz w:val="24"/>
          <w:szCs w:val="24"/>
        </w:rPr>
        <w:t>ammatical</w:t>
      </w:r>
      <w:r>
        <w:rPr>
          <w:spacing w:val="22"/>
          <w:sz w:val="24"/>
          <w:szCs w:val="24"/>
        </w:rPr>
        <w:t xml:space="preserve"> </w:t>
      </w:r>
      <w:r>
        <w:rPr>
          <w:w w:val="103"/>
          <w:sz w:val="24"/>
          <w:szCs w:val="24"/>
        </w:rPr>
        <w:t>cat</w:t>
      </w:r>
      <w:r>
        <w:rPr>
          <w:spacing w:val="-10"/>
          <w:w w:val="103"/>
          <w:sz w:val="24"/>
          <w:szCs w:val="24"/>
        </w:rPr>
        <w:t>e</w:t>
      </w:r>
      <w:r>
        <w:rPr>
          <w:w w:val="99"/>
          <w:sz w:val="24"/>
          <w:szCs w:val="24"/>
        </w:rPr>
        <w:t xml:space="preserve">gory </w:t>
      </w:r>
      <w:r>
        <w:rPr>
          <w:sz w:val="24"/>
          <w:szCs w:val="24"/>
        </w:rPr>
        <w:t>in</w:t>
      </w:r>
      <w:r>
        <w:rPr>
          <w:spacing w:val="-2"/>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that</w:t>
      </w:r>
      <w:r>
        <w:rPr>
          <w:spacing w:val="-4"/>
          <w:sz w:val="24"/>
          <w:szCs w:val="24"/>
        </w:rPr>
        <w:t xml:space="preserve"> </w:t>
      </w:r>
      <w:r>
        <w:rPr>
          <w:sz w:val="24"/>
          <w:szCs w:val="24"/>
        </w:rPr>
        <w:t>use</w:t>
      </w:r>
      <w:r>
        <w:rPr>
          <w:spacing w:val="-3"/>
          <w:sz w:val="24"/>
          <w:szCs w:val="24"/>
        </w:rPr>
        <w:t xml:space="preserve"> </w:t>
      </w:r>
      <w:r>
        <w:rPr>
          <w:sz w:val="24"/>
          <w:szCs w:val="24"/>
        </w:rPr>
        <w:t>this</w:t>
      </w:r>
      <w:r>
        <w:rPr>
          <w:spacing w:val="-3"/>
          <w:sz w:val="24"/>
          <w:szCs w:val="24"/>
        </w:rPr>
        <w:t xml:space="preserve"> </w:t>
      </w:r>
      <w:r>
        <w:rPr>
          <w:sz w:val="24"/>
          <w:szCs w:val="24"/>
        </w:rPr>
        <w:t>language.</w:t>
      </w:r>
      <w:r>
        <w:rPr>
          <w:spacing w:val="5"/>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2"/>
          <w:sz w:val="24"/>
          <w:szCs w:val="24"/>
        </w:rPr>
        <w:t xml:space="preserve"> </w:t>
      </w:r>
      <w:r>
        <w:rPr>
          <w:sz w:val="24"/>
          <w:szCs w:val="24"/>
        </w:rPr>
        <w:t>we</w:t>
      </w:r>
      <w:r>
        <w:rPr>
          <w:spacing w:val="-3"/>
          <w:sz w:val="24"/>
          <w:szCs w:val="24"/>
        </w:rPr>
        <w:t xml:space="preserve"> </w:t>
      </w:r>
      <w:r>
        <w:rPr>
          <w:sz w:val="24"/>
          <w:szCs w:val="24"/>
        </w:rPr>
        <w:t>present</w:t>
      </w:r>
      <w:r>
        <w:rPr>
          <w:spacing w:val="-7"/>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that</w:t>
      </w:r>
      <w:r>
        <w:rPr>
          <w:spacing w:val="-4"/>
          <w:sz w:val="24"/>
          <w:szCs w:val="24"/>
        </w:rPr>
        <w:t xml:space="preserve"> </w:t>
      </w:r>
      <w:r>
        <w:rPr>
          <w:sz w:val="24"/>
          <w:szCs w:val="24"/>
        </w:rPr>
        <w:t>semantic coherence</w:t>
      </w:r>
      <w:r>
        <w:rPr>
          <w:spacing w:val="-10"/>
          <w:sz w:val="24"/>
          <w:szCs w:val="24"/>
        </w:rPr>
        <w:t xml:space="preserve"> </w:t>
      </w:r>
      <w:r>
        <w:rPr>
          <w:sz w:val="24"/>
          <w:szCs w:val="24"/>
        </w:rPr>
        <w:t>can</w:t>
      </w:r>
      <w:r>
        <w:rPr>
          <w:spacing w:val="-3"/>
          <w:sz w:val="24"/>
          <w:szCs w:val="24"/>
        </w:rPr>
        <w:t xml:space="preserve"> </w:t>
      </w:r>
      <w:r>
        <w:rPr>
          <w:spacing w:val="-2"/>
          <w:sz w:val="24"/>
          <w:szCs w:val="24"/>
        </w:rPr>
        <w:t>f</w:t>
      </w:r>
      <w:r>
        <w:rPr>
          <w:sz w:val="24"/>
          <w:szCs w:val="24"/>
        </w:rPr>
        <w:t>acilitate</w:t>
      </w:r>
      <w:r>
        <w:rPr>
          <w:spacing w:val="-8"/>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w:t>
      </w:r>
      <w:r>
        <w:rPr>
          <w:sz w:val="24"/>
          <w:szCs w:val="24"/>
        </w:rPr>
        <w:t>ord</w:t>
      </w:r>
      <w:r>
        <w:rPr>
          <w:spacing w:val="-5"/>
          <w:sz w:val="24"/>
          <w:szCs w:val="24"/>
        </w:rPr>
        <w:t xml:space="preserve"> </w:t>
      </w:r>
      <w:r>
        <w:rPr>
          <w:sz w:val="24"/>
          <w:szCs w:val="24"/>
        </w:rPr>
        <w:t>meaning.</w:t>
      </w:r>
      <w:r>
        <w:rPr>
          <w:spacing w:val="5"/>
          <w:sz w:val="24"/>
          <w:szCs w:val="24"/>
        </w:rPr>
        <w:t xml:space="preserve"> </w:t>
      </w:r>
      <w:r>
        <w:rPr>
          <w:sz w:val="24"/>
          <w:szCs w:val="24"/>
        </w:rPr>
        <w:t>In</w:t>
      </w:r>
      <w:r>
        <w:rPr>
          <w:spacing w:val="-2"/>
          <w:sz w:val="24"/>
          <w:szCs w:val="24"/>
        </w:rPr>
        <w:t xml:space="preserve"> </w:t>
      </w:r>
      <w:r>
        <w:rPr>
          <w:sz w:val="24"/>
          <w:szCs w:val="24"/>
        </w:rPr>
        <w:t>Experiments</w:t>
      </w:r>
      <w:r>
        <w:rPr>
          <w:spacing w:val="-12"/>
          <w:sz w:val="24"/>
          <w:szCs w:val="24"/>
        </w:rPr>
        <w:t xml:space="preserve"> </w:t>
      </w:r>
      <w:r>
        <w:rPr>
          <w:sz w:val="24"/>
          <w:szCs w:val="24"/>
        </w:rPr>
        <w:t>2</w:t>
      </w:r>
      <w:r>
        <w:rPr>
          <w:spacing w:val="-1"/>
          <w:sz w:val="24"/>
          <w:szCs w:val="24"/>
        </w:rPr>
        <w:t xml:space="preserve"> </w:t>
      </w:r>
      <w:r>
        <w:rPr>
          <w:sz w:val="24"/>
          <w:szCs w:val="24"/>
        </w:rPr>
        <w:t>and</w:t>
      </w:r>
      <w:r>
        <w:rPr>
          <w:spacing w:val="-3"/>
          <w:sz w:val="24"/>
          <w:szCs w:val="24"/>
        </w:rPr>
        <w:t xml:space="preserve"> </w:t>
      </w:r>
      <w:r>
        <w:rPr>
          <w:sz w:val="24"/>
          <w:szCs w:val="24"/>
        </w:rPr>
        <w:t>3,</w:t>
      </w:r>
      <w:r>
        <w:rPr>
          <w:spacing w:val="-2"/>
          <w:sz w:val="24"/>
          <w:szCs w:val="24"/>
        </w:rPr>
        <w:t xml:space="preserve"> </w:t>
      </w:r>
      <w:r>
        <w:rPr>
          <w:sz w:val="24"/>
          <w:szCs w:val="24"/>
        </w:rPr>
        <w:t>we further</w:t>
      </w:r>
      <w:r>
        <w:rPr>
          <w:spacing w:val="-7"/>
          <w:sz w:val="24"/>
          <w:szCs w:val="24"/>
        </w:rPr>
        <w:t xml:space="preserve"> </w:t>
      </w:r>
      <w:r>
        <w:rPr>
          <w:spacing w:val="-4"/>
          <w:sz w:val="24"/>
          <w:szCs w:val="24"/>
        </w:rPr>
        <w:t>e</w:t>
      </w:r>
      <w:r>
        <w:rPr>
          <w:sz w:val="24"/>
          <w:szCs w:val="24"/>
        </w:rPr>
        <w:t>xplore</w:t>
      </w:r>
      <w:r>
        <w:rPr>
          <w:spacing w:val="-7"/>
          <w:sz w:val="24"/>
          <w:szCs w:val="24"/>
        </w:rPr>
        <w:t xml:space="preserve"> </w:t>
      </w:r>
      <w:r>
        <w:rPr>
          <w:sz w:val="24"/>
          <w:szCs w:val="24"/>
        </w:rPr>
        <w:t>this</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by</w:t>
      </w:r>
      <w:r>
        <w:rPr>
          <w:spacing w:val="-2"/>
          <w:sz w:val="24"/>
          <w:szCs w:val="24"/>
        </w:rPr>
        <w:t xml:space="preserve"> </w:t>
      </w:r>
      <w:r>
        <w:rPr>
          <w:sz w:val="24"/>
          <w:szCs w:val="24"/>
        </w:rPr>
        <w:t>isolating</w:t>
      </w:r>
      <w:r>
        <w:rPr>
          <w:spacing w:val="-8"/>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components</w:t>
      </w:r>
      <w:r>
        <w:rPr>
          <w:spacing w:val="-12"/>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coherence—</w:t>
      </w:r>
      <w:r>
        <w:rPr>
          <w:spacing w:val="-2"/>
          <w:sz w:val="24"/>
          <w:szCs w:val="24"/>
        </w:rPr>
        <w:t>f</w:t>
      </w:r>
      <w:r>
        <w:rPr>
          <w:sz w:val="24"/>
          <w:szCs w:val="24"/>
        </w:rPr>
        <w:t>amiliarity</w:t>
      </w:r>
      <w:r>
        <w:rPr>
          <w:spacing w:val="-22"/>
          <w:sz w:val="24"/>
          <w:szCs w:val="24"/>
        </w:rPr>
        <w:t xml:space="preserve"> </w:t>
      </w:r>
      <w:r>
        <w:rPr>
          <w:sz w:val="24"/>
          <w:szCs w:val="24"/>
        </w:rPr>
        <w:t xml:space="preserve">of </w:t>
      </w:r>
      <w:r>
        <w:rPr>
          <w:spacing w:val="-2"/>
          <w:sz w:val="24"/>
          <w:szCs w:val="24"/>
        </w:rPr>
        <w:t>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presence</w:t>
      </w:r>
      <w:r>
        <w:rPr>
          <w:spacing w:val="-8"/>
          <w:sz w:val="24"/>
          <w:szCs w:val="24"/>
        </w:rPr>
        <w:t xml:space="preserve"> </w:t>
      </w:r>
      <w:r>
        <w:rPr>
          <w:sz w:val="24"/>
          <w:szCs w:val="24"/>
        </w:rPr>
        <w:t>of</w:t>
      </w:r>
      <w:r>
        <w:rPr>
          <w:spacing w:val="-2"/>
          <w:sz w:val="24"/>
          <w:szCs w:val="24"/>
        </w:rPr>
        <w:t xml:space="preserve"> </w:t>
      </w:r>
      <w:r>
        <w:rPr>
          <w:sz w:val="24"/>
          <w:szCs w:val="24"/>
        </w:rPr>
        <w:t>an</w:t>
      </w:r>
      <w:r>
        <w:rPr>
          <w:spacing w:val="-2"/>
          <w:sz w:val="24"/>
          <w:szCs w:val="24"/>
        </w:rPr>
        <w:t xml:space="preserve"> </w:t>
      </w:r>
      <w:r>
        <w:rPr>
          <w:spacing w:val="-4"/>
          <w:sz w:val="24"/>
          <w:szCs w:val="24"/>
        </w:rPr>
        <w:t>ov</w:t>
      </w:r>
      <w:r>
        <w:rPr>
          <w:sz w:val="24"/>
          <w:szCs w:val="24"/>
        </w:rPr>
        <w:t>erarching</w:t>
      </w:r>
      <w:r>
        <w:rPr>
          <w:spacing w:val="-11"/>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2"/>
          <w:sz w:val="24"/>
          <w:szCs w:val="24"/>
        </w:rPr>
        <w:t xml:space="preserve"> </w:t>
      </w:r>
      <w:r>
        <w:rPr>
          <w:sz w:val="24"/>
          <w:szCs w:val="24"/>
        </w:rPr>
        <w:t>—and</w:t>
      </w:r>
      <w:r>
        <w:rPr>
          <w:spacing w:val="-6"/>
          <w:sz w:val="24"/>
          <w:szCs w:val="24"/>
        </w:rPr>
        <w:t xml:space="preserve"> </w:t>
      </w:r>
      <w:r>
        <w:rPr>
          <w:sz w:val="24"/>
          <w:szCs w:val="24"/>
        </w:rPr>
        <w:t>find</w:t>
      </w:r>
      <w:r>
        <w:rPr>
          <w:spacing w:val="-15"/>
          <w:sz w:val="24"/>
          <w:szCs w:val="24"/>
        </w:rPr>
        <w:t xml:space="preserve"> </w:t>
      </w:r>
      <w:r>
        <w:rPr>
          <w:sz w:val="24"/>
          <w:szCs w:val="24"/>
        </w:rPr>
        <w:t>that</w:t>
      </w:r>
      <w:r>
        <w:rPr>
          <w:spacing w:val="-4"/>
          <w:sz w:val="24"/>
          <w:szCs w:val="24"/>
        </w:rPr>
        <w:t xml:space="preserve"> </w:t>
      </w:r>
      <w:r>
        <w:rPr>
          <w:sz w:val="24"/>
          <w:szCs w:val="24"/>
        </w:rPr>
        <w:t>neither</w:t>
      </w:r>
      <w:r>
        <w:rPr>
          <w:spacing w:val="-7"/>
          <w:sz w:val="24"/>
          <w:szCs w:val="24"/>
        </w:rPr>
        <w:t xml:space="preserve"> </w:t>
      </w:r>
      <w:r>
        <w:rPr>
          <w:sz w:val="24"/>
          <w:szCs w:val="24"/>
        </w:rPr>
        <w:t>alone</w:t>
      </w:r>
      <w:r>
        <w:rPr>
          <w:spacing w:val="-5"/>
          <w:sz w:val="24"/>
          <w:szCs w:val="24"/>
        </w:rPr>
        <w:t xml:space="preserve"> </w:t>
      </w:r>
      <w:r>
        <w:rPr>
          <w:sz w:val="24"/>
          <w:szCs w:val="24"/>
        </w:rPr>
        <w:t>is su</w:t>
      </w:r>
      <w:r>
        <w:rPr>
          <w:spacing w:val="-6"/>
          <w:sz w:val="24"/>
          <w:szCs w:val="24"/>
        </w:rPr>
        <w:t>f</w:t>
      </w:r>
      <w:r>
        <w:rPr>
          <w:sz w:val="24"/>
          <w:szCs w:val="24"/>
        </w:rPr>
        <w:t>ficient</w:t>
      </w:r>
      <w:r>
        <w:rPr>
          <w:spacing w:val="-21"/>
          <w:sz w:val="24"/>
          <w:szCs w:val="24"/>
        </w:rPr>
        <w:t xml:space="preserve"> </w:t>
      </w:r>
      <w:r>
        <w:rPr>
          <w:sz w:val="24"/>
          <w:szCs w:val="24"/>
        </w:rPr>
        <w:t>to</w:t>
      </w:r>
      <w:r>
        <w:rPr>
          <w:spacing w:val="-2"/>
          <w:sz w:val="24"/>
          <w:szCs w:val="24"/>
        </w:rPr>
        <w:t xml:space="preserve"> f</w:t>
      </w:r>
      <w:r>
        <w:rPr>
          <w:sz w:val="24"/>
          <w:szCs w:val="24"/>
        </w:rPr>
        <w:t>acilitate</w:t>
      </w:r>
      <w:r>
        <w:rPr>
          <w:spacing w:val="-8"/>
          <w:sz w:val="24"/>
          <w:szCs w:val="24"/>
        </w:rPr>
        <w:t xml:space="preserve"> </w:t>
      </w:r>
      <w:r>
        <w:rPr>
          <w:sz w:val="24"/>
          <w:szCs w:val="24"/>
        </w:rPr>
        <w:t>learning.</w:t>
      </w:r>
      <w:r>
        <w:rPr>
          <w:spacing w:val="6"/>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conclude</w:t>
      </w:r>
      <w:r>
        <w:rPr>
          <w:spacing w:val="-9"/>
          <w:sz w:val="24"/>
          <w:szCs w:val="24"/>
        </w:rPr>
        <w:t xml:space="preserve"> </w:t>
      </w:r>
      <w:r>
        <w:rPr>
          <w:sz w:val="24"/>
          <w:szCs w:val="24"/>
        </w:rPr>
        <w:t>by</w:t>
      </w:r>
      <w:r>
        <w:rPr>
          <w:spacing w:val="-2"/>
          <w:sz w:val="24"/>
          <w:szCs w:val="24"/>
        </w:rPr>
        <w:t xml:space="preserve"> </w:t>
      </w:r>
      <w:r>
        <w:rPr>
          <w:sz w:val="24"/>
          <w:szCs w:val="24"/>
        </w:rPr>
        <w:t>discussing</w:t>
      </w:r>
      <w:r>
        <w:rPr>
          <w:spacing w:val="-10"/>
          <w:sz w:val="24"/>
          <w:szCs w:val="24"/>
        </w:rPr>
        <w:t xml:space="preserve"> </w:t>
      </w:r>
      <w:r>
        <w:rPr>
          <w:sz w:val="24"/>
          <w:szCs w:val="24"/>
        </w:rPr>
        <w:t>the</w:t>
      </w:r>
      <w:r>
        <w:rPr>
          <w:spacing w:val="-3"/>
          <w:sz w:val="24"/>
          <w:szCs w:val="24"/>
        </w:rPr>
        <w:t xml:space="preserve"> </w:t>
      </w:r>
      <w:r>
        <w:rPr>
          <w:sz w:val="24"/>
          <w:szCs w:val="24"/>
        </w:rPr>
        <w:t>limitations</w:t>
      </w:r>
      <w:r>
        <w:rPr>
          <w:spacing w:val="-10"/>
          <w:sz w:val="24"/>
          <w:szCs w:val="24"/>
        </w:rPr>
        <w:t xml:space="preserve"> </w:t>
      </w:r>
      <w:r>
        <w:rPr>
          <w:sz w:val="24"/>
          <w:szCs w:val="24"/>
        </w:rPr>
        <w:t>of</w:t>
      </w:r>
      <w:r>
        <w:rPr>
          <w:spacing w:val="-2"/>
          <w:sz w:val="24"/>
          <w:szCs w:val="24"/>
        </w:rPr>
        <w:t xml:space="preserve"> </w:t>
      </w:r>
      <w:r>
        <w:rPr>
          <w:sz w:val="24"/>
          <w:szCs w:val="24"/>
        </w:rPr>
        <w:t>purely</w:t>
      </w:r>
      <w:r>
        <w:rPr>
          <w:spacing w:val="-6"/>
          <w:sz w:val="24"/>
          <w:szCs w:val="24"/>
        </w:rPr>
        <w:t xml:space="preserve"> </w:t>
      </w:r>
      <w:r>
        <w:rPr>
          <w:sz w:val="24"/>
          <w:szCs w:val="24"/>
        </w:rPr>
        <w:t>artificial language</w:t>
      </w:r>
      <w:r>
        <w:rPr>
          <w:spacing w:val="-9"/>
          <w:sz w:val="24"/>
          <w:szCs w:val="24"/>
        </w:rPr>
        <w:t xml:space="preserve"> </w:t>
      </w:r>
      <w:r>
        <w:rPr>
          <w:sz w:val="24"/>
          <w:szCs w:val="24"/>
        </w:rPr>
        <w:t>learning,</w:t>
      </w:r>
      <w:r>
        <w:rPr>
          <w:spacing w:val="-8"/>
          <w:sz w:val="24"/>
          <w:szCs w:val="24"/>
        </w:rPr>
        <w:t xml:space="preserve"> </w:t>
      </w:r>
      <w:r>
        <w:rPr>
          <w:sz w:val="24"/>
          <w:szCs w:val="24"/>
        </w:rPr>
        <w:t>possibilities</w:t>
      </w:r>
      <w:r>
        <w:rPr>
          <w:spacing w:val="-11"/>
          <w:sz w:val="24"/>
          <w:szCs w:val="24"/>
        </w:rPr>
        <w:t xml:space="preserve"> </w:t>
      </w:r>
      <w:r>
        <w:rPr>
          <w:sz w:val="24"/>
          <w:szCs w:val="24"/>
        </w:rPr>
        <w:t>for</w:t>
      </w:r>
      <w:r>
        <w:rPr>
          <w:spacing w:val="-3"/>
          <w:sz w:val="24"/>
          <w:szCs w:val="24"/>
        </w:rPr>
        <w:t xml:space="preserve"> </w:t>
      </w:r>
      <w:r>
        <w:rPr>
          <w:sz w:val="24"/>
          <w:szCs w:val="24"/>
        </w:rPr>
        <w:t>future</w:t>
      </w:r>
      <w:r>
        <w:rPr>
          <w:spacing w:val="-6"/>
          <w:sz w:val="24"/>
          <w:szCs w:val="24"/>
        </w:rPr>
        <w:t xml:space="preserve"> </w:t>
      </w:r>
      <w:r>
        <w:rPr>
          <w:sz w:val="24"/>
          <w:szCs w:val="24"/>
        </w:rPr>
        <w:t>empirical</w:t>
      </w:r>
      <w:r>
        <w:rPr>
          <w:spacing w:val="-9"/>
          <w:sz w:val="24"/>
          <w:szCs w:val="24"/>
        </w:rPr>
        <w:t xml:space="preserve"> </w:t>
      </w:r>
      <w:r>
        <w:rPr>
          <w:sz w:val="24"/>
          <w:szCs w:val="24"/>
        </w:rPr>
        <w:t>and</w:t>
      </w:r>
      <w:r>
        <w:rPr>
          <w:spacing w:val="-3"/>
          <w:sz w:val="24"/>
          <w:szCs w:val="24"/>
        </w:rPr>
        <w:t xml:space="preserve"> </w:t>
      </w:r>
      <w:r>
        <w:rPr>
          <w:sz w:val="24"/>
          <w:szCs w:val="24"/>
        </w:rPr>
        <w:t>computational</w:t>
      </w:r>
      <w:r>
        <w:rPr>
          <w:spacing w:val="-14"/>
          <w:sz w:val="24"/>
          <w:szCs w:val="24"/>
        </w:rPr>
        <w:t xml:space="preserve"> </w:t>
      </w:r>
      <w:r>
        <w:rPr>
          <w:spacing w:val="-2"/>
          <w:sz w:val="24"/>
          <w:szCs w:val="24"/>
        </w:rPr>
        <w:t>w</w:t>
      </w:r>
      <w:r>
        <w:rPr>
          <w:sz w:val="24"/>
          <w:szCs w:val="24"/>
        </w:rPr>
        <w:t>ork,</w:t>
      </w:r>
      <w:r>
        <w:rPr>
          <w:spacing w:val="-6"/>
          <w:sz w:val="24"/>
          <w:szCs w:val="24"/>
        </w:rPr>
        <w:t xml:space="preserve"> </w:t>
      </w:r>
      <w:r>
        <w:rPr>
          <w:sz w:val="24"/>
          <w:szCs w:val="24"/>
        </w:rPr>
        <w:t>and</w:t>
      </w:r>
      <w:r>
        <w:rPr>
          <w:spacing w:val="-3"/>
          <w:sz w:val="24"/>
          <w:szCs w:val="24"/>
        </w:rPr>
        <w:t xml:space="preserve"> </w:t>
      </w:r>
      <w:r>
        <w:rPr>
          <w:sz w:val="24"/>
          <w:szCs w:val="24"/>
        </w:rPr>
        <w:t>potential</w:t>
      </w:r>
    </w:p>
    <w:p w:rsidR="00B72476" w:rsidRDefault="00875887">
      <w:pPr>
        <w:spacing w:before="7"/>
        <w:ind w:left="100"/>
        <w:rPr>
          <w:sz w:val="24"/>
          <w:szCs w:val="24"/>
        </w:rPr>
      </w:pPr>
      <w:r>
        <w:rPr>
          <w:noProof/>
        </w:rPr>
        <mc:AlternateContent>
          <mc:Choice Requires="wpg">
            <w:drawing>
              <wp:anchor distT="0" distB="0" distL="114300" distR="114300" simplePos="0" relativeHeight="503314322" behindDoc="1" locked="0" layoutInCell="1" allowOverlap="1">
                <wp:simplePos x="0" y="0"/>
                <wp:positionH relativeFrom="page">
                  <wp:posOffset>914400</wp:posOffset>
                </wp:positionH>
                <wp:positionV relativeFrom="paragraph">
                  <wp:posOffset>446405</wp:posOffset>
                </wp:positionV>
                <wp:extent cx="457200" cy="0"/>
                <wp:effectExtent l="0" t="0" r="927100" b="455295"/>
                <wp:wrapNone/>
                <wp:docPr id="899"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0"/>
                          <a:chOff x="1440" y="703"/>
                          <a:chExt cx="720" cy="0"/>
                        </a:xfrm>
                      </wpg:grpSpPr>
                      <wps:wsp>
                        <wps:cNvPr id="900" name="Freeform 897"/>
                        <wps:cNvSpPr>
                          <a:spLocks noEditPoints="1"/>
                        </wps:cNvSpPr>
                        <wps:spPr bwMode="auto">
                          <a:xfrm>
                            <a:off x="2880" y="1406"/>
                            <a:ext cx="720" cy="0"/>
                          </a:xfrm>
                          <a:custGeom>
                            <a:avLst/>
                            <a:gdLst>
                              <a:gd name="T0" fmla="+- 0 1440 1440"/>
                              <a:gd name="T1" fmla="*/ T0 w 720"/>
                              <a:gd name="T2" fmla="+- 0 2160 1440"/>
                              <a:gd name="T3" fmla="*/ T2 w 720"/>
                            </a:gdLst>
                            <a:ahLst/>
                            <a:cxnLst>
                              <a:cxn ang="0">
                                <a:pos x="T1" y="0"/>
                              </a:cxn>
                              <a:cxn ang="0">
                                <a:pos x="T3" y="0"/>
                              </a:cxn>
                            </a:cxnLst>
                            <a:rect l="0" t="0" r="r" b="b"/>
                            <a:pathLst>
                              <a:path w="720">
                                <a:moveTo>
                                  <a:pt x="0" y="0"/>
                                </a:moveTo>
                                <a:lnTo>
                                  <a:pt x="720" y="0"/>
                                </a:lnTo>
                              </a:path>
                            </a:pathLst>
                          </a:custGeom>
                          <a:noFill/>
                          <a:ln w="15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6" o:spid="_x0000_s1026" style="position:absolute;margin-left:1in;margin-top:35.15pt;width:36pt;height:0;z-index:-2158;mso-position-horizontal-relative:page" coordorigin="1440,703" coordsize="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">
                <v:polyline id="Freeform 897" o:spid="_x0000_s1027" style="position:absolute;visibility:visible;mso-wrap-style:square;v-text-anchor:top" points="2880,1406,3600,1406" coordsize="7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DeGvgAA&#10;ANwAAAAPAAAAZHJzL2Rvd25yZXYueG1sRE/NagIxEL4XfIcwgjdNqlDs1ihlpeixWh9g2Ex3FzeT&#10;JRnX7dubg9Djx/e/2Y2+UwPF1Aa28LowoIir4FquLVx+vuZrUEmQHXaBycIfJdhtJy8bLFy484mG&#10;s9Qqh3Aq0EIj0hdap6ohj2kReuLM/YboUTKMtXYR7zncd3ppzJv22HJuaLCnsqHqer55C33cV7oU&#10;WR6+V4Opy1Xqrpdk7Ww6fn6AEhrlX/x0H52Fd5Pn5zP5COjt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JwQ3hr4AAADcAAAADwAAAAAAAAAAAAAAAACXAgAAZHJzL2Rvd25yZXYu&#10;eG1sUEsFBgAAAAAEAAQA9QAAAIIDAAAAAA==&#10;" filled="f" strokeweight="1587emu">
                  <v:path arrowok="t" o:connecttype="custom" o:connectlocs="0,0;720,0" o:connectangles="0,0"/>
                  <o:lock v:ext="edit" verticies="t"/>
                </v:polyline>
                <w10:wrap anchorx="page"/>
              </v:group>
            </w:pict>
          </mc:Fallback>
        </mc:AlternateContent>
      </w:r>
      <w:r w:rsidR="00CB77E8">
        <w:rPr>
          <w:sz w:val="24"/>
          <w:szCs w:val="24"/>
        </w:rPr>
        <w:t>mechanisms</w:t>
      </w:r>
      <w:r w:rsidR="00CB77E8">
        <w:rPr>
          <w:spacing w:val="-12"/>
          <w:sz w:val="24"/>
          <w:szCs w:val="24"/>
        </w:rPr>
        <w:t xml:space="preserve"> </w:t>
      </w:r>
      <w:r w:rsidR="00CB77E8">
        <w:rPr>
          <w:sz w:val="24"/>
          <w:szCs w:val="24"/>
        </w:rPr>
        <w:t>for</w:t>
      </w:r>
      <w:r w:rsidR="00CB77E8">
        <w:rPr>
          <w:spacing w:val="-3"/>
          <w:sz w:val="24"/>
          <w:szCs w:val="24"/>
        </w:rPr>
        <w:t xml:space="preserve"> </w:t>
      </w:r>
      <w:r w:rsidR="00CB77E8">
        <w:rPr>
          <w:sz w:val="24"/>
          <w:szCs w:val="24"/>
        </w:rPr>
        <w:t>the</w:t>
      </w:r>
      <w:r w:rsidR="00CB77E8">
        <w:rPr>
          <w:spacing w:val="-3"/>
          <w:sz w:val="24"/>
          <w:szCs w:val="24"/>
        </w:rPr>
        <w:t xml:space="preserve"> </w:t>
      </w:r>
      <w:r w:rsidR="00CB77E8">
        <w:rPr>
          <w:sz w:val="24"/>
          <w:szCs w:val="24"/>
        </w:rPr>
        <w:t>e</w:t>
      </w:r>
      <w:r w:rsidR="00CB77E8">
        <w:rPr>
          <w:spacing w:val="-6"/>
          <w:sz w:val="24"/>
          <w:szCs w:val="24"/>
        </w:rPr>
        <w:t>f</w:t>
      </w:r>
      <w:r w:rsidR="00CB77E8">
        <w:rPr>
          <w:sz w:val="24"/>
          <w:szCs w:val="24"/>
        </w:rPr>
        <w:t>fects</w:t>
      </w:r>
      <w:r w:rsidR="00CB77E8">
        <w:rPr>
          <w:spacing w:val="-6"/>
          <w:sz w:val="24"/>
          <w:szCs w:val="24"/>
        </w:rPr>
        <w:t xml:space="preserve"> </w:t>
      </w:r>
      <w:r w:rsidR="00CB77E8">
        <w:rPr>
          <w:sz w:val="24"/>
          <w:szCs w:val="24"/>
        </w:rPr>
        <w:t>we</w:t>
      </w:r>
      <w:r w:rsidR="00CB77E8">
        <w:rPr>
          <w:spacing w:val="-3"/>
          <w:sz w:val="24"/>
          <w:szCs w:val="24"/>
        </w:rPr>
        <w:t xml:space="preserve"> </w:t>
      </w:r>
      <w:r w:rsidR="00CB77E8">
        <w:rPr>
          <w:sz w:val="24"/>
          <w:szCs w:val="24"/>
        </w:rPr>
        <w:t>obser</w:t>
      </w:r>
      <w:r w:rsidR="00CB77E8">
        <w:rPr>
          <w:spacing w:val="-4"/>
          <w:sz w:val="24"/>
          <w:szCs w:val="24"/>
        </w:rPr>
        <w:t>v</w:t>
      </w:r>
      <w:r w:rsidR="00CB77E8">
        <w:rPr>
          <w:sz w:val="24"/>
          <w:szCs w:val="24"/>
        </w:rPr>
        <w:t>e.</w:t>
      </w:r>
    </w:p>
    <w:p w:rsidR="00B72476" w:rsidRDefault="00B72476">
      <w:pPr>
        <w:spacing w:line="200" w:lineRule="exact"/>
      </w:pPr>
    </w:p>
    <w:p w:rsidR="00B72476" w:rsidRDefault="00B72476">
      <w:pPr>
        <w:spacing w:before="2" w:line="200" w:lineRule="exact"/>
      </w:pPr>
    </w:p>
    <w:p w:rsidR="00B72476" w:rsidRDefault="00CB77E8">
      <w:pPr>
        <w:spacing w:before="38" w:line="402" w:lineRule="auto"/>
        <w:ind w:left="100" w:right="85" w:firstLine="279"/>
        <w:sectPr w:rsidR="00B72476">
          <w:pgSz w:w="12240" w:h="15840"/>
          <w:pgMar w:top="960" w:right="1320" w:bottom="280" w:left="1340" w:header="736" w:footer="0" w:gutter="0"/>
          <w:cols w:space="720"/>
        </w:sectPr>
      </w:pPr>
      <w:r>
        <w:rPr>
          <w:w w:val="99"/>
          <w:position w:val="7"/>
          <w:sz w:val="14"/>
          <w:szCs w:val="14"/>
        </w:rPr>
        <w:t>1</w:t>
      </w:r>
      <w:r>
        <w:rPr>
          <w:spacing w:val="-25"/>
          <w:position w:val="7"/>
          <w:sz w:val="14"/>
          <w:szCs w:val="14"/>
        </w:rPr>
        <w:t xml:space="preserve"> </w:t>
      </w:r>
      <w:r>
        <w:t>Though,</w:t>
      </w:r>
      <w:r>
        <w:rPr>
          <w:spacing w:val="-2"/>
        </w:rPr>
        <w:t xml:space="preserve"> </w:t>
      </w:r>
      <w:r>
        <w:t>we</w:t>
      </w:r>
      <w:r>
        <w:rPr>
          <w:spacing w:val="2"/>
        </w:rPr>
        <w:t xml:space="preserve"> </w:t>
      </w:r>
      <w:r>
        <w:t>can</w:t>
      </w:r>
      <w:r>
        <w:rPr>
          <w:spacing w:val="1"/>
        </w:rPr>
        <w:t xml:space="preserve"> </w:t>
      </w:r>
      <w:r>
        <w:t>infer much more about Alice if</w:t>
      </w:r>
      <w:r>
        <w:rPr>
          <w:spacing w:val="3"/>
        </w:rPr>
        <w:t xml:space="preserve"> </w:t>
      </w:r>
      <w:r>
        <w:t>we</w:t>
      </w:r>
      <w:r>
        <w:rPr>
          <w:spacing w:val="2"/>
        </w:rPr>
        <w:t xml:space="preserve"> </w:t>
      </w:r>
      <w:r>
        <w:t>kn</w:t>
      </w:r>
      <w:r>
        <w:rPr>
          <w:spacing w:val="-5"/>
        </w:rPr>
        <w:t>o</w:t>
      </w:r>
      <w:r>
        <w:t>w that</w:t>
      </w:r>
      <w:r>
        <w:rPr>
          <w:spacing w:val="1"/>
        </w:rPr>
        <w:t xml:space="preserve"> </w:t>
      </w:r>
      <w:r>
        <w:t>taphonomy</w:t>
      </w:r>
      <w:r>
        <w:rPr>
          <w:spacing w:val="-5"/>
        </w:rPr>
        <w:t xml:space="preserve"> </w:t>
      </w:r>
      <w:r>
        <w:t>is</w:t>
      </w:r>
      <w:r>
        <w:rPr>
          <w:spacing w:val="3"/>
        </w:rPr>
        <w:t xml:space="preserve"> </w:t>
      </w:r>
      <w:r>
        <w:t>the</w:t>
      </w:r>
      <w:r>
        <w:rPr>
          <w:spacing w:val="2"/>
        </w:rPr>
        <w:t xml:space="preserve"> </w:t>
      </w:r>
      <w:r>
        <w:t>study of</w:t>
      </w:r>
      <w:r>
        <w:rPr>
          <w:spacing w:val="2"/>
        </w:rPr>
        <w:t xml:space="preserve"> </w:t>
      </w:r>
      <w:r>
        <w:t>decay</w:t>
      </w:r>
      <w:r>
        <w:rPr>
          <w:spacing w:val="-1"/>
        </w:rPr>
        <w:t xml:space="preserve"> </w:t>
      </w:r>
      <w:r>
        <w:t>and</w:t>
      </w:r>
      <w:r>
        <w:rPr>
          <w:spacing w:val="1"/>
        </w:rPr>
        <w:t xml:space="preserve"> </w:t>
      </w:r>
      <w:r>
        <w:t>fossilization and</w:t>
      </w:r>
      <w:r>
        <w:rPr>
          <w:spacing w:val="-3"/>
        </w:rPr>
        <w:t xml:space="preserve"> </w:t>
      </w:r>
      <w:r>
        <w:t>that</w:t>
      </w:r>
      <w:r>
        <w:rPr>
          <w:spacing w:val="-3"/>
        </w:rPr>
        <w:t xml:space="preserve"> </w:t>
      </w:r>
      <w:r>
        <w:t>dendrochronology</w:t>
      </w:r>
      <w:r>
        <w:rPr>
          <w:spacing w:val="-15"/>
        </w:rPr>
        <w:t xml:space="preserve"> </w:t>
      </w:r>
      <w:r>
        <w:t>is</w:t>
      </w:r>
      <w:r>
        <w:rPr>
          <w:spacing w:val="-1"/>
        </w:rPr>
        <w:t xml:space="preserve"> </w:t>
      </w:r>
      <w:r>
        <w:t>the</w:t>
      </w:r>
      <w:r>
        <w:rPr>
          <w:spacing w:val="-2"/>
        </w:rPr>
        <w:t xml:space="preserve"> </w:t>
      </w:r>
      <w:r>
        <w:t>method</w:t>
      </w:r>
      <w:r>
        <w:rPr>
          <w:spacing w:val="-6"/>
        </w:rPr>
        <w:t xml:space="preserve"> </w:t>
      </w:r>
      <w:r>
        <w:t>of</w:t>
      </w:r>
      <w:r>
        <w:rPr>
          <w:spacing w:val="-2"/>
        </w:rPr>
        <w:t xml:space="preserve"> </w:t>
      </w:r>
      <w:r>
        <w:t>dating</w:t>
      </w:r>
      <w:r>
        <w:rPr>
          <w:spacing w:val="-5"/>
        </w:rPr>
        <w:t xml:space="preserve"> </w:t>
      </w:r>
      <w:r>
        <w:t>trees</w:t>
      </w:r>
      <w:r>
        <w:rPr>
          <w:spacing w:val="-4"/>
        </w:rPr>
        <w:t xml:space="preserve"> </w:t>
      </w:r>
      <w:r>
        <w:t>by</w:t>
      </w:r>
      <w:r>
        <w:rPr>
          <w:spacing w:val="-2"/>
        </w:rPr>
        <w:t xml:space="preserve"> </w:t>
      </w:r>
      <w:r>
        <w:t>analyzing</w:t>
      </w:r>
      <w:r>
        <w:rPr>
          <w:spacing w:val="-8"/>
        </w:rPr>
        <w:t xml:space="preserve"> </w:t>
      </w:r>
      <w:r>
        <w:t>their</w:t>
      </w:r>
      <w:r>
        <w:rPr>
          <w:spacing w:val="-4"/>
        </w:rPr>
        <w:t xml:space="preserve"> </w:t>
      </w:r>
      <w:r>
        <w:t>rings</w:t>
      </w:r>
    </w:p>
    <w:p w:rsidR="00B72476" w:rsidRDefault="00B72476">
      <w:pPr>
        <w:spacing w:before="2" w:line="120" w:lineRule="exact"/>
        <w:rPr>
          <w:sz w:val="13"/>
          <w:szCs w:val="13"/>
        </w:rPr>
      </w:pPr>
    </w:p>
    <w:p w:rsidR="00B72476" w:rsidRDefault="00B72476">
      <w:pPr>
        <w:spacing w:line="200" w:lineRule="exact"/>
      </w:pPr>
    </w:p>
    <w:p w:rsidR="00B72476" w:rsidRDefault="00B72476">
      <w:pPr>
        <w:spacing w:line="200" w:lineRule="exact"/>
      </w:pPr>
    </w:p>
    <w:p w:rsidR="00B72476" w:rsidRDefault="00CB77E8">
      <w:pPr>
        <w:spacing w:before="12"/>
        <w:ind w:left="100"/>
        <w:rPr>
          <w:sz w:val="24"/>
          <w:szCs w:val="24"/>
        </w:rPr>
      </w:pPr>
      <w:r>
        <w:rPr>
          <w:sz w:val="24"/>
          <w:szCs w:val="24"/>
        </w:rPr>
        <w:t>Evidence</w:t>
      </w:r>
      <w:r>
        <w:rPr>
          <w:spacing w:val="36"/>
          <w:sz w:val="24"/>
          <w:szCs w:val="24"/>
        </w:rPr>
        <w:t xml:space="preserve"> </w:t>
      </w:r>
      <w:r>
        <w:rPr>
          <w:spacing w:val="-6"/>
          <w:sz w:val="24"/>
          <w:szCs w:val="24"/>
        </w:rPr>
        <w:t>f</w:t>
      </w:r>
      <w:r>
        <w:rPr>
          <w:sz w:val="24"/>
          <w:szCs w:val="24"/>
        </w:rPr>
        <w:t>or</w:t>
      </w:r>
      <w:r>
        <w:rPr>
          <w:spacing w:val="23"/>
          <w:sz w:val="24"/>
          <w:szCs w:val="24"/>
        </w:rPr>
        <w:t xml:space="preserve"> </w:t>
      </w:r>
      <w:r>
        <w:rPr>
          <w:w w:val="108"/>
          <w:sz w:val="24"/>
          <w:szCs w:val="24"/>
        </w:rPr>
        <w:t>distri</w:t>
      </w:r>
      <w:r>
        <w:rPr>
          <w:spacing w:val="-5"/>
          <w:w w:val="108"/>
          <w:sz w:val="24"/>
          <w:szCs w:val="24"/>
        </w:rPr>
        <w:t>b</w:t>
      </w:r>
      <w:r>
        <w:rPr>
          <w:w w:val="108"/>
          <w:sz w:val="24"/>
          <w:szCs w:val="24"/>
        </w:rPr>
        <w:t>utional</w:t>
      </w:r>
      <w:r>
        <w:rPr>
          <w:spacing w:val="1"/>
          <w:w w:val="108"/>
          <w:sz w:val="24"/>
          <w:szCs w:val="24"/>
        </w:rPr>
        <w:t xml:space="preserve"> </w:t>
      </w:r>
      <w:r>
        <w:rPr>
          <w:w w:val="110"/>
          <w:sz w:val="24"/>
          <w:szCs w:val="24"/>
        </w:rPr>
        <w:t>lea</w:t>
      </w:r>
      <w:r>
        <w:rPr>
          <w:spacing w:val="-4"/>
          <w:w w:val="110"/>
          <w:sz w:val="24"/>
          <w:szCs w:val="24"/>
        </w:rPr>
        <w:t>r</w:t>
      </w:r>
      <w:r>
        <w:rPr>
          <w:w w:val="105"/>
          <w:sz w:val="24"/>
          <w:szCs w:val="24"/>
        </w:rPr>
        <w:t>ning</w:t>
      </w:r>
    </w:p>
    <w:p w:rsidR="00B72476" w:rsidRDefault="00B72476">
      <w:pPr>
        <w:spacing w:before="7" w:line="160" w:lineRule="exact"/>
        <w:rPr>
          <w:sz w:val="17"/>
          <w:szCs w:val="17"/>
        </w:rPr>
      </w:pPr>
    </w:p>
    <w:p w:rsidR="00B72476" w:rsidRDefault="00B72476">
      <w:pPr>
        <w:spacing w:line="200" w:lineRule="exact"/>
      </w:pPr>
    </w:p>
    <w:p w:rsidR="00B72476" w:rsidRDefault="00CB77E8">
      <w:pPr>
        <w:spacing w:line="415" w:lineRule="auto"/>
        <w:ind w:left="100" w:right="152" w:firstLine="576"/>
        <w:rPr>
          <w:sz w:val="24"/>
          <w:szCs w:val="24"/>
        </w:rPr>
      </w:pPr>
      <w:r>
        <w:rPr>
          <w:sz w:val="24"/>
          <w:szCs w:val="24"/>
        </w:rPr>
        <w:t>Initial</w:t>
      </w:r>
      <w:r>
        <w:rPr>
          <w:spacing w:val="-6"/>
          <w:sz w:val="24"/>
          <w:szCs w:val="24"/>
        </w:rPr>
        <w:t xml:space="preserve"> </w:t>
      </w:r>
      <w:r>
        <w:rPr>
          <w:sz w:val="24"/>
          <w:szCs w:val="24"/>
        </w:rPr>
        <w:t>proposals</w:t>
      </w:r>
      <w:r>
        <w:rPr>
          <w:spacing w:val="-9"/>
          <w:sz w:val="24"/>
          <w:szCs w:val="24"/>
        </w:rPr>
        <w:t xml:space="preserve"> </w:t>
      </w:r>
      <w:r>
        <w:rPr>
          <w:sz w:val="24"/>
          <w:szCs w:val="24"/>
        </w:rPr>
        <w:t>about</w:t>
      </w:r>
      <w:r>
        <w:rPr>
          <w:spacing w:val="-5"/>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came</w:t>
      </w:r>
      <w:r>
        <w:rPr>
          <w:spacing w:val="-5"/>
          <w:sz w:val="24"/>
          <w:szCs w:val="24"/>
        </w:rPr>
        <w:t xml:space="preserve"> </w:t>
      </w:r>
      <w:r>
        <w:rPr>
          <w:sz w:val="24"/>
          <w:szCs w:val="24"/>
        </w:rPr>
        <w:t>from</w:t>
      </w:r>
      <w:r>
        <w:rPr>
          <w:spacing w:val="-5"/>
          <w:sz w:val="24"/>
          <w:szCs w:val="24"/>
        </w:rPr>
        <w:t xml:space="preserve"> </w:t>
      </w:r>
      <w:r>
        <w:rPr>
          <w:sz w:val="24"/>
          <w:szCs w:val="24"/>
        </w:rPr>
        <w:t>philosophical</w:t>
      </w:r>
      <w:r>
        <w:rPr>
          <w:spacing w:val="-13"/>
          <w:sz w:val="24"/>
          <w:szCs w:val="24"/>
        </w:rPr>
        <w:t xml:space="preserve"> </w:t>
      </w:r>
      <w:r>
        <w:rPr>
          <w:sz w:val="24"/>
          <w:szCs w:val="24"/>
        </w:rPr>
        <w:t>and</w:t>
      </w:r>
      <w:r>
        <w:rPr>
          <w:spacing w:val="-3"/>
          <w:sz w:val="24"/>
          <w:szCs w:val="24"/>
        </w:rPr>
        <w:t xml:space="preserve"> </w:t>
      </w:r>
      <w:r>
        <w:rPr>
          <w:sz w:val="24"/>
          <w:szCs w:val="24"/>
        </w:rPr>
        <w:t>linguistic research</w:t>
      </w:r>
      <w:r>
        <w:rPr>
          <w:spacing w:val="-8"/>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nature</w:t>
      </w:r>
      <w:r>
        <w:rPr>
          <w:spacing w:val="-6"/>
          <w:sz w:val="24"/>
          <w:szCs w:val="24"/>
        </w:rPr>
        <w:t xml:space="preserve"> </w:t>
      </w:r>
      <w:r>
        <w:rPr>
          <w:sz w:val="24"/>
          <w:szCs w:val="24"/>
        </w:rPr>
        <w:t>of</w:t>
      </w:r>
      <w:r>
        <w:rPr>
          <w:spacing w:val="-2"/>
          <w:sz w:val="24"/>
          <w:szCs w:val="24"/>
        </w:rPr>
        <w:t xml:space="preserve"> </w:t>
      </w:r>
      <w:r>
        <w:rPr>
          <w:sz w:val="24"/>
          <w:szCs w:val="24"/>
        </w:rPr>
        <w:t>meaning.</w:t>
      </w:r>
      <w:r>
        <w:rPr>
          <w:spacing w:val="5"/>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philosophical</w:t>
      </w:r>
      <w:r>
        <w:rPr>
          <w:spacing w:val="-13"/>
          <w:sz w:val="24"/>
          <w:szCs w:val="24"/>
        </w:rPr>
        <w:t xml:space="preserve"> </w:t>
      </w:r>
      <w:r>
        <w:rPr>
          <w:sz w:val="24"/>
          <w:szCs w:val="24"/>
        </w:rPr>
        <w:t>literature,</w:t>
      </w:r>
      <w:r>
        <w:rPr>
          <w:spacing w:val="-9"/>
          <w:sz w:val="24"/>
          <w:szCs w:val="24"/>
        </w:rPr>
        <w:t xml:space="preserve"> </w:t>
      </w:r>
      <w:r>
        <w:rPr>
          <w:spacing w:val="-10"/>
          <w:sz w:val="24"/>
          <w:szCs w:val="24"/>
        </w:rPr>
        <w:t>W</w:t>
      </w:r>
      <w:r>
        <w:rPr>
          <w:sz w:val="24"/>
          <w:szCs w:val="24"/>
        </w:rPr>
        <w:t>ittgenstein</w:t>
      </w:r>
      <w:r>
        <w:rPr>
          <w:spacing w:val="-12"/>
          <w:sz w:val="24"/>
          <w:szCs w:val="24"/>
        </w:rPr>
        <w:t xml:space="preserve"> </w:t>
      </w:r>
      <w:r>
        <w:rPr>
          <w:sz w:val="24"/>
          <w:szCs w:val="24"/>
        </w:rPr>
        <w:t>(1953/1997) objected</w:t>
      </w:r>
      <w:r>
        <w:rPr>
          <w:spacing w:val="-8"/>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idea</w:t>
      </w:r>
      <w:r>
        <w:rPr>
          <w:spacing w:val="-4"/>
          <w:sz w:val="24"/>
          <w:szCs w:val="24"/>
        </w:rPr>
        <w:t xml:space="preserve"> </w:t>
      </w:r>
      <w:r>
        <w:rPr>
          <w:sz w:val="24"/>
          <w:szCs w:val="24"/>
        </w:rPr>
        <w:t>that</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precise,</w:t>
      </w:r>
      <w:r>
        <w:rPr>
          <w:spacing w:val="-7"/>
          <w:sz w:val="24"/>
          <w:szCs w:val="24"/>
        </w:rPr>
        <w:t xml:space="preserve"> </w:t>
      </w:r>
      <w:r>
        <w:rPr>
          <w:sz w:val="24"/>
          <w:szCs w:val="24"/>
        </w:rPr>
        <w:t>formal</w:t>
      </w:r>
      <w:r>
        <w:rPr>
          <w:spacing w:val="-6"/>
          <w:sz w:val="24"/>
          <w:szCs w:val="24"/>
        </w:rPr>
        <w:t xml:space="preserve"> </w:t>
      </w:r>
      <w:r>
        <w:rPr>
          <w:sz w:val="24"/>
          <w:szCs w:val="24"/>
        </w:rPr>
        <w:t>definitions</w:t>
      </w:r>
      <w:r>
        <w:rPr>
          <w:spacing w:val="-21"/>
          <w:sz w:val="24"/>
          <w:szCs w:val="24"/>
        </w:rPr>
        <w:t xml:space="preserve"> </w:t>
      </w:r>
      <w:r>
        <w:rPr>
          <w:sz w:val="24"/>
          <w:szCs w:val="24"/>
        </w:rPr>
        <w:t>and</w:t>
      </w:r>
      <w:r>
        <w:rPr>
          <w:spacing w:val="-3"/>
          <w:sz w:val="24"/>
          <w:szCs w:val="24"/>
        </w:rPr>
        <w:t xml:space="preserve"> </w:t>
      </w:r>
      <w:r>
        <w:rPr>
          <w:sz w:val="24"/>
          <w:szCs w:val="24"/>
        </w:rPr>
        <w:t>a</w:t>
      </w:r>
      <w:r>
        <w:rPr>
          <w:spacing w:val="-4"/>
          <w:sz w:val="24"/>
          <w:szCs w:val="24"/>
        </w:rPr>
        <w:t>r</w:t>
      </w:r>
      <w:r>
        <w:rPr>
          <w:sz w:val="24"/>
          <w:szCs w:val="24"/>
        </w:rPr>
        <w:t>gued</w:t>
      </w:r>
      <w:r>
        <w:rPr>
          <w:spacing w:val="-7"/>
          <w:sz w:val="24"/>
          <w:szCs w:val="24"/>
        </w:rPr>
        <w:t xml:space="preserve"> </w:t>
      </w:r>
      <w:r>
        <w:rPr>
          <w:sz w:val="24"/>
          <w:szCs w:val="24"/>
        </w:rPr>
        <w:t>that</w:t>
      </w:r>
      <w:r>
        <w:rPr>
          <w:spacing w:val="-4"/>
          <w:sz w:val="24"/>
          <w:szCs w:val="24"/>
        </w:rPr>
        <w:t xml:space="preserve"> </w:t>
      </w:r>
      <w:r>
        <w:rPr>
          <w:sz w:val="24"/>
          <w:szCs w:val="24"/>
        </w:rPr>
        <w:t>meaning</w:t>
      </w:r>
      <w:r>
        <w:rPr>
          <w:spacing w:val="-8"/>
          <w:sz w:val="24"/>
          <w:szCs w:val="24"/>
        </w:rPr>
        <w:t xml:space="preserve"> </w:t>
      </w:r>
      <w:r>
        <w:rPr>
          <w:sz w:val="24"/>
          <w:szCs w:val="24"/>
        </w:rPr>
        <w:t>der</w:t>
      </w:r>
      <w:r>
        <w:rPr>
          <w:spacing w:val="-6"/>
          <w:sz w:val="24"/>
          <w:szCs w:val="24"/>
        </w:rPr>
        <w:t>i</w:t>
      </w:r>
      <w:r>
        <w:rPr>
          <w:spacing w:val="-4"/>
          <w:sz w:val="24"/>
          <w:szCs w:val="24"/>
        </w:rPr>
        <w:t>v</w:t>
      </w:r>
      <w:r>
        <w:rPr>
          <w:sz w:val="24"/>
          <w:szCs w:val="24"/>
        </w:rPr>
        <w:t>es from</w:t>
      </w:r>
      <w:r>
        <w:rPr>
          <w:spacing w:val="-5"/>
          <w:sz w:val="24"/>
          <w:szCs w:val="24"/>
        </w:rPr>
        <w:t xml:space="preserve"> </w:t>
      </w:r>
      <w:r>
        <w:rPr>
          <w:sz w:val="24"/>
          <w:szCs w:val="24"/>
        </w:rPr>
        <w:t>patterns</w:t>
      </w:r>
      <w:r>
        <w:rPr>
          <w:spacing w:val="-8"/>
          <w:sz w:val="24"/>
          <w:szCs w:val="24"/>
        </w:rPr>
        <w:t xml:space="preserve"> </w:t>
      </w:r>
      <w:r>
        <w:rPr>
          <w:sz w:val="24"/>
          <w:szCs w:val="24"/>
        </w:rPr>
        <w:t>of</w:t>
      </w:r>
      <w:r>
        <w:rPr>
          <w:spacing w:val="-2"/>
          <w:sz w:val="24"/>
          <w:szCs w:val="24"/>
        </w:rPr>
        <w:t xml:space="preserve"> </w:t>
      </w:r>
      <w:r>
        <w:rPr>
          <w:sz w:val="24"/>
          <w:szCs w:val="24"/>
        </w:rPr>
        <w:t>usage.</w:t>
      </w:r>
      <w:r>
        <w:rPr>
          <w:spacing w:val="8"/>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illustrate,</w:t>
      </w:r>
      <w:r>
        <w:rPr>
          <w:spacing w:val="-9"/>
          <w:sz w:val="24"/>
          <w:szCs w:val="24"/>
        </w:rPr>
        <w:t xml:space="preserve"> </w:t>
      </w:r>
      <w:r>
        <w:rPr>
          <w:sz w:val="24"/>
          <w:szCs w:val="24"/>
        </w:rPr>
        <w:t>he</w:t>
      </w:r>
      <w:r>
        <w:rPr>
          <w:spacing w:val="-2"/>
          <w:sz w:val="24"/>
          <w:szCs w:val="24"/>
        </w:rPr>
        <w:t xml:space="preserve"> </w:t>
      </w:r>
      <w:r>
        <w:rPr>
          <w:sz w:val="24"/>
          <w:szCs w:val="24"/>
        </w:rPr>
        <w:t>considered</w:t>
      </w:r>
      <w:r>
        <w:rPr>
          <w:spacing w:val="-10"/>
          <w:sz w:val="24"/>
          <w:szCs w:val="24"/>
        </w:rPr>
        <w:t xml:space="preserve"> </w:t>
      </w:r>
      <w:r>
        <w:rPr>
          <w:sz w:val="24"/>
          <w:szCs w:val="24"/>
        </w:rPr>
        <w:t>the</w:t>
      </w:r>
      <w:r>
        <w:rPr>
          <w:spacing w:val="-3"/>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w:t>
      </w:r>
      <w:r>
        <w:rPr>
          <w:spacing w:val="-1"/>
          <w:sz w:val="24"/>
          <w:szCs w:val="24"/>
        </w:rPr>
        <w:t>g</w:t>
      </w:r>
      <w:r>
        <w:rPr>
          <w:sz w:val="24"/>
          <w:szCs w:val="24"/>
        </w:rPr>
        <w:t>ame”</w:t>
      </w:r>
      <w:r>
        <w:rPr>
          <w:spacing w:val="-7"/>
          <w:sz w:val="24"/>
          <w:szCs w:val="24"/>
        </w:rPr>
        <w:t xml:space="preserve"> </w:t>
      </w:r>
      <w:r>
        <w:rPr>
          <w:sz w:val="24"/>
          <w:szCs w:val="24"/>
        </w:rPr>
        <w:t>–</w:t>
      </w:r>
      <w:r>
        <w:rPr>
          <w:spacing w:val="-1"/>
          <w:sz w:val="24"/>
          <w:szCs w:val="24"/>
        </w:rPr>
        <w:t xml:space="preserve"> </w:t>
      </w:r>
      <w:r>
        <w:rPr>
          <w:sz w:val="24"/>
          <w:szCs w:val="24"/>
        </w:rPr>
        <w:t>a</w:t>
      </w:r>
      <w:r>
        <w:rPr>
          <w:spacing w:val="-1"/>
          <w:sz w:val="24"/>
          <w:szCs w:val="24"/>
        </w:rPr>
        <w:t xml:space="preserve"> </w:t>
      </w:r>
      <w:r>
        <w:rPr>
          <w:sz w:val="24"/>
          <w:szCs w:val="24"/>
        </w:rPr>
        <w:t>term</w:t>
      </w:r>
      <w:r>
        <w:rPr>
          <w:spacing w:val="-4"/>
          <w:sz w:val="24"/>
          <w:szCs w:val="24"/>
        </w:rPr>
        <w:t xml:space="preserve"> </w:t>
      </w:r>
      <w:r>
        <w:rPr>
          <w:sz w:val="24"/>
          <w:szCs w:val="24"/>
        </w:rPr>
        <w:t>used</w:t>
      </w:r>
      <w:r>
        <w:rPr>
          <w:spacing w:val="-4"/>
          <w:sz w:val="24"/>
          <w:szCs w:val="24"/>
        </w:rPr>
        <w:t xml:space="preserve"> </w:t>
      </w:r>
      <w:r>
        <w:rPr>
          <w:sz w:val="24"/>
          <w:szCs w:val="24"/>
        </w:rPr>
        <w:t>to</w:t>
      </w:r>
      <w:r>
        <w:rPr>
          <w:spacing w:val="-2"/>
          <w:sz w:val="24"/>
          <w:szCs w:val="24"/>
        </w:rPr>
        <w:t xml:space="preserve"> </w:t>
      </w:r>
      <w:r>
        <w:rPr>
          <w:sz w:val="24"/>
          <w:szCs w:val="24"/>
        </w:rPr>
        <w:t>describe act</w:t>
      </w:r>
      <w:r>
        <w:rPr>
          <w:spacing w:val="-6"/>
          <w:sz w:val="24"/>
          <w:szCs w:val="24"/>
        </w:rPr>
        <w:t>i</w:t>
      </w:r>
      <w:r>
        <w:rPr>
          <w:sz w:val="24"/>
          <w:szCs w:val="24"/>
        </w:rPr>
        <w:t>vi</w:t>
      </w:r>
      <w:ins w:id="19" w:author="lera boroditsky" w:date="2013-12-05T09:19:00Z">
        <w:r w:rsidR="007D6F6E">
          <w:rPr>
            <w:sz w:val="24"/>
            <w:szCs w:val="24"/>
          </w:rPr>
          <w:t>ti</w:t>
        </w:r>
      </w:ins>
      <w:r>
        <w:rPr>
          <w:sz w:val="24"/>
          <w:szCs w:val="24"/>
        </w:rPr>
        <w:t>es</w:t>
      </w:r>
      <w:r>
        <w:rPr>
          <w:spacing w:val="-7"/>
          <w:sz w:val="24"/>
          <w:szCs w:val="24"/>
        </w:rPr>
        <w:t xml:space="preserve"> </w:t>
      </w:r>
      <w:r>
        <w:rPr>
          <w:sz w:val="24"/>
          <w:szCs w:val="24"/>
        </w:rPr>
        <w:t>as</w:t>
      </w:r>
      <w:r>
        <w:rPr>
          <w:spacing w:val="-2"/>
          <w:sz w:val="24"/>
          <w:szCs w:val="24"/>
        </w:rPr>
        <w:t xml:space="preserve"> </w:t>
      </w:r>
      <w:r>
        <w:rPr>
          <w:spacing w:val="-6"/>
          <w:sz w:val="24"/>
          <w:szCs w:val="24"/>
        </w:rPr>
        <w:t>v</w:t>
      </w:r>
      <w:r>
        <w:rPr>
          <w:sz w:val="24"/>
          <w:szCs w:val="24"/>
        </w:rPr>
        <w:t>aried</w:t>
      </w:r>
      <w:r>
        <w:rPr>
          <w:spacing w:val="-6"/>
          <w:sz w:val="24"/>
          <w:szCs w:val="24"/>
        </w:rPr>
        <w:t xml:space="preserve"> </w:t>
      </w:r>
      <w:r>
        <w:rPr>
          <w:sz w:val="24"/>
          <w:szCs w:val="24"/>
        </w:rPr>
        <w:t>as</w:t>
      </w:r>
      <w:r>
        <w:rPr>
          <w:spacing w:val="-2"/>
          <w:sz w:val="24"/>
          <w:szCs w:val="24"/>
        </w:rPr>
        <w:t xml:space="preserve"> </w:t>
      </w:r>
      <w:r>
        <w:rPr>
          <w:sz w:val="24"/>
          <w:szCs w:val="24"/>
        </w:rPr>
        <w:t>chess,</w:t>
      </w:r>
      <w:r>
        <w:rPr>
          <w:spacing w:val="-6"/>
          <w:sz w:val="24"/>
          <w:szCs w:val="24"/>
        </w:rPr>
        <w:t xml:space="preserve"> </w:t>
      </w:r>
      <w:r>
        <w:rPr>
          <w:sz w:val="24"/>
          <w:szCs w:val="24"/>
        </w:rPr>
        <w:t>po</w:t>
      </w:r>
      <w:r>
        <w:rPr>
          <w:spacing w:val="-2"/>
          <w:sz w:val="24"/>
          <w:szCs w:val="24"/>
        </w:rPr>
        <w:t>k</w:t>
      </w:r>
      <w:r>
        <w:rPr>
          <w:sz w:val="24"/>
          <w:szCs w:val="24"/>
        </w:rPr>
        <w:t>e</w:t>
      </w:r>
      <w:r>
        <w:rPr>
          <w:spacing w:val="-10"/>
          <w:sz w:val="24"/>
          <w:szCs w:val="24"/>
        </w:rPr>
        <w:t>r</w:t>
      </w:r>
      <w:r>
        <w:rPr>
          <w:sz w:val="24"/>
          <w:szCs w:val="24"/>
        </w:rPr>
        <w:t>,</w:t>
      </w:r>
      <w:r>
        <w:rPr>
          <w:spacing w:val="-6"/>
          <w:sz w:val="24"/>
          <w:szCs w:val="24"/>
        </w:rPr>
        <w:t xml:space="preserve"> </w:t>
      </w:r>
      <w:r>
        <w:rPr>
          <w:sz w:val="24"/>
          <w:szCs w:val="24"/>
        </w:rPr>
        <w:t>bas</w:t>
      </w:r>
      <w:r>
        <w:rPr>
          <w:spacing w:val="-2"/>
          <w:sz w:val="24"/>
          <w:szCs w:val="24"/>
        </w:rPr>
        <w:t>k</w:t>
      </w:r>
      <w:r>
        <w:rPr>
          <w:sz w:val="24"/>
          <w:szCs w:val="24"/>
        </w:rPr>
        <w:t>etball,</w:t>
      </w:r>
      <w:r>
        <w:rPr>
          <w:spacing w:val="-10"/>
          <w:sz w:val="24"/>
          <w:szCs w:val="24"/>
        </w:rPr>
        <w:t xml:space="preserve"> </w:t>
      </w:r>
      <w:r>
        <w:rPr>
          <w:sz w:val="24"/>
          <w:szCs w:val="24"/>
        </w:rPr>
        <w:t>the</w:t>
      </w:r>
      <w:r>
        <w:rPr>
          <w:spacing w:val="-3"/>
          <w:sz w:val="24"/>
          <w:szCs w:val="24"/>
        </w:rPr>
        <w:t xml:space="preserve"> </w:t>
      </w:r>
      <w:r>
        <w:rPr>
          <w:sz w:val="24"/>
          <w:szCs w:val="24"/>
        </w:rPr>
        <w:t>Olympics</w:t>
      </w:r>
      <w:r>
        <w:rPr>
          <w:spacing w:val="-9"/>
          <w:sz w:val="24"/>
          <w:szCs w:val="24"/>
        </w:rPr>
        <w:t xml:space="preserve"> </w:t>
      </w:r>
      <w:r>
        <w:rPr>
          <w:sz w:val="24"/>
          <w:szCs w:val="24"/>
        </w:rPr>
        <w:t>and</w:t>
      </w:r>
      <w:r>
        <w:rPr>
          <w:spacing w:val="-3"/>
          <w:sz w:val="24"/>
          <w:szCs w:val="24"/>
        </w:rPr>
        <w:t xml:space="preserve"> </w:t>
      </w:r>
      <w:r>
        <w:rPr>
          <w:sz w:val="24"/>
          <w:szCs w:val="24"/>
        </w:rPr>
        <w:t>so</w:t>
      </w:r>
      <w:r>
        <w:rPr>
          <w:spacing w:val="-2"/>
          <w:sz w:val="24"/>
          <w:szCs w:val="24"/>
        </w:rPr>
        <w:t xml:space="preserve"> </w:t>
      </w:r>
      <w:r>
        <w:rPr>
          <w:sz w:val="24"/>
          <w:szCs w:val="24"/>
        </w:rPr>
        <w:t>forth</w:t>
      </w:r>
      <w:r>
        <w:rPr>
          <w:spacing w:val="-5"/>
          <w:sz w:val="24"/>
          <w:szCs w:val="24"/>
        </w:rPr>
        <w:t xml:space="preserve"> </w:t>
      </w:r>
      <w:r>
        <w:rPr>
          <w:sz w:val="24"/>
          <w:szCs w:val="24"/>
        </w:rPr>
        <w:t>–</w:t>
      </w:r>
      <w:r>
        <w:rPr>
          <w:spacing w:val="-1"/>
          <w:sz w:val="24"/>
          <w:szCs w:val="24"/>
        </w:rPr>
        <w:t xml:space="preserve"> </w:t>
      </w:r>
      <w:r>
        <w:rPr>
          <w:sz w:val="24"/>
          <w:szCs w:val="24"/>
        </w:rPr>
        <w:t>and</w:t>
      </w:r>
      <w:r>
        <w:rPr>
          <w:spacing w:val="-3"/>
          <w:sz w:val="24"/>
          <w:szCs w:val="24"/>
        </w:rPr>
        <w:t xml:space="preserve"> </w:t>
      </w:r>
      <w:r>
        <w:rPr>
          <w:sz w:val="24"/>
          <w:szCs w:val="24"/>
        </w:rPr>
        <w:t>obser</w:t>
      </w:r>
      <w:r>
        <w:rPr>
          <w:spacing w:val="-4"/>
          <w:sz w:val="24"/>
          <w:szCs w:val="24"/>
        </w:rPr>
        <w:t>v</w:t>
      </w:r>
      <w:r>
        <w:rPr>
          <w:sz w:val="24"/>
          <w:szCs w:val="24"/>
        </w:rPr>
        <w:t>ed</w:t>
      </w:r>
      <w:r>
        <w:rPr>
          <w:spacing w:val="-9"/>
          <w:sz w:val="24"/>
          <w:szCs w:val="24"/>
        </w:rPr>
        <w:t xml:space="preserve"> </w:t>
      </w:r>
      <w:r>
        <w:rPr>
          <w:sz w:val="24"/>
          <w:szCs w:val="24"/>
        </w:rPr>
        <w:t>that</w:t>
      </w:r>
      <w:r>
        <w:rPr>
          <w:spacing w:val="-4"/>
          <w:sz w:val="24"/>
          <w:szCs w:val="24"/>
        </w:rPr>
        <w:t xml:space="preserve"> </w:t>
      </w:r>
      <w:r>
        <w:rPr>
          <w:sz w:val="24"/>
          <w:szCs w:val="24"/>
        </w:rPr>
        <w:t>these act</w:t>
      </w:r>
      <w:r>
        <w:rPr>
          <w:spacing w:val="-6"/>
          <w:sz w:val="24"/>
          <w:szCs w:val="24"/>
        </w:rPr>
        <w:t>i</w:t>
      </w:r>
      <w:r>
        <w:rPr>
          <w:sz w:val="24"/>
          <w:szCs w:val="24"/>
        </w:rPr>
        <w:t>vities</w:t>
      </w:r>
      <w:r>
        <w:rPr>
          <w:spacing w:val="-9"/>
          <w:sz w:val="24"/>
          <w:szCs w:val="24"/>
        </w:rPr>
        <w:t xml:space="preserve"> </w:t>
      </w:r>
      <w:r>
        <w:rPr>
          <w:sz w:val="24"/>
          <w:szCs w:val="24"/>
        </w:rPr>
        <w:t>lack</w:t>
      </w:r>
      <w:r>
        <w:rPr>
          <w:spacing w:val="-4"/>
          <w:sz w:val="24"/>
          <w:szCs w:val="24"/>
        </w:rPr>
        <w:t xml:space="preserve"> </w:t>
      </w:r>
      <w:r>
        <w:rPr>
          <w:sz w:val="24"/>
          <w:szCs w:val="24"/>
        </w:rPr>
        <w:t>a</w:t>
      </w:r>
      <w:r>
        <w:rPr>
          <w:spacing w:val="-1"/>
          <w:sz w:val="24"/>
          <w:szCs w:val="24"/>
        </w:rPr>
        <w:t xml:space="preserve"> </w:t>
      </w:r>
      <w:r>
        <w:rPr>
          <w:sz w:val="24"/>
          <w:szCs w:val="24"/>
        </w:rPr>
        <w:t>shared</w:t>
      </w:r>
      <w:r>
        <w:rPr>
          <w:spacing w:val="-6"/>
          <w:sz w:val="24"/>
          <w:szCs w:val="24"/>
        </w:rPr>
        <w:t xml:space="preserve"> </w:t>
      </w:r>
      <w:r>
        <w:rPr>
          <w:sz w:val="24"/>
          <w:szCs w:val="24"/>
        </w:rPr>
        <w:t>essence</w:t>
      </w:r>
      <w:r>
        <w:rPr>
          <w:spacing w:val="-7"/>
          <w:sz w:val="24"/>
          <w:szCs w:val="24"/>
        </w:rPr>
        <w:t xml:space="preserve"> </w:t>
      </w:r>
      <w:r>
        <w:rPr>
          <w:sz w:val="24"/>
          <w:szCs w:val="24"/>
        </w:rPr>
        <w:t>that</w:t>
      </w:r>
      <w:r>
        <w:rPr>
          <w:spacing w:val="-4"/>
          <w:sz w:val="24"/>
          <w:szCs w:val="24"/>
        </w:rPr>
        <w:t xml:space="preserve"> </w:t>
      </w:r>
      <w:r>
        <w:rPr>
          <w:sz w:val="24"/>
          <w:szCs w:val="24"/>
        </w:rPr>
        <w:t>we</w:t>
      </w:r>
      <w:r>
        <w:rPr>
          <w:spacing w:val="-3"/>
          <w:sz w:val="24"/>
          <w:szCs w:val="24"/>
        </w:rPr>
        <w:t xml:space="preserve"> </w:t>
      </w:r>
      <w:r>
        <w:rPr>
          <w:sz w:val="24"/>
          <w:szCs w:val="24"/>
        </w:rPr>
        <w:t>could</w:t>
      </w:r>
      <w:r>
        <w:rPr>
          <w:spacing w:val="-5"/>
          <w:sz w:val="24"/>
          <w:szCs w:val="24"/>
        </w:rPr>
        <w:t xml:space="preserve"> </w:t>
      </w:r>
      <w:r>
        <w:rPr>
          <w:sz w:val="24"/>
          <w:szCs w:val="24"/>
        </w:rPr>
        <w:t>distill</w:t>
      </w:r>
      <w:r>
        <w:rPr>
          <w:spacing w:val="-5"/>
          <w:sz w:val="24"/>
          <w:szCs w:val="24"/>
        </w:rPr>
        <w:t xml:space="preserve"> </w:t>
      </w:r>
      <w:r>
        <w:rPr>
          <w:sz w:val="24"/>
          <w:szCs w:val="24"/>
        </w:rPr>
        <w:t>to</w:t>
      </w:r>
      <w:r>
        <w:rPr>
          <w:spacing w:val="-2"/>
          <w:sz w:val="24"/>
          <w:szCs w:val="24"/>
        </w:rPr>
        <w:t xml:space="preserve"> </w:t>
      </w:r>
      <w:r>
        <w:rPr>
          <w:sz w:val="24"/>
          <w:szCs w:val="24"/>
        </w:rPr>
        <w:t>a</w:t>
      </w:r>
      <w:r>
        <w:rPr>
          <w:spacing w:val="-1"/>
          <w:sz w:val="24"/>
          <w:szCs w:val="24"/>
        </w:rPr>
        <w:t xml:space="preserve"> </w:t>
      </w:r>
      <w:r>
        <w:rPr>
          <w:sz w:val="24"/>
          <w:szCs w:val="24"/>
        </w:rPr>
        <w:t>definition.</w:t>
      </w:r>
      <w:r>
        <w:rPr>
          <w:spacing w:val="-6"/>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use</w:t>
      </w:r>
      <w:r>
        <w:rPr>
          <w:spacing w:val="-3"/>
          <w:sz w:val="24"/>
          <w:szCs w:val="24"/>
        </w:rPr>
        <w:t xml:space="preserve"> </w:t>
      </w:r>
      <w:r>
        <w:rPr>
          <w:sz w:val="24"/>
          <w:szCs w:val="24"/>
        </w:rPr>
        <w:t>a</w:t>
      </w:r>
      <w:r>
        <w:rPr>
          <w:spacing w:val="-1"/>
          <w:sz w:val="24"/>
          <w:szCs w:val="24"/>
        </w:rPr>
        <w:t xml:space="preserve"> </w:t>
      </w:r>
      <w:r>
        <w:rPr>
          <w:sz w:val="24"/>
          <w:szCs w:val="24"/>
        </w:rPr>
        <w:t>spatial</w:t>
      </w:r>
      <w:r>
        <w:rPr>
          <w:spacing w:val="-6"/>
          <w:sz w:val="24"/>
          <w:szCs w:val="24"/>
        </w:rPr>
        <w:t xml:space="preserve"> </w:t>
      </w:r>
      <w:r>
        <w:rPr>
          <w:sz w:val="24"/>
          <w:szCs w:val="24"/>
        </w:rPr>
        <w:t>metapho</w:t>
      </w:r>
      <w:r>
        <w:rPr>
          <w:spacing w:val="-10"/>
          <w:sz w:val="24"/>
          <w:szCs w:val="24"/>
        </w:rPr>
        <w:t>r</w:t>
      </w:r>
      <w:r>
        <w:rPr>
          <w:sz w:val="24"/>
          <w:szCs w:val="24"/>
        </w:rPr>
        <w:t>,</w:t>
      </w:r>
      <w:r>
        <w:rPr>
          <w:spacing w:val="-10"/>
          <w:sz w:val="24"/>
          <w:szCs w:val="24"/>
        </w:rPr>
        <w:t xml:space="preserve"> </w:t>
      </w:r>
      <w:r>
        <w:rPr>
          <w:sz w:val="24"/>
          <w:szCs w:val="24"/>
        </w:rPr>
        <w:t>the set</w:t>
      </w:r>
      <w:r>
        <w:rPr>
          <w:spacing w:val="-3"/>
          <w:sz w:val="24"/>
          <w:szCs w:val="24"/>
        </w:rPr>
        <w:t xml:space="preserve"> </w:t>
      </w:r>
      <w:r>
        <w:rPr>
          <w:sz w:val="24"/>
          <w:szCs w:val="24"/>
        </w:rPr>
        <w:t>of</w:t>
      </w:r>
      <w:r>
        <w:rPr>
          <w:spacing w:val="-2"/>
          <w:sz w:val="24"/>
          <w:szCs w:val="24"/>
        </w:rPr>
        <w:t xml:space="preserve"> </w:t>
      </w:r>
      <w:r>
        <w:rPr>
          <w:sz w:val="24"/>
          <w:szCs w:val="24"/>
        </w:rPr>
        <w:t>things</w:t>
      </w:r>
      <w:r>
        <w:rPr>
          <w:spacing w:val="-6"/>
          <w:sz w:val="24"/>
          <w:szCs w:val="24"/>
        </w:rPr>
        <w:t xml:space="preserve"> </w:t>
      </w:r>
      <w:r>
        <w:rPr>
          <w:sz w:val="24"/>
          <w:szCs w:val="24"/>
        </w:rPr>
        <w:t>called</w:t>
      </w:r>
      <w:r>
        <w:rPr>
          <w:spacing w:val="-6"/>
          <w:sz w:val="24"/>
          <w:szCs w:val="24"/>
        </w:rPr>
        <w:t xml:space="preserve"> </w:t>
      </w:r>
      <w:r>
        <w:rPr>
          <w:spacing w:val="-1"/>
          <w:sz w:val="24"/>
          <w:szCs w:val="24"/>
        </w:rPr>
        <w:t>g</w:t>
      </w:r>
      <w:r>
        <w:rPr>
          <w:sz w:val="24"/>
          <w:szCs w:val="24"/>
        </w:rPr>
        <w:t>ames</w:t>
      </w:r>
      <w:r>
        <w:rPr>
          <w:spacing w:val="-6"/>
          <w:sz w:val="24"/>
          <w:szCs w:val="24"/>
        </w:rPr>
        <w:t xml:space="preserve"> </w:t>
      </w:r>
      <w:r>
        <w:rPr>
          <w:sz w:val="24"/>
          <w:szCs w:val="24"/>
        </w:rPr>
        <w:t>does</w:t>
      </w:r>
      <w:r>
        <w:rPr>
          <w:spacing w:val="-4"/>
          <w:sz w:val="24"/>
          <w:szCs w:val="24"/>
        </w:rPr>
        <w:t xml:space="preserve"> </w:t>
      </w:r>
      <w:r>
        <w:rPr>
          <w:sz w:val="24"/>
          <w:szCs w:val="24"/>
        </w:rPr>
        <w:t>not</w:t>
      </w:r>
      <w:r>
        <w:rPr>
          <w:spacing w:val="-3"/>
          <w:sz w:val="24"/>
          <w:szCs w:val="24"/>
        </w:rPr>
        <w:t xml:space="preserve"> </w:t>
      </w:r>
      <w:r>
        <w:rPr>
          <w:sz w:val="24"/>
          <w:szCs w:val="24"/>
        </w:rPr>
        <w:t>appear</w:t>
      </w:r>
      <w:r>
        <w:rPr>
          <w:spacing w:val="-6"/>
          <w:sz w:val="24"/>
          <w:szCs w:val="24"/>
        </w:rPr>
        <w:t xml:space="preserve"> </w:t>
      </w:r>
      <w:r>
        <w:rPr>
          <w:sz w:val="24"/>
          <w:szCs w:val="24"/>
        </w:rPr>
        <w:t>to</w:t>
      </w:r>
      <w:r>
        <w:rPr>
          <w:spacing w:val="-2"/>
          <w:sz w:val="24"/>
          <w:szCs w:val="24"/>
        </w:rPr>
        <w:t xml:space="preserve"> </w:t>
      </w:r>
      <w:r>
        <w:rPr>
          <w:sz w:val="24"/>
          <w:szCs w:val="24"/>
        </w:rPr>
        <w:t>be</w:t>
      </w:r>
      <w:r>
        <w:rPr>
          <w:spacing w:val="-2"/>
          <w:sz w:val="24"/>
          <w:szCs w:val="24"/>
        </w:rPr>
        <w:t xml:space="preserve"> </w:t>
      </w:r>
      <w:r>
        <w:rPr>
          <w:sz w:val="24"/>
          <w:szCs w:val="24"/>
        </w:rPr>
        <w:t>a</w:t>
      </w:r>
      <w:r>
        <w:rPr>
          <w:spacing w:val="-1"/>
          <w:sz w:val="24"/>
          <w:szCs w:val="24"/>
        </w:rPr>
        <w:t xml:space="preserve"> </w:t>
      </w:r>
      <w:r>
        <w:rPr>
          <w:sz w:val="24"/>
          <w:szCs w:val="24"/>
        </w:rPr>
        <w:t>contiguous</w:t>
      </w:r>
      <w:r>
        <w:rPr>
          <w:spacing w:val="-11"/>
          <w:sz w:val="24"/>
          <w:szCs w:val="24"/>
        </w:rPr>
        <w:t xml:space="preserve"> </w:t>
      </w:r>
      <w:r>
        <w:rPr>
          <w:sz w:val="24"/>
          <w:szCs w:val="24"/>
        </w:rPr>
        <w:t>r</w:t>
      </w:r>
      <w:r>
        <w:rPr>
          <w:spacing w:val="-4"/>
          <w:sz w:val="24"/>
          <w:szCs w:val="24"/>
        </w:rPr>
        <w:t>e</w:t>
      </w:r>
      <w:r>
        <w:rPr>
          <w:sz w:val="24"/>
          <w:szCs w:val="24"/>
        </w:rPr>
        <w:t>gion</w:t>
      </w:r>
      <w:r>
        <w:rPr>
          <w:spacing w:val="-6"/>
          <w:sz w:val="24"/>
          <w:szCs w:val="24"/>
        </w:rPr>
        <w:t xml:space="preserve"> </w:t>
      </w:r>
      <w:r>
        <w:rPr>
          <w:sz w:val="24"/>
          <w:szCs w:val="24"/>
        </w:rPr>
        <w:t>that</w:t>
      </w:r>
      <w:r>
        <w:rPr>
          <w:spacing w:val="-4"/>
          <w:sz w:val="24"/>
          <w:szCs w:val="24"/>
        </w:rPr>
        <w:t xml:space="preserve"> </w:t>
      </w:r>
      <w:r>
        <w:rPr>
          <w:sz w:val="24"/>
          <w:szCs w:val="24"/>
        </w:rPr>
        <w:t>we</w:t>
      </w:r>
      <w:r>
        <w:rPr>
          <w:spacing w:val="-3"/>
          <w:sz w:val="24"/>
          <w:szCs w:val="24"/>
        </w:rPr>
        <w:t xml:space="preserve"> </w:t>
      </w:r>
      <w:r>
        <w:rPr>
          <w:sz w:val="24"/>
          <w:szCs w:val="24"/>
        </w:rPr>
        <w:t>could</w:t>
      </w:r>
      <w:r>
        <w:rPr>
          <w:spacing w:val="-5"/>
          <w:sz w:val="24"/>
          <w:szCs w:val="24"/>
        </w:rPr>
        <w:t xml:space="preserve"> </w:t>
      </w:r>
      <w:r>
        <w:rPr>
          <w:sz w:val="24"/>
          <w:szCs w:val="24"/>
        </w:rPr>
        <w:t>dr</w:t>
      </w:r>
      <w:r>
        <w:rPr>
          <w:spacing w:val="-4"/>
          <w:sz w:val="24"/>
          <w:szCs w:val="24"/>
        </w:rPr>
        <w:t>a</w:t>
      </w:r>
      <w:r>
        <w:rPr>
          <w:sz w:val="24"/>
          <w:szCs w:val="24"/>
        </w:rPr>
        <w:t>w</w:t>
      </w:r>
      <w:r>
        <w:rPr>
          <w:spacing w:val="-5"/>
          <w:sz w:val="24"/>
          <w:szCs w:val="24"/>
        </w:rPr>
        <w:t xml:space="preserve"> </w:t>
      </w:r>
      <w:r>
        <w:rPr>
          <w:sz w:val="24"/>
          <w:szCs w:val="24"/>
        </w:rPr>
        <w:t>a boundary</w:t>
      </w:r>
      <w:r>
        <w:rPr>
          <w:spacing w:val="-9"/>
          <w:sz w:val="24"/>
          <w:szCs w:val="24"/>
        </w:rPr>
        <w:t xml:space="preserve"> </w:t>
      </w:r>
      <w:r>
        <w:rPr>
          <w:sz w:val="24"/>
          <w:szCs w:val="24"/>
        </w:rPr>
        <w:t>fo</w:t>
      </w:r>
      <w:r>
        <w:rPr>
          <w:spacing w:val="-10"/>
          <w:sz w:val="24"/>
          <w:szCs w:val="24"/>
        </w:rPr>
        <w:t>r</w:t>
      </w:r>
      <w:r>
        <w:rPr>
          <w:sz w:val="24"/>
          <w:szCs w:val="24"/>
        </w:rPr>
        <w:t>,</w:t>
      </w:r>
      <w:r>
        <w:rPr>
          <w:spacing w:val="-3"/>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rather</w:t>
      </w:r>
      <w:r>
        <w:rPr>
          <w:spacing w:val="-6"/>
          <w:sz w:val="24"/>
          <w:szCs w:val="24"/>
        </w:rPr>
        <w:t xml:space="preserve"> </w:t>
      </w:r>
      <w:r>
        <w:rPr>
          <w:sz w:val="24"/>
          <w:szCs w:val="24"/>
        </w:rPr>
        <w:t>a</w:t>
      </w:r>
      <w:r>
        <w:rPr>
          <w:spacing w:val="-1"/>
          <w:sz w:val="24"/>
          <w:szCs w:val="24"/>
        </w:rPr>
        <w:t xml:space="preserve"> </w:t>
      </w:r>
      <w:r>
        <w:rPr>
          <w:sz w:val="24"/>
          <w:szCs w:val="24"/>
        </w:rPr>
        <w:t>“complicated</w:t>
      </w:r>
      <w:r>
        <w:rPr>
          <w:spacing w:val="-13"/>
          <w:sz w:val="24"/>
          <w:szCs w:val="24"/>
        </w:rPr>
        <w:t xml:space="preserve"> </w:t>
      </w:r>
      <w:r>
        <w:rPr>
          <w:sz w:val="24"/>
          <w:szCs w:val="24"/>
        </w:rPr>
        <w:t>net</w:t>
      </w:r>
      <w:r>
        <w:rPr>
          <w:spacing w:val="-2"/>
          <w:sz w:val="24"/>
          <w:szCs w:val="24"/>
        </w:rPr>
        <w:t>w</w:t>
      </w:r>
      <w:r>
        <w:rPr>
          <w:sz w:val="24"/>
          <w:szCs w:val="24"/>
        </w:rPr>
        <w:t>ork</w:t>
      </w:r>
      <w:r>
        <w:rPr>
          <w:spacing w:val="-8"/>
          <w:sz w:val="24"/>
          <w:szCs w:val="24"/>
        </w:rPr>
        <w:t xml:space="preserve"> </w:t>
      </w:r>
      <w:r>
        <w:rPr>
          <w:sz w:val="24"/>
          <w:szCs w:val="24"/>
        </w:rPr>
        <w:t>of</w:t>
      </w:r>
      <w:r>
        <w:rPr>
          <w:spacing w:val="-2"/>
          <w:sz w:val="24"/>
          <w:szCs w:val="24"/>
        </w:rPr>
        <w:t xml:space="preserve"> </w:t>
      </w:r>
      <w:r>
        <w:rPr>
          <w:sz w:val="24"/>
          <w:szCs w:val="24"/>
        </w:rPr>
        <w:t>similarities</w:t>
      </w:r>
      <w:r>
        <w:rPr>
          <w:spacing w:val="-11"/>
          <w:sz w:val="24"/>
          <w:szCs w:val="24"/>
        </w:rPr>
        <w:t xml:space="preserve"> </w:t>
      </w:r>
      <w:r>
        <w:rPr>
          <w:spacing w:val="-4"/>
          <w:sz w:val="24"/>
          <w:szCs w:val="24"/>
        </w:rPr>
        <w:t>ov</w:t>
      </w:r>
      <w:r>
        <w:rPr>
          <w:sz w:val="24"/>
          <w:szCs w:val="24"/>
        </w:rPr>
        <w:t>erlapping</w:t>
      </w:r>
      <w:r>
        <w:rPr>
          <w:spacing w:val="-11"/>
          <w:sz w:val="24"/>
          <w:szCs w:val="24"/>
        </w:rPr>
        <w:t xml:space="preserve"> </w:t>
      </w:r>
      <w:r>
        <w:rPr>
          <w:sz w:val="24"/>
          <w:szCs w:val="24"/>
        </w:rPr>
        <w:t>and</w:t>
      </w:r>
      <w:r>
        <w:rPr>
          <w:spacing w:val="-3"/>
          <w:sz w:val="24"/>
          <w:szCs w:val="24"/>
        </w:rPr>
        <w:t xml:space="preserve"> </w:t>
      </w:r>
      <w:r>
        <w:rPr>
          <w:sz w:val="24"/>
          <w:szCs w:val="24"/>
        </w:rPr>
        <w:t>crisscrossing” (§66).</w:t>
      </w:r>
      <w:r>
        <w:rPr>
          <w:spacing w:val="8"/>
          <w:sz w:val="24"/>
          <w:szCs w:val="24"/>
        </w:rPr>
        <w:t xml:space="preserve"> </w:t>
      </w:r>
      <w:commentRangeStart w:id="20"/>
      <w:r>
        <w:rPr>
          <w:spacing w:val="-10"/>
          <w:sz w:val="24"/>
          <w:szCs w:val="24"/>
        </w:rPr>
        <w:t>W</w:t>
      </w:r>
      <w:r>
        <w:rPr>
          <w:sz w:val="24"/>
          <w:szCs w:val="24"/>
        </w:rPr>
        <w:t>ittgenstein</w:t>
      </w:r>
      <w:r>
        <w:rPr>
          <w:spacing w:val="-12"/>
          <w:sz w:val="24"/>
          <w:szCs w:val="24"/>
        </w:rPr>
        <w:t xml:space="preserve"> </w:t>
      </w:r>
      <w:r>
        <w:rPr>
          <w:sz w:val="24"/>
          <w:szCs w:val="24"/>
        </w:rPr>
        <w:t>a</w:t>
      </w:r>
      <w:r>
        <w:rPr>
          <w:spacing w:val="-4"/>
          <w:sz w:val="24"/>
          <w:szCs w:val="24"/>
        </w:rPr>
        <w:t>r</w:t>
      </w:r>
      <w:r>
        <w:rPr>
          <w:sz w:val="24"/>
          <w:szCs w:val="24"/>
        </w:rPr>
        <w:t>gued</w:t>
      </w:r>
      <w:r>
        <w:rPr>
          <w:spacing w:val="-7"/>
          <w:sz w:val="24"/>
          <w:szCs w:val="24"/>
        </w:rPr>
        <w:t xml:space="preserve"> </w:t>
      </w:r>
      <w:r>
        <w:rPr>
          <w:sz w:val="24"/>
          <w:szCs w:val="24"/>
        </w:rPr>
        <w:t>that</w:t>
      </w:r>
      <w:r>
        <w:rPr>
          <w:spacing w:val="-4"/>
          <w:sz w:val="24"/>
          <w:szCs w:val="24"/>
        </w:rPr>
        <w:t xml:space="preserve"> </w:t>
      </w:r>
      <w:r>
        <w:rPr>
          <w:sz w:val="24"/>
          <w:szCs w:val="24"/>
        </w:rPr>
        <w:t>understanding</w:t>
      </w:r>
      <w:r>
        <w:rPr>
          <w:spacing w:val="-14"/>
          <w:sz w:val="24"/>
          <w:szCs w:val="24"/>
        </w:rPr>
        <w:t xml:space="preserve"> </w:t>
      </w:r>
      <w:r>
        <w:rPr>
          <w:sz w:val="24"/>
          <w:szCs w:val="24"/>
        </w:rPr>
        <w:t>meaning</w:t>
      </w:r>
      <w:r>
        <w:rPr>
          <w:spacing w:val="-8"/>
          <w:sz w:val="24"/>
          <w:szCs w:val="24"/>
        </w:rPr>
        <w:t xml:space="preserve"> </w:t>
      </w:r>
      <w:r>
        <w:rPr>
          <w:sz w:val="24"/>
          <w:szCs w:val="24"/>
        </w:rPr>
        <w:t>requires</w:t>
      </w:r>
      <w:r>
        <w:rPr>
          <w:spacing w:val="-8"/>
          <w:sz w:val="24"/>
          <w:szCs w:val="24"/>
        </w:rPr>
        <w:t xml:space="preserve"> </w:t>
      </w:r>
      <w:r>
        <w:rPr>
          <w:sz w:val="24"/>
          <w:szCs w:val="24"/>
        </w:rPr>
        <w:t>mapping</w:t>
      </w:r>
      <w:r>
        <w:rPr>
          <w:spacing w:val="-8"/>
          <w:sz w:val="24"/>
          <w:szCs w:val="24"/>
        </w:rPr>
        <w:t xml:space="preserve"> </w:t>
      </w:r>
      <w:r>
        <w:rPr>
          <w:sz w:val="24"/>
          <w:szCs w:val="24"/>
        </w:rPr>
        <w:t>this</w:t>
      </w:r>
      <w:r>
        <w:rPr>
          <w:spacing w:val="-3"/>
          <w:sz w:val="24"/>
          <w:szCs w:val="24"/>
        </w:rPr>
        <w:t xml:space="preserve"> </w:t>
      </w:r>
      <w:r>
        <w:rPr>
          <w:sz w:val="24"/>
          <w:szCs w:val="24"/>
        </w:rPr>
        <w:t>net</w:t>
      </w:r>
      <w:r>
        <w:rPr>
          <w:spacing w:val="-2"/>
          <w:sz w:val="24"/>
          <w:szCs w:val="24"/>
        </w:rPr>
        <w:t>w</w:t>
      </w:r>
      <w:r>
        <w:rPr>
          <w:sz w:val="24"/>
          <w:szCs w:val="24"/>
        </w:rPr>
        <w:t>ork</w:t>
      </w:r>
      <w:r>
        <w:rPr>
          <w:spacing w:val="-8"/>
          <w:sz w:val="24"/>
          <w:szCs w:val="24"/>
        </w:rPr>
        <w:t xml:space="preserve"> </w:t>
      </w:r>
      <w:r>
        <w:rPr>
          <w:sz w:val="24"/>
          <w:szCs w:val="24"/>
        </w:rPr>
        <w:t>by describing</w:t>
      </w:r>
      <w:r>
        <w:rPr>
          <w:spacing w:val="-10"/>
          <w:sz w:val="24"/>
          <w:szCs w:val="24"/>
        </w:rPr>
        <w:t xml:space="preserve"> </w:t>
      </w:r>
      <w:r>
        <w:rPr>
          <w:sz w:val="24"/>
          <w:szCs w:val="24"/>
        </w:rPr>
        <w:t>usage.</w:t>
      </w:r>
      <w:commentRangeEnd w:id="20"/>
      <w:r w:rsidR="007D6F6E">
        <w:rPr>
          <w:rStyle w:val="CommentReference"/>
        </w:rPr>
        <w:commentReference w:id="20"/>
      </w:r>
    </w:p>
    <w:p w:rsidR="00B72476" w:rsidRDefault="00CB77E8">
      <w:pPr>
        <w:spacing w:before="12" w:line="415" w:lineRule="auto"/>
        <w:ind w:left="100" w:right="79" w:firstLine="576"/>
        <w:rPr>
          <w:sz w:val="24"/>
          <w:szCs w:val="24"/>
        </w:rPr>
      </w:pPr>
      <w:r>
        <w:rPr>
          <w:sz w:val="24"/>
          <w:szCs w:val="24"/>
        </w:rPr>
        <w:t>In</w:t>
      </w:r>
      <w:r>
        <w:rPr>
          <w:spacing w:val="-2"/>
          <w:sz w:val="24"/>
          <w:szCs w:val="24"/>
        </w:rPr>
        <w:t xml:space="preserve"> </w:t>
      </w:r>
      <w:r>
        <w:rPr>
          <w:sz w:val="24"/>
          <w:szCs w:val="24"/>
        </w:rPr>
        <w:t>linguistics,</w:t>
      </w:r>
      <w:r>
        <w:rPr>
          <w:spacing w:val="-10"/>
          <w:sz w:val="24"/>
          <w:szCs w:val="24"/>
        </w:rPr>
        <w:t xml:space="preserve"> </w:t>
      </w:r>
      <w:r>
        <w:rPr>
          <w:sz w:val="24"/>
          <w:szCs w:val="24"/>
        </w:rPr>
        <w:t>Firth</w:t>
      </w:r>
      <w:r>
        <w:rPr>
          <w:spacing w:val="-5"/>
          <w:sz w:val="24"/>
          <w:szCs w:val="24"/>
        </w:rPr>
        <w:t xml:space="preserve"> </w:t>
      </w:r>
      <w:r>
        <w:rPr>
          <w:sz w:val="24"/>
          <w:szCs w:val="24"/>
        </w:rPr>
        <w:t>(1957)</w:t>
      </w:r>
      <w:r>
        <w:rPr>
          <w:spacing w:val="-6"/>
          <w:sz w:val="24"/>
          <w:szCs w:val="24"/>
        </w:rPr>
        <w:t xml:space="preserve"> </w:t>
      </w:r>
      <w:r>
        <w:rPr>
          <w:sz w:val="24"/>
          <w:szCs w:val="24"/>
        </w:rPr>
        <w:t>similarly</w:t>
      </w:r>
      <w:r>
        <w:rPr>
          <w:spacing w:val="-9"/>
          <w:sz w:val="24"/>
          <w:szCs w:val="24"/>
        </w:rPr>
        <w:t xml:space="preserve"> </w:t>
      </w:r>
      <w:r>
        <w:rPr>
          <w:sz w:val="24"/>
          <w:szCs w:val="24"/>
        </w:rPr>
        <w:t>a</w:t>
      </w:r>
      <w:r>
        <w:rPr>
          <w:spacing w:val="-4"/>
          <w:sz w:val="24"/>
          <w:szCs w:val="24"/>
        </w:rPr>
        <w:t>r</w:t>
      </w:r>
      <w:r>
        <w:rPr>
          <w:sz w:val="24"/>
          <w:szCs w:val="24"/>
        </w:rPr>
        <w:t>gued</w:t>
      </w:r>
      <w:r>
        <w:rPr>
          <w:spacing w:val="-7"/>
          <w:sz w:val="24"/>
          <w:szCs w:val="24"/>
        </w:rPr>
        <w:t xml:space="preserve"> </w:t>
      </w:r>
      <w:r>
        <w:rPr>
          <w:sz w:val="24"/>
          <w:szCs w:val="24"/>
        </w:rPr>
        <w:t>for</w:t>
      </w:r>
      <w:r>
        <w:rPr>
          <w:spacing w:val="-3"/>
          <w:sz w:val="24"/>
          <w:szCs w:val="24"/>
        </w:rPr>
        <w:t xml:space="preserve"> </w:t>
      </w:r>
      <w:r>
        <w:rPr>
          <w:sz w:val="24"/>
          <w:szCs w:val="24"/>
        </w:rPr>
        <w:t>a</w:t>
      </w:r>
      <w:r>
        <w:rPr>
          <w:spacing w:val="-1"/>
          <w:sz w:val="24"/>
          <w:szCs w:val="24"/>
        </w:rPr>
        <w:t xml:space="preserve"> </w:t>
      </w:r>
      <w:r>
        <w:rPr>
          <w:sz w:val="24"/>
          <w:szCs w:val="24"/>
        </w:rPr>
        <w:t>theory</w:t>
      </w:r>
      <w:r>
        <w:rPr>
          <w:spacing w:val="-6"/>
          <w:sz w:val="24"/>
          <w:szCs w:val="24"/>
        </w:rPr>
        <w:t xml:space="preserve"> </w:t>
      </w:r>
      <w:r>
        <w:rPr>
          <w:sz w:val="24"/>
          <w:szCs w:val="24"/>
        </w:rPr>
        <w:t>of</w:t>
      </w:r>
      <w:r>
        <w:rPr>
          <w:spacing w:val="-2"/>
          <w:sz w:val="24"/>
          <w:szCs w:val="24"/>
        </w:rPr>
        <w:t xml:space="preserve"> </w:t>
      </w:r>
      <w:r>
        <w:rPr>
          <w:sz w:val="24"/>
          <w:szCs w:val="24"/>
        </w:rPr>
        <w:t>meaning</w:t>
      </w:r>
      <w:r>
        <w:rPr>
          <w:spacing w:val="-8"/>
          <w:sz w:val="24"/>
          <w:szCs w:val="24"/>
        </w:rPr>
        <w:t xml:space="preserve"> </w:t>
      </w:r>
      <w:r>
        <w:rPr>
          <w:sz w:val="24"/>
          <w:szCs w:val="24"/>
        </w:rPr>
        <w:t>based</w:t>
      </w:r>
      <w:r>
        <w:rPr>
          <w:spacing w:val="-5"/>
          <w:sz w:val="24"/>
          <w:szCs w:val="24"/>
        </w:rPr>
        <w:t xml:space="preserve"> </w:t>
      </w:r>
      <w:r>
        <w:rPr>
          <w:sz w:val="24"/>
          <w:szCs w:val="24"/>
        </w:rPr>
        <w:t>on</w:t>
      </w:r>
      <w:r>
        <w:rPr>
          <w:spacing w:val="-2"/>
          <w:sz w:val="24"/>
          <w:szCs w:val="24"/>
        </w:rPr>
        <w:t xml:space="preserve"> </w:t>
      </w:r>
      <w:r>
        <w:rPr>
          <w:sz w:val="24"/>
          <w:szCs w:val="24"/>
        </w:rPr>
        <w:t>patterns</w:t>
      </w:r>
      <w:r>
        <w:rPr>
          <w:spacing w:val="-8"/>
          <w:sz w:val="24"/>
          <w:szCs w:val="24"/>
        </w:rPr>
        <w:t xml:space="preserve"> </w:t>
      </w:r>
      <w:r>
        <w:rPr>
          <w:sz w:val="24"/>
          <w:szCs w:val="24"/>
        </w:rPr>
        <w:t>of “habitual</w:t>
      </w:r>
      <w:r>
        <w:rPr>
          <w:spacing w:val="-9"/>
          <w:sz w:val="24"/>
          <w:szCs w:val="24"/>
        </w:rPr>
        <w:t xml:space="preserve"> </w:t>
      </w:r>
      <w:r>
        <w:rPr>
          <w:sz w:val="24"/>
          <w:szCs w:val="24"/>
        </w:rPr>
        <w:t>collocation”.</w:t>
      </w:r>
      <w:r>
        <w:rPr>
          <w:spacing w:val="2"/>
          <w:sz w:val="24"/>
          <w:szCs w:val="24"/>
        </w:rPr>
        <w:t xml:space="preserve"> </w:t>
      </w: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8"/>
          <w:sz w:val="24"/>
          <w:szCs w:val="24"/>
        </w:rPr>
        <w:t xml:space="preserve"> </w:t>
      </w:r>
      <w:r>
        <w:rPr>
          <w:sz w:val="24"/>
          <w:szCs w:val="24"/>
        </w:rPr>
        <w:t>(p.12),</w:t>
      </w:r>
      <w:r>
        <w:rPr>
          <w:spacing w:val="-6"/>
          <w:sz w:val="24"/>
          <w:szCs w:val="24"/>
        </w:rPr>
        <w:t xml:space="preserve"> </w:t>
      </w:r>
      <w:r>
        <w:rPr>
          <w:sz w:val="24"/>
          <w:szCs w:val="24"/>
        </w:rPr>
        <w:t>he</w:t>
      </w:r>
      <w:r>
        <w:rPr>
          <w:spacing w:val="-2"/>
          <w:sz w:val="24"/>
          <w:szCs w:val="24"/>
        </w:rPr>
        <w:t xml:space="preserve"> </w:t>
      </w:r>
      <w:r>
        <w:rPr>
          <w:sz w:val="24"/>
          <w:szCs w:val="24"/>
        </w:rPr>
        <w:t>asserts</w:t>
      </w:r>
      <w:r>
        <w:rPr>
          <w:spacing w:val="-6"/>
          <w:sz w:val="24"/>
          <w:szCs w:val="24"/>
        </w:rPr>
        <w:t xml:space="preserve"> </w:t>
      </w:r>
      <w:r>
        <w:rPr>
          <w:sz w:val="24"/>
          <w:szCs w:val="24"/>
        </w:rPr>
        <w:t>that</w:t>
      </w:r>
      <w:r>
        <w:rPr>
          <w:spacing w:val="-4"/>
          <w:sz w:val="24"/>
          <w:szCs w:val="24"/>
        </w:rPr>
        <w:t xml:space="preserve"> </w:t>
      </w:r>
      <w:r>
        <w:rPr>
          <w:sz w:val="24"/>
          <w:szCs w:val="24"/>
        </w:rPr>
        <w:t>part</w:t>
      </w:r>
      <w:r>
        <w:rPr>
          <w:spacing w:val="-4"/>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meaning</w:t>
      </w:r>
      <w:r>
        <w:rPr>
          <w:spacing w:val="-8"/>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“c</w:t>
      </w:r>
      <w:r>
        <w:rPr>
          <w:spacing w:val="-6"/>
          <w:sz w:val="24"/>
          <w:szCs w:val="24"/>
        </w:rPr>
        <w:t>o</w:t>
      </w:r>
      <w:r>
        <w:rPr>
          <w:sz w:val="24"/>
          <w:szCs w:val="24"/>
        </w:rPr>
        <w:t>w”</w:t>
      </w:r>
      <w:r>
        <w:rPr>
          <w:spacing w:val="-6"/>
          <w:sz w:val="24"/>
          <w:szCs w:val="24"/>
        </w:rPr>
        <w:t xml:space="preserve"> </w:t>
      </w:r>
      <w:r>
        <w:rPr>
          <w:sz w:val="24"/>
          <w:szCs w:val="24"/>
        </w:rPr>
        <w:t>is</w:t>
      </w:r>
      <w:r>
        <w:rPr>
          <w:spacing w:val="-2"/>
          <w:sz w:val="24"/>
          <w:szCs w:val="24"/>
        </w:rPr>
        <w:t xml:space="preserve"> </w:t>
      </w:r>
      <w:r>
        <w:rPr>
          <w:sz w:val="24"/>
          <w:szCs w:val="24"/>
        </w:rPr>
        <w:t>its co-occurrence</w:t>
      </w:r>
      <w:r>
        <w:rPr>
          <w:spacing w:val="-16"/>
          <w:sz w:val="24"/>
          <w:szCs w:val="24"/>
        </w:rPr>
        <w:t xml:space="preserve"> </w:t>
      </w:r>
      <w:r>
        <w:rPr>
          <w:sz w:val="24"/>
          <w:szCs w:val="24"/>
        </w:rPr>
        <w:t>with</w:t>
      </w:r>
      <w:r>
        <w:rPr>
          <w:spacing w:val="-6"/>
          <w:sz w:val="24"/>
          <w:szCs w:val="24"/>
        </w:rPr>
        <w:t xml:space="preserve"> </w:t>
      </w:r>
      <w:r>
        <w:rPr>
          <w:sz w:val="24"/>
          <w:szCs w:val="24"/>
        </w:rPr>
        <w:t>“milk”,</w:t>
      </w:r>
      <w:r>
        <w:rPr>
          <w:spacing w:val="-9"/>
          <w:sz w:val="24"/>
          <w:szCs w:val="24"/>
        </w:rPr>
        <w:t xml:space="preserve"> </w:t>
      </w:r>
      <w:r>
        <w:rPr>
          <w:sz w:val="24"/>
          <w:szCs w:val="24"/>
        </w:rPr>
        <w:t>as</w:t>
      </w:r>
      <w:r>
        <w:rPr>
          <w:spacing w:val="-4"/>
          <w:sz w:val="24"/>
          <w:szCs w:val="24"/>
        </w:rPr>
        <w:t xml:space="preserve"> </w:t>
      </w:r>
      <w:r>
        <w:rPr>
          <w:sz w:val="24"/>
          <w:szCs w:val="24"/>
        </w:rPr>
        <w:t>in</w:t>
      </w:r>
      <w:r>
        <w:rPr>
          <w:spacing w:val="-4"/>
          <w:sz w:val="24"/>
          <w:szCs w:val="24"/>
        </w:rPr>
        <w:t xml:space="preserve"> </w:t>
      </w:r>
      <w:r>
        <w:rPr>
          <w:sz w:val="24"/>
          <w:szCs w:val="24"/>
        </w:rPr>
        <w:t>“Th</w:t>
      </w:r>
      <w:r>
        <w:rPr>
          <w:spacing w:val="-4"/>
          <w:sz w:val="24"/>
          <w:szCs w:val="24"/>
        </w:rPr>
        <w:t>e</w:t>
      </w:r>
      <w:r>
        <w:rPr>
          <w:sz w:val="24"/>
          <w:szCs w:val="24"/>
        </w:rPr>
        <w:t>y</w:t>
      </w:r>
      <w:r>
        <w:rPr>
          <w:spacing w:val="-8"/>
          <w:sz w:val="24"/>
          <w:szCs w:val="24"/>
        </w:rPr>
        <w:t xml:space="preserve"> </w:t>
      </w:r>
      <w:r>
        <w:rPr>
          <w:sz w:val="24"/>
          <w:szCs w:val="24"/>
        </w:rPr>
        <w:t>are</w:t>
      </w:r>
      <w:r>
        <w:rPr>
          <w:spacing w:val="-5"/>
          <w:sz w:val="24"/>
          <w:szCs w:val="24"/>
        </w:rPr>
        <w:t xml:space="preserve"> </w:t>
      </w:r>
      <w:r>
        <w:rPr>
          <w:sz w:val="24"/>
          <w:szCs w:val="24"/>
        </w:rPr>
        <w:t>milking</w:t>
      </w:r>
      <w:r>
        <w:rPr>
          <w:spacing w:val="-9"/>
          <w:sz w:val="24"/>
          <w:szCs w:val="24"/>
        </w:rPr>
        <w:t xml:space="preserve"> </w:t>
      </w:r>
      <w:r>
        <w:rPr>
          <w:sz w:val="24"/>
          <w:szCs w:val="24"/>
        </w:rPr>
        <w:t>the</w:t>
      </w:r>
      <w:r>
        <w:rPr>
          <w:spacing w:val="-5"/>
          <w:sz w:val="24"/>
          <w:szCs w:val="24"/>
        </w:rPr>
        <w:t xml:space="preserve"> </w:t>
      </w:r>
      <w:r>
        <w:rPr>
          <w:sz w:val="24"/>
          <w:szCs w:val="24"/>
        </w:rPr>
        <w:t>c</w:t>
      </w:r>
      <w:r>
        <w:rPr>
          <w:spacing w:val="-6"/>
          <w:sz w:val="24"/>
          <w:szCs w:val="24"/>
        </w:rPr>
        <w:t>o</w:t>
      </w:r>
      <w:r>
        <w:rPr>
          <w:sz w:val="24"/>
          <w:szCs w:val="24"/>
        </w:rPr>
        <w:t>ws”</w:t>
      </w:r>
      <w:r>
        <w:rPr>
          <w:spacing w:val="-8"/>
          <w:sz w:val="24"/>
          <w:szCs w:val="24"/>
        </w:rPr>
        <w:t xml:space="preserve"> </w:t>
      </w:r>
      <w:r>
        <w:rPr>
          <w:sz w:val="24"/>
          <w:szCs w:val="24"/>
        </w:rPr>
        <w:t>or</w:t>
      </w:r>
      <w:r>
        <w:rPr>
          <w:spacing w:val="-4"/>
          <w:sz w:val="24"/>
          <w:szCs w:val="24"/>
        </w:rPr>
        <w:t xml:space="preserve"> </w:t>
      </w:r>
      <w:r>
        <w:rPr>
          <w:sz w:val="24"/>
          <w:szCs w:val="24"/>
        </w:rPr>
        <w:t>“C</w:t>
      </w:r>
      <w:r>
        <w:rPr>
          <w:spacing w:val="-6"/>
          <w:sz w:val="24"/>
          <w:szCs w:val="24"/>
        </w:rPr>
        <w:t>o</w:t>
      </w:r>
      <w:r>
        <w:rPr>
          <w:sz w:val="24"/>
          <w:szCs w:val="24"/>
        </w:rPr>
        <w:t>ws</w:t>
      </w:r>
      <w:r>
        <w:rPr>
          <w:spacing w:val="-9"/>
          <w:sz w:val="24"/>
          <w:szCs w:val="24"/>
        </w:rPr>
        <w:t xml:space="preserve"> </w:t>
      </w:r>
      <w:r>
        <w:rPr>
          <w:sz w:val="24"/>
          <w:szCs w:val="24"/>
        </w:rPr>
        <w:t>g</w:t>
      </w:r>
      <w:r>
        <w:rPr>
          <w:spacing w:val="-6"/>
          <w:sz w:val="24"/>
          <w:szCs w:val="24"/>
        </w:rPr>
        <w:t>i</w:t>
      </w:r>
      <w:r>
        <w:rPr>
          <w:spacing w:val="-4"/>
          <w:sz w:val="24"/>
          <w:szCs w:val="24"/>
        </w:rPr>
        <w:t>v</w:t>
      </w:r>
      <w:r>
        <w:rPr>
          <w:sz w:val="24"/>
          <w:szCs w:val="24"/>
        </w:rPr>
        <w:t>e</w:t>
      </w:r>
      <w:r>
        <w:rPr>
          <w:spacing w:val="-6"/>
          <w:sz w:val="24"/>
          <w:szCs w:val="24"/>
        </w:rPr>
        <w:t xml:space="preserve"> </w:t>
      </w:r>
      <w:r>
        <w:rPr>
          <w:sz w:val="24"/>
          <w:szCs w:val="24"/>
        </w:rPr>
        <w:t>milk</w:t>
      </w:r>
      <w:r>
        <w:rPr>
          <w:spacing w:val="-17"/>
          <w:sz w:val="24"/>
          <w:szCs w:val="24"/>
        </w:rPr>
        <w:t>.</w:t>
      </w:r>
      <w:r>
        <w:rPr>
          <w:sz w:val="24"/>
          <w:szCs w:val="24"/>
        </w:rPr>
        <w:t>”</w:t>
      </w:r>
      <w:r>
        <w:rPr>
          <w:spacing w:val="7"/>
          <w:sz w:val="24"/>
          <w:szCs w:val="24"/>
        </w:rPr>
        <w:t xml:space="preserve"> </w:t>
      </w:r>
      <w:r>
        <w:rPr>
          <w:sz w:val="24"/>
          <w:szCs w:val="24"/>
        </w:rPr>
        <w:t>“</w:t>
      </w:r>
      <w:r>
        <w:rPr>
          <w:spacing w:val="-8"/>
          <w:sz w:val="24"/>
          <w:szCs w:val="24"/>
        </w:rPr>
        <w:t>T</w:t>
      </w:r>
      <w:r>
        <w:rPr>
          <w:sz w:val="24"/>
          <w:szCs w:val="24"/>
        </w:rPr>
        <w:t>igress”</w:t>
      </w:r>
      <w:r>
        <w:rPr>
          <w:spacing w:val="-11"/>
          <w:sz w:val="24"/>
          <w:szCs w:val="24"/>
        </w:rPr>
        <w:t xml:space="preserve"> </w:t>
      </w:r>
      <w:r>
        <w:rPr>
          <w:sz w:val="24"/>
          <w:szCs w:val="24"/>
        </w:rPr>
        <w:t>and “lioness”</w:t>
      </w:r>
      <w:r>
        <w:rPr>
          <w:spacing w:val="-9"/>
          <w:sz w:val="24"/>
          <w:szCs w:val="24"/>
        </w:rPr>
        <w:t xml:space="preserve"> </w:t>
      </w:r>
      <w:r>
        <w:rPr>
          <w:sz w:val="24"/>
          <w:szCs w:val="24"/>
        </w:rPr>
        <w:t>do</w:t>
      </w:r>
      <w:r>
        <w:rPr>
          <w:spacing w:val="-2"/>
          <w:sz w:val="24"/>
          <w:szCs w:val="24"/>
        </w:rPr>
        <w:t xml:space="preserve"> </w:t>
      </w:r>
      <w:r>
        <w:rPr>
          <w:sz w:val="24"/>
          <w:szCs w:val="24"/>
        </w:rPr>
        <w:t>not</w:t>
      </w:r>
      <w:r>
        <w:rPr>
          <w:spacing w:val="-3"/>
          <w:sz w:val="24"/>
          <w:szCs w:val="24"/>
        </w:rPr>
        <w:t xml:space="preserve"> </w:t>
      </w:r>
      <w:r>
        <w:rPr>
          <w:sz w:val="24"/>
          <w:szCs w:val="24"/>
        </w:rPr>
        <w:t>co-occur</w:t>
      </w:r>
      <w:r>
        <w:rPr>
          <w:spacing w:val="-8"/>
          <w:sz w:val="24"/>
          <w:szCs w:val="24"/>
        </w:rPr>
        <w:t xml:space="preserve"> </w:t>
      </w:r>
      <w:r>
        <w:rPr>
          <w:sz w:val="24"/>
          <w:szCs w:val="24"/>
        </w:rPr>
        <w:t>with</w:t>
      </w:r>
      <w:r>
        <w:rPr>
          <w:spacing w:val="-4"/>
          <w:sz w:val="24"/>
          <w:szCs w:val="24"/>
        </w:rPr>
        <w:t xml:space="preserve"> </w:t>
      </w:r>
      <w:r>
        <w:rPr>
          <w:sz w:val="24"/>
          <w:szCs w:val="24"/>
        </w:rPr>
        <w:t>“milk”</w:t>
      </w:r>
      <w:r>
        <w:rPr>
          <w:spacing w:val="-7"/>
          <w:sz w:val="24"/>
          <w:szCs w:val="24"/>
        </w:rPr>
        <w:t xml:space="preserve"> </w:t>
      </w:r>
      <w:r>
        <w:rPr>
          <w:sz w:val="24"/>
          <w:szCs w:val="24"/>
        </w:rPr>
        <w:t>as</w:t>
      </w:r>
      <w:r>
        <w:rPr>
          <w:spacing w:val="-2"/>
          <w:sz w:val="24"/>
          <w:szCs w:val="24"/>
        </w:rPr>
        <w:t xml:space="preserve"> </w:t>
      </w:r>
      <w:r>
        <w:rPr>
          <w:sz w:val="24"/>
          <w:szCs w:val="24"/>
        </w:rPr>
        <w:t>often</w:t>
      </w:r>
      <w:r>
        <w:rPr>
          <w:spacing w:val="-5"/>
          <w:sz w:val="24"/>
          <w:szCs w:val="24"/>
        </w:rPr>
        <w:t xml:space="preserve"> </w:t>
      </w:r>
      <w:r>
        <w:rPr>
          <w:sz w:val="24"/>
          <w:szCs w:val="24"/>
        </w:rPr>
        <w:t>and</w:t>
      </w:r>
      <w:r>
        <w:rPr>
          <w:spacing w:val="-3"/>
          <w:sz w:val="24"/>
          <w:szCs w:val="24"/>
        </w:rPr>
        <w:t xml:space="preserve"> </w:t>
      </w:r>
      <w:r>
        <w:rPr>
          <w:sz w:val="24"/>
          <w:szCs w:val="24"/>
        </w:rPr>
        <w:t>thus</w:t>
      </w:r>
      <w:r>
        <w:rPr>
          <w:spacing w:val="-4"/>
          <w:sz w:val="24"/>
          <w:szCs w:val="24"/>
        </w:rPr>
        <w:t xml:space="preserve"> </w:t>
      </w:r>
      <w:r>
        <w:rPr>
          <w:sz w:val="24"/>
          <w:szCs w:val="24"/>
        </w:rPr>
        <w:t>must</w:t>
      </w:r>
      <w:r>
        <w:rPr>
          <w:spacing w:val="-5"/>
          <w:sz w:val="24"/>
          <w:szCs w:val="24"/>
        </w:rPr>
        <w:t xml:space="preserve"> </w:t>
      </w:r>
      <w:r>
        <w:rPr>
          <w:sz w:val="24"/>
          <w:szCs w:val="24"/>
        </w:rPr>
        <w:t>di</w:t>
      </w:r>
      <w:r>
        <w:rPr>
          <w:spacing w:val="-6"/>
          <w:sz w:val="24"/>
          <w:szCs w:val="24"/>
        </w:rPr>
        <w:t>f</w:t>
      </w:r>
      <w:r>
        <w:rPr>
          <w:sz w:val="24"/>
          <w:szCs w:val="24"/>
        </w:rPr>
        <w:t>fer</w:t>
      </w:r>
      <w:r>
        <w:rPr>
          <w:spacing w:val="-5"/>
          <w:sz w:val="24"/>
          <w:szCs w:val="24"/>
        </w:rPr>
        <w:t xml:space="preserve"> </w:t>
      </w:r>
      <w:r>
        <w:rPr>
          <w:sz w:val="24"/>
          <w:szCs w:val="24"/>
        </w:rPr>
        <w:t>som</w:t>
      </w:r>
      <w:r>
        <w:rPr>
          <w:spacing w:val="-6"/>
          <w:sz w:val="24"/>
          <w:szCs w:val="24"/>
        </w:rPr>
        <w:t>e</w:t>
      </w:r>
      <w:r>
        <w:rPr>
          <w:sz w:val="24"/>
          <w:szCs w:val="24"/>
        </w:rPr>
        <w:t>what</w:t>
      </w:r>
      <w:r>
        <w:rPr>
          <w:spacing w:val="-10"/>
          <w:sz w:val="24"/>
          <w:szCs w:val="24"/>
        </w:rPr>
        <w:t xml:space="preserve"> </w:t>
      </w:r>
      <w:r>
        <w:rPr>
          <w:sz w:val="24"/>
          <w:szCs w:val="24"/>
        </w:rPr>
        <w:t>in</w:t>
      </w:r>
      <w:r>
        <w:rPr>
          <w:spacing w:val="-2"/>
          <w:sz w:val="24"/>
          <w:szCs w:val="24"/>
        </w:rPr>
        <w:t xml:space="preserve"> </w:t>
      </w:r>
      <w:r>
        <w:rPr>
          <w:sz w:val="24"/>
          <w:szCs w:val="24"/>
        </w:rPr>
        <w:t>meaning.</w:t>
      </w:r>
      <w:r>
        <w:rPr>
          <w:spacing w:val="5"/>
          <w:sz w:val="24"/>
          <w:szCs w:val="24"/>
        </w:rPr>
        <w:t xml:space="preserve"> </w:t>
      </w:r>
      <w:r>
        <w:rPr>
          <w:sz w:val="24"/>
          <w:szCs w:val="24"/>
        </w:rPr>
        <w:t>Firth stressed</w:t>
      </w:r>
      <w:r>
        <w:rPr>
          <w:spacing w:val="-8"/>
          <w:sz w:val="24"/>
          <w:szCs w:val="24"/>
        </w:rPr>
        <w:t xml:space="preserve"> </w:t>
      </w:r>
      <w:r>
        <w:rPr>
          <w:sz w:val="24"/>
          <w:szCs w:val="24"/>
        </w:rPr>
        <w:t>the</w:t>
      </w:r>
      <w:r>
        <w:rPr>
          <w:spacing w:val="-3"/>
          <w:sz w:val="24"/>
          <w:szCs w:val="24"/>
        </w:rPr>
        <w:t xml:space="preserve"> </w:t>
      </w:r>
      <w:r>
        <w:rPr>
          <w:sz w:val="24"/>
          <w:szCs w:val="24"/>
        </w:rPr>
        <w:t>utility</w:t>
      </w:r>
      <w:r>
        <w:rPr>
          <w:spacing w:val="-6"/>
          <w:sz w:val="24"/>
          <w:szCs w:val="24"/>
        </w:rPr>
        <w:t xml:space="preserve"> </w:t>
      </w:r>
      <w:r>
        <w:rPr>
          <w:sz w:val="24"/>
          <w:szCs w:val="24"/>
        </w:rPr>
        <w:t>of</w:t>
      </w:r>
      <w:r>
        <w:rPr>
          <w:spacing w:val="-2"/>
          <w:sz w:val="24"/>
          <w:szCs w:val="24"/>
        </w:rPr>
        <w:t xml:space="preserve"> </w:t>
      </w:r>
      <w:r>
        <w:rPr>
          <w:sz w:val="24"/>
          <w:szCs w:val="24"/>
        </w:rPr>
        <w:t>pu</w:t>
      </w:r>
      <w:r>
        <w:rPr>
          <w:spacing w:val="-9"/>
          <w:sz w:val="24"/>
          <w:szCs w:val="24"/>
        </w:rPr>
        <w:t>r</w:t>
      </w:r>
      <w:r>
        <w:rPr>
          <w:sz w:val="24"/>
          <w:szCs w:val="24"/>
        </w:rPr>
        <w:t>e</w:t>
      </w:r>
      <w:r>
        <w:rPr>
          <w:spacing w:val="9"/>
          <w:sz w:val="24"/>
          <w:szCs w:val="24"/>
        </w:rPr>
        <w:t xml:space="preserve"> </w:t>
      </w:r>
      <w:r>
        <w:rPr>
          <w:sz w:val="24"/>
          <w:szCs w:val="24"/>
        </w:rPr>
        <w:t>co-occurrence</w:t>
      </w:r>
      <w:r>
        <w:rPr>
          <w:spacing w:val="-14"/>
          <w:sz w:val="24"/>
          <w:szCs w:val="24"/>
        </w:rPr>
        <w:t xml:space="preserve"> </w:t>
      </w:r>
      <w:r>
        <w:rPr>
          <w:sz w:val="24"/>
          <w:szCs w:val="24"/>
        </w:rPr>
        <w:t>independent</w:t>
      </w:r>
      <w:r>
        <w:rPr>
          <w:spacing w:val="-12"/>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xtralinguistic</w:t>
      </w:r>
      <w:r>
        <w:rPr>
          <w:spacing w:val="-14"/>
          <w:sz w:val="24"/>
          <w:szCs w:val="24"/>
        </w:rPr>
        <w:t xml:space="preserve"> </w:t>
      </w:r>
      <w:r>
        <w:rPr>
          <w:sz w:val="24"/>
          <w:szCs w:val="24"/>
        </w:rPr>
        <w:t>or</w:t>
      </w:r>
      <w:r>
        <w:rPr>
          <w:spacing w:val="-2"/>
          <w:sz w:val="24"/>
          <w:szCs w:val="24"/>
        </w:rPr>
        <w:t xml:space="preserve"> </w:t>
      </w:r>
      <w:r>
        <w:rPr>
          <w:spacing w:val="-6"/>
          <w:sz w:val="24"/>
          <w:szCs w:val="24"/>
        </w:rPr>
        <w:t>e</w:t>
      </w:r>
      <w:r>
        <w:rPr>
          <w:spacing w:val="-4"/>
          <w:sz w:val="24"/>
          <w:szCs w:val="24"/>
        </w:rPr>
        <w:t>v</w:t>
      </w:r>
      <w:r>
        <w:rPr>
          <w:sz w:val="24"/>
          <w:szCs w:val="24"/>
        </w:rPr>
        <w:t>en</w:t>
      </w:r>
      <w:r>
        <w:rPr>
          <w:spacing w:val="-5"/>
          <w:sz w:val="24"/>
          <w:szCs w:val="24"/>
        </w:rPr>
        <w:t xml:space="preserve"> </w:t>
      </w:r>
      <w:r>
        <w:rPr>
          <w:sz w:val="24"/>
          <w:szCs w:val="24"/>
        </w:rPr>
        <w:t>grammatical aspects.</w:t>
      </w:r>
      <w:r>
        <w:rPr>
          <w:spacing w:val="6"/>
          <w:sz w:val="24"/>
          <w:szCs w:val="24"/>
        </w:rPr>
        <w:t xml:space="preserve"> </w:t>
      </w:r>
      <w:r>
        <w:rPr>
          <w:sz w:val="24"/>
          <w:szCs w:val="24"/>
        </w:rPr>
        <w:t>He</w:t>
      </w:r>
      <w:r>
        <w:rPr>
          <w:spacing w:val="-3"/>
          <w:sz w:val="24"/>
          <w:szCs w:val="24"/>
        </w:rPr>
        <w:t xml:space="preserve"> </w:t>
      </w:r>
      <w:r>
        <w:rPr>
          <w:spacing w:val="-6"/>
          <w:sz w:val="24"/>
          <w:szCs w:val="24"/>
        </w:rPr>
        <w:t>e</w:t>
      </w:r>
      <w:r>
        <w:rPr>
          <w:spacing w:val="-4"/>
          <w:sz w:val="24"/>
          <w:szCs w:val="24"/>
        </w:rPr>
        <w:t>v</w:t>
      </w:r>
      <w:r>
        <w:rPr>
          <w:sz w:val="24"/>
          <w:szCs w:val="24"/>
        </w:rPr>
        <w:t>en</w:t>
      </w:r>
      <w:r>
        <w:rPr>
          <w:spacing w:val="-5"/>
          <w:sz w:val="24"/>
          <w:szCs w:val="24"/>
        </w:rPr>
        <w:t xml:space="preserve"> </w:t>
      </w:r>
      <w:r>
        <w:rPr>
          <w:sz w:val="24"/>
          <w:szCs w:val="24"/>
        </w:rPr>
        <w:t>outlined</w:t>
      </w:r>
      <w:r>
        <w:rPr>
          <w:spacing w:val="-8"/>
          <w:sz w:val="24"/>
          <w:szCs w:val="24"/>
        </w:rPr>
        <w:t xml:space="preserve"> </w:t>
      </w:r>
      <w:r>
        <w:rPr>
          <w:sz w:val="24"/>
          <w:szCs w:val="24"/>
        </w:rPr>
        <w:t>a</w:t>
      </w:r>
      <w:r>
        <w:rPr>
          <w:spacing w:val="-1"/>
          <w:sz w:val="24"/>
          <w:szCs w:val="24"/>
        </w:rPr>
        <w:t xml:space="preserve"> </w:t>
      </w:r>
      <w:r>
        <w:rPr>
          <w:sz w:val="24"/>
          <w:szCs w:val="24"/>
        </w:rPr>
        <w:t>prescient</w:t>
      </w:r>
      <w:r>
        <w:rPr>
          <w:spacing w:val="-9"/>
          <w:sz w:val="24"/>
          <w:szCs w:val="24"/>
        </w:rPr>
        <w:t xml:space="preserve"> </w:t>
      </w:r>
      <w:r>
        <w:rPr>
          <w:sz w:val="24"/>
          <w:szCs w:val="24"/>
        </w:rPr>
        <w:t>kind</w:t>
      </w:r>
      <w:r>
        <w:rPr>
          <w:spacing w:val="-4"/>
          <w:sz w:val="24"/>
          <w:szCs w:val="24"/>
        </w:rPr>
        <w:t xml:space="preserve"> </w:t>
      </w:r>
      <w:r>
        <w:rPr>
          <w:sz w:val="24"/>
          <w:szCs w:val="24"/>
        </w:rPr>
        <w:t>of</w:t>
      </w:r>
      <w:r>
        <w:rPr>
          <w:spacing w:val="-2"/>
          <w:sz w:val="24"/>
          <w:szCs w:val="24"/>
        </w:rPr>
        <w:t xml:space="preserve"> </w:t>
      </w:r>
      <w:r>
        <w:rPr>
          <w:sz w:val="24"/>
          <w:szCs w:val="24"/>
        </w:rPr>
        <w:t>cluster</w:t>
      </w:r>
      <w:r>
        <w:rPr>
          <w:spacing w:val="-6"/>
          <w:sz w:val="24"/>
          <w:szCs w:val="24"/>
        </w:rPr>
        <w:t xml:space="preserve"> </w:t>
      </w:r>
      <w:r>
        <w:rPr>
          <w:sz w:val="24"/>
          <w:szCs w:val="24"/>
        </w:rPr>
        <w:t>analysis</w:t>
      </w:r>
      <w:r>
        <w:rPr>
          <w:spacing w:val="-8"/>
          <w:sz w:val="24"/>
          <w:szCs w:val="24"/>
        </w:rPr>
        <w:t xml:space="preserve"> </w:t>
      </w:r>
      <w:r>
        <w:rPr>
          <w:sz w:val="24"/>
          <w:szCs w:val="24"/>
        </w:rPr>
        <w:t>quite</w:t>
      </w:r>
      <w:r>
        <w:rPr>
          <w:spacing w:val="-5"/>
          <w:sz w:val="24"/>
          <w:szCs w:val="24"/>
        </w:rPr>
        <w:t xml:space="preserve"> </w:t>
      </w:r>
      <w:r>
        <w:rPr>
          <w:sz w:val="24"/>
          <w:szCs w:val="24"/>
        </w:rPr>
        <w:t>similar</w:t>
      </w:r>
      <w:r>
        <w:rPr>
          <w:spacing w:val="-7"/>
          <w:sz w:val="24"/>
          <w:szCs w:val="24"/>
        </w:rPr>
        <w:t xml:space="preserve"> </w:t>
      </w:r>
      <w:r>
        <w:rPr>
          <w:sz w:val="24"/>
          <w:szCs w:val="24"/>
        </w:rPr>
        <w:t>to</w:t>
      </w:r>
      <w:r>
        <w:rPr>
          <w:spacing w:val="-2"/>
          <w:sz w:val="24"/>
          <w:szCs w:val="24"/>
        </w:rPr>
        <w:t xml:space="preserve"> </w:t>
      </w:r>
      <w:r>
        <w:rPr>
          <w:w w:val="99"/>
          <w:sz w:val="24"/>
          <w:szCs w:val="24"/>
        </w:rPr>
        <w:t>modern-day statistical</w:t>
      </w:r>
      <w:r>
        <w:rPr>
          <w:sz w:val="24"/>
          <w:szCs w:val="24"/>
        </w:rPr>
        <w:t xml:space="preserve"> approaches:</w:t>
      </w:r>
    </w:p>
    <w:p w:rsidR="00B72476" w:rsidRDefault="00B72476">
      <w:pPr>
        <w:spacing w:before="1" w:line="100" w:lineRule="exact"/>
        <w:rPr>
          <w:sz w:val="10"/>
          <w:szCs w:val="10"/>
        </w:rPr>
      </w:pPr>
    </w:p>
    <w:p w:rsidR="00B72476" w:rsidRDefault="00B72476">
      <w:pPr>
        <w:spacing w:line="200" w:lineRule="exact"/>
      </w:pPr>
    </w:p>
    <w:p w:rsidR="00B72476" w:rsidRDefault="00CB77E8">
      <w:pPr>
        <w:spacing w:line="415" w:lineRule="auto"/>
        <w:ind w:left="685" w:right="749"/>
        <w:rPr>
          <w:sz w:val="24"/>
          <w:szCs w:val="24"/>
        </w:rPr>
      </w:pPr>
      <w:r>
        <w:rPr>
          <w:sz w:val="24"/>
          <w:szCs w:val="24"/>
        </w:rPr>
        <w:t>“In</w:t>
      </w:r>
      <w:r>
        <w:rPr>
          <w:spacing w:val="-3"/>
          <w:sz w:val="24"/>
          <w:szCs w:val="24"/>
        </w:rPr>
        <w:t xml:space="preserve"> </w:t>
      </w:r>
      <w:r>
        <w:rPr>
          <w:sz w:val="24"/>
          <w:szCs w:val="24"/>
        </w:rPr>
        <w:t>the</w:t>
      </w:r>
      <w:r>
        <w:rPr>
          <w:spacing w:val="-3"/>
          <w:sz w:val="24"/>
          <w:szCs w:val="24"/>
        </w:rPr>
        <w:t xml:space="preserve"> </w:t>
      </w:r>
      <w:r>
        <w:rPr>
          <w:sz w:val="24"/>
          <w:szCs w:val="24"/>
        </w:rPr>
        <w:t>study</w:t>
      </w:r>
      <w:r>
        <w:rPr>
          <w:spacing w:val="-5"/>
          <w:sz w:val="24"/>
          <w:szCs w:val="24"/>
        </w:rPr>
        <w:t xml:space="preserve"> </w:t>
      </w:r>
      <w:r>
        <w:rPr>
          <w:sz w:val="24"/>
          <w:szCs w:val="24"/>
        </w:rPr>
        <w:t>of</w:t>
      </w:r>
      <w:r>
        <w:rPr>
          <w:spacing w:val="-2"/>
          <w:sz w:val="24"/>
          <w:szCs w:val="24"/>
        </w:rPr>
        <w:t xml:space="preserve"> </w:t>
      </w:r>
      <w:r>
        <w:rPr>
          <w:sz w:val="24"/>
          <w:szCs w:val="24"/>
        </w:rPr>
        <w:t>selected</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compounds</w:t>
      </w:r>
      <w:r>
        <w:rPr>
          <w:spacing w:val="-11"/>
          <w:sz w:val="24"/>
          <w:szCs w:val="24"/>
        </w:rPr>
        <w:t xml:space="preserve"> </w:t>
      </w:r>
      <w:r>
        <w:rPr>
          <w:sz w:val="24"/>
          <w:szCs w:val="24"/>
        </w:rPr>
        <w:t>and</w:t>
      </w:r>
      <w:r>
        <w:rPr>
          <w:spacing w:val="-3"/>
          <w:sz w:val="24"/>
          <w:szCs w:val="24"/>
        </w:rPr>
        <w:t xml:space="preserve"> </w:t>
      </w:r>
      <w:r>
        <w:rPr>
          <w:sz w:val="24"/>
          <w:szCs w:val="24"/>
        </w:rPr>
        <w:t>phrases</w:t>
      </w:r>
      <w:r>
        <w:rPr>
          <w:spacing w:val="-7"/>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restricted</w:t>
      </w:r>
      <w:r>
        <w:rPr>
          <w:spacing w:val="-9"/>
          <w:sz w:val="24"/>
          <w:szCs w:val="24"/>
        </w:rPr>
        <w:t xml:space="preserve"> </w:t>
      </w:r>
      <w:r>
        <w:rPr>
          <w:sz w:val="24"/>
          <w:szCs w:val="24"/>
        </w:rPr>
        <w:t>language</w:t>
      </w:r>
      <w:r>
        <w:rPr>
          <w:spacing w:val="-9"/>
          <w:sz w:val="24"/>
          <w:szCs w:val="24"/>
        </w:rPr>
        <w:t xml:space="preserve"> </w:t>
      </w:r>
      <w:r>
        <w:rPr>
          <w:sz w:val="24"/>
          <w:szCs w:val="24"/>
        </w:rPr>
        <w:t>for which</w:t>
      </w:r>
      <w:r>
        <w:rPr>
          <w:spacing w:val="-6"/>
          <w:sz w:val="24"/>
          <w:szCs w:val="24"/>
        </w:rPr>
        <w:t xml:space="preserve"> </w:t>
      </w:r>
      <w:r>
        <w:rPr>
          <w:sz w:val="24"/>
          <w:szCs w:val="24"/>
        </w:rPr>
        <w:t>there</w:t>
      </w:r>
      <w:r>
        <w:rPr>
          <w:spacing w:val="-5"/>
          <w:sz w:val="24"/>
          <w:szCs w:val="24"/>
        </w:rPr>
        <w:t xml:space="preserve"> </w:t>
      </w:r>
      <w:r>
        <w:rPr>
          <w:sz w:val="24"/>
          <w:szCs w:val="24"/>
        </w:rPr>
        <w:t>are</w:t>
      </w:r>
      <w:r>
        <w:rPr>
          <w:spacing w:val="-3"/>
          <w:sz w:val="24"/>
          <w:szCs w:val="24"/>
        </w:rPr>
        <w:t xml:space="preserve"> </w:t>
      </w:r>
      <w:r>
        <w:rPr>
          <w:sz w:val="24"/>
          <w:szCs w:val="24"/>
        </w:rPr>
        <w:t>restricted</w:t>
      </w:r>
      <w:r>
        <w:rPr>
          <w:spacing w:val="-9"/>
          <w:sz w:val="24"/>
          <w:szCs w:val="24"/>
        </w:rPr>
        <w:t xml:space="preserve"> </w:t>
      </w:r>
      <w:r>
        <w:rPr>
          <w:sz w:val="24"/>
          <w:szCs w:val="24"/>
        </w:rPr>
        <w:t>t</w:t>
      </w:r>
      <w:r>
        <w:rPr>
          <w:spacing w:val="-4"/>
          <w:sz w:val="24"/>
          <w:szCs w:val="24"/>
        </w:rPr>
        <w:t>e</w:t>
      </w:r>
      <w:r>
        <w:rPr>
          <w:sz w:val="24"/>
          <w:szCs w:val="24"/>
        </w:rPr>
        <w:t>xts,</w:t>
      </w:r>
      <w:r>
        <w:rPr>
          <w:spacing w:val="-5"/>
          <w:sz w:val="24"/>
          <w:szCs w:val="24"/>
        </w:rPr>
        <w:t xml:space="preserve"> </w:t>
      </w:r>
      <w:r>
        <w:rPr>
          <w:sz w:val="24"/>
          <w:szCs w:val="24"/>
        </w:rPr>
        <w:t>an</w:t>
      </w:r>
      <w:r>
        <w:rPr>
          <w:spacing w:val="-2"/>
          <w:sz w:val="24"/>
          <w:szCs w:val="24"/>
        </w:rPr>
        <w:t xml:space="preserve"> </w:t>
      </w:r>
      <w:r>
        <w:rPr>
          <w:spacing w:val="-4"/>
          <w:sz w:val="24"/>
          <w:szCs w:val="24"/>
        </w:rPr>
        <w:t>e</w:t>
      </w:r>
      <w:r>
        <w:rPr>
          <w:sz w:val="24"/>
          <w:szCs w:val="24"/>
        </w:rPr>
        <w:t>xhaust</w:t>
      </w:r>
      <w:r>
        <w:rPr>
          <w:spacing w:val="-6"/>
          <w:sz w:val="24"/>
          <w:szCs w:val="24"/>
        </w:rPr>
        <w:t>i</w:t>
      </w:r>
      <w:r>
        <w:rPr>
          <w:spacing w:val="-4"/>
          <w:sz w:val="24"/>
          <w:szCs w:val="24"/>
        </w:rPr>
        <w:t>v</w:t>
      </w:r>
      <w:r>
        <w:rPr>
          <w:sz w:val="24"/>
          <w:szCs w:val="24"/>
        </w:rPr>
        <w:t>e</w:t>
      </w:r>
      <w:r>
        <w:rPr>
          <w:spacing w:val="-10"/>
          <w:sz w:val="24"/>
          <w:szCs w:val="24"/>
        </w:rPr>
        <w:t xml:space="preserve"> </w:t>
      </w:r>
      <w:r>
        <w:rPr>
          <w:sz w:val="24"/>
          <w:szCs w:val="24"/>
        </w:rPr>
        <w:t>collection</w:t>
      </w:r>
      <w:r>
        <w:rPr>
          <w:spacing w:val="-9"/>
          <w:sz w:val="24"/>
          <w:szCs w:val="24"/>
        </w:rPr>
        <w:t xml:space="preserve"> </w:t>
      </w:r>
      <w:r>
        <w:rPr>
          <w:sz w:val="24"/>
          <w:szCs w:val="24"/>
        </w:rPr>
        <w:t>of</w:t>
      </w:r>
      <w:r>
        <w:rPr>
          <w:spacing w:val="-2"/>
          <w:sz w:val="24"/>
          <w:szCs w:val="24"/>
        </w:rPr>
        <w:t xml:space="preserve"> </w:t>
      </w:r>
      <w:r>
        <w:rPr>
          <w:sz w:val="24"/>
          <w:szCs w:val="24"/>
        </w:rPr>
        <w:t>collocation</w:t>
      </w:r>
      <w:r>
        <w:rPr>
          <w:spacing w:val="-11"/>
          <w:sz w:val="24"/>
          <w:szCs w:val="24"/>
        </w:rPr>
        <w:t xml:space="preserve"> </w:t>
      </w:r>
      <w:r>
        <w:rPr>
          <w:sz w:val="24"/>
          <w:szCs w:val="24"/>
        </w:rPr>
        <w:t>will</w:t>
      </w:r>
      <w:r>
        <w:rPr>
          <w:spacing w:val="-4"/>
          <w:sz w:val="24"/>
          <w:szCs w:val="24"/>
        </w:rPr>
        <w:t xml:space="preserve"> </w:t>
      </w:r>
      <w:r>
        <w:rPr>
          <w:sz w:val="24"/>
          <w:szCs w:val="24"/>
        </w:rPr>
        <w:t>suggest</w:t>
      </w:r>
      <w:r>
        <w:rPr>
          <w:spacing w:val="-7"/>
          <w:sz w:val="24"/>
          <w:szCs w:val="24"/>
        </w:rPr>
        <w:t xml:space="preserve"> </w:t>
      </w:r>
      <w:r>
        <w:rPr>
          <w:sz w:val="24"/>
          <w:szCs w:val="24"/>
        </w:rPr>
        <w:t>a small</w:t>
      </w:r>
      <w:r>
        <w:rPr>
          <w:spacing w:val="-5"/>
          <w:sz w:val="24"/>
          <w:szCs w:val="24"/>
        </w:rPr>
        <w:t xml:space="preserve"> </w:t>
      </w:r>
      <w:r>
        <w:rPr>
          <w:sz w:val="24"/>
          <w:szCs w:val="24"/>
        </w:rPr>
        <w:t>number</w:t>
      </w:r>
      <w:r>
        <w:rPr>
          <w:spacing w:val="-7"/>
          <w:sz w:val="24"/>
          <w:szCs w:val="24"/>
        </w:rPr>
        <w:t xml:space="preserve"> </w:t>
      </w:r>
      <w:r>
        <w:rPr>
          <w:sz w:val="24"/>
          <w:szCs w:val="24"/>
        </w:rPr>
        <w:t>of</w:t>
      </w:r>
      <w:r>
        <w:rPr>
          <w:spacing w:val="-2"/>
          <w:sz w:val="24"/>
          <w:szCs w:val="24"/>
        </w:rPr>
        <w:t xml:space="preserve"> </w:t>
      </w:r>
      <w:r>
        <w:rPr>
          <w:sz w:val="24"/>
          <w:szCs w:val="24"/>
        </w:rPr>
        <w:t>groups</w:t>
      </w:r>
      <w:r>
        <w:rPr>
          <w:spacing w:val="-7"/>
          <w:sz w:val="24"/>
          <w:szCs w:val="24"/>
        </w:rPr>
        <w:t xml:space="preserve"> </w:t>
      </w:r>
      <w:r>
        <w:rPr>
          <w:sz w:val="24"/>
          <w:szCs w:val="24"/>
        </w:rPr>
        <w:t>of</w:t>
      </w:r>
      <w:r>
        <w:rPr>
          <w:spacing w:val="-2"/>
          <w:sz w:val="24"/>
          <w:szCs w:val="24"/>
        </w:rPr>
        <w:t xml:space="preserve"> </w:t>
      </w:r>
      <w:r>
        <w:rPr>
          <w:sz w:val="24"/>
          <w:szCs w:val="24"/>
        </w:rPr>
        <w:t>collocations</w:t>
      </w:r>
      <w:r>
        <w:rPr>
          <w:spacing w:val="-12"/>
          <w:sz w:val="24"/>
          <w:szCs w:val="24"/>
        </w:rPr>
        <w:t xml:space="preserve"> </w:t>
      </w:r>
      <w:r>
        <w:rPr>
          <w:sz w:val="24"/>
          <w:szCs w:val="24"/>
        </w:rPr>
        <w:t>for</w:t>
      </w:r>
      <w:r>
        <w:rPr>
          <w:spacing w:val="-3"/>
          <w:sz w:val="24"/>
          <w:szCs w:val="24"/>
        </w:rPr>
        <w:t xml:space="preserve"> </w:t>
      </w:r>
      <w:r>
        <w:rPr>
          <w:sz w:val="24"/>
          <w:szCs w:val="24"/>
        </w:rPr>
        <w:t>each</w:t>
      </w:r>
      <w:r>
        <w:rPr>
          <w:spacing w:val="-4"/>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studied.</w:t>
      </w:r>
      <w:r>
        <w:rPr>
          <w:spacing w:val="6"/>
          <w:sz w:val="24"/>
          <w:szCs w:val="24"/>
        </w:rPr>
        <w:t xml:space="preserve"> </w:t>
      </w:r>
      <w:r>
        <w:rPr>
          <w:sz w:val="24"/>
          <w:szCs w:val="24"/>
        </w:rPr>
        <w:t>The</w:t>
      </w:r>
      <w:r>
        <w:rPr>
          <w:spacing w:val="-4"/>
          <w:sz w:val="24"/>
          <w:szCs w:val="24"/>
        </w:rPr>
        <w:t xml:space="preserve"> </w:t>
      </w:r>
      <w:r>
        <w:rPr>
          <w:sz w:val="24"/>
          <w:szCs w:val="24"/>
        </w:rPr>
        <w:t>n</w:t>
      </w:r>
      <w:r>
        <w:rPr>
          <w:spacing w:val="-4"/>
          <w:sz w:val="24"/>
          <w:szCs w:val="24"/>
        </w:rPr>
        <w:t>e</w:t>
      </w:r>
      <w:r>
        <w:rPr>
          <w:sz w:val="24"/>
          <w:szCs w:val="24"/>
        </w:rPr>
        <w:t>xt</w:t>
      </w:r>
      <w:r>
        <w:rPr>
          <w:spacing w:val="-4"/>
          <w:sz w:val="24"/>
          <w:szCs w:val="24"/>
        </w:rPr>
        <w:t xml:space="preserve"> </w:t>
      </w:r>
      <w:r>
        <w:rPr>
          <w:sz w:val="24"/>
          <w:szCs w:val="24"/>
        </w:rPr>
        <w:t>step</w:t>
      </w:r>
      <w:r>
        <w:rPr>
          <w:spacing w:val="-4"/>
          <w:sz w:val="24"/>
          <w:szCs w:val="24"/>
        </w:rPr>
        <w:t xml:space="preserve"> </w:t>
      </w:r>
      <w:r>
        <w:rPr>
          <w:sz w:val="24"/>
          <w:szCs w:val="24"/>
        </w:rPr>
        <w:t>is</w:t>
      </w:r>
      <w:r>
        <w:rPr>
          <w:spacing w:val="-2"/>
          <w:sz w:val="24"/>
          <w:szCs w:val="24"/>
        </w:rPr>
        <w:t xml:space="preserve"> </w:t>
      </w:r>
      <w:r>
        <w:rPr>
          <w:sz w:val="24"/>
          <w:szCs w:val="24"/>
        </w:rPr>
        <w:t>the choice</w:t>
      </w:r>
      <w:r>
        <w:rPr>
          <w:spacing w:val="-6"/>
          <w:sz w:val="24"/>
          <w:szCs w:val="24"/>
        </w:rPr>
        <w:t xml:space="preserve"> </w:t>
      </w:r>
      <w:r>
        <w:rPr>
          <w:sz w:val="24"/>
          <w:szCs w:val="24"/>
        </w:rPr>
        <w:t>of</w:t>
      </w:r>
      <w:r>
        <w:rPr>
          <w:spacing w:val="-2"/>
          <w:sz w:val="24"/>
          <w:szCs w:val="24"/>
        </w:rPr>
        <w:t xml:space="preserve"> </w:t>
      </w:r>
      <w:r>
        <w:rPr>
          <w:sz w:val="24"/>
          <w:szCs w:val="24"/>
        </w:rPr>
        <w:t>definitions</w:t>
      </w:r>
      <w:r>
        <w:rPr>
          <w:spacing w:val="-21"/>
          <w:sz w:val="24"/>
          <w:szCs w:val="24"/>
        </w:rPr>
        <w:t xml:space="preserve"> </w:t>
      </w:r>
      <w:r>
        <w:rPr>
          <w:sz w:val="24"/>
          <w:szCs w:val="24"/>
        </w:rPr>
        <w:t>for</w:t>
      </w:r>
      <w:r>
        <w:rPr>
          <w:spacing w:val="-3"/>
          <w:sz w:val="24"/>
          <w:szCs w:val="24"/>
        </w:rPr>
        <w:t xml:space="preserve"> </w:t>
      </w:r>
      <w:r>
        <w:rPr>
          <w:sz w:val="24"/>
          <w:szCs w:val="24"/>
        </w:rPr>
        <w:t>meanings</w:t>
      </w:r>
      <w:r>
        <w:rPr>
          <w:spacing w:val="-9"/>
          <w:sz w:val="24"/>
          <w:szCs w:val="24"/>
        </w:rPr>
        <w:t xml:space="preserve"> </w:t>
      </w:r>
      <w:r>
        <w:rPr>
          <w:sz w:val="24"/>
          <w:szCs w:val="24"/>
        </w:rPr>
        <w:t>suggested</w:t>
      </w:r>
      <w:r>
        <w:rPr>
          <w:spacing w:val="-9"/>
          <w:sz w:val="24"/>
          <w:szCs w:val="24"/>
        </w:rPr>
        <w:t xml:space="preserve"> </w:t>
      </w:r>
      <w:r>
        <w:rPr>
          <w:sz w:val="24"/>
          <w:szCs w:val="24"/>
        </w:rPr>
        <w:t>by</w:t>
      </w:r>
      <w:r>
        <w:rPr>
          <w:spacing w:val="-2"/>
          <w:sz w:val="24"/>
          <w:szCs w:val="24"/>
        </w:rPr>
        <w:t xml:space="preserve"> </w:t>
      </w:r>
      <w:r>
        <w:rPr>
          <w:sz w:val="24"/>
          <w:szCs w:val="24"/>
        </w:rPr>
        <w:t>the</w:t>
      </w:r>
      <w:r>
        <w:rPr>
          <w:spacing w:val="-3"/>
          <w:sz w:val="24"/>
          <w:szCs w:val="24"/>
        </w:rPr>
        <w:t xml:space="preserve"> </w:t>
      </w:r>
      <w:r>
        <w:rPr>
          <w:sz w:val="24"/>
          <w:szCs w:val="24"/>
        </w:rPr>
        <w:t>groups”</w:t>
      </w:r>
      <w:r>
        <w:rPr>
          <w:spacing w:val="-8"/>
          <w:sz w:val="24"/>
          <w:szCs w:val="24"/>
        </w:rPr>
        <w:t xml:space="preserve"> </w:t>
      </w:r>
      <w:r>
        <w:rPr>
          <w:sz w:val="24"/>
          <w:szCs w:val="24"/>
        </w:rPr>
        <w:t>(p.</w:t>
      </w:r>
      <w:r>
        <w:rPr>
          <w:spacing w:val="11"/>
          <w:sz w:val="24"/>
          <w:szCs w:val="24"/>
        </w:rPr>
        <w:t xml:space="preserve"> </w:t>
      </w:r>
      <w:r>
        <w:rPr>
          <w:sz w:val="24"/>
          <w:szCs w:val="24"/>
        </w:rPr>
        <w:t>13)</w:t>
      </w:r>
    </w:p>
    <w:p w:rsidR="00B72476" w:rsidRDefault="00B72476">
      <w:pPr>
        <w:spacing w:before="1" w:line="100" w:lineRule="exact"/>
        <w:rPr>
          <w:sz w:val="10"/>
          <w:szCs w:val="10"/>
        </w:rPr>
      </w:pPr>
    </w:p>
    <w:p w:rsidR="00B72476" w:rsidRDefault="00B72476">
      <w:pPr>
        <w:spacing w:line="200" w:lineRule="exact"/>
      </w:pPr>
    </w:p>
    <w:p w:rsidR="00B72476" w:rsidRDefault="00CB77E8">
      <w:pPr>
        <w:spacing w:line="415" w:lineRule="auto"/>
        <w:ind w:left="100" w:right="79"/>
        <w:rPr>
          <w:sz w:val="24"/>
          <w:szCs w:val="24"/>
        </w:rPr>
        <w:sectPr w:rsidR="00B72476">
          <w:pgSz w:w="12240" w:h="15840"/>
          <w:pgMar w:top="960" w:right="1320" w:bottom="280" w:left="1340" w:header="736" w:footer="0" w:gutter="0"/>
          <w:cols w:space="720"/>
        </w:sectPr>
      </w:pPr>
      <w:r>
        <w:rPr>
          <w:sz w:val="24"/>
          <w:szCs w:val="24"/>
        </w:rPr>
        <w:t>Firth</w:t>
      </w:r>
      <w:r>
        <w:rPr>
          <w:spacing w:val="-13"/>
          <w:sz w:val="24"/>
          <w:szCs w:val="24"/>
        </w:rPr>
        <w:t>’</w:t>
      </w:r>
      <w:r>
        <w:rPr>
          <w:sz w:val="24"/>
          <w:szCs w:val="24"/>
        </w:rPr>
        <w:t>s</w:t>
      </w:r>
      <w:r>
        <w:rPr>
          <w:spacing w:val="-10"/>
          <w:sz w:val="24"/>
          <w:szCs w:val="24"/>
        </w:rPr>
        <w:t xml:space="preserve"> </w:t>
      </w:r>
      <w:r>
        <w:rPr>
          <w:sz w:val="24"/>
          <w:szCs w:val="24"/>
        </w:rPr>
        <w:t>contemporary</w:t>
      </w:r>
      <w:r>
        <w:rPr>
          <w:spacing w:val="-17"/>
          <w:sz w:val="24"/>
          <w:szCs w:val="24"/>
        </w:rPr>
        <w:t xml:space="preserve"> </w:t>
      </w:r>
      <w:r>
        <w:rPr>
          <w:sz w:val="24"/>
          <w:szCs w:val="24"/>
        </w:rPr>
        <w:t>Harris</w:t>
      </w:r>
      <w:r>
        <w:rPr>
          <w:spacing w:val="-10"/>
          <w:sz w:val="24"/>
          <w:szCs w:val="24"/>
        </w:rPr>
        <w:t xml:space="preserve"> </w:t>
      </w:r>
      <w:r>
        <w:rPr>
          <w:sz w:val="24"/>
          <w:szCs w:val="24"/>
        </w:rPr>
        <w:t>ad</w:t>
      </w:r>
      <w:r>
        <w:rPr>
          <w:spacing w:val="-6"/>
          <w:sz w:val="24"/>
          <w:szCs w:val="24"/>
        </w:rPr>
        <w:t>v</w:t>
      </w:r>
      <w:r>
        <w:rPr>
          <w:sz w:val="24"/>
          <w:szCs w:val="24"/>
        </w:rPr>
        <w:t>anced</w:t>
      </w:r>
      <w:r>
        <w:rPr>
          <w:spacing w:val="-13"/>
          <w:sz w:val="24"/>
          <w:szCs w:val="24"/>
        </w:rPr>
        <w:t xml:space="preserve"> </w:t>
      </w:r>
      <w:r>
        <w:rPr>
          <w:sz w:val="24"/>
          <w:szCs w:val="24"/>
        </w:rPr>
        <w:t>a</w:t>
      </w:r>
      <w:r>
        <w:rPr>
          <w:spacing w:val="-5"/>
          <w:sz w:val="24"/>
          <w:szCs w:val="24"/>
        </w:rPr>
        <w:t xml:space="preserve"> </w:t>
      </w:r>
      <w:r>
        <w:rPr>
          <w:sz w:val="24"/>
          <w:szCs w:val="24"/>
        </w:rPr>
        <w:t>quantitat</w:t>
      </w:r>
      <w:r>
        <w:rPr>
          <w:spacing w:val="-6"/>
          <w:sz w:val="24"/>
          <w:szCs w:val="24"/>
        </w:rPr>
        <w:t>i</w:t>
      </w:r>
      <w:r>
        <w:rPr>
          <w:spacing w:val="-4"/>
          <w:sz w:val="24"/>
          <w:szCs w:val="24"/>
        </w:rPr>
        <w:t>v</w:t>
      </w:r>
      <w:r>
        <w:rPr>
          <w:sz w:val="24"/>
          <w:szCs w:val="24"/>
        </w:rPr>
        <w:t>e</w:t>
      </w:r>
      <w:r>
        <w:rPr>
          <w:spacing w:val="-15"/>
          <w:sz w:val="24"/>
          <w:szCs w:val="24"/>
        </w:rPr>
        <w:t xml:space="preserve"> </w:t>
      </w:r>
      <w:r>
        <w:rPr>
          <w:spacing w:val="-4"/>
          <w:sz w:val="24"/>
          <w:szCs w:val="24"/>
        </w:rPr>
        <w:t>v</w:t>
      </w:r>
      <w:r>
        <w:rPr>
          <w:sz w:val="24"/>
          <w:szCs w:val="24"/>
        </w:rPr>
        <w:t>ersion</w:t>
      </w:r>
      <w:r>
        <w:rPr>
          <w:spacing w:val="-11"/>
          <w:sz w:val="24"/>
          <w:szCs w:val="24"/>
        </w:rPr>
        <w:t xml:space="preserve"> </w:t>
      </w:r>
      <w:r>
        <w:rPr>
          <w:sz w:val="24"/>
          <w:szCs w:val="24"/>
        </w:rPr>
        <w:t>of</w:t>
      </w:r>
      <w:r>
        <w:rPr>
          <w:spacing w:val="-6"/>
          <w:sz w:val="24"/>
          <w:szCs w:val="24"/>
        </w:rPr>
        <w:t xml:space="preserve"> </w:t>
      </w:r>
      <w:r>
        <w:rPr>
          <w:sz w:val="24"/>
          <w:szCs w:val="24"/>
        </w:rPr>
        <w:t>this</w:t>
      </w:r>
      <w:r>
        <w:rPr>
          <w:spacing w:val="-7"/>
          <w:sz w:val="24"/>
          <w:szCs w:val="24"/>
        </w:rPr>
        <w:t xml:space="preserve"> </w:t>
      </w:r>
      <w:r>
        <w:rPr>
          <w:sz w:val="24"/>
          <w:szCs w:val="24"/>
        </w:rPr>
        <w:t>notion</w:t>
      </w:r>
      <w:r>
        <w:rPr>
          <w:spacing w:val="-10"/>
          <w:sz w:val="24"/>
          <w:szCs w:val="24"/>
        </w:rPr>
        <w:t xml:space="preserve"> </w:t>
      </w:r>
      <w:r>
        <w:rPr>
          <w:sz w:val="24"/>
          <w:szCs w:val="24"/>
        </w:rPr>
        <w:t>called</w:t>
      </w:r>
      <w:r>
        <w:rPr>
          <w:spacing w:val="-10"/>
          <w:sz w:val="24"/>
          <w:szCs w:val="24"/>
        </w:rPr>
        <w:t xml:space="preserve"> </w:t>
      </w:r>
      <w:r>
        <w:rPr>
          <w:sz w:val="24"/>
          <w:szCs w:val="24"/>
        </w:rPr>
        <w:t>the</w:t>
      </w:r>
      <w:r>
        <w:rPr>
          <w:spacing w:val="-7"/>
          <w:sz w:val="24"/>
          <w:szCs w:val="24"/>
        </w:rPr>
        <w:t xml:space="preserve"> </w:t>
      </w:r>
      <w:r>
        <w:rPr>
          <w:w w:val="101"/>
          <w:sz w:val="24"/>
          <w:szCs w:val="24"/>
        </w:rPr>
        <w:t>distri</w:t>
      </w:r>
      <w:r>
        <w:rPr>
          <w:spacing w:val="-5"/>
          <w:w w:val="101"/>
          <w:sz w:val="24"/>
          <w:szCs w:val="24"/>
        </w:rPr>
        <w:t>b</w:t>
      </w:r>
      <w:r>
        <w:rPr>
          <w:w w:val="101"/>
          <w:sz w:val="24"/>
          <w:szCs w:val="24"/>
        </w:rPr>
        <w:t xml:space="preserve">utional </w:t>
      </w:r>
      <w:r>
        <w:rPr>
          <w:sz w:val="24"/>
          <w:szCs w:val="24"/>
        </w:rPr>
        <w:t>hypothesis,</w:t>
      </w:r>
      <w:r>
        <w:rPr>
          <w:spacing w:val="-21"/>
          <w:sz w:val="24"/>
          <w:szCs w:val="24"/>
        </w:rPr>
        <w:t xml:space="preserve"> </w:t>
      </w:r>
      <w:r>
        <w:rPr>
          <w:sz w:val="24"/>
          <w:szCs w:val="24"/>
        </w:rPr>
        <w:t>which</w:t>
      </w:r>
      <w:r>
        <w:rPr>
          <w:spacing w:val="-6"/>
          <w:sz w:val="24"/>
          <w:szCs w:val="24"/>
        </w:rPr>
        <w:t xml:space="preserve"> </w:t>
      </w:r>
      <w:r>
        <w:rPr>
          <w:sz w:val="24"/>
          <w:szCs w:val="24"/>
        </w:rPr>
        <w:t>proposes</w:t>
      </w:r>
      <w:r>
        <w:rPr>
          <w:spacing w:val="-9"/>
          <w:sz w:val="24"/>
          <w:szCs w:val="24"/>
        </w:rPr>
        <w:t xml:space="preserve"> </w:t>
      </w:r>
      <w:r>
        <w:rPr>
          <w:sz w:val="24"/>
          <w:szCs w:val="24"/>
        </w:rPr>
        <w:t>that</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are</w:t>
      </w:r>
      <w:r>
        <w:rPr>
          <w:spacing w:val="-3"/>
          <w:sz w:val="24"/>
          <w:szCs w:val="24"/>
        </w:rPr>
        <w:t xml:space="preserve"> </w:t>
      </w:r>
      <w:r>
        <w:rPr>
          <w:sz w:val="24"/>
          <w:szCs w:val="24"/>
        </w:rPr>
        <w:t>semantically</w:t>
      </w:r>
      <w:r>
        <w:rPr>
          <w:spacing w:val="-12"/>
          <w:sz w:val="24"/>
          <w:szCs w:val="24"/>
        </w:rPr>
        <w:t xml:space="preserve"> </w:t>
      </w:r>
      <w:r>
        <w:rPr>
          <w:sz w:val="24"/>
          <w:szCs w:val="24"/>
        </w:rPr>
        <w:t>similar</w:t>
      </w:r>
      <w:r>
        <w:rPr>
          <w:spacing w:val="-7"/>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d</w:t>
      </w:r>
      <w:r>
        <w:rPr>
          <w:spacing w:val="-4"/>
          <w:sz w:val="24"/>
          <w:szCs w:val="24"/>
        </w:rPr>
        <w:t>e</w:t>
      </w:r>
      <w:r>
        <w:rPr>
          <w:sz w:val="24"/>
          <w:szCs w:val="24"/>
        </w:rPr>
        <w:t>gree</w:t>
      </w:r>
      <w:r>
        <w:rPr>
          <w:spacing w:val="-6"/>
          <w:sz w:val="24"/>
          <w:szCs w:val="24"/>
        </w:rPr>
        <w:t xml:space="preserve"> </w:t>
      </w:r>
      <w:r>
        <w:rPr>
          <w:sz w:val="24"/>
          <w:szCs w:val="24"/>
        </w:rPr>
        <w:t>that</w:t>
      </w:r>
      <w:r>
        <w:rPr>
          <w:spacing w:val="-4"/>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participate in</w:t>
      </w:r>
      <w:r>
        <w:rPr>
          <w:spacing w:val="-2"/>
          <w:sz w:val="24"/>
          <w:szCs w:val="24"/>
        </w:rPr>
        <w:t xml:space="preserve"> </w:t>
      </w:r>
      <w:r>
        <w:rPr>
          <w:sz w:val="24"/>
          <w:szCs w:val="24"/>
        </w:rPr>
        <w:t>the</w:t>
      </w:r>
      <w:r>
        <w:rPr>
          <w:spacing w:val="-3"/>
          <w:sz w:val="24"/>
          <w:szCs w:val="24"/>
        </w:rPr>
        <w:t xml:space="preserve"> </w:t>
      </w:r>
      <w:r>
        <w:rPr>
          <w:sz w:val="24"/>
          <w:szCs w:val="24"/>
        </w:rPr>
        <w:t>same</w:t>
      </w:r>
      <w:r>
        <w:rPr>
          <w:spacing w:val="-5"/>
          <w:sz w:val="24"/>
          <w:szCs w:val="24"/>
        </w:rPr>
        <w:t xml:space="preserve"> </w:t>
      </w:r>
      <w:r>
        <w:rPr>
          <w:sz w:val="24"/>
          <w:szCs w:val="24"/>
        </w:rPr>
        <w:t>cont</w:t>
      </w:r>
      <w:r>
        <w:rPr>
          <w:spacing w:val="-4"/>
          <w:sz w:val="24"/>
          <w:szCs w:val="24"/>
        </w:rPr>
        <w:t>e</w:t>
      </w:r>
      <w:r>
        <w:rPr>
          <w:sz w:val="24"/>
          <w:szCs w:val="24"/>
        </w:rPr>
        <w:t>xts</w:t>
      </w:r>
      <w:r>
        <w:rPr>
          <w:spacing w:val="-8"/>
          <w:sz w:val="24"/>
          <w:szCs w:val="24"/>
        </w:rPr>
        <w:t xml:space="preserve"> </w:t>
      </w:r>
      <w:r>
        <w:rPr>
          <w:sz w:val="24"/>
          <w:szCs w:val="24"/>
        </w:rPr>
        <w:t>(Harris,</w:t>
      </w:r>
      <w:r>
        <w:rPr>
          <w:spacing w:val="-7"/>
          <w:sz w:val="24"/>
          <w:szCs w:val="24"/>
        </w:rPr>
        <w:t xml:space="preserve"> </w:t>
      </w:r>
      <w:r>
        <w:rPr>
          <w:sz w:val="24"/>
          <w:szCs w:val="24"/>
        </w:rPr>
        <w:t>1951).</w:t>
      </w:r>
      <w:r>
        <w:rPr>
          <w:spacing w:val="8"/>
          <w:sz w:val="24"/>
          <w:szCs w:val="24"/>
        </w:rPr>
        <w:t xml:space="preserve"> </w:t>
      </w:r>
      <w:r>
        <w:rPr>
          <w:sz w:val="24"/>
          <w:szCs w:val="24"/>
        </w:rPr>
        <w:t>Harris</w:t>
      </w:r>
      <w:r>
        <w:rPr>
          <w:spacing w:val="-6"/>
          <w:sz w:val="24"/>
          <w:szCs w:val="24"/>
        </w:rPr>
        <w:t xml:space="preserve"> </w:t>
      </w:r>
      <w:r>
        <w:rPr>
          <w:sz w:val="24"/>
          <w:szCs w:val="24"/>
        </w:rPr>
        <w:t>a</w:t>
      </w:r>
      <w:r>
        <w:rPr>
          <w:spacing w:val="-4"/>
          <w:sz w:val="24"/>
          <w:szCs w:val="24"/>
        </w:rPr>
        <w:t>r</w:t>
      </w:r>
      <w:r>
        <w:rPr>
          <w:sz w:val="24"/>
          <w:szCs w:val="24"/>
        </w:rPr>
        <w:t>gued</w:t>
      </w:r>
      <w:r>
        <w:rPr>
          <w:spacing w:val="-7"/>
          <w:sz w:val="24"/>
          <w:szCs w:val="24"/>
        </w:rPr>
        <w:t xml:space="preserve"> </w:t>
      </w:r>
      <w:r>
        <w:rPr>
          <w:sz w:val="24"/>
          <w:szCs w:val="24"/>
        </w:rPr>
        <w:t>that,</w:t>
      </w:r>
      <w:r>
        <w:rPr>
          <w:spacing w:val="-4"/>
          <w:sz w:val="24"/>
          <w:szCs w:val="24"/>
        </w:rPr>
        <w:t xml:space="preserve"> </w:t>
      </w:r>
      <w:r>
        <w:rPr>
          <w:spacing w:val="-6"/>
          <w:sz w:val="24"/>
          <w:szCs w:val="24"/>
        </w:rPr>
        <w:t>e</w:t>
      </w:r>
      <w:r>
        <w:rPr>
          <w:spacing w:val="-4"/>
          <w:sz w:val="24"/>
          <w:szCs w:val="24"/>
        </w:rPr>
        <w:t>v</w:t>
      </w:r>
      <w:r>
        <w:rPr>
          <w:sz w:val="24"/>
          <w:szCs w:val="24"/>
        </w:rPr>
        <w:t>en</w:t>
      </w:r>
      <w:r>
        <w:rPr>
          <w:spacing w:val="-5"/>
          <w:sz w:val="24"/>
          <w:szCs w:val="24"/>
        </w:rPr>
        <w:t xml:space="preserve"> </w:t>
      </w:r>
      <w:r>
        <w:rPr>
          <w:sz w:val="24"/>
          <w:szCs w:val="24"/>
        </w:rPr>
        <w:t>in</w:t>
      </w:r>
      <w:r>
        <w:rPr>
          <w:spacing w:val="-2"/>
          <w:sz w:val="24"/>
          <w:szCs w:val="24"/>
        </w:rPr>
        <w:t xml:space="preserve"> </w:t>
      </w:r>
      <w:r>
        <w:rPr>
          <w:sz w:val="24"/>
          <w:szCs w:val="24"/>
        </w:rPr>
        <w:t>cases</w:t>
      </w:r>
      <w:r>
        <w:rPr>
          <w:spacing w:val="-5"/>
          <w:sz w:val="24"/>
          <w:szCs w:val="24"/>
        </w:rPr>
        <w:t xml:space="preserve"> </w:t>
      </w:r>
      <w:r>
        <w:rPr>
          <w:sz w:val="24"/>
          <w:szCs w:val="24"/>
        </w:rPr>
        <w:t>where</w:t>
      </w:r>
      <w:r>
        <w:rPr>
          <w:spacing w:val="-6"/>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meaning</w:t>
      </w:r>
      <w:r>
        <w:rPr>
          <w:spacing w:val="-8"/>
          <w:sz w:val="24"/>
          <w:szCs w:val="24"/>
        </w:rPr>
        <w:t xml:space="preserve"> </w:t>
      </w:r>
      <w:r>
        <w:rPr>
          <w:spacing w:val="-2"/>
          <w:sz w:val="24"/>
          <w:szCs w:val="24"/>
        </w:rPr>
        <w:t>w</w:t>
      </w:r>
      <w:r>
        <w:rPr>
          <w:sz w:val="24"/>
          <w:szCs w:val="24"/>
        </w:rPr>
        <w:t>as determined</w:t>
      </w:r>
      <w:r>
        <w:rPr>
          <w:spacing w:val="-11"/>
          <w:sz w:val="24"/>
          <w:szCs w:val="24"/>
        </w:rPr>
        <w:t xml:space="preserve"> </w:t>
      </w:r>
      <w:r>
        <w:rPr>
          <w:sz w:val="24"/>
          <w:szCs w:val="24"/>
        </w:rPr>
        <w:t>by</w:t>
      </w:r>
      <w:r>
        <w:rPr>
          <w:spacing w:val="-2"/>
          <w:sz w:val="24"/>
          <w:szCs w:val="24"/>
        </w:rPr>
        <w:t xml:space="preserve"> </w:t>
      </w:r>
      <w:r>
        <w:rPr>
          <w:spacing w:val="-4"/>
          <w:sz w:val="24"/>
          <w:szCs w:val="24"/>
        </w:rPr>
        <w:t>e</w:t>
      </w:r>
      <w:r>
        <w:rPr>
          <w:sz w:val="24"/>
          <w:szCs w:val="24"/>
        </w:rPr>
        <w:t>xtralinguistic</w:t>
      </w:r>
      <w:r>
        <w:rPr>
          <w:spacing w:val="-14"/>
          <w:sz w:val="24"/>
          <w:szCs w:val="24"/>
        </w:rPr>
        <w:t xml:space="preserve"> </w:t>
      </w:r>
      <w:r>
        <w:rPr>
          <w:sz w:val="24"/>
          <w:szCs w:val="24"/>
        </w:rPr>
        <w:t>influences,</w:t>
      </w:r>
      <w:r>
        <w:rPr>
          <w:spacing w:val="-21"/>
          <w:sz w:val="24"/>
          <w:szCs w:val="24"/>
        </w:rPr>
        <w:t xml:space="preserve"> </w:t>
      </w:r>
      <w:r>
        <w:rPr>
          <w:sz w:val="24"/>
          <w:szCs w:val="24"/>
        </w:rPr>
        <w:t>such</w:t>
      </w:r>
      <w:r>
        <w:rPr>
          <w:spacing w:val="-4"/>
          <w:sz w:val="24"/>
          <w:szCs w:val="24"/>
        </w:rPr>
        <w:t xml:space="preserve"> </w:t>
      </w:r>
      <w:r>
        <w:rPr>
          <w:sz w:val="24"/>
          <w:szCs w:val="24"/>
        </w:rPr>
        <w:t>influences</w:t>
      </w:r>
      <w:r>
        <w:rPr>
          <w:spacing w:val="-20"/>
          <w:sz w:val="24"/>
          <w:szCs w:val="24"/>
        </w:rPr>
        <w:t xml:space="preserve"> </w:t>
      </w:r>
      <w:r>
        <w:rPr>
          <w:spacing w:val="-2"/>
          <w:sz w:val="24"/>
          <w:szCs w:val="24"/>
        </w:rPr>
        <w:t>w</w:t>
      </w:r>
      <w:r>
        <w:rPr>
          <w:sz w:val="24"/>
          <w:szCs w:val="24"/>
        </w:rPr>
        <w:t>ould</w:t>
      </w:r>
      <w:r>
        <w:rPr>
          <w:spacing w:val="-6"/>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correlates.</w:t>
      </w:r>
    </w:p>
    <w:p w:rsidR="00B72476" w:rsidRDefault="00B72476">
      <w:pPr>
        <w:spacing w:before="9" w:line="180" w:lineRule="exact"/>
        <w:rPr>
          <w:sz w:val="19"/>
          <w:szCs w:val="19"/>
        </w:rPr>
      </w:pPr>
    </w:p>
    <w:p w:rsidR="00B72476" w:rsidRDefault="00B72476">
      <w:pPr>
        <w:spacing w:line="200" w:lineRule="exact"/>
      </w:pPr>
    </w:p>
    <w:p w:rsidR="00B72476" w:rsidRDefault="00B72476">
      <w:pPr>
        <w:spacing w:line="200" w:lineRule="exact"/>
      </w:pPr>
    </w:p>
    <w:p w:rsidR="00B72476" w:rsidRDefault="00CB77E8">
      <w:pPr>
        <w:spacing w:before="28"/>
        <w:ind w:left="1864"/>
        <w:rPr>
          <w:rFonts w:ascii="Arial" w:eastAsia="Arial" w:hAnsi="Arial" w:cs="Arial"/>
          <w:sz w:val="19"/>
          <w:szCs w:val="19"/>
        </w:rPr>
      </w:pPr>
      <w:r>
        <w:rPr>
          <w:rFonts w:ascii="Arial" w:eastAsia="Arial" w:hAnsi="Arial" w:cs="Arial"/>
          <w:sz w:val="19"/>
          <w:szCs w:val="19"/>
        </w:rPr>
        <w:t>Documents</w:t>
      </w:r>
    </w:p>
    <w:p w:rsidR="00B72476" w:rsidRDefault="00B72476">
      <w:pPr>
        <w:spacing w:before="19" w:line="280" w:lineRule="exact"/>
        <w:rPr>
          <w:sz w:val="28"/>
          <w:szCs w:val="28"/>
        </w:rPr>
        <w:sectPr w:rsidR="00B72476">
          <w:pgSz w:w="12240" w:h="15840"/>
          <w:pgMar w:top="960" w:right="1340" w:bottom="280" w:left="1340" w:header="736" w:footer="0" w:gutter="0"/>
          <w:cols w:space="720"/>
        </w:sectPr>
      </w:pPr>
    </w:p>
    <w:p w:rsidR="00B72476" w:rsidRDefault="00CB77E8">
      <w:pPr>
        <w:spacing w:before="7"/>
        <w:jc w:val="right"/>
        <w:rPr>
          <w:rFonts w:ascii="Arial" w:eastAsia="Arial" w:hAnsi="Arial" w:cs="Arial"/>
          <w:sz w:val="34"/>
          <w:szCs w:val="34"/>
        </w:rPr>
      </w:pPr>
      <w:r>
        <w:rPr>
          <w:rFonts w:ascii="Arial" w:eastAsia="Arial" w:hAnsi="Arial" w:cs="Arial"/>
          <w:sz w:val="34"/>
          <w:szCs w:val="34"/>
        </w:rPr>
        <w:lastRenderedPageBreak/>
        <w:t>a</w:t>
      </w:r>
      <w:r>
        <w:rPr>
          <w:rFonts w:ascii="Arial" w:eastAsia="Arial" w:hAnsi="Arial" w:cs="Arial"/>
          <w:spacing w:val="4"/>
          <w:sz w:val="34"/>
          <w:szCs w:val="34"/>
        </w:rPr>
        <w:t xml:space="preserve"> </w:t>
      </w:r>
      <w:r>
        <w:rPr>
          <w:rFonts w:ascii="Arial" w:eastAsia="Arial" w:hAnsi="Arial" w:cs="Arial"/>
          <w:sz w:val="34"/>
          <w:szCs w:val="34"/>
        </w:rPr>
        <w:t>b</w:t>
      </w:r>
      <w:r>
        <w:rPr>
          <w:rFonts w:ascii="Arial" w:eastAsia="Arial" w:hAnsi="Arial" w:cs="Arial"/>
          <w:spacing w:val="4"/>
          <w:sz w:val="34"/>
          <w:szCs w:val="34"/>
        </w:rPr>
        <w:t xml:space="preserve"> </w:t>
      </w:r>
      <w:r>
        <w:rPr>
          <w:rFonts w:ascii="Arial" w:eastAsia="Arial" w:hAnsi="Arial" w:cs="Arial"/>
          <w:w w:val="101"/>
          <w:sz w:val="34"/>
          <w:szCs w:val="34"/>
        </w:rPr>
        <w:t>b</w:t>
      </w:r>
    </w:p>
    <w:p w:rsidR="00B72476" w:rsidRDefault="00B72476">
      <w:pPr>
        <w:spacing w:before="2" w:line="100" w:lineRule="exact"/>
        <w:rPr>
          <w:sz w:val="10"/>
          <w:szCs w:val="10"/>
        </w:rPr>
      </w:pPr>
    </w:p>
    <w:p w:rsidR="00B72476" w:rsidRDefault="00CB77E8">
      <w:pPr>
        <w:jc w:val="right"/>
        <w:rPr>
          <w:rFonts w:ascii="Arial" w:eastAsia="Arial" w:hAnsi="Arial" w:cs="Arial"/>
          <w:sz w:val="34"/>
          <w:szCs w:val="34"/>
        </w:rPr>
      </w:pPr>
      <w:r>
        <w:rPr>
          <w:rFonts w:ascii="Arial" w:eastAsia="Arial" w:hAnsi="Arial" w:cs="Arial"/>
          <w:sz w:val="34"/>
          <w:szCs w:val="34"/>
        </w:rPr>
        <w:t>b</w:t>
      </w:r>
      <w:r>
        <w:rPr>
          <w:rFonts w:ascii="Arial" w:eastAsia="Arial" w:hAnsi="Arial" w:cs="Arial"/>
          <w:spacing w:val="4"/>
          <w:sz w:val="34"/>
          <w:szCs w:val="34"/>
        </w:rPr>
        <w:t xml:space="preserve"> </w:t>
      </w:r>
      <w:r>
        <w:rPr>
          <w:rFonts w:ascii="Arial" w:eastAsia="Arial" w:hAnsi="Arial" w:cs="Arial"/>
          <w:sz w:val="34"/>
          <w:szCs w:val="34"/>
        </w:rPr>
        <w:t>b</w:t>
      </w:r>
      <w:r>
        <w:rPr>
          <w:rFonts w:ascii="Arial" w:eastAsia="Arial" w:hAnsi="Arial" w:cs="Arial"/>
          <w:spacing w:val="4"/>
          <w:sz w:val="34"/>
          <w:szCs w:val="34"/>
        </w:rPr>
        <w:t xml:space="preserve"> </w:t>
      </w:r>
      <w:r>
        <w:rPr>
          <w:rFonts w:ascii="Arial" w:eastAsia="Arial" w:hAnsi="Arial" w:cs="Arial"/>
          <w:w w:val="101"/>
          <w:sz w:val="34"/>
          <w:szCs w:val="34"/>
        </w:rPr>
        <w:t>a</w:t>
      </w:r>
    </w:p>
    <w:p w:rsidR="00B72476" w:rsidRDefault="00CB77E8">
      <w:pPr>
        <w:spacing w:before="7"/>
        <w:ind w:right="-72"/>
        <w:rPr>
          <w:rFonts w:ascii="Arial" w:eastAsia="Arial" w:hAnsi="Arial" w:cs="Arial"/>
          <w:sz w:val="34"/>
          <w:szCs w:val="34"/>
        </w:rPr>
      </w:pPr>
      <w:r>
        <w:br w:type="column"/>
      </w:r>
      <w:r>
        <w:rPr>
          <w:rFonts w:ascii="Arial" w:eastAsia="Arial" w:hAnsi="Arial" w:cs="Arial"/>
          <w:sz w:val="34"/>
          <w:szCs w:val="34"/>
        </w:rPr>
        <w:lastRenderedPageBreak/>
        <w:t>c</w:t>
      </w:r>
      <w:r>
        <w:rPr>
          <w:rFonts w:ascii="Arial" w:eastAsia="Arial" w:hAnsi="Arial" w:cs="Arial"/>
          <w:spacing w:val="4"/>
          <w:sz w:val="34"/>
          <w:szCs w:val="34"/>
        </w:rPr>
        <w:t xml:space="preserve"> </w:t>
      </w:r>
      <w:r>
        <w:rPr>
          <w:rFonts w:ascii="Arial" w:eastAsia="Arial" w:hAnsi="Arial" w:cs="Arial"/>
          <w:sz w:val="34"/>
          <w:szCs w:val="34"/>
        </w:rPr>
        <w:t>c</w:t>
      </w:r>
      <w:r>
        <w:rPr>
          <w:rFonts w:ascii="Arial" w:eastAsia="Arial" w:hAnsi="Arial" w:cs="Arial"/>
          <w:spacing w:val="4"/>
          <w:sz w:val="34"/>
          <w:szCs w:val="34"/>
        </w:rPr>
        <w:t xml:space="preserve"> </w:t>
      </w:r>
      <w:r>
        <w:rPr>
          <w:rFonts w:ascii="Arial" w:eastAsia="Arial" w:hAnsi="Arial" w:cs="Arial"/>
          <w:w w:val="101"/>
          <w:sz w:val="34"/>
          <w:szCs w:val="34"/>
        </w:rPr>
        <w:t>d</w:t>
      </w:r>
    </w:p>
    <w:p w:rsidR="00B72476" w:rsidRDefault="00B72476">
      <w:pPr>
        <w:spacing w:before="2" w:line="100" w:lineRule="exact"/>
        <w:rPr>
          <w:sz w:val="10"/>
          <w:szCs w:val="10"/>
        </w:rPr>
      </w:pPr>
    </w:p>
    <w:p w:rsidR="00B72476" w:rsidRDefault="00CB77E8">
      <w:pPr>
        <w:ind w:left="10" w:right="-62"/>
        <w:rPr>
          <w:rFonts w:ascii="Arial" w:eastAsia="Arial" w:hAnsi="Arial" w:cs="Arial"/>
          <w:sz w:val="34"/>
          <w:szCs w:val="34"/>
        </w:rPr>
      </w:pPr>
      <w:r>
        <w:rPr>
          <w:rFonts w:ascii="Arial" w:eastAsia="Arial" w:hAnsi="Arial" w:cs="Arial"/>
          <w:sz w:val="34"/>
          <w:szCs w:val="34"/>
        </w:rPr>
        <w:t>c</w:t>
      </w:r>
      <w:r>
        <w:rPr>
          <w:rFonts w:ascii="Arial" w:eastAsia="Arial" w:hAnsi="Arial" w:cs="Arial"/>
          <w:spacing w:val="4"/>
          <w:sz w:val="34"/>
          <w:szCs w:val="34"/>
        </w:rPr>
        <w:t xml:space="preserve"> </w:t>
      </w:r>
      <w:r>
        <w:rPr>
          <w:rFonts w:ascii="Arial" w:eastAsia="Arial" w:hAnsi="Arial" w:cs="Arial"/>
          <w:sz w:val="34"/>
          <w:szCs w:val="34"/>
        </w:rPr>
        <w:t>c</w:t>
      </w:r>
      <w:r>
        <w:rPr>
          <w:rFonts w:ascii="Arial" w:eastAsia="Arial" w:hAnsi="Arial" w:cs="Arial"/>
          <w:spacing w:val="4"/>
          <w:sz w:val="34"/>
          <w:szCs w:val="34"/>
        </w:rPr>
        <w:t xml:space="preserve"> </w:t>
      </w:r>
      <w:r>
        <w:rPr>
          <w:rFonts w:ascii="Arial" w:eastAsia="Arial" w:hAnsi="Arial" w:cs="Arial"/>
          <w:w w:val="101"/>
          <w:sz w:val="34"/>
          <w:szCs w:val="34"/>
        </w:rPr>
        <w:t>c</w:t>
      </w:r>
    </w:p>
    <w:p w:rsidR="00B72476" w:rsidRDefault="00CB77E8">
      <w:pPr>
        <w:spacing w:before="7"/>
        <w:rPr>
          <w:rFonts w:ascii="Arial" w:eastAsia="Arial" w:hAnsi="Arial" w:cs="Arial"/>
          <w:sz w:val="34"/>
          <w:szCs w:val="34"/>
        </w:rPr>
      </w:pPr>
      <w:r>
        <w:br w:type="column"/>
      </w:r>
      <w:r>
        <w:rPr>
          <w:rFonts w:ascii="Arial" w:eastAsia="Arial" w:hAnsi="Arial" w:cs="Arial"/>
          <w:sz w:val="34"/>
          <w:szCs w:val="34"/>
        </w:rPr>
        <w:lastRenderedPageBreak/>
        <w:t>b</w:t>
      </w:r>
      <w:r>
        <w:rPr>
          <w:rFonts w:ascii="Arial" w:eastAsia="Arial" w:hAnsi="Arial" w:cs="Arial"/>
          <w:spacing w:val="4"/>
          <w:sz w:val="34"/>
          <w:szCs w:val="34"/>
        </w:rPr>
        <w:t xml:space="preserve"> </w:t>
      </w:r>
      <w:r>
        <w:rPr>
          <w:rFonts w:ascii="Arial" w:eastAsia="Arial" w:hAnsi="Arial" w:cs="Arial"/>
          <w:sz w:val="34"/>
          <w:szCs w:val="34"/>
        </w:rPr>
        <w:t>b</w:t>
      </w:r>
      <w:r>
        <w:rPr>
          <w:rFonts w:ascii="Arial" w:eastAsia="Arial" w:hAnsi="Arial" w:cs="Arial"/>
          <w:spacing w:val="4"/>
          <w:sz w:val="34"/>
          <w:szCs w:val="34"/>
        </w:rPr>
        <w:t xml:space="preserve"> </w:t>
      </w:r>
      <w:r>
        <w:rPr>
          <w:rFonts w:ascii="Arial" w:eastAsia="Arial" w:hAnsi="Arial" w:cs="Arial"/>
          <w:w w:val="101"/>
          <w:sz w:val="34"/>
          <w:szCs w:val="34"/>
        </w:rPr>
        <w:t>a</w:t>
      </w:r>
    </w:p>
    <w:p w:rsidR="00B72476" w:rsidRDefault="00B72476">
      <w:pPr>
        <w:spacing w:before="2" w:line="100" w:lineRule="exact"/>
        <w:rPr>
          <w:sz w:val="10"/>
          <w:szCs w:val="10"/>
        </w:rPr>
      </w:pPr>
    </w:p>
    <w:p w:rsidR="00B72476" w:rsidRDefault="00875887">
      <w:pPr>
        <w:ind w:left="10"/>
        <w:rPr>
          <w:rFonts w:ascii="Arial" w:eastAsia="Arial" w:hAnsi="Arial" w:cs="Arial"/>
          <w:sz w:val="34"/>
          <w:szCs w:val="34"/>
        </w:rPr>
        <w:sectPr w:rsidR="00B72476">
          <w:type w:val="continuous"/>
          <w:pgSz w:w="12240" w:h="15840"/>
          <w:pgMar w:top="960" w:right="1340" w:bottom="280" w:left="1340" w:header="720" w:footer="720" w:gutter="0"/>
          <w:cols w:num="3" w:space="720" w:equalWidth="0">
            <w:col w:w="2896" w:space="390"/>
            <w:col w:w="731" w:space="391"/>
            <w:col w:w="5152"/>
          </w:cols>
        </w:sectPr>
      </w:pPr>
      <w:r>
        <w:rPr>
          <w:noProof/>
        </w:rPr>
        <mc:AlternateContent>
          <mc:Choice Requires="wpg">
            <w:drawing>
              <wp:anchor distT="0" distB="0" distL="114300" distR="114300" simplePos="0" relativeHeight="503314323" behindDoc="1" locked="0" layoutInCell="1" allowOverlap="1">
                <wp:simplePos x="0" y="0"/>
                <wp:positionH relativeFrom="page">
                  <wp:posOffset>1208405</wp:posOffset>
                </wp:positionH>
                <wp:positionV relativeFrom="page">
                  <wp:posOffset>951865</wp:posOffset>
                </wp:positionV>
                <wp:extent cx="5354320" cy="3865880"/>
                <wp:effectExtent l="1905" t="0" r="1082675" b="1036955"/>
                <wp:wrapNone/>
                <wp:docPr id="870"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4320" cy="3865880"/>
                          <a:chOff x="1904" y="1499"/>
                          <a:chExt cx="8433" cy="6089"/>
                        </a:xfrm>
                      </wpg:grpSpPr>
                      <wpg:grpSp>
                        <wpg:cNvPr id="871" name="Group 868"/>
                        <wpg:cNvGrpSpPr>
                          <a:grpSpLocks/>
                        </wpg:cNvGrpSpPr>
                        <wpg:grpSpPr bwMode="auto">
                          <a:xfrm>
                            <a:off x="1908" y="1504"/>
                            <a:ext cx="8424" cy="6080"/>
                            <a:chOff x="1908" y="1504"/>
                            <a:chExt cx="8424" cy="6080"/>
                          </a:xfrm>
                        </wpg:grpSpPr>
                        <wps:wsp>
                          <wps:cNvPr id="872" name="Freeform 895"/>
                          <wps:cNvSpPr>
                            <a:spLocks/>
                          </wps:cNvSpPr>
                          <wps:spPr bwMode="auto">
                            <a:xfrm>
                              <a:off x="1908" y="1504"/>
                              <a:ext cx="8424" cy="6080"/>
                            </a:xfrm>
                            <a:custGeom>
                              <a:avLst/>
                              <a:gdLst>
                                <a:gd name="T0" fmla="+- 0 1908 1908"/>
                                <a:gd name="T1" fmla="*/ T0 w 8424"/>
                                <a:gd name="T2" fmla="+- 0 7584 1504"/>
                                <a:gd name="T3" fmla="*/ 7584 h 6080"/>
                                <a:gd name="T4" fmla="+- 0 10332 1908"/>
                                <a:gd name="T5" fmla="*/ T4 w 8424"/>
                                <a:gd name="T6" fmla="+- 0 7584 1504"/>
                                <a:gd name="T7" fmla="*/ 7584 h 6080"/>
                                <a:gd name="T8" fmla="+- 0 10332 1908"/>
                                <a:gd name="T9" fmla="*/ T8 w 8424"/>
                                <a:gd name="T10" fmla="+- 0 1504 1504"/>
                                <a:gd name="T11" fmla="*/ 1504 h 6080"/>
                                <a:gd name="T12" fmla="+- 0 1908 1908"/>
                                <a:gd name="T13" fmla="*/ T12 w 8424"/>
                                <a:gd name="T14" fmla="+- 0 1504 1504"/>
                                <a:gd name="T15" fmla="*/ 1504 h 6080"/>
                                <a:gd name="T16" fmla="+- 0 1908 1908"/>
                                <a:gd name="T17" fmla="*/ T16 w 8424"/>
                                <a:gd name="T18" fmla="+- 0 7584 1504"/>
                                <a:gd name="T19" fmla="*/ 7584 h 6080"/>
                              </a:gdLst>
                              <a:ahLst/>
                              <a:cxnLst>
                                <a:cxn ang="0">
                                  <a:pos x="T1" y="T3"/>
                                </a:cxn>
                                <a:cxn ang="0">
                                  <a:pos x="T5" y="T7"/>
                                </a:cxn>
                                <a:cxn ang="0">
                                  <a:pos x="T9" y="T11"/>
                                </a:cxn>
                                <a:cxn ang="0">
                                  <a:pos x="T13" y="T15"/>
                                </a:cxn>
                                <a:cxn ang="0">
                                  <a:pos x="T17" y="T19"/>
                                </a:cxn>
                              </a:cxnLst>
                              <a:rect l="0" t="0" r="r" b="b"/>
                              <a:pathLst>
                                <a:path w="8424" h="6080">
                                  <a:moveTo>
                                    <a:pt x="0" y="6080"/>
                                  </a:moveTo>
                                  <a:lnTo>
                                    <a:pt x="8424" y="6080"/>
                                  </a:lnTo>
                                  <a:lnTo>
                                    <a:pt x="8424" y="0"/>
                                  </a:lnTo>
                                  <a:lnTo>
                                    <a:pt x="0" y="0"/>
                                  </a:lnTo>
                                  <a:lnTo>
                                    <a:pt x="0" y="60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73" name="Group 869"/>
                          <wpg:cNvGrpSpPr>
                            <a:grpSpLocks/>
                          </wpg:cNvGrpSpPr>
                          <wpg:grpSpPr bwMode="auto">
                            <a:xfrm>
                              <a:off x="3399" y="3689"/>
                              <a:ext cx="1047" cy="543"/>
                              <a:chOff x="3399" y="3689"/>
                              <a:chExt cx="1047" cy="543"/>
                            </a:xfrm>
                          </wpg:grpSpPr>
                          <wps:wsp>
                            <wps:cNvPr id="874" name="Freeform 894"/>
                            <wps:cNvSpPr>
                              <a:spLocks noEditPoints="1"/>
                            </wps:cNvSpPr>
                            <wps:spPr bwMode="auto">
                              <a:xfrm>
                                <a:off x="6798" y="7378"/>
                                <a:ext cx="1047" cy="543"/>
                              </a:xfrm>
                              <a:custGeom>
                                <a:avLst/>
                                <a:gdLst>
                                  <a:gd name="T0" fmla="+- 0 3399 3399"/>
                                  <a:gd name="T1" fmla="*/ T0 w 1047"/>
                                  <a:gd name="T2" fmla="+- 0 4232 3689"/>
                                  <a:gd name="T3" fmla="*/ 4232 h 543"/>
                                  <a:gd name="T4" fmla="+- 0 3407 3399"/>
                                  <a:gd name="T5" fmla="*/ T4 w 1047"/>
                                  <a:gd name="T6" fmla="+- 0 4228 3689"/>
                                  <a:gd name="T7" fmla="*/ 4228 h 543"/>
                                  <a:gd name="T8" fmla="+- 0 4446 3399"/>
                                  <a:gd name="T9" fmla="*/ T8 w 1047"/>
                                  <a:gd name="T10" fmla="+- 0 3689 3689"/>
                                  <a:gd name="T11" fmla="*/ 3689 h 543"/>
                                </a:gdLst>
                                <a:ahLst/>
                                <a:cxnLst>
                                  <a:cxn ang="0">
                                    <a:pos x="T1" y="T3"/>
                                  </a:cxn>
                                  <a:cxn ang="0">
                                    <a:pos x="T5" y="T7"/>
                                  </a:cxn>
                                  <a:cxn ang="0">
                                    <a:pos x="T9" y="T11"/>
                                  </a:cxn>
                                </a:cxnLst>
                                <a:rect l="0" t="0" r="r" b="b"/>
                                <a:pathLst>
                                  <a:path w="1047" h="543">
                                    <a:moveTo>
                                      <a:pt x="0" y="543"/>
                                    </a:moveTo>
                                    <a:lnTo>
                                      <a:pt x="8" y="539"/>
                                    </a:lnTo>
                                    <a:lnTo>
                                      <a:pt x="1047" y="0"/>
                                    </a:lnTo>
                                  </a:path>
                                </a:pathLst>
                              </a:custGeom>
                              <a:noFill/>
                              <a:ln w="109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75" name="Group 870"/>
                            <wpg:cNvGrpSpPr>
                              <a:grpSpLocks/>
                            </wpg:cNvGrpSpPr>
                            <wpg:grpSpPr bwMode="auto">
                              <a:xfrm>
                                <a:off x="3352" y="4182"/>
                                <a:ext cx="93" cy="75"/>
                                <a:chOff x="3352" y="4182"/>
                                <a:chExt cx="93" cy="75"/>
                              </a:xfrm>
                            </wpg:grpSpPr>
                            <wps:wsp>
                              <wps:cNvPr id="876" name="Freeform 893"/>
                              <wps:cNvSpPr>
                                <a:spLocks/>
                              </wps:cNvSpPr>
                              <wps:spPr bwMode="auto">
                                <a:xfrm>
                                  <a:off x="3352" y="4182"/>
                                  <a:ext cx="93" cy="75"/>
                                </a:xfrm>
                                <a:custGeom>
                                  <a:avLst/>
                                  <a:gdLst>
                                    <a:gd name="T0" fmla="+- 0 3407 3352"/>
                                    <a:gd name="T1" fmla="*/ T0 w 93"/>
                                    <a:gd name="T2" fmla="+- 0 4228 4182"/>
                                    <a:gd name="T3" fmla="*/ 4228 h 75"/>
                                    <a:gd name="T4" fmla="+- 0 3406 3352"/>
                                    <a:gd name="T5" fmla="*/ T4 w 93"/>
                                    <a:gd name="T6" fmla="+- 0 4182 4182"/>
                                    <a:gd name="T7" fmla="*/ 4182 h 75"/>
                                    <a:gd name="T8" fmla="+- 0 3352 3352"/>
                                    <a:gd name="T9" fmla="*/ T8 w 93"/>
                                    <a:gd name="T10" fmla="+- 0 4257 4182"/>
                                    <a:gd name="T11" fmla="*/ 4257 h 75"/>
                                    <a:gd name="T12" fmla="+- 0 3445 3352"/>
                                    <a:gd name="T13" fmla="*/ T12 w 93"/>
                                    <a:gd name="T14" fmla="+- 0 4256 4182"/>
                                    <a:gd name="T15" fmla="*/ 4256 h 75"/>
                                    <a:gd name="T16" fmla="+- 0 3407 3352"/>
                                    <a:gd name="T17" fmla="*/ T16 w 93"/>
                                    <a:gd name="T18" fmla="+- 0 4228 4182"/>
                                    <a:gd name="T19" fmla="*/ 4228 h 75"/>
                                  </a:gdLst>
                                  <a:ahLst/>
                                  <a:cxnLst>
                                    <a:cxn ang="0">
                                      <a:pos x="T1" y="T3"/>
                                    </a:cxn>
                                    <a:cxn ang="0">
                                      <a:pos x="T5" y="T7"/>
                                    </a:cxn>
                                    <a:cxn ang="0">
                                      <a:pos x="T9" y="T11"/>
                                    </a:cxn>
                                    <a:cxn ang="0">
                                      <a:pos x="T13" y="T15"/>
                                    </a:cxn>
                                    <a:cxn ang="0">
                                      <a:pos x="T17" y="T19"/>
                                    </a:cxn>
                                  </a:cxnLst>
                                  <a:rect l="0" t="0" r="r" b="b"/>
                                  <a:pathLst>
                                    <a:path w="93" h="75">
                                      <a:moveTo>
                                        <a:pt x="55" y="46"/>
                                      </a:moveTo>
                                      <a:lnTo>
                                        <a:pt x="54" y="0"/>
                                      </a:lnTo>
                                      <a:lnTo>
                                        <a:pt x="0" y="75"/>
                                      </a:lnTo>
                                      <a:lnTo>
                                        <a:pt x="93" y="74"/>
                                      </a:lnTo>
                                      <a:lnTo>
                                        <a:pt x="55"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77" name="Group 871"/>
                              <wpg:cNvGrpSpPr>
                                <a:grpSpLocks/>
                              </wpg:cNvGrpSpPr>
                              <wpg:grpSpPr bwMode="auto">
                                <a:xfrm>
                                  <a:off x="5266" y="4595"/>
                                  <a:ext cx="1498" cy="0"/>
                                  <a:chOff x="5266" y="4595"/>
                                  <a:chExt cx="1498" cy="0"/>
                                </a:xfrm>
                              </wpg:grpSpPr>
                              <wps:wsp>
                                <wps:cNvPr id="878" name="Freeform 892"/>
                                <wps:cNvSpPr>
                                  <a:spLocks noEditPoints="1"/>
                                </wps:cNvSpPr>
                                <wps:spPr bwMode="auto">
                                  <a:xfrm>
                                    <a:off x="10532" y="9190"/>
                                    <a:ext cx="1498" cy="0"/>
                                  </a:xfrm>
                                  <a:custGeom>
                                    <a:avLst/>
                                    <a:gdLst>
                                      <a:gd name="T0" fmla="+- 0 5266 5266"/>
                                      <a:gd name="T1" fmla="*/ T0 w 1498"/>
                                      <a:gd name="T2" fmla="+- 0 6764 5266"/>
                                      <a:gd name="T3" fmla="*/ T2 w 1498"/>
                                    </a:gdLst>
                                    <a:ahLst/>
                                    <a:cxnLst>
                                      <a:cxn ang="0">
                                        <a:pos x="T1" y="0"/>
                                      </a:cxn>
                                      <a:cxn ang="0">
                                        <a:pos x="T3" y="0"/>
                                      </a:cxn>
                                    </a:cxnLst>
                                    <a:rect l="0" t="0" r="r" b="b"/>
                                    <a:pathLst>
                                      <a:path w="1498">
                                        <a:moveTo>
                                          <a:pt x="0" y="0"/>
                                        </a:moveTo>
                                        <a:lnTo>
                                          <a:pt x="1498" y="0"/>
                                        </a:lnTo>
                                      </a:path>
                                    </a:pathLst>
                                  </a:custGeom>
                                  <a:noFill/>
                                  <a:ln w="59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79" name="Group 872"/>
                                <wpg:cNvGrpSpPr>
                                  <a:grpSpLocks/>
                                </wpg:cNvGrpSpPr>
                                <wpg:grpSpPr bwMode="auto">
                                  <a:xfrm>
                                    <a:off x="3370" y="1910"/>
                                    <a:ext cx="960" cy="1315"/>
                                    <a:chOff x="3370" y="1910"/>
                                    <a:chExt cx="960" cy="1315"/>
                                  </a:xfrm>
                                </wpg:grpSpPr>
                                <wps:wsp>
                                  <wps:cNvPr id="880" name="Freeform 891"/>
                                  <wps:cNvSpPr>
                                    <a:spLocks/>
                                  </wps:cNvSpPr>
                                  <wps:spPr bwMode="auto">
                                    <a:xfrm>
                                      <a:off x="3370" y="1910"/>
                                      <a:ext cx="960" cy="1315"/>
                                    </a:xfrm>
                                    <a:custGeom>
                                      <a:avLst/>
                                      <a:gdLst>
                                        <a:gd name="T0" fmla="+- 0 3370 3370"/>
                                        <a:gd name="T1" fmla="*/ T0 w 960"/>
                                        <a:gd name="T2" fmla="+- 0 1910 1910"/>
                                        <a:gd name="T3" fmla="*/ 1910 h 1315"/>
                                        <a:gd name="T4" fmla="+- 0 4330 3370"/>
                                        <a:gd name="T5" fmla="*/ T4 w 960"/>
                                        <a:gd name="T6" fmla="+- 0 1910 1910"/>
                                        <a:gd name="T7" fmla="*/ 1910 h 1315"/>
                                        <a:gd name="T8" fmla="+- 0 4330 3370"/>
                                        <a:gd name="T9" fmla="*/ T8 w 960"/>
                                        <a:gd name="T10" fmla="+- 0 3225 1910"/>
                                        <a:gd name="T11" fmla="*/ 3225 h 1315"/>
                                        <a:gd name="T12" fmla="+- 0 3370 3370"/>
                                        <a:gd name="T13" fmla="*/ T12 w 960"/>
                                        <a:gd name="T14" fmla="+- 0 3225 1910"/>
                                        <a:gd name="T15" fmla="*/ 3225 h 1315"/>
                                        <a:gd name="T16" fmla="+- 0 3370 3370"/>
                                        <a:gd name="T17" fmla="*/ T16 w 960"/>
                                        <a:gd name="T18" fmla="+- 0 1910 1910"/>
                                        <a:gd name="T19" fmla="*/ 1910 h 1315"/>
                                      </a:gdLst>
                                      <a:ahLst/>
                                      <a:cxnLst>
                                        <a:cxn ang="0">
                                          <a:pos x="T1" y="T3"/>
                                        </a:cxn>
                                        <a:cxn ang="0">
                                          <a:pos x="T5" y="T7"/>
                                        </a:cxn>
                                        <a:cxn ang="0">
                                          <a:pos x="T9" y="T11"/>
                                        </a:cxn>
                                        <a:cxn ang="0">
                                          <a:pos x="T13" y="T15"/>
                                        </a:cxn>
                                        <a:cxn ang="0">
                                          <a:pos x="T17" y="T19"/>
                                        </a:cxn>
                                      </a:cxnLst>
                                      <a:rect l="0" t="0" r="r" b="b"/>
                                      <a:pathLst>
                                        <a:path w="960" h="1315">
                                          <a:moveTo>
                                            <a:pt x="0" y="0"/>
                                          </a:moveTo>
                                          <a:lnTo>
                                            <a:pt x="960" y="0"/>
                                          </a:lnTo>
                                          <a:lnTo>
                                            <a:pt x="960" y="1315"/>
                                          </a:lnTo>
                                          <a:lnTo>
                                            <a:pt x="0" y="1315"/>
                                          </a:lnTo>
                                          <a:lnTo>
                                            <a:pt x="0" y="0"/>
                                          </a:lnTo>
                                          <a:close/>
                                        </a:path>
                                      </a:pathLst>
                                    </a:custGeom>
                                    <a:noFill/>
                                    <a:ln w="5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1" name="Group 873"/>
                                  <wpg:cNvGrpSpPr>
                                    <a:grpSpLocks/>
                                  </wpg:cNvGrpSpPr>
                                  <wpg:grpSpPr bwMode="auto">
                                    <a:xfrm>
                                      <a:off x="4532" y="1910"/>
                                      <a:ext cx="919" cy="1313"/>
                                      <a:chOff x="4532" y="1910"/>
                                      <a:chExt cx="919" cy="1313"/>
                                    </a:xfrm>
                                  </wpg:grpSpPr>
                                  <wps:wsp>
                                    <wps:cNvPr id="882" name="Freeform 890"/>
                                    <wps:cNvSpPr>
                                      <a:spLocks/>
                                    </wps:cNvSpPr>
                                    <wps:spPr bwMode="auto">
                                      <a:xfrm>
                                        <a:off x="4532" y="1910"/>
                                        <a:ext cx="919" cy="1313"/>
                                      </a:xfrm>
                                      <a:custGeom>
                                        <a:avLst/>
                                        <a:gdLst>
                                          <a:gd name="T0" fmla="+- 0 4532 4532"/>
                                          <a:gd name="T1" fmla="*/ T0 w 919"/>
                                          <a:gd name="T2" fmla="+- 0 1910 1910"/>
                                          <a:gd name="T3" fmla="*/ 1910 h 1313"/>
                                          <a:gd name="T4" fmla="+- 0 5452 4532"/>
                                          <a:gd name="T5" fmla="*/ T4 w 919"/>
                                          <a:gd name="T6" fmla="+- 0 1910 1910"/>
                                          <a:gd name="T7" fmla="*/ 1910 h 1313"/>
                                          <a:gd name="T8" fmla="+- 0 5452 4532"/>
                                          <a:gd name="T9" fmla="*/ T8 w 919"/>
                                          <a:gd name="T10" fmla="+- 0 3223 1910"/>
                                          <a:gd name="T11" fmla="*/ 3223 h 1313"/>
                                          <a:gd name="T12" fmla="+- 0 4532 4532"/>
                                          <a:gd name="T13" fmla="*/ T12 w 919"/>
                                          <a:gd name="T14" fmla="+- 0 3223 1910"/>
                                          <a:gd name="T15" fmla="*/ 3223 h 1313"/>
                                          <a:gd name="T16" fmla="+- 0 4532 4532"/>
                                          <a:gd name="T17" fmla="*/ T16 w 919"/>
                                          <a:gd name="T18" fmla="+- 0 1910 1910"/>
                                          <a:gd name="T19" fmla="*/ 1910 h 1313"/>
                                        </a:gdLst>
                                        <a:ahLst/>
                                        <a:cxnLst>
                                          <a:cxn ang="0">
                                            <a:pos x="T1" y="T3"/>
                                          </a:cxn>
                                          <a:cxn ang="0">
                                            <a:pos x="T5" y="T7"/>
                                          </a:cxn>
                                          <a:cxn ang="0">
                                            <a:pos x="T9" y="T11"/>
                                          </a:cxn>
                                          <a:cxn ang="0">
                                            <a:pos x="T13" y="T15"/>
                                          </a:cxn>
                                          <a:cxn ang="0">
                                            <a:pos x="T17" y="T19"/>
                                          </a:cxn>
                                        </a:cxnLst>
                                        <a:rect l="0" t="0" r="r" b="b"/>
                                        <a:pathLst>
                                          <a:path w="919" h="1313">
                                            <a:moveTo>
                                              <a:pt x="0" y="0"/>
                                            </a:moveTo>
                                            <a:lnTo>
                                              <a:pt x="920" y="0"/>
                                            </a:lnTo>
                                            <a:lnTo>
                                              <a:pt x="920" y="1313"/>
                                            </a:lnTo>
                                            <a:lnTo>
                                              <a:pt x="0" y="1313"/>
                                            </a:lnTo>
                                            <a:lnTo>
                                              <a:pt x="0" y="0"/>
                                            </a:lnTo>
                                            <a:close/>
                                          </a:path>
                                        </a:pathLst>
                                      </a:custGeom>
                                      <a:noFill/>
                                      <a:ln w="5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3" name="Group 874"/>
                                    <wpg:cNvGrpSpPr>
                                      <a:grpSpLocks/>
                                    </wpg:cNvGrpSpPr>
                                    <wpg:grpSpPr bwMode="auto">
                                      <a:xfrm>
                                        <a:off x="5652" y="1910"/>
                                        <a:ext cx="958" cy="1313"/>
                                        <a:chOff x="5652" y="1910"/>
                                        <a:chExt cx="958" cy="1313"/>
                                      </a:xfrm>
                                    </wpg:grpSpPr>
                                    <wps:wsp>
                                      <wps:cNvPr id="884" name="Freeform 889"/>
                                      <wps:cNvSpPr>
                                        <a:spLocks/>
                                      </wps:cNvSpPr>
                                      <wps:spPr bwMode="auto">
                                        <a:xfrm>
                                          <a:off x="5652" y="1910"/>
                                          <a:ext cx="958" cy="1313"/>
                                        </a:xfrm>
                                        <a:custGeom>
                                          <a:avLst/>
                                          <a:gdLst>
                                            <a:gd name="T0" fmla="+- 0 5652 5652"/>
                                            <a:gd name="T1" fmla="*/ T0 w 958"/>
                                            <a:gd name="T2" fmla="+- 0 1910 1910"/>
                                            <a:gd name="T3" fmla="*/ 1910 h 1313"/>
                                            <a:gd name="T4" fmla="+- 0 6610 5652"/>
                                            <a:gd name="T5" fmla="*/ T4 w 958"/>
                                            <a:gd name="T6" fmla="+- 0 1910 1910"/>
                                            <a:gd name="T7" fmla="*/ 1910 h 1313"/>
                                            <a:gd name="T8" fmla="+- 0 6610 5652"/>
                                            <a:gd name="T9" fmla="*/ T8 w 958"/>
                                            <a:gd name="T10" fmla="+- 0 3223 1910"/>
                                            <a:gd name="T11" fmla="*/ 3223 h 1313"/>
                                            <a:gd name="T12" fmla="+- 0 5652 5652"/>
                                            <a:gd name="T13" fmla="*/ T12 w 958"/>
                                            <a:gd name="T14" fmla="+- 0 3223 1910"/>
                                            <a:gd name="T15" fmla="*/ 3223 h 1313"/>
                                            <a:gd name="T16" fmla="+- 0 5652 5652"/>
                                            <a:gd name="T17" fmla="*/ T16 w 958"/>
                                            <a:gd name="T18" fmla="+- 0 1910 1910"/>
                                            <a:gd name="T19" fmla="*/ 1910 h 1313"/>
                                          </a:gdLst>
                                          <a:ahLst/>
                                          <a:cxnLst>
                                            <a:cxn ang="0">
                                              <a:pos x="T1" y="T3"/>
                                            </a:cxn>
                                            <a:cxn ang="0">
                                              <a:pos x="T5" y="T7"/>
                                            </a:cxn>
                                            <a:cxn ang="0">
                                              <a:pos x="T9" y="T11"/>
                                            </a:cxn>
                                            <a:cxn ang="0">
                                              <a:pos x="T13" y="T15"/>
                                            </a:cxn>
                                            <a:cxn ang="0">
                                              <a:pos x="T17" y="T19"/>
                                            </a:cxn>
                                          </a:cxnLst>
                                          <a:rect l="0" t="0" r="r" b="b"/>
                                          <a:pathLst>
                                            <a:path w="958" h="1313">
                                              <a:moveTo>
                                                <a:pt x="0" y="0"/>
                                              </a:moveTo>
                                              <a:lnTo>
                                                <a:pt x="958" y="0"/>
                                              </a:lnTo>
                                              <a:lnTo>
                                                <a:pt x="958" y="1313"/>
                                              </a:lnTo>
                                              <a:lnTo>
                                                <a:pt x="0" y="1313"/>
                                              </a:lnTo>
                                              <a:lnTo>
                                                <a:pt x="0" y="0"/>
                                              </a:lnTo>
                                              <a:close/>
                                            </a:path>
                                          </a:pathLst>
                                        </a:custGeom>
                                        <a:noFill/>
                                        <a:ln w="5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5" name="Group 875"/>
                                      <wpg:cNvGrpSpPr>
                                        <a:grpSpLocks/>
                                      </wpg:cNvGrpSpPr>
                                      <wpg:grpSpPr bwMode="auto">
                                        <a:xfrm>
                                          <a:off x="3204" y="1801"/>
                                          <a:ext cx="962" cy="0"/>
                                          <a:chOff x="3204" y="1801"/>
                                          <a:chExt cx="962" cy="0"/>
                                        </a:xfrm>
                                      </wpg:grpSpPr>
                                      <wps:wsp>
                                        <wps:cNvPr id="886" name="Freeform 888"/>
                                        <wps:cNvSpPr>
                                          <a:spLocks noEditPoints="1"/>
                                        </wps:cNvSpPr>
                                        <wps:spPr bwMode="auto">
                                          <a:xfrm>
                                            <a:off x="6408" y="3602"/>
                                            <a:ext cx="962" cy="0"/>
                                          </a:xfrm>
                                          <a:custGeom>
                                            <a:avLst/>
                                            <a:gdLst>
                                              <a:gd name="T0" fmla="+- 0 3204 3204"/>
                                              <a:gd name="T1" fmla="*/ T0 w 962"/>
                                              <a:gd name="T2" fmla="+- 0 4166 3204"/>
                                              <a:gd name="T3" fmla="*/ T2 w 962"/>
                                            </a:gdLst>
                                            <a:ahLst/>
                                            <a:cxnLst>
                                              <a:cxn ang="0">
                                                <a:pos x="T1" y="0"/>
                                              </a:cxn>
                                              <a:cxn ang="0">
                                                <a:pos x="T3" y="0"/>
                                              </a:cxn>
                                            </a:cxnLst>
                                            <a:rect l="0" t="0" r="r" b="b"/>
                                            <a:pathLst>
                                              <a:path w="962">
                                                <a:moveTo>
                                                  <a:pt x="0" y="0"/>
                                                </a:moveTo>
                                                <a:lnTo>
                                                  <a:pt x="962" y="0"/>
                                                </a:lnTo>
                                              </a:path>
                                            </a:pathLst>
                                          </a:custGeom>
                                          <a:noFill/>
                                          <a:ln w="59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7" name="Group 876"/>
                                        <wpg:cNvGrpSpPr>
                                          <a:grpSpLocks/>
                                        </wpg:cNvGrpSpPr>
                                        <wpg:grpSpPr bwMode="auto">
                                          <a:xfrm>
                                            <a:off x="3084" y="1538"/>
                                            <a:ext cx="3814" cy="2136"/>
                                            <a:chOff x="3084" y="1538"/>
                                            <a:chExt cx="3814" cy="2136"/>
                                          </a:xfrm>
                                        </wpg:grpSpPr>
                                        <wps:wsp>
                                          <wps:cNvPr id="888" name="Freeform 887"/>
                                          <wps:cNvSpPr>
                                            <a:spLocks/>
                                          </wps:cNvSpPr>
                                          <wps:spPr bwMode="auto">
                                            <a:xfrm>
                                              <a:off x="3084" y="1538"/>
                                              <a:ext cx="3814" cy="2136"/>
                                            </a:xfrm>
                                            <a:custGeom>
                                              <a:avLst/>
                                              <a:gdLst>
                                                <a:gd name="T0" fmla="+- 0 3084 3084"/>
                                                <a:gd name="T1" fmla="*/ T0 w 3814"/>
                                                <a:gd name="T2" fmla="+- 0 3545 1538"/>
                                                <a:gd name="T3" fmla="*/ 3545 h 2136"/>
                                                <a:gd name="T4" fmla="+- 0 3084 3084"/>
                                                <a:gd name="T5" fmla="*/ T4 w 3814"/>
                                                <a:gd name="T6" fmla="+- 0 1668 1538"/>
                                                <a:gd name="T7" fmla="*/ 1668 h 2136"/>
                                                <a:gd name="T8" fmla="+- 0 3086 3084"/>
                                                <a:gd name="T9" fmla="*/ T8 w 3814"/>
                                                <a:gd name="T10" fmla="+- 0 1645 1538"/>
                                                <a:gd name="T11" fmla="*/ 1645 h 2136"/>
                                                <a:gd name="T12" fmla="+- 0 3114 3084"/>
                                                <a:gd name="T13" fmla="*/ T12 w 3814"/>
                                                <a:gd name="T14" fmla="+- 0 1586 1538"/>
                                                <a:gd name="T15" fmla="*/ 1586 h 2136"/>
                                                <a:gd name="T16" fmla="+- 0 3166 3084"/>
                                                <a:gd name="T17" fmla="*/ T16 w 3814"/>
                                                <a:gd name="T18" fmla="+- 0 1548 1538"/>
                                                <a:gd name="T19" fmla="*/ 1548 h 2136"/>
                                                <a:gd name="T20" fmla="+- 0 3214 3084"/>
                                                <a:gd name="T21" fmla="*/ T20 w 3814"/>
                                                <a:gd name="T22" fmla="+- 0 1538 1538"/>
                                                <a:gd name="T23" fmla="*/ 1538 h 2136"/>
                                                <a:gd name="T24" fmla="+- 0 6769 3084"/>
                                                <a:gd name="T25" fmla="*/ T24 w 3814"/>
                                                <a:gd name="T26" fmla="+- 0 1538 1538"/>
                                                <a:gd name="T27" fmla="*/ 1538 h 2136"/>
                                                <a:gd name="T28" fmla="+- 0 6833 3084"/>
                                                <a:gd name="T29" fmla="*/ T28 w 3814"/>
                                                <a:gd name="T30" fmla="+- 0 1555 1538"/>
                                                <a:gd name="T31" fmla="*/ 1555 h 2136"/>
                                                <a:gd name="T32" fmla="+- 0 6879 3084"/>
                                                <a:gd name="T33" fmla="*/ T32 w 3814"/>
                                                <a:gd name="T34" fmla="+- 0 1600 1538"/>
                                                <a:gd name="T35" fmla="*/ 1600 h 2136"/>
                                                <a:gd name="T36" fmla="+- 0 6898 3084"/>
                                                <a:gd name="T37" fmla="*/ T36 w 3814"/>
                                                <a:gd name="T38" fmla="+- 0 1664 1538"/>
                                                <a:gd name="T39" fmla="*/ 1664 h 2136"/>
                                                <a:gd name="T40" fmla="+- 0 6898 3084"/>
                                                <a:gd name="T41" fmla="*/ T40 w 3814"/>
                                                <a:gd name="T42" fmla="+- 0 1668 1538"/>
                                                <a:gd name="T43" fmla="*/ 1668 h 2136"/>
                                                <a:gd name="T44" fmla="+- 0 6898 3084"/>
                                                <a:gd name="T45" fmla="*/ T44 w 3814"/>
                                                <a:gd name="T46" fmla="+- 0 3545 1538"/>
                                                <a:gd name="T47" fmla="*/ 3545 h 2136"/>
                                                <a:gd name="T48" fmla="+- 0 6881 3084"/>
                                                <a:gd name="T49" fmla="*/ T48 w 3814"/>
                                                <a:gd name="T50" fmla="+- 0 3609 1538"/>
                                                <a:gd name="T51" fmla="*/ 3609 h 2136"/>
                                                <a:gd name="T52" fmla="+- 0 6836 3084"/>
                                                <a:gd name="T53" fmla="*/ T52 w 3814"/>
                                                <a:gd name="T54" fmla="+- 0 3656 1538"/>
                                                <a:gd name="T55" fmla="*/ 3656 h 2136"/>
                                                <a:gd name="T56" fmla="+- 0 6773 3084"/>
                                                <a:gd name="T57" fmla="*/ T56 w 3814"/>
                                                <a:gd name="T58" fmla="+- 0 3675 1538"/>
                                                <a:gd name="T59" fmla="*/ 3675 h 2136"/>
                                                <a:gd name="T60" fmla="+- 0 6769 3084"/>
                                                <a:gd name="T61" fmla="*/ T60 w 3814"/>
                                                <a:gd name="T62" fmla="+- 0 3675 1538"/>
                                                <a:gd name="T63" fmla="*/ 3675 h 2136"/>
                                                <a:gd name="T64" fmla="+- 0 3214 3084"/>
                                                <a:gd name="T65" fmla="*/ T64 w 3814"/>
                                                <a:gd name="T66" fmla="+- 0 3675 1538"/>
                                                <a:gd name="T67" fmla="*/ 3675 h 2136"/>
                                                <a:gd name="T68" fmla="+- 0 3150 3084"/>
                                                <a:gd name="T69" fmla="*/ T68 w 3814"/>
                                                <a:gd name="T70" fmla="+- 0 3658 1538"/>
                                                <a:gd name="T71" fmla="*/ 3658 h 2136"/>
                                                <a:gd name="T72" fmla="+- 0 3103 3084"/>
                                                <a:gd name="T73" fmla="*/ T72 w 3814"/>
                                                <a:gd name="T74" fmla="+- 0 3613 1538"/>
                                                <a:gd name="T75" fmla="*/ 3613 h 2136"/>
                                                <a:gd name="T76" fmla="+- 0 3084 3084"/>
                                                <a:gd name="T77" fmla="*/ T76 w 3814"/>
                                                <a:gd name="T78" fmla="+- 0 3549 1538"/>
                                                <a:gd name="T79" fmla="*/ 3549 h 2136"/>
                                                <a:gd name="T80" fmla="+- 0 3084 3084"/>
                                                <a:gd name="T81" fmla="*/ T80 w 3814"/>
                                                <a:gd name="T82" fmla="+- 0 3545 1538"/>
                                                <a:gd name="T83" fmla="*/ 3545 h 2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136">
                                                  <a:moveTo>
                                                    <a:pt x="0" y="2007"/>
                                                  </a:moveTo>
                                                  <a:lnTo>
                                                    <a:pt x="0" y="130"/>
                                                  </a:lnTo>
                                                  <a:lnTo>
                                                    <a:pt x="2" y="107"/>
                                                  </a:lnTo>
                                                  <a:lnTo>
                                                    <a:pt x="30" y="48"/>
                                                  </a:lnTo>
                                                  <a:lnTo>
                                                    <a:pt x="82" y="10"/>
                                                  </a:lnTo>
                                                  <a:lnTo>
                                                    <a:pt x="130" y="0"/>
                                                  </a:lnTo>
                                                  <a:lnTo>
                                                    <a:pt x="3685" y="0"/>
                                                  </a:lnTo>
                                                  <a:lnTo>
                                                    <a:pt x="3749" y="17"/>
                                                  </a:lnTo>
                                                  <a:lnTo>
                                                    <a:pt x="3795" y="62"/>
                                                  </a:lnTo>
                                                  <a:lnTo>
                                                    <a:pt x="3814" y="126"/>
                                                  </a:lnTo>
                                                  <a:lnTo>
                                                    <a:pt x="3814" y="130"/>
                                                  </a:lnTo>
                                                  <a:lnTo>
                                                    <a:pt x="3814" y="2007"/>
                                                  </a:lnTo>
                                                  <a:lnTo>
                                                    <a:pt x="3797" y="2071"/>
                                                  </a:lnTo>
                                                  <a:lnTo>
                                                    <a:pt x="3752" y="2118"/>
                                                  </a:lnTo>
                                                  <a:lnTo>
                                                    <a:pt x="3689" y="2137"/>
                                                  </a:lnTo>
                                                  <a:lnTo>
                                                    <a:pt x="3685" y="2137"/>
                                                  </a:lnTo>
                                                  <a:lnTo>
                                                    <a:pt x="130" y="2137"/>
                                                  </a:lnTo>
                                                  <a:lnTo>
                                                    <a:pt x="66" y="2120"/>
                                                  </a:lnTo>
                                                  <a:lnTo>
                                                    <a:pt x="19" y="2075"/>
                                                  </a:lnTo>
                                                  <a:lnTo>
                                                    <a:pt x="0" y="2011"/>
                                                  </a:lnTo>
                                                  <a:lnTo>
                                                    <a:pt x="0" y="2007"/>
                                                  </a:lnTo>
                                                  <a:close/>
                                                </a:path>
                                              </a:pathLst>
                                            </a:custGeom>
                                            <a:noFill/>
                                            <a:ln w="82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9" name="Group 877"/>
                                          <wpg:cNvGrpSpPr>
                                            <a:grpSpLocks/>
                                          </wpg:cNvGrpSpPr>
                                          <wpg:grpSpPr bwMode="auto">
                                            <a:xfrm>
                                              <a:off x="5143" y="4280"/>
                                              <a:ext cx="5163" cy="3278"/>
                                              <a:chOff x="5143" y="4280"/>
                                              <a:chExt cx="5163" cy="3278"/>
                                            </a:xfrm>
                                          </wpg:grpSpPr>
                                          <wps:wsp>
                                            <wps:cNvPr id="890" name="Freeform 886"/>
                                            <wps:cNvSpPr>
                                              <a:spLocks/>
                                            </wps:cNvSpPr>
                                            <wps:spPr bwMode="auto">
                                              <a:xfrm>
                                                <a:off x="5143" y="4280"/>
                                                <a:ext cx="5163" cy="3278"/>
                                              </a:xfrm>
                                              <a:custGeom>
                                                <a:avLst/>
                                                <a:gdLst>
                                                  <a:gd name="T0" fmla="+- 0 5143 5143"/>
                                                  <a:gd name="T1" fmla="*/ T0 w 5163"/>
                                                  <a:gd name="T2" fmla="+- 0 7428 4280"/>
                                                  <a:gd name="T3" fmla="*/ 7428 h 3278"/>
                                                  <a:gd name="T4" fmla="+- 0 5143 5143"/>
                                                  <a:gd name="T5" fmla="*/ T4 w 5163"/>
                                                  <a:gd name="T6" fmla="+- 0 4410 4280"/>
                                                  <a:gd name="T7" fmla="*/ 4410 h 3278"/>
                                                  <a:gd name="T8" fmla="+- 0 5145 5143"/>
                                                  <a:gd name="T9" fmla="*/ T8 w 5163"/>
                                                  <a:gd name="T10" fmla="+- 0 4387 4280"/>
                                                  <a:gd name="T11" fmla="*/ 4387 h 3278"/>
                                                  <a:gd name="T12" fmla="+- 0 5172 5143"/>
                                                  <a:gd name="T13" fmla="*/ T12 w 5163"/>
                                                  <a:gd name="T14" fmla="+- 0 4327 4280"/>
                                                  <a:gd name="T15" fmla="*/ 4327 h 3278"/>
                                                  <a:gd name="T16" fmla="+- 0 5224 5143"/>
                                                  <a:gd name="T17" fmla="*/ T16 w 5163"/>
                                                  <a:gd name="T18" fmla="+- 0 4289 4280"/>
                                                  <a:gd name="T19" fmla="*/ 4289 h 3278"/>
                                                  <a:gd name="T20" fmla="+- 0 5272 5143"/>
                                                  <a:gd name="T21" fmla="*/ T20 w 5163"/>
                                                  <a:gd name="T22" fmla="+- 0 4280 4280"/>
                                                  <a:gd name="T23" fmla="*/ 4280 h 3278"/>
                                                  <a:gd name="T24" fmla="+- 0 10176 5143"/>
                                                  <a:gd name="T25" fmla="*/ T24 w 5163"/>
                                                  <a:gd name="T26" fmla="+- 0 4280 4280"/>
                                                  <a:gd name="T27" fmla="*/ 4280 h 3278"/>
                                                  <a:gd name="T28" fmla="+- 0 10241 5143"/>
                                                  <a:gd name="T29" fmla="*/ T28 w 5163"/>
                                                  <a:gd name="T30" fmla="+- 0 4297 4280"/>
                                                  <a:gd name="T31" fmla="*/ 4297 h 3278"/>
                                                  <a:gd name="T32" fmla="+- 0 10287 5143"/>
                                                  <a:gd name="T33" fmla="*/ T32 w 5163"/>
                                                  <a:gd name="T34" fmla="+- 0 4342 4280"/>
                                                  <a:gd name="T35" fmla="*/ 4342 h 3278"/>
                                                  <a:gd name="T36" fmla="+- 0 10306 5143"/>
                                                  <a:gd name="T37" fmla="*/ T36 w 5163"/>
                                                  <a:gd name="T38" fmla="+- 0 4406 4280"/>
                                                  <a:gd name="T39" fmla="*/ 4406 h 3278"/>
                                                  <a:gd name="T40" fmla="+- 0 10306 5143"/>
                                                  <a:gd name="T41" fmla="*/ T40 w 5163"/>
                                                  <a:gd name="T42" fmla="+- 0 4410 4280"/>
                                                  <a:gd name="T43" fmla="*/ 4410 h 3278"/>
                                                  <a:gd name="T44" fmla="+- 0 10306 5143"/>
                                                  <a:gd name="T45" fmla="*/ T44 w 5163"/>
                                                  <a:gd name="T46" fmla="+- 0 7428 4280"/>
                                                  <a:gd name="T47" fmla="*/ 7428 h 3278"/>
                                                  <a:gd name="T48" fmla="+- 0 10289 5143"/>
                                                  <a:gd name="T49" fmla="*/ T48 w 5163"/>
                                                  <a:gd name="T50" fmla="+- 0 7493 4280"/>
                                                  <a:gd name="T51" fmla="*/ 7493 h 3278"/>
                                                  <a:gd name="T52" fmla="+- 0 10244 5143"/>
                                                  <a:gd name="T53" fmla="*/ T52 w 5163"/>
                                                  <a:gd name="T54" fmla="+- 0 7539 4280"/>
                                                  <a:gd name="T55" fmla="*/ 7539 h 3278"/>
                                                  <a:gd name="T56" fmla="+- 0 10181 5143"/>
                                                  <a:gd name="T57" fmla="*/ T56 w 5163"/>
                                                  <a:gd name="T58" fmla="+- 0 7558 4280"/>
                                                  <a:gd name="T59" fmla="*/ 7558 h 3278"/>
                                                  <a:gd name="T60" fmla="+- 0 10176 5143"/>
                                                  <a:gd name="T61" fmla="*/ T60 w 5163"/>
                                                  <a:gd name="T62" fmla="+- 0 7558 4280"/>
                                                  <a:gd name="T63" fmla="*/ 7558 h 3278"/>
                                                  <a:gd name="T64" fmla="+- 0 5272 5143"/>
                                                  <a:gd name="T65" fmla="*/ T64 w 5163"/>
                                                  <a:gd name="T66" fmla="+- 0 7558 4280"/>
                                                  <a:gd name="T67" fmla="*/ 7558 h 3278"/>
                                                  <a:gd name="T68" fmla="+- 0 5208 5143"/>
                                                  <a:gd name="T69" fmla="*/ T68 w 5163"/>
                                                  <a:gd name="T70" fmla="+- 0 7541 4280"/>
                                                  <a:gd name="T71" fmla="*/ 7541 h 3278"/>
                                                  <a:gd name="T72" fmla="+- 0 5162 5143"/>
                                                  <a:gd name="T73" fmla="*/ T72 w 5163"/>
                                                  <a:gd name="T74" fmla="+- 0 7496 4280"/>
                                                  <a:gd name="T75" fmla="*/ 7496 h 3278"/>
                                                  <a:gd name="T76" fmla="+- 0 5143 5143"/>
                                                  <a:gd name="T77" fmla="*/ T76 w 5163"/>
                                                  <a:gd name="T78" fmla="+- 0 7432 4280"/>
                                                  <a:gd name="T79" fmla="*/ 7432 h 3278"/>
                                                  <a:gd name="T80" fmla="+- 0 5143 5143"/>
                                                  <a:gd name="T81" fmla="*/ T80 w 5163"/>
                                                  <a:gd name="T82" fmla="+- 0 7428 4280"/>
                                                  <a:gd name="T83" fmla="*/ 7428 h 3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163" h="3278">
                                                    <a:moveTo>
                                                      <a:pt x="0" y="3148"/>
                                                    </a:moveTo>
                                                    <a:lnTo>
                                                      <a:pt x="0" y="130"/>
                                                    </a:lnTo>
                                                    <a:lnTo>
                                                      <a:pt x="2" y="107"/>
                                                    </a:lnTo>
                                                    <a:lnTo>
                                                      <a:pt x="29" y="47"/>
                                                    </a:lnTo>
                                                    <a:lnTo>
                                                      <a:pt x="81" y="9"/>
                                                    </a:lnTo>
                                                    <a:lnTo>
                                                      <a:pt x="129" y="0"/>
                                                    </a:lnTo>
                                                    <a:lnTo>
                                                      <a:pt x="5033" y="0"/>
                                                    </a:lnTo>
                                                    <a:lnTo>
                                                      <a:pt x="5098" y="17"/>
                                                    </a:lnTo>
                                                    <a:lnTo>
                                                      <a:pt x="5144" y="62"/>
                                                    </a:lnTo>
                                                    <a:lnTo>
                                                      <a:pt x="5163" y="126"/>
                                                    </a:lnTo>
                                                    <a:lnTo>
                                                      <a:pt x="5163" y="130"/>
                                                    </a:lnTo>
                                                    <a:lnTo>
                                                      <a:pt x="5163" y="3148"/>
                                                    </a:lnTo>
                                                    <a:lnTo>
                                                      <a:pt x="5146" y="3213"/>
                                                    </a:lnTo>
                                                    <a:lnTo>
                                                      <a:pt x="5101" y="3259"/>
                                                    </a:lnTo>
                                                    <a:lnTo>
                                                      <a:pt x="5038" y="3278"/>
                                                    </a:lnTo>
                                                    <a:lnTo>
                                                      <a:pt x="5033" y="3278"/>
                                                    </a:lnTo>
                                                    <a:lnTo>
                                                      <a:pt x="129" y="3278"/>
                                                    </a:lnTo>
                                                    <a:lnTo>
                                                      <a:pt x="65" y="3261"/>
                                                    </a:lnTo>
                                                    <a:lnTo>
                                                      <a:pt x="19" y="3216"/>
                                                    </a:lnTo>
                                                    <a:lnTo>
                                                      <a:pt x="0" y="3152"/>
                                                    </a:lnTo>
                                                    <a:lnTo>
                                                      <a:pt x="0" y="3148"/>
                                                    </a:lnTo>
                                                    <a:close/>
                                                  </a:path>
                                                </a:pathLst>
                                              </a:custGeom>
                                              <a:noFill/>
                                              <a:ln w="82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1" name="Group 878"/>
                                            <wpg:cNvGrpSpPr>
                                              <a:grpSpLocks/>
                                            </wpg:cNvGrpSpPr>
                                            <wpg:grpSpPr bwMode="auto">
                                              <a:xfrm>
                                                <a:off x="2022" y="4590"/>
                                                <a:ext cx="1921" cy="0"/>
                                                <a:chOff x="2022" y="4590"/>
                                                <a:chExt cx="1921" cy="0"/>
                                              </a:xfrm>
                                            </wpg:grpSpPr>
                                            <wps:wsp>
                                              <wps:cNvPr id="892" name="Freeform 885"/>
                                              <wps:cNvSpPr>
                                                <a:spLocks noEditPoints="1"/>
                                              </wps:cNvSpPr>
                                              <wps:spPr bwMode="auto">
                                                <a:xfrm>
                                                  <a:off x="4044" y="9180"/>
                                                  <a:ext cx="1921" cy="0"/>
                                                </a:xfrm>
                                                <a:custGeom>
                                                  <a:avLst/>
                                                  <a:gdLst>
                                                    <a:gd name="T0" fmla="+- 0 2022 2022"/>
                                                    <a:gd name="T1" fmla="*/ T0 w 1921"/>
                                                    <a:gd name="T2" fmla="+- 0 3943 2022"/>
                                                    <a:gd name="T3" fmla="*/ T2 w 1921"/>
                                                  </a:gdLst>
                                                  <a:ahLst/>
                                                  <a:cxnLst>
                                                    <a:cxn ang="0">
                                                      <a:pos x="T1" y="0"/>
                                                    </a:cxn>
                                                    <a:cxn ang="0">
                                                      <a:pos x="T3" y="0"/>
                                                    </a:cxn>
                                                  </a:cxnLst>
                                                  <a:rect l="0" t="0" r="r" b="b"/>
                                                  <a:pathLst>
                                                    <a:path w="1921">
                                                      <a:moveTo>
                                                        <a:pt x="0" y="0"/>
                                                      </a:moveTo>
                                                      <a:lnTo>
                                                        <a:pt x="1921" y="0"/>
                                                      </a:lnTo>
                                                    </a:path>
                                                  </a:pathLst>
                                                </a:custGeom>
                                                <a:noFill/>
                                                <a:ln w="59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3" name="Group 879"/>
                                              <wpg:cNvGrpSpPr>
                                                <a:grpSpLocks/>
                                              </wpg:cNvGrpSpPr>
                                              <wpg:grpSpPr bwMode="auto">
                                                <a:xfrm>
                                                  <a:off x="1934" y="4297"/>
                                                  <a:ext cx="2975" cy="3261"/>
                                                  <a:chOff x="1934" y="4297"/>
                                                  <a:chExt cx="2975" cy="3261"/>
                                                </a:xfrm>
                                              </wpg:grpSpPr>
                                              <wps:wsp>
                                                <wps:cNvPr id="894" name="Freeform 884"/>
                                                <wps:cNvSpPr>
                                                  <a:spLocks/>
                                                </wps:cNvSpPr>
                                                <wps:spPr bwMode="auto">
                                                  <a:xfrm>
                                                    <a:off x="1934" y="4297"/>
                                                    <a:ext cx="2975" cy="3261"/>
                                                  </a:xfrm>
                                                  <a:custGeom>
                                                    <a:avLst/>
                                                    <a:gdLst>
                                                      <a:gd name="T0" fmla="+- 0 1934 1934"/>
                                                      <a:gd name="T1" fmla="*/ T0 w 2975"/>
                                                      <a:gd name="T2" fmla="+- 0 7428 4297"/>
                                                      <a:gd name="T3" fmla="*/ 7428 h 3261"/>
                                                      <a:gd name="T4" fmla="+- 0 1934 1934"/>
                                                      <a:gd name="T5" fmla="*/ T4 w 2975"/>
                                                      <a:gd name="T6" fmla="+- 0 4427 4297"/>
                                                      <a:gd name="T7" fmla="*/ 4427 h 3261"/>
                                                      <a:gd name="T8" fmla="+- 0 1951 1934"/>
                                                      <a:gd name="T9" fmla="*/ T8 w 2975"/>
                                                      <a:gd name="T10" fmla="+- 0 4363 4297"/>
                                                      <a:gd name="T11" fmla="*/ 4363 h 3261"/>
                                                      <a:gd name="T12" fmla="+- 0 1996 1934"/>
                                                      <a:gd name="T13" fmla="*/ T12 w 2975"/>
                                                      <a:gd name="T14" fmla="+- 0 4316 4297"/>
                                                      <a:gd name="T15" fmla="*/ 4316 h 3261"/>
                                                      <a:gd name="T16" fmla="+- 0 2060 1934"/>
                                                      <a:gd name="T17" fmla="*/ T16 w 2975"/>
                                                      <a:gd name="T18" fmla="+- 0 4297 4297"/>
                                                      <a:gd name="T19" fmla="*/ 4297 h 3261"/>
                                                      <a:gd name="T20" fmla="+- 0 2064 1934"/>
                                                      <a:gd name="T21" fmla="*/ T20 w 2975"/>
                                                      <a:gd name="T22" fmla="+- 0 4297 4297"/>
                                                      <a:gd name="T23" fmla="*/ 4297 h 3261"/>
                                                      <a:gd name="T24" fmla="+- 0 4779 1934"/>
                                                      <a:gd name="T25" fmla="*/ T24 w 2975"/>
                                                      <a:gd name="T26" fmla="+- 0 4297 4297"/>
                                                      <a:gd name="T27" fmla="*/ 4297 h 3261"/>
                                                      <a:gd name="T28" fmla="+- 0 4844 1934"/>
                                                      <a:gd name="T29" fmla="*/ T28 w 2975"/>
                                                      <a:gd name="T30" fmla="+- 0 4314 4297"/>
                                                      <a:gd name="T31" fmla="*/ 4314 h 3261"/>
                                                      <a:gd name="T32" fmla="+- 0 4890 1934"/>
                                                      <a:gd name="T33" fmla="*/ T32 w 2975"/>
                                                      <a:gd name="T34" fmla="+- 0 4359 4297"/>
                                                      <a:gd name="T35" fmla="*/ 4359 h 3261"/>
                                                      <a:gd name="T36" fmla="+- 0 4909 1934"/>
                                                      <a:gd name="T37" fmla="*/ T36 w 2975"/>
                                                      <a:gd name="T38" fmla="+- 0 4423 4297"/>
                                                      <a:gd name="T39" fmla="*/ 4423 h 3261"/>
                                                      <a:gd name="T40" fmla="+- 0 4909 1934"/>
                                                      <a:gd name="T41" fmla="*/ T40 w 2975"/>
                                                      <a:gd name="T42" fmla="+- 0 4427 4297"/>
                                                      <a:gd name="T43" fmla="*/ 4427 h 3261"/>
                                                      <a:gd name="T44" fmla="+- 0 4909 1934"/>
                                                      <a:gd name="T45" fmla="*/ T44 w 2975"/>
                                                      <a:gd name="T46" fmla="+- 0 7428 4297"/>
                                                      <a:gd name="T47" fmla="*/ 7428 h 3261"/>
                                                      <a:gd name="T48" fmla="+- 0 4892 1934"/>
                                                      <a:gd name="T49" fmla="*/ T48 w 2975"/>
                                                      <a:gd name="T50" fmla="+- 0 7493 4297"/>
                                                      <a:gd name="T51" fmla="*/ 7493 h 3261"/>
                                                      <a:gd name="T52" fmla="+- 0 4847 1934"/>
                                                      <a:gd name="T53" fmla="*/ T52 w 2975"/>
                                                      <a:gd name="T54" fmla="+- 0 7539 4297"/>
                                                      <a:gd name="T55" fmla="*/ 7539 h 3261"/>
                                                      <a:gd name="T56" fmla="+- 0 4784 1934"/>
                                                      <a:gd name="T57" fmla="*/ T56 w 2975"/>
                                                      <a:gd name="T58" fmla="+- 0 7558 4297"/>
                                                      <a:gd name="T59" fmla="*/ 7558 h 3261"/>
                                                      <a:gd name="T60" fmla="+- 0 4779 1934"/>
                                                      <a:gd name="T61" fmla="*/ T60 w 2975"/>
                                                      <a:gd name="T62" fmla="+- 0 7558 4297"/>
                                                      <a:gd name="T63" fmla="*/ 7558 h 3261"/>
                                                      <a:gd name="T64" fmla="+- 0 2064 1934"/>
                                                      <a:gd name="T65" fmla="*/ T64 w 2975"/>
                                                      <a:gd name="T66" fmla="+- 0 7558 4297"/>
                                                      <a:gd name="T67" fmla="*/ 7558 h 3261"/>
                                                      <a:gd name="T68" fmla="+- 0 1999 1934"/>
                                                      <a:gd name="T69" fmla="*/ T68 w 2975"/>
                                                      <a:gd name="T70" fmla="+- 0 7541 4297"/>
                                                      <a:gd name="T71" fmla="*/ 7541 h 3261"/>
                                                      <a:gd name="T72" fmla="+- 0 1953 1934"/>
                                                      <a:gd name="T73" fmla="*/ T72 w 2975"/>
                                                      <a:gd name="T74" fmla="+- 0 7496 4297"/>
                                                      <a:gd name="T75" fmla="*/ 7496 h 3261"/>
                                                      <a:gd name="T76" fmla="+- 0 1934 1934"/>
                                                      <a:gd name="T77" fmla="*/ T76 w 2975"/>
                                                      <a:gd name="T78" fmla="+- 0 7432 4297"/>
                                                      <a:gd name="T79" fmla="*/ 7432 h 3261"/>
                                                      <a:gd name="T80" fmla="+- 0 1934 1934"/>
                                                      <a:gd name="T81" fmla="*/ T80 w 2975"/>
                                                      <a:gd name="T82" fmla="+- 0 7428 4297"/>
                                                      <a:gd name="T83" fmla="*/ 7428 h 3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75" h="3261">
                                                        <a:moveTo>
                                                          <a:pt x="0" y="3131"/>
                                                        </a:moveTo>
                                                        <a:lnTo>
                                                          <a:pt x="0" y="130"/>
                                                        </a:lnTo>
                                                        <a:lnTo>
                                                          <a:pt x="17" y="66"/>
                                                        </a:lnTo>
                                                        <a:lnTo>
                                                          <a:pt x="62" y="19"/>
                                                        </a:lnTo>
                                                        <a:lnTo>
                                                          <a:pt x="126" y="0"/>
                                                        </a:lnTo>
                                                        <a:lnTo>
                                                          <a:pt x="130" y="0"/>
                                                        </a:lnTo>
                                                        <a:lnTo>
                                                          <a:pt x="2845" y="0"/>
                                                        </a:lnTo>
                                                        <a:lnTo>
                                                          <a:pt x="2910" y="17"/>
                                                        </a:lnTo>
                                                        <a:lnTo>
                                                          <a:pt x="2956" y="62"/>
                                                        </a:lnTo>
                                                        <a:lnTo>
                                                          <a:pt x="2975" y="126"/>
                                                        </a:lnTo>
                                                        <a:lnTo>
                                                          <a:pt x="2975" y="130"/>
                                                        </a:lnTo>
                                                        <a:lnTo>
                                                          <a:pt x="2975" y="3131"/>
                                                        </a:lnTo>
                                                        <a:lnTo>
                                                          <a:pt x="2958" y="3196"/>
                                                        </a:lnTo>
                                                        <a:lnTo>
                                                          <a:pt x="2913" y="3242"/>
                                                        </a:lnTo>
                                                        <a:lnTo>
                                                          <a:pt x="2850" y="3261"/>
                                                        </a:lnTo>
                                                        <a:lnTo>
                                                          <a:pt x="2845" y="3261"/>
                                                        </a:lnTo>
                                                        <a:lnTo>
                                                          <a:pt x="130" y="3261"/>
                                                        </a:lnTo>
                                                        <a:lnTo>
                                                          <a:pt x="65" y="3244"/>
                                                        </a:lnTo>
                                                        <a:lnTo>
                                                          <a:pt x="19" y="3199"/>
                                                        </a:lnTo>
                                                        <a:lnTo>
                                                          <a:pt x="0" y="3135"/>
                                                        </a:lnTo>
                                                        <a:lnTo>
                                                          <a:pt x="0" y="3131"/>
                                                        </a:lnTo>
                                                        <a:close/>
                                                      </a:path>
                                                    </a:pathLst>
                                                  </a:custGeom>
                                                  <a:noFill/>
                                                  <a:ln w="82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5" name="Group 880"/>
                                                <wpg:cNvGrpSpPr>
                                                  <a:grpSpLocks/>
                                                </wpg:cNvGrpSpPr>
                                                <wpg:grpSpPr bwMode="auto">
                                                  <a:xfrm>
                                                    <a:off x="5480" y="3683"/>
                                                    <a:ext cx="1047" cy="543"/>
                                                    <a:chOff x="5480" y="3683"/>
                                                    <a:chExt cx="1047" cy="543"/>
                                                  </a:xfrm>
                                                </wpg:grpSpPr>
                                                <wps:wsp>
                                                  <wps:cNvPr id="896" name="Freeform 883"/>
                                                  <wps:cNvSpPr>
                                                    <a:spLocks noEditPoints="1"/>
                                                  </wps:cNvSpPr>
                                                  <wps:spPr bwMode="auto">
                                                    <a:xfrm>
                                                      <a:off x="10960" y="7366"/>
                                                      <a:ext cx="1047" cy="543"/>
                                                    </a:xfrm>
                                                    <a:custGeom>
                                                      <a:avLst/>
                                                      <a:gdLst>
                                                        <a:gd name="T0" fmla="+- 0 6527 5480"/>
                                                        <a:gd name="T1" fmla="*/ T0 w 1047"/>
                                                        <a:gd name="T2" fmla="+- 0 4226 3683"/>
                                                        <a:gd name="T3" fmla="*/ 4226 h 543"/>
                                                        <a:gd name="T4" fmla="+- 0 6519 5480"/>
                                                        <a:gd name="T5" fmla="*/ T4 w 1047"/>
                                                        <a:gd name="T6" fmla="+- 0 4223 3683"/>
                                                        <a:gd name="T7" fmla="*/ 4223 h 543"/>
                                                        <a:gd name="T8" fmla="+- 0 5480 5480"/>
                                                        <a:gd name="T9" fmla="*/ T8 w 1047"/>
                                                        <a:gd name="T10" fmla="+- 0 3683 3683"/>
                                                        <a:gd name="T11" fmla="*/ 3683 h 543"/>
                                                      </a:gdLst>
                                                      <a:ahLst/>
                                                      <a:cxnLst>
                                                        <a:cxn ang="0">
                                                          <a:pos x="T1" y="T3"/>
                                                        </a:cxn>
                                                        <a:cxn ang="0">
                                                          <a:pos x="T5" y="T7"/>
                                                        </a:cxn>
                                                        <a:cxn ang="0">
                                                          <a:pos x="T9" y="T11"/>
                                                        </a:cxn>
                                                      </a:cxnLst>
                                                      <a:rect l="0" t="0" r="r" b="b"/>
                                                      <a:pathLst>
                                                        <a:path w="1047" h="543">
                                                          <a:moveTo>
                                                            <a:pt x="1047" y="543"/>
                                                          </a:moveTo>
                                                          <a:lnTo>
                                                            <a:pt x="1039" y="540"/>
                                                          </a:lnTo>
                                                          <a:lnTo>
                                                            <a:pt x="0" y="0"/>
                                                          </a:lnTo>
                                                        </a:path>
                                                      </a:pathLst>
                                                    </a:custGeom>
                                                    <a:noFill/>
                                                    <a:ln w="109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7" name="Group 881"/>
                                                  <wpg:cNvGrpSpPr>
                                                    <a:grpSpLocks/>
                                                  </wpg:cNvGrpSpPr>
                                                  <wpg:grpSpPr bwMode="auto">
                                                    <a:xfrm>
                                                      <a:off x="6482" y="4176"/>
                                                      <a:ext cx="93" cy="75"/>
                                                      <a:chOff x="6482" y="4176"/>
                                                      <a:chExt cx="93" cy="75"/>
                                                    </a:xfrm>
                                                  </wpg:grpSpPr>
                                                  <wps:wsp>
                                                    <wps:cNvPr id="898" name="Freeform 882"/>
                                                    <wps:cNvSpPr>
                                                      <a:spLocks/>
                                                    </wps:cNvSpPr>
                                                    <wps:spPr bwMode="auto">
                                                      <a:xfrm>
                                                        <a:off x="6482" y="4176"/>
                                                        <a:ext cx="93" cy="75"/>
                                                      </a:xfrm>
                                                      <a:custGeom>
                                                        <a:avLst/>
                                                        <a:gdLst>
                                                          <a:gd name="T0" fmla="+- 0 6519 6482"/>
                                                          <a:gd name="T1" fmla="*/ T0 w 93"/>
                                                          <a:gd name="T2" fmla="+- 0 4223 4176"/>
                                                          <a:gd name="T3" fmla="*/ 4223 h 75"/>
                                                          <a:gd name="T4" fmla="+- 0 6482 6482"/>
                                                          <a:gd name="T5" fmla="*/ T4 w 93"/>
                                                          <a:gd name="T6" fmla="+- 0 4250 4176"/>
                                                          <a:gd name="T7" fmla="*/ 4250 h 75"/>
                                                          <a:gd name="T8" fmla="+- 0 6575 6482"/>
                                                          <a:gd name="T9" fmla="*/ T8 w 93"/>
                                                          <a:gd name="T10" fmla="+- 0 4251 4176"/>
                                                          <a:gd name="T11" fmla="*/ 4251 h 75"/>
                                                          <a:gd name="T12" fmla="+- 0 6520 6482"/>
                                                          <a:gd name="T13" fmla="*/ T12 w 93"/>
                                                          <a:gd name="T14" fmla="+- 0 4176 4176"/>
                                                          <a:gd name="T15" fmla="*/ 4176 h 75"/>
                                                          <a:gd name="T16" fmla="+- 0 6519 6482"/>
                                                          <a:gd name="T17" fmla="*/ T16 w 93"/>
                                                          <a:gd name="T18" fmla="+- 0 4223 4176"/>
                                                          <a:gd name="T19" fmla="*/ 4223 h 75"/>
                                                        </a:gdLst>
                                                        <a:ahLst/>
                                                        <a:cxnLst>
                                                          <a:cxn ang="0">
                                                            <a:pos x="T1" y="T3"/>
                                                          </a:cxn>
                                                          <a:cxn ang="0">
                                                            <a:pos x="T5" y="T7"/>
                                                          </a:cxn>
                                                          <a:cxn ang="0">
                                                            <a:pos x="T9" y="T11"/>
                                                          </a:cxn>
                                                          <a:cxn ang="0">
                                                            <a:pos x="T13" y="T15"/>
                                                          </a:cxn>
                                                          <a:cxn ang="0">
                                                            <a:pos x="T17" y="T19"/>
                                                          </a:cxn>
                                                        </a:cxnLst>
                                                        <a:rect l="0" t="0" r="r" b="b"/>
                                                        <a:pathLst>
                                                          <a:path w="93" h="75">
                                                            <a:moveTo>
                                                              <a:pt x="37" y="47"/>
                                                            </a:moveTo>
                                                            <a:lnTo>
                                                              <a:pt x="0" y="74"/>
                                                            </a:lnTo>
                                                            <a:lnTo>
                                                              <a:pt x="93" y="75"/>
                                                            </a:lnTo>
                                                            <a:lnTo>
                                                              <a:pt x="38" y="0"/>
                                                            </a:lnTo>
                                                            <a:lnTo>
                                                              <a:pt x="37"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867" o:spid="_x0000_s1026" style="position:absolute;margin-left:95.15pt;margin-top:74.95pt;width:421.6pt;height:304.4pt;z-index:-2157;mso-position-horizontal-relative:page;mso-position-vertical-relative:page" coordorigin="1904,1499" coordsize="8433,60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">
                <v:group id="Group 868" o:spid="_x0000_s1027" style="position:absolute;left:1908;top:1504;width:8424;height:6080" coordorigin="1908,1504" coordsize="8424,6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cRoUxAAAANwAAAAPAAAAZHJzL2Rvd25yZXYueG1sRI9Bi8IwFITvwv6H8IS9&#10;adpddKUaRcRdPIigLoi3R/Nsi81LaWJb/70RBI/DzHzDzBadKUVDtSssK4iHEQji1OqCMwX/x9/B&#10;BITzyBpLy6TgTg4W84/eDBNtW95Tc/CZCBB2CSrIva8SKV2ak0E3tBVx8C62NuiDrDOpa2wD3JTy&#10;K4rG0mDBYSHHilY5pdfDzSj4a7FdfsfrZnu9rO7n42h32sak1Ge/W05BeOr8O/xqb7SCyU8M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8cRoUxAAAANwAAAAP&#10;AAAAAAAAAAAAAAAAAKkCAABkcnMvZG93bnJldi54bWxQSwUGAAAAAAQABAD6AAAAmgMAAAAA&#10;">
                  <v:shape id="Freeform 895" o:spid="_x0000_s1028" style="position:absolute;left:1908;top:1504;width:8424;height:6080;visibility:visible;mso-wrap-style:square;v-text-anchor:top" coordsize="8424,6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GzyxQAA&#10;ANwAAAAPAAAAZHJzL2Rvd25yZXYueG1sRI9La8MwEITvgfwHsYXeEtmmJMaxEkpooYHmkAeF3hZr&#10;/SDWyliq4/z7KhDIcZidb3byzWhaMVDvGssK4nkEgriwuuFKwfn0OUtBOI+ssbVMCm7kYLOeTnLM&#10;tL3ygYajr0SAsMtQQe19l0npipoMurntiINX2t6gD7KvpO7xGuCmlUkULaTBhkNDjR1tayouxz8T&#10;3oj5p9x9uMVeF8s0/X77TdyhU+r1ZXxfgfA0+ufxI/2lFaTLBO5jAgHk+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YbPLFAAAA3AAAAA8AAAAAAAAAAAAAAAAAlwIAAGRycy9k&#10;b3ducmV2LnhtbFBLBQYAAAAABAAEAPUAAACJAwAAAAA=&#10;" path="m0,6080l8424,6080,8424,,,,,6080xe" fillcolor="black" stroked="f">
                    <v:path arrowok="t" o:connecttype="custom" o:connectlocs="0,7584;8424,7584;8424,1504;0,1504;0,7584" o:connectangles="0,0,0,0,0"/>
                  </v:shape>
                  <v:group id="Group 869" o:spid="_x0000_s1029" style="position:absolute;left:3399;top:3689;width:1047;height:543" coordorigin="3399,3689" coordsize="1047,5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7yH4xgAAANwAAAAPAAAAZHJzL2Rvd25yZXYueG1sRI9Ba8JAFITvBf/D8oTe&#10;6iZKW0ndhCC29CBCVZDeHtlnEpJ9G7LbJP77bkHocZiZb5hNNplWDNS72rKCeBGBIC6srrlUcD69&#10;P61BOI+ssbVMCm7kIEtnDxtMtB35i4ajL0WAsEtQQeV9l0jpiooMuoXtiIN3tb1BH2RfSt3jGOCm&#10;lcsoepEGaw4LFXa0rahojj9GwceIY76Kd8O+uW5v36fnw2Ufk1KP8yl/A+Fp8v/he/tTK1i/ru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PvIfjGAAAA3AAA&#10;AA8AAAAAAAAAAAAAAAAAqQIAAGRycy9kb3ducmV2LnhtbFBLBQYAAAAABAAEAPoAAACcAwAAAAA=&#10;">
                    <v:polyline id="Freeform 894" o:spid="_x0000_s1030" style="position:absolute;visibility:visible;mso-wrap-style:square;v-text-anchor:top" points="6798,7921,6806,7917,7845,7378" coordsize="1047,5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CCzIxgAA&#10;ANwAAAAPAAAAZHJzL2Rvd25yZXYueG1sRI9Pa8JAFMTvQr/D8grezKZ/UImuUloKYi8aS9HbM/tM&#10;UrNvw+6q6bd3C4LHYWZ+w0znnWnEmZyvLSt4SlIQxIXVNZcKvjefgzEIH5A1NpZJwR95mM8eelPM&#10;tL3wms55KEWEsM9QQRVCm0npi4oM+sS2xNE7WGcwROlKqR1eItw08jlNh9JgzXGhwpbeKyqO+cko&#10;eEHd/rr9EZejn4/h17bbrcp8p1T/sXubgAjUhXv41l5oBePRK/yfiUdAzq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CCzIxgAAANwAAAAPAAAAAAAAAAAAAAAAAJcCAABkcnMv&#10;ZG93bnJldi54bWxQSwUGAAAAAAQABAD1AAAAigMAAAAA&#10;" filled="f" strokeweight="10984emu">
                      <v:path arrowok="t" o:connecttype="custom" o:connectlocs="0,4232;8,4228;1047,3689" o:connectangles="0,0,0"/>
                      <o:lock v:ext="edit" verticies="t"/>
                    </v:polyline>
                    <v:group id="Group 870" o:spid="_x0000_s1031" style="position:absolute;left:3352;top:4182;width:93;height:75" coordorigin="3352,4182" coordsize="93,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0ocF8UAAADcAAAA&#10;DwAAAAAAAAAAAAAAAACpAgAAZHJzL2Rvd25yZXYueG1sUEsFBgAAAAAEAAQA+gAAAJsDAAAAAA==&#10;">
                      <v:shape id="Freeform 893" o:spid="_x0000_s1032" style="position:absolute;left:3352;top:4182;width:93;height:75;visibility:visible;mso-wrap-style:square;v-text-anchor:top" coordsize="93,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EkT6xgAA&#10;ANwAAAAPAAAAZHJzL2Rvd25yZXYueG1sRI9Pa8JAFMTvhX6H5RV6q5v2YCRmI9bSUqgH/6EeH9ln&#10;Es2+DdlVt9/eFQo9DjPzGyafBNOKC/WusazgdZCAIC6tbrhSsFl/voxAOI+ssbVMCn7JwaR4fMgx&#10;0/bKS7qsfCUihF2GCmrvu0xKV9Zk0A1sRxy9g+0N+ij7SuoerxFuWvmWJENpsOG4UGNHs5rK0+ps&#10;IuXr5zxfrrcfer89pjsKIV0c35V6fgrTMQhPwf+H/9rfWsEoHcL9TDwCsrg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EkT6xgAAANwAAAAPAAAAAAAAAAAAAAAAAJcCAABkcnMv&#10;ZG93bnJldi54bWxQSwUGAAAAAAQABAD1AAAAigMAAAAA&#10;" path="m55,46l54,,,75,93,74,55,46xe" fillcolor="black" stroked="f">
                        <v:path arrowok="t" o:connecttype="custom" o:connectlocs="55,4228;54,4182;0,4257;93,4256;55,4228" o:connectangles="0,0,0,0,0"/>
                      </v:shape>
                      <v:group id="Group 871" o:spid="_x0000_s1033" style="position:absolute;left:5266;top:4595;width:1498;height:0" coordorigin="5266,4595" coordsize="14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1Cf7xgAAANwAAAAPAAAAZHJzL2Rvd25yZXYueG1sRI9Ba8JAFITvBf/D8oTe&#10;6iaWVkndhCAqHqRQLZTeHtlnEpJ9G7JrEv99t1DocZiZb5hNNplWDNS72rKCeBGBIC6srrlU8HnZ&#10;P61BOI+ssbVMCu7kIEtnDxtMtB35g4azL0WAsEtQQeV9l0jpiooMuoXtiIN3tb1BH2RfSt3jGOCm&#10;lcsoepUGaw4LFXa0rahozjej4DDimD/Hu+HUXLf378vL+9cpJqUe51P+BsLT5P/Df+2jVrBere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zUJ/vGAAAA3AAA&#10;AA8AAAAAAAAAAAAAAAAAqQIAAGRycy9kb3ducmV2LnhtbFBLBQYAAAAABAAEAPoAAACcAwAAAAA=&#10;">
                        <v:polyline id="Freeform 892" o:spid="_x0000_s1034" style="position:absolute;visibility:visible;mso-wrap-style:square;v-text-anchor:top" points="10532,9190,12030,9190" coordsize="149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y03wgAA&#10;ANwAAAAPAAAAZHJzL2Rvd25yZXYueG1sRE/Pa8IwFL4P9j+EN/A2ExW0dKalTERhXux22e3RvLVl&#10;zUvWRO3+++Uw8Pjx/d6Wkx3ElcbQO9awmCsQxI0zPbcaPt73zxmIEJENDo5Jwy8FKIvHhy3mxt34&#10;TNc6tiKFcMhRQxejz6UMTUcWw9x54sR9udFiTHBspRnxlsLtIJdKraXFnlNDh55eO2q+64vVcPl8&#10;W/1UO388+axaqMma9UEZrWdPU/UCItIU7+J/99FoyDZpbTqTjoAs/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fzLTfCAAAA3AAAAA8AAAAAAAAAAAAAAAAAlwIAAGRycy9kb3du&#10;cmV2LnhtbFBLBQYAAAAABAAEAPUAAACGAwAAAAA=&#10;" filled="f" strokeweight=".1655mm">
                          <v:path arrowok="t" o:connecttype="custom" o:connectlocs="0,0;1498,0" o:connectangles="0,0"/>
                          <o:lock v:ext="edit" verticies="t"/>
                        </v:polyline>
                        <v:group id="Group 872" o:spid="_x0000_s1035" style="position:absolute;left:3370;top:1910;width:960;height:1315" coordorigin="3370,1910" coordsize="960,13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BxYSxgAAANwAAAAPAAAAZHJzL2Rvd25yZXYueG1sRI9Ba8JAFITvgv9heUJv&#10;dROLrY1ZRUSlBylUC8XbI/tMQrJvQ3ZN4r/vFgoeh5n5hknXg6lFR60rLSuIpxEI4szqknMF3+f9&#10;8wKE88gaa8uk4E4O1qvxKMVE256/qDv5XAQIuwQVFN43iZQuK8igm9qGOHhX2xr0Qba51C32AW5q&#10;OYuiV2mw5LBQYEPbgrLqdDMKDj32m5d41x2r6/Z+Oc8/f44xKfU0GTZLEJ4G/wj/tz+0gsXbO/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IHFhLGAAAA3AAA&#10;AA8AAAAAAAAAAAAAAAAAqQIAAGRycy9kb3ducmV2LnhtbFBLBQYAAAAABAAEAPoAAACcAwAAAAA=&#10;">
                          <v:shape id="Freeform 891" o:spid="_x0000_s1036" style="position:absolute;left:3370;top:1910;width:960;height:1315;visibility:visible;mso-wrap-style:square;v-text-anchor:top" coordsize="960,13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K15ZvwAA&#10;ANwAAAAPAAAAZHJzL2Rvd25yZXYueG1sRE/LisIwFN0L/kO4wuw0VVBKNUoRBBlXPmbWl+ba1DY3&#10;tclo5+/NQnB5OO/VpreNeFDnK8cKppMEBHHhdMWlgst5N05B+ICssXFMCv7Jw2Y9HKww0+7JR3qc&#10;QiliCPsMFZgQ2kxKXxiy6CeuJY7c1XUWQ4RdKXWHzxhuGzlLkoW0WHFsMNjS1lBRn/6sgjpPvnO7&#10;ZZyfa4P8c5/d9odfpb5Gfb4EEagPH/HbvdcK0jTOj2fiEZDr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8rXlm/AAAA3AAAAA8AAAAAAAAAAAAAAAAAlwIAAGRycy9kb3ducmV2&#10;LnhtbFBLBQYAAAAABAAEAPUAAACDAwAAAAA=&#10;" path="m0,0l960,,960,1315,,1315,,0xe" filled="f" strokeweight="5492emu">
                            <v:path arrowok="t" o:connecttype="custom" o:connectlocs="0,1910;960,1910;960,3225;0,3225;0,1910" o:connectangles="0,0,0,0,0"/>
                          </v:shape>
                          <v:group id="Group 873" o:spid="_x0000_s1037" style="position:absolute;left:4532;top:1910;width:919;height:1313" coordorigin="4532,1910" coordsize="919,13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JpGozxAAAANwAAAAP&#10;AAAAAAAAAAAAAAAAAKkCAABkcnMvZG93bnJldi54bWxQSwUGAAAAAAQABAD6AAAAmgMAAAAA&#10;">
                            <v:shape id="Freeform 890" o:spid="_x0000_s1038" style="position:absolute;left:4532;top:1910;width:919;height:1313;visibility:visible;mso-wrap-style:square;v-text-anchor:top" coordsize="919,13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DLORxQAA&#10;ANwAAAAPAAAAZHJzL2Rvd25yZXYueG1sRI9Ba8JAFITvQv/D8gredFPBEqKraG1BKliMgtdH9plE&#10;s29jdjXx33eFQo/DzHzDTOedqcSdGldaVvA2jEAQZ1aXnCs47L8GMQjnkTVWlknBgxzMZy+9KSba&#10;tryje+pzESDsElRQeF8nUrqsIINuaGvi4J1sY9AH2eRSN9gGuKnkKIrepcGSw0KBNX0UlF3Sm1Ew&#10;3sY/9bLdGHnON6vt8fv6mbWoVP+1W0xAeOr8f/ivvdYK4ngEzzPhCMj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YMs5HFAAAA3AAAAA8AAAAAAAAAAAAAAAAAlwIAAGRycy9k&#10;b3ducmV2LnhtbFBLBQYAAAAABAAEAPUAAACJAwAAAAA=&#10;" path="m0,0l920,,920,1313,,1313,,0xe" filled="f" strokeweight="5492emu">
                              <v:path arrowok="t" o:connecttype="custom" o:connectlocs="0,1910;920,1910;920,3223;0,3223;0,1910" o:connectangles="0,0,0,0,0"/>
                            </v:shape>
                            <v:group id="Group 874" o:spid="_x0000_s1039" style="position:absolute;left:5652;top:1910;width:958;height:1313" coordorigin="5652,1910" coordsize="958,13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OlHfxAAAANwAAAAP&#10;AAAAAAAAAAAAAAAAAKkCAABkcnMvZG93bnJldi54bWxQSwUGAAAAAAQABAD6AAAAmgMAAAAA&#10;">
                              <v:shape id="Freeform 889" o:spid="_x0000_s1040" style="position:absolute;left:5652;top:1910;width:958;height:1313;visibility:visible;mso-wrap-style:square;v-text-anchor:top" coordsize="958,13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SzRxAAA&#10;ANwAAAAPAAAAZHJzL2Rvd25yZXYueG1sRI/dagIxFITvBd8hHKF3mlWKLKtRRBSUUqH+UHp32Jxu&#10;lm5Owibq9u0boeDlMDPfMPNlZxtxozbUjhWMRxkI4tLpmisF59N2mIMIEVlj45gU/FKA5aLfm2Oh&#10;3Z0/6HaMlUgQDgUqMDH6QspQGrIYRs4TJ+/btRZjkm0ldYv3BLeNnGTZVFqsOS0Y9LQ2VP4cr1bB&#10;5nNSf9HeXLTcvh2m0VeXd79S6mXQrWYgInXxGf5v77SCPH+Fx5l0BO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BEs0cQAAADcAAAADwAAAAAAAAAAAAAAAACXAgAAZHJzL2Rv&#10;d25yZXYueG1sUEsFBgAAAAAEAAQA9QAAAIgDAAAAAA==&#10;" path="m0,0l958,,958,1313,,1313,,0xe" filled="f" strokeweight="5492emu">
                                <v:path arrowok="t" o:connecttype="custom" o:connectlocs="0,1910;958,1910;958,3223;0,3223;0,1910" o:connectangles="0,0,0,0,0"/>
                              </v:shape>
                              <v:group id="Group 875" o:spid="_x0000_s1041" style="position:absolute;left:3204;top:1801;width:962;height:0" coordorigin="3204,1801" coordsize="96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2n2wwxAAAANwAAAAP&#10;AAAAAAAAAAAAAAAAAKkCAABkcnMvZG93bnJldi54bWxQSwUGAAAAAAQABAD6AAAAmgMAAAAA&#10;">
                                <v:polyline id="Freeform 888" o:spid="_x0000_s1042" style="position:absolute;visibility:visible;mso-wrap-style:square;v-text-anchor:top" points="6408,3602,7370,3602" coordsize="9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U/EgxAAA&#10;ANwAAAAPAAAAZHJzL2Rvd25yZXYueG1sRI9Ba8JAFITvhf6H5RW81Y09SEhdgzVYxB6KaS+9PbPP&#10;JHT3bdhdNf57t1DwOMzMN8yiHK0RZ/Khd6xgNs1AEDdO99wq+P7aPOcgQkTWaByTgisFKJePDwss&#10;tLvwns51bEWCcChQQRfjUEgZmo4shqkbiJN3dN5iTNK3Unu8JLg18iXL5tJiz2mhw4HWHTW/9ckq&#10;ODabgzEf75W3u08n8U3/+CoqNXkaV68gIo3xHv5vb7WCPJ/D35l0BO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1PxIMQAAADcAAAADwAAAAAAAAAAAAAAAACXAgAAZHJzL2Rv&#10;d25yZXYueG1sUEsFBgAAAAAEAAQA9QAAAIgDAAAAAA==&#10;" filled="f" strokeweight=".1655mm">
                                  <v:path arrowok="t" o:connecttype="custom" o:connectlocs="0,0;962,0" o:connectangles="0,0"/>
                                  <o:lock v:ext="edit" verticies="t"/>
                                </v:polyline>
                                <v:group id="Group 876" o:spid="_x0000_s1043" style="position:absolute;left:3084;top:1538;width:3814;height:2136" coordorigin="3084,1538" coordsize="3814,2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QFX3MUAAADcAAAA&#10;DwAAAAAAAAAAAAAAAACpAgAAZHJzL2Rvd25yZXYueG1sUEsFBgAAAAAEAAQA+gAAAJsDAAAAAA==&#10;">
                                  <v:shape id="Freeform 887" o:spid="_x0000_s1044" style="position:absolute;left:3084;top:1538;width:3814;height:2136;visibility:visible;mso-wrap-style:square;v-text-anchor:top" coordsize="3814,21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iOFuwQAA&#10;ANwAAAAPAAAAZHJzL2Rvd25yZXYueG1sRE/NisIwEL4v+A5hBC+iqYJaq1FEFGVPu9oHGJuxLTaT&#10;2kStb28OC3v8+P6X69ZU4kmNKy0rGA0jEMSZ1SXnCtLzfhCDcB5ZY2WZFLzJwXrV+Vpiou2Lf+l5&#10;8rkIIewSVFB4XydSuqwgg25oa+LAXW1j0AfY5FI3+ArhppLjKJpKgyWHhgJr2haU3U4PoyD73s3s&#10;pD7ff0byeunvyrSaH1Klet12swDhqfX/4j/3USuI47A2nAlH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YjhbsEAAADcAAAADwAAAAAAAAAAAAAAAACXAgAAZHJzL2Rvd25y&#10;ZXYueG1sUEsFBgAAAAAEAAQA9QAAAIUDAAAAAA==&#10;" path="m0,2007l0,130,2,107,30,48,82,10,130,,3685,,3749,17,3795,62,3814,126,3814,130,3814,2007,3797,2071,3752,2118,3689,2137,3685,2137,130,2137,66,2120,19,2075,,2011,,2007xe" filled="f" strokeweight="8238emu">
                                    <v:path arrowok="t" o:connecttype="custom" o:connectlocs="0,3545;0,1668;2,1645;30,1586;82,1548;130,1538;3685,1538;3749,1555;3795,1600;3814,1664;3814,1668;3814,3545;3797,3609;3752,3656;3689,3675;3685,3675;130,3675;66,3658;19,3613;0,3549;0,3545" o:connectangles="0,0,0,0,0,0,0,0,0,0,0,0,0,0,0,0,0,0,0,0,0"/>
                                  </v:shape>
                                  <v:group id="Group 877" o:spid="_x0000_s1045" style="position:absolute;left:5143;top:4280;width:5163;height:3278" coordorigin="5143,4280" coordsize="5163,32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9JmNcUAAADcAAAA&#10;DwAAAAAAAAAAAAAAAACpAgAAZHJzL2Rvd25yZXYueG1sUEsFBgAAAAAEAAQA+gAAAJsDAAAAAA==&#10;">
                                    <v:shape id="Freeform 886" o:spid="_x0000_s1046" style="position:absolute;left:5143;top:4280;width:5163;height:3278;visibility:visible;mso-wrap-style:square;v-text-anchor:top" coordsize="5163,327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RAKwwAA&#10;ANwAAAAPAAAAZHJzL2Rvd25yZXYueG1sRE+7bsIwFN0r8Q/WRWIrDgyBBgxCSFHbLaUP0e0qvsSB&#10;+DqKTZL+fT1U6nh03tv9aBvRU+drxwoW8wQEcel0zZWCj/f8cQ3CB2SNjWNS8EMe9rvJwxYz7QZ+&#10;o/4UKhFD2GeowITQZlL60pBFP3ctceQurrMYIuwqqTscYrht5DJJUmmx5thgsKWjofJ2ulsFQ5Gf&#10;P+vy+Wp0ei6+X5vV12G5Umo2HQ8bEIHG8C/+c79oBeunOD+eiUdA7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sRAKwwAAANwAAAAPAAAAAAAAAAAAAAAAAJcCAABkcnMvZG93&#10;bnJldi54bWxQSwUGAAAAAAQABAD1AAAAhwMAAAAA&#10;" path="m0,3148l0,130,2,107,29,47,81,9,129,,5033,,5098,17,5144,62,5163,126,5163,130,5163,3148,5146,3213,5101,3259,5038,3278,5033,3278,129,3278,65,3261,19,3216,,3152,,3148xe" filled="f" strokeweight="8238emu">
                                      <v:path arrowok="t" o:connecttype="custom" o:connectlocs="0,7428;0,4410;2,4387;29,4327;81,4289;129,4280;5033,4280;5098,4297;5144,4342;5163,4406;5163,4410;5163,7428;5146,7493;5101,7539;5038,7558;5033,7558;129,7558;65,7541;19,7496;0,7432;0,7428" o:connectangles="0,0,0,0,0,0,0,0,0,0,0,0,0,0,0,0,0,0,0,0,0"/>
                                    </v:shape>
                                    <v:group id="Group 878" o:spid="_x0000_s1047" style="position:absolute;left:2022;top:4590;width:1921;height:0" coordorigin="2022,4590" coordsize="192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x9/O7GAAAA3AAA&#10;AA8AAAAAAAAAAAAAAAAAqQIAAGRycy9kb3ducmV2LnhtbFBLBQYAAAAABAAEAPoAAACcAwAAAAA=&#10;">
                                      <v:polyline id="Freeform 885" o:spid="_x0000_s1048" style="position:absolute;visibility:visible;mso-wrap-style:square;v-text-anchor:top" points="4044,9180,5965,9180" coordsize="192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I1/XxwAA&#10;ANwAAAAPAAAAZHJzL2Rvd25yZXYueG1sRI9Ba8JAFITvQv/D8grezEaLwURXkUKrFEGalIK3R/Y1&#10;Cc2+DdlVY399tyD0OMzMN8xqM5hWXKh3jWUF0ygGQVxa3XCl4KN4mSxAOI+ssbVMCm7kYLN+GK0w&#10;0/bK73TJfSUChF2GCmrvu0xKV9Zk0EW2Iw7el+0N+iD7SuoerwFuWjmL40QabDgs1NjRc03ld342&#10;Cj5ft8luL2+H+Od4mhf8pJO3aarU+HHYLkF4Gvx/+N7eawWLdAZ/Z8IRkO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CNf18cAAADcAAAADwAAAAAAAAAAAAAAAACXAgAAZHJz&#10;L2Rvd25yZXYueG1sUEsFBgAAAAAEAAQA9QAAAIsDAAAAAA==&#10;" filled="f" strokeweight=".1655mm">
                                        <v:path arrowok="t" o:connecttype="custom" o:connectlocs="0,0;1921,0" o:connectangles="0,0"/>
                                        <o:lock v:ext="edit" verticies="t"/>
                                      </v:polyline>
                                      <v:group id="Group 879" o:spid="_x0000_s1049" style="position:absolute;left:1934;top:4297;width:2975;height:3261" coordorigin="1934,4297" coordsize="2975,32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48cCxgAAANwAAAAPAAAAZHJzL2Rvd25yZXYueG1sRI9Ba8JAFITvBf/D8gre&#10;mk2UlphmFZEqHkKhKpTeHtlnEsy+DdltEv99t1DocZiZb5h8M5lWDNS7xrKCJIpBEJdWN1wpuJz3&#10;TykI55E1tpZJwZ0cbNazhxwzbUf+oOHkKxEg7DJUUHvfZVK6siaDLrIdcfCutjfog+wrqXscA9y0&#10;chHHL9Jgw2Ghxo52NZW307dRcBhx3C6Tt6G4XXf3r/Pz+2eRkFLzx2n7CsLT5P/Df+2jVpCul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PjxwLGAAAA3AAA&#10;AA8AAAAAAAAAAAAAAAAAqQIAAGRycy9kb3ducmV2LnhtbFBLBQYAAAAABAAEAPoAAACcAwAAAAA=&#10;">
                                        <v:shape id="Freeform 884" o:spid="_x0000_s1050" style="position:absolute;left:1934;top:4297;width:2975;height:3261;visibility:visible;mso-wrap-style:square;v-text-anchor:top" coordsize="2975,32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1/9GxgAA&#10;ANwAAAAPAAAAZHJzL2Rvd25yZXYueG1sRI9BawIxFITvBf9DeEJvNau0oqtRRFoopRRdRfT23Dx3&#10;FzcvS5Lq9t83guBxmJlvmOm8NbW4kPOVZQX9XgKCOLe64kLBdvPxMgLhA7LG2jIp+CMP81nnaYqp&#10;tlde0yULhYgQ9ikqKENoUil9XpJB37MNcfRO1hkMUbpCaofXCDe1HCTJUBqsOC6U2NCypPyc/RoF&#10;/n339bM46NVq/73MeLc/9gdvTqnnbruYgAjUhkf43v7UCkbjV7idiUdAzv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1/9GxgAAANwAAAAPAAAAAAAAAAAAAAAAAJcCAABkcnMv&#10;ZG93bnJldi54bWxQSwUGAAAAAAQABAD1AAAAigMAAAAA&#10;" path="m0,3131l0,130,17,66,62,19,126,,130,,2845,,2910,17,2956,62,2975,126,2975,130,2975,3131,2958,3196,2913,3242,2850,3261,2845,3261,130,3261,65,3244,19,3199,,3135,,3131xe" filled="f" strokeweight="8238emu">
                                          <v:path arrowok="t" o:connecttype="custom" o:connectlocs="0,7428;0,4427;17,4363;62,4316;126,4297;130,4297;2845,4297;2910,4314;2956,4359;2975,4423;2975,4427;2975,7428;2958,7493;2913,7539;2850,7558;2845,7558;130,7558;65,7541;19,7496;0,7432;0,7428" o:connectangles="0,0,0,0,0,0,0,0,0,0,0,0,0,0,0,0,0,0,0,0,0"/>
                                        </v:shape>
                                        <v:group id="Group 880" o:spid="_x0000_s1051" style="position:absolute;left:5480;top:3683;width:1047;height:543" coordorigin="5480,3683" coordsize="1047,5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NG+u3GAAAA3AAA&#10;AA8AAAAAAAAAAAAAAAAAqQIAAGRycy9kb3ducmV2LnhtbFBLBQYAAAAABAAEAPoAAACcAwAAAAA=&#10;">
                                          <v:polyline id="Freeform 883" o:spid="_x0000_s1052" style="position:absolute;visibility:visible;mso-wrap-style:square;v-text-anchor:top" points="12007,7909,11999,7906,10960,7366" coordsize="1047,5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mvHexgAA&#10;ANwAAAAPAAAAZHJzL2Rvd25yZXYueG1sRI9Ba8JAFITvBf/D8oTe6kaF1KauUipCaS81Sqm3Z/aZ&#10;RLNvw+5W03/vCoLHYWa+YabzzjTiRM7XlhUMBwkI4sLqmksFm/XyaQLCB2SNjWVS8E8e5rPewxQz&#10;bc+8olMeShEh7DNUUIXQZlL6oiKDfmBb4ujtrTMYonSl1A7PEW4aOUqSVBqsOS5U2NJ7RcUx/zMK&#10;xqjbg9sd8fP5Z5F+/Xbb7zLfKvXY795eQQTqwj18a39oBZOXFK5n4hGQsw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mvHexgAAANwAAAAPAAAAAAAAAAAAAAAAAJcCAABkcnMv&#10;ZG93bnJldi54bWxQSwUGAAAAAAQABAD1AAAAigMAAAAA&#10;" filled="f" strokeweight="10984emu">
                                            <v:path arrowok="t" o:connecttype="custom" o:connectlocs="1047,4226;1039,4223;0,3683" o:connectangles="0,0,0"/>
                                            <o:lock v:ext="edit" verticies="t"/>
                                          </v:polyline>
                                          <v:group id="Group 881" o:spid="_x0000_s1053" style="position:absolute;left:6482;top:4176;width:93;height:75" coordorigin="6482,4176" coordsize="93,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2MEBxgAAANwAAAAPAAAAZHJzL2Rvd25yZXYueG1sRI9Ba8JAFITvgv9heUJv&#10;dROLrY1ZRUSlBylUC8XbI/tMQrJvQ3ZN4r/vFgoeh5n5hknXg6lFR60rLSuIpxEI4szqknMF3+f9&#10;8wKE88gaa8uk4E4O1qvxKMVE256/qDv5XAQIuwQVFN43iZQuK8igm9qGOHhX2xr0Qba51C32AW5q&#10;OYuiV2mw5LBQYEPbgrLqdDMKDj32m5d41x2r6/Z+Oc8/f44xKfU0GTZLEJ4G/wj/tz+0gsX7G/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zYwQHGAAAA3AAA&#10;AA8AAAAAAAAAAAAAAAAAqQIAAGRycy9kb3ducmV2LnhtbFBLBQYAAAAABAAEAPoAAACcAwAAAAA=&#10;">
                                            <v:shape id="Freeform 882" o:spid="_x0000_s1054" style="position:absolute;left:6482;top:4176;width:93;height:75;visibility:visible;mso-wrap-style:square;v-text-anchor:top" coordsize="93,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zZPpxgAA&#10;ANwAAAAPAAAAZHJzL2Rvd25yZXYueG1sRI9Nb8IwDIbvk/YfIk/abaTjMKAQEBvaNGk78CXgaDWm&#10;LWucqgmQ/fv5MImj9fp97GcyS65RF+pC7dnAcy8DRVx4W3NpYLt5fxqCChHZYuOZDPxSgNn0/m6C&#10;ufVXXtFlHUslEA45GqhibHOtQ1GRw9DzLbFkR985jDJ2pbYdXgXuGt3PshftsGa5UGFLbxUVP+uz&#10;E8rH1/l7tdkt7GF3GuwppcHy9GrM40Oaj0FFSvG2/N/+tAaGI/lWZEQE9PQ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zZPpxgAAANwAAAAPAAAAAAAAAAAAAAAAAJcCAABkcnMv&#10;ZG93bnJldi54bWxQSwUGAAAAAAQABAD1AAAAigMAAAAA&#10;" path="m37,47l0,74,93,75,38,,37,47xe" fillcolor="black" stroked="f">
                                              <v:path arrowok="t" o:connecttype="custom" o:connectlocs="37,4223;0,4250;93,4251;38,4176;37,4223" o:connectangles="0,0,0,0,0"/>
                                            </v:shape>
                                          </v:group>
                                        </v:group>
                                      </v:group>
                                    </v:group>
                                  </v:group>
                                </v:group>
                              </v:group>
                            </v:group>
                          </v:group>
                        </v:group>
                      </v:group>
                    </v:group>
                  </v:group>
                </v:group>
                <w10:wrap anchorx="page" anchory="page"/>
              </v:group>
            </w:pict>
          </mc:Fallback>
        </mc:AlternateContent>
      </w:r>
      <w:r w:rsidR="00CB77E8">
        <w:rPr>
          <w:rFonts w:ascii="Arial" w:eastAsia="Arial" w:hAnsi="Arial" w:cs="Arial"/>
          <w:sz w:val="34"/>
          <w:szCs w:val="34"/>
        </w:rPr>
        <w:t>b</w:t>
      </w:r>
      <w:r w:rsidR="00CB77E8">
        <w:rPr>
          <w:rFonts w:ascii="Arial" w:eastAsia="Arial" w:hAnsi="Arial" w:cs="Arial"/>
          <w:spacing w:val="4"/>
          <w:sz w:val="34"/>
          <w:szCs w:val="34"/>
        </w:rPr>
        <w:t xml:space="preserve"> </w:t>
      </w:r>
      <w:r w:rsidR="00CB77E8">
        <w:rPr>
          <w:rFonts w:ascii="Arial" w:eastAsia="Arial" w:hAnsi="Arial" w:cs="Arial"/>
          <w:sz w:val="34"/>
          <w:szCs w:val="34"/>
        </w:rPr>
        <w:t>b</w:t>
      </w:r>
      <w:r w:rsidR="00CB77E8">
        <w:rPr>
          <w:rFonts w:ascii="Arial" w:eastAsia="Arial" w:hAnsi="Arial" w:cs="Arial"/>
          <w:spacing w:val="4"/>
          <w:sz w:val="34"/>
          <w:szCs w:val="34"/>
        </w:rPr>
        <w:t xml:space="preserve"> </w:t>
      </w:r>
      <w:r w:rsidR="00CB77E8">
        <w:rPr>
          <w:rFonts w:ascii="Arial" w:eastAsia="Arial" w:hAnsi="Arial" w:cs="Arial"/>
          <w:w w:val="101"/>
          <w:sz w:val="34"/>
          <w:szCs w:val="34"/>
        </w:rPr>
        <w:t>c</w:t>
      </w:r>
    </w:p>
    <w:p w:rsidR="00B72476" w:rsidRDefault="00B72476">
      <w:pPr>
        <w:spacing w:before="2" w:line="120" w:lineRule="exact"/>
        <w:rPr>
          <w:sz w:val="13"/>
          <w:szCs w:val="13"/>
        </w:rPr>
      </w:pPr>
    </w:p>
    <w:p w:rsidR="00B72476" w:rsidRDefault="00B72476">
      <w:pPr>
        <w:spacing w:line="200" w:lineRule="exact"/>
        <w:sectPr w:rsidR="00B72476">
          <w:type w:val="continuous"/>
          <w:pgSz w:w="12240" w:h="15840"/>
          <w:pgMar w:top="960" w:right="1340" w:bottom="280" w:left="1340" w:header="720" w:footer="720" w:gutter="0"/>
          <w:cols w:space="720"/>
        </w:sectPr>
      </w:pPr>
    </w:p>
    <w:p w:rsidR="00B72476" w:rsidRDefault="00CB77E8">
      <w:pPr>
        <w:spacing w:before="16"/>
        <w:jc w:val="right"/>
        <w:rPr>
          <w:rFonts w:ascii="Arial" w:eastAsia="Arial" w:hAnsi="Arial" w:cs="Arial"/>
          <w:sz w:val="26"/>
          <w:szCs w:val="26"/>
        </w:rPr>
      </w:pPr>
      <w:r>
        <w:rPr>
          <w:rFonts w:ascii="Arial" w:eastAsia="Arial" w:hAnsi="Arial" w:cs="Arial"/>
          <w:sz w:val="26"/>
          <w:szCs w:val="26"/>
        </w:rPr>
        <w:lastRenderedPageBreak/>
        <w:t xml:space="preserve">i             </w:t>
      </w:r>
      <w:r>
        <w:rPr>
          <w:rFonts w:ascii="Arial" w:eastAsia="Arial" w:hAnsi="Arial" w:cs="Arial"/>
          <w:spacing w:val="50"/>
          <w:sz w:val="26"/>
          <w:szCs w:val="26"/>
        </w:rPr>
        <w:t xml:space="preserve"> </w:t>
      </w:r>
      <w:r>
        <w:rPr>
          <w:rFonts w:ascii="Arial" w:eastAsia="Arial" w:hAnsi="Arial" w:cs="Arial"/>
          <w:w w:val="99"/>
          <w:sz w:val="26"/>
          <w:szCs w:val="26"/>
        </w:rPr>
        <w:t>ii</w:t>
      </w:r>
    </w:p>
    <w:p w:rsidR="00B72476" w:rsidRDefault="00CB77E8">
      <w:pPr>
        <w:spacing w:before="16"/>
        <w:rPr>
          <w:rFonts w:ascii="Arial" w:eastAsia="Arial" w:hAnsi="Arial" w:cs="Arial"/>
          <w:sz w:val="26"/>
          <w:szCs w:val="26"/>
        </w:rPr>
        <w:sectPr w:rsidR="00B72476">
          <w:type w:val="continuous"/>
          <w:pgSz w:w="12240" w:h="15840"/>
          <w:pgMar w:top="960" w:right="1340" w:bottom="280" w:left="1340" w:header="720" w:footer="720" w:gutter="0"/>
          <w:cols w:num="2" w:space="720" w:equalWidth="0">
            <w:col w:w="3714" w:space="917"/>
            <w:col w:w="4929"/>
          </w:cols>
        </w:sectPr>
      </w:pPr>
      <w:r>
        <w:br w:type="column"/>
      </w:r>
      <w:r>
        <w:rPr>
          <w:rFonts w:ascii="Arial" w:eastAsia="Arial" w:hAnsi="Arial" w:cs="Arial"/>
          <w:sz w:val="26"/>
          <w:szCs w:val="26"/>
        </w:rPr>
        <w:lastRenderedPageBreak/>
        <w:t>iii</w:t>
      </w:r>
    </w:p>
    <w:p w:rsidR="00B72476" w:rsidRDefault="00B72476">
      <w:pPr>
        <w:spacing w:before="5" w:line="100" w:lineRule="exact"/>
        <w:rPr>
          <w:sz w:val="10"/>
          <w:szCs w:val="10"/>
        </w:rPr>
      </w:pPr>
    </w:p>
    <w:p w:rsidR="00B72476" w:rsidRDefault="00B72476">
      <w:pPr>
        <w:spacing w:line="200" w:lineRule="exact"/>
      </w:pPr>
    </w:p>
    <w:p w:rsidR="00B72476" w:rsidRDefault="00B72476">
      <w:pPr>
        <w:spacing w:line="200" w:lineRule="exact"/>
      </w:pPr>
    </w:p>
    <w:p w:rsidR="00B72476" w:rsidRDefault="00B72476">
      <w:pPr>
        <w:spacing w:line="200" w:lineRule="exact"/>
        <w:sectPr w:rsidR="00B72476">
          <w:type w:val="continuous"/>
          <w:pgSz w:w="12240" w:h="15840"/>
          <w:pgMar w:top="960" w:right="1340" w:bottom="280" w:left="1340" w:header="720" w:footer="720" w:gutter="0"/>
          <w:cols w:space="720"/>
        </w:sectPr>
      </w:pPr>
    </w:p>
    <w:p w:rsidR="00B72476" w:rsidRDefault="00CB77E8">
      <w:pPr>
        <w:spacing w:before="28"/>
        <w:ind w:left="682"/>
        <w:rPr>
          <w:rFonts w:ascii="Arial" w:eastAsia="Arial" w:hAnsi="Arial" w:cs="Arial"/>
          <w:sz w:val="19"/>
          <w:szCs w:val="19"/>
        </w:rPr>
      </w:pPr>
      <w:r>
        <w:rPr>
          <w:rFonts w:ascii="Arial" w:eastAsia="Arial" w:hAnsi="Arial" w:cs="Arial"/>
          <w:spacing w:val="-3"/>
          <w:sz w:val="19"/>
          <w:szCs w:val="19"/>
        </w:rPr>
        <w:lastRenderedPageBreak/>
        <w:t>W</w:t>
      </w:r>
      <w:r>
        <w:rPr>
          <w:rFonts w:ascii="Arial" w:eastAsia="Arial" w:hAnsi="Arial" w:cs="Arial"/>
          <w:sz w:val="19"/>
          <w:szCs w:val="19"/>
        </w:rPr>
        <w:t>ord-document matrix</w:t>
      </w:r>
    </w:p>
    <w:p w:rsidR="00B72476" w:rsidRDefault="00875887">
      <w:pPr>
        <w:spacing w:before="91"/>
        <w:jc w:val="right"/>
        <w:rPr>
          <w:rFonts w:ascii="Arial" w:eastAsia="Arial" w:hAnsi="Arial" w:cs="Arial"/>
          <w:sz w:val="15"/>
          <w:szCs w:val="15"/>
        </w:rPr>
      </w:pPr>
      <w:r>
        <w:rPr>
          <w:noProof/>
        </w:rPr>
        <mc:AlternateContent>
          <mc:Choice Requires="wps">
            <w:drawing>
              <wp:anchor distT="0" distB="0" distL="114300" distR="114300" simplePos="0" relativeHeight="503314324" behindDoc="1" locked="0" layoutInCell="1" allowOverlap="1">
                <wp:simplePos x="0" y="0"/>
                <wp:positionH relativeFrom="page">
                  <wp:posOffset>1626870</wp:posOffset>
                </wp:positionH>
                <wp:positionV relativeFrom="paragraph">
                  <wp:posOffset>264795</wp:posOffset>
                </wp:positionV>
                <wp:extent cx="1174115" cy="1480820"/>
                <wp:effectExtent l="1270" t="0" r="5715" b="0"/>
                <wp:wrapNone/>
                <wp:docPr id="869"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148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373"/>
                              <w:gridCol w:w="491"/>
                              <w:gridCol w:w="490"/>
                              <w:gridCol w:w="490"/>
                            </w:tblGrid>
                            <w:tr w:rsidR="00B2687D">
                              <w:trPr>
                                <w:trHeight w:hRule="exact" w:val="369"/>
                              </w:trPr>
                              <w:tc>
                                <w:tcPr>
                                  <w:tcW w:w="373" w:type="dxa"/>
                                  <w:tcBorders>
                                    <w:top w:val="nil"/>
                                    <w:left w:val="nil"/>
                                    <w:bottom w:val="single" w:sz="7" w:space="0" w:color="000000"/>
                                    <w:right w:val="single" w:sz="7" w:space="0" w:color="000000"/>
                                  </w:tcBorders>
                                </w:tcPr>
                                <w:p w:rsidR="00B2687D" w:rsidRDefault="00B2687D"/>
                              </w:tc>
                              <w:tc>
                                <w:tcPr>
                                  <w:tcW w:w="491" w:type="dxa"/>
                                  <w:tcBorders>
                                    <w:top w:val="nil"/>
                                    <w:left w:val="single" w:sz="7" w:space="0" w:color="000000"/>
                                    <w:bottom w:val="single" w:sz="7" w:space="0" w:color="000000"/>
                                    <w:right w:val="single" w:sz="1" w:space="0" w:color="929292"/>
                                  </w:tcBorders>
                                </w:tcPr>
                                <w:p w:rsidR="00B2687D" w:rsidRDefault="00B2687D">
                                  <w:pPr>
                                    <w:spacing w:before="51"/>
                                    <w:ind w:left="176" w:right="176"/>
                                    <w:jc w:val="center"/>
                                    <w:rPr>
                                      <w:rFonts w:ascii="Arial" w:eastAsia="Arial" w:hAnsi="Arial" w:cs="Arial"/>
                                      <w:sz w:val="24"/>
                                      <w:szCs w:val="24"/>
                                    </w:rPr>
                                  </w:pPr>
                                  <w:r>
                                    <w:rPr>
                                      <w:rFonts w:ascii="Arial" w:eastAsia="Arial" w:hAnsi="Arial" w:cs="Arial"/>
                                      <w:sz w:val="24"/>
                                      <w:szCs w:val="24"/>
                                    </w:rPr>
                                    <w:t>i</w:t>
                                  </w:r>
                                </w:p>
                              </w:tc>
                              <w:tc>
                                <w:tcPr>
                                  <w:tcW w:w="490" w:type="dxa"/>
                                  <w:tcBorders>
                                    <w:top w:val="nil"/>
                                    <w:left w:val="single" w:sz="1" w:space="0" w:color="929292"/>
                                    <w:bottom w:val="single" w:sz="7" w:space="0" w:color="000000"/>
                                    <w:right w:val="single" w:sz="1" w:space="0" w:color="929292"/>
                                  </w:tcBorders>
                                </w:tcPr>
                                <w:p w:rsidR="00B2687D" w:rsidRDefault="00B2687D">
                                  <w:pPr>
                                    <w:spacing w:before="51"/>
                                    <w:ind w:left="152" w:right="152"/>
                                    <w:jc w:val="center"/>
                                    <w:rPr>
                                      <w:rFonts w:ascii="Arial" w:eastAsia="Arial" w:hAnsi="Arial" w:cs="Arial"/>
                                      <w:sz w:val="24"/>
                                      <w:szCs w:val="24"/>
                                    </w:rPr>
                                  </w:pPr>
                                  <w:r>
                                    <w:rPr>
                                      <w:rFonts w:ascii="Arial" w:eastAsia="Arial" w:hAnsi="Arial" w:cs="Arial"/>
                                      <w:sz w:val="24"/>
                                      <w:szCs w:val="24"/>
                                    </w:rPr>
                                    <w:t>ii</w:t>
                                  </w:r>
                                </w:p>
                              </w:tc>
                              <w:tc>
                                <w:tcPr>
                                  <w:tcW w:w="490" w:type="dxa"/>
                                  <w:tcBorders>
                                    <w:top w:val="nil"/>
                                    <w:left w:val="single" w:sz="1" w:space="0" w:color="929292"/>
                                    <w:bottom w:val="single" w:sz="7" w:space="0" w:color="000000"/>
                                    <w:right w:val="single" w:sz="1" w:space="0" w:color="929292"/>
                                  </w:tcBorders>
                                </w:tcPr>
                                <w:p w:rsidR="00B2687D" w:rsidRDefault="00B2687D">
                                  <w:pPr>
                                    <w:spacing w:before="51"/>
                                    <w:ind w:left="125" w:right="125"/>
                                    <w:jc w:val="center"/>
                                    <w:rPr>
                                      <w:rFonts w:ascii="Arial" w:eastAsia="Arial" w:hAnsi="Arial" w:cs="Arial"/>
                                      <w:sz w:val="24"/>
                                      <w:szCs w:val="24"/>
                                    </w:rPr>
                                  </w:pPr>
                                  <w:r>
                                    <w:rPr>
                                      <w:rFonts w:ascii="Arial" w:eastAsia="Arial" w:hAnsi="Arial" w:cs="Arial"/>
                                      <w:sz w:val="24"/>
                                      <w:szCs w:val="24"/>
                                    </w:rPr>
                                    <w:t>iii</w:t>
                                  </w:r>
                                </w:p>
                              </w:tc>
                            </w:tr>
                            <w:tr w:rsidR="00B2687D">
                              <w:trPr>
                                <w:trHeight w:hRule="exact" w:val="491"/>
                              </w:trPr>
                              <w:tc>
                                <w:tcPr>
                                  <w:tcW w:w="373" w:type="dxa"/>
                                  <w:tcBorders>
                                    <w:top w:val="single" w:sz="7" w:space="0" w:color="000000"/>
                                    <w:left w:val="nil"/>
                                    <w:bottom w:val="single" w:sz="1" w:space="0" w:color="929292"/>
                                    <w:right w:val="single" w:sz="7" w:space="0" w:color="000000"/>
                                  </w:tcBorders>
                                </w:tcPr>
                                <w:p w:rsidR="00B2687D" w:rsidRDefault="00B2687D">
                                  <w:pPr>
                                    <w:spacing w:before="4" w:line="100" w:lineRule="exact"/>
                                    <w:rPr>
                                      <w:sz w:val="10"/>
                                      <w:szCs w:val="10"/>
                                    </w:rPr>
                                  </w:pPr>
                                </w:p>
                                <w:p w:rsidR="00B2687D" w:rsidRDefault="00B2687D">
                                  <w:pPr>
                                    <w:ind w:left="115"/>
                                    <w:rPr>
                                      <w:rFonts w:ascii="Arial" w:eastAsia="Arial" w:hAnsi="Arial" w:cs="Arial"/>
                                      <w:sz w:val="24"/>
                                      <w:szCs w:val="24"/>
                                    </w:rPr>
                                  </w:pPr>
                                  <w:r>
                                    <w:rPr>
                                      <w:rFonts w:ascii="Arial" w:eastAsia="Arial" w:hAnsi="Arial" w:cs="Arial"/>
                                      <w:sz w:val="24"/>
                                      <w:szCs w:val="24"/>
                                    </w:rPr>
                                    <w:t>a</w:t>
                                  </w:r>
                                </w:p>
                              </w:tc>
                              <w:tc>
                                <w:tcPr>
                                  <w:tcW w:w="491" w:type="dxa"/>
                                  <w:tcBorders>
                                    <w:top w:val="single" w:sz="7" w:space="0" w:color="000000"/>
                                    <w:left w:val="single" w:sz="7" w:space="0" w:color="000000"/>
                                    <w:bottom w:val="single" w:sz="1" w:space="0" w:color="929292"/>
                                    <w:right w:val="single" w:sz="1" w:space="0" w:color="929292"/>
                                  </w:tcBorders>
                                </w:tcPr>
                                <w:p w:rsidR="00B2687D" w:rsidRDefault="00B2687D">
                                  <w:pPr>
                                    <w:spacing w:before="64"/>
                                    <w:ind w:left="154"/>
                                    <w:rPr>
                                      <w:rFonts w:ascii="Arial" w:eastAsia="Arial" w:hAnsi="Arial" w:cs="Arial"/>
                                      <w:sz w:val="31"/>
                                      <w:szCs w:val="31"/>
                                    </w:rPr>
                                  </w:pPr>
                                  <w:r>
                                    <w:rPr>
                                      <w:rFonts w:ascii="Arial" w:eastAsia="Arial" w:hAnsi="Arial" w:cs="Arial"/>
                                      <w:sz w:val="31"/>
                                      <w:szCs w:val="31"/>
                                    </w:rPr>
                                    <w:t>2</w:t>
                                  </w:r>
                                </w:p>
                              </w:tc>
                              <w:tc>
                                <w:tcPr>
                                  <w:tcW w:w="490"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color w:val="C0C0C0"/>
                                      <w:sz w:val="31"/>
                                      <w:szCs w:val="31"/>
                                    </w:rPr>
                                    <w:t>0</w:t>
                                  </w:r>
                                </w:p>
                              </w:tc>
                              <w:tc>
                                <w:tcPr>
                                  <w:tcW w:w="490"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1</w:t>
                                  </w:r>
                                </w:p>
                              </w:tc>
                            </w:tr>
                            <w:tr w:rsidR="00B2687D">
                              <w:trPr>
                                <w:trHeight w:hRule="exact" w:val="491"/>
                              </w:trPr>
                              <w:tc>
                                <w:tcPr>
                                  <w:tcW w:w="373"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15"/>
                                    <w:rPr>
                                      <w:rFonts w:ascii="Arial" w:eastAsia="Arial" w:hAnsi="Arial" w:cs="Arial"/>
                                      <w:sz w:val="24"/>
                                      <w:szCs w:val="24"/>
                                    </w:rPr>
                                  </w:pPr>
                                  <w:r>
                                    <w:rPr>
                                      <w:rFonts w:ascii="Arial" w:eastAsia="Arial" w:hAnsi="Arial" w:cs="Arial"/>
                                      <w:sz w:val="24"/>
                                      <w:szCs w:val="24"/>
                                    </w:rPr>
                                    <w:t>b</w:t>
                                  </w:r>
                                </w:p>
                              </w:tc>
                              <w:tc>
                                <w:tcPr>
                                  <w:tcW w:w="491" w:type="dxa"/>
                                  <w:tcBorders>
                                    <w:top w:val="single" w:sz="1" w:space="0" w:color="929292"/>
                                    <w:left w:val="single" w:sz="7" w:space="0" w:color="000000"/>
                                    <w:bottom w:val="single" w:sz="1" w:space="0" w:color="929292"/>
                                    <w:right w:val="single" w:sz="1" w:space="0" w:color="929292"/>
                                  </w:tcBorders>
                                </w:tcPr>
                                <w:p w:rsidR="00B2687D" w:rsidRDefault="00B2687D">
                                  <w:pPr>
                                    <w:spacing w:before="64"/>
                                    <w:ind w:left="154"/>
                                    <w:rPr>
                                      <w:rFonts w:ascii="Arial" w:eastAsia="Arial" w:hAnsi="Arial" w:cs="Arial"/>
                                      <w:sz w:val="31"/>
                                      <w:szCs w:val="31"/>
                                    </w:rPr>
                                  </w:pPr>
                                  <w:r>
                                    <w:rPr>
                                      <w:rFonts w:ascii="Arial" w:eastAsia="Arial" w:hAnsi="Arial" w:cs="Arial"/>
                                      <w:sz w:val="31"/>
                                      <w:szCs w:val="31"/>
                                    </w:rPr>
                                    <w:t>4</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color w:val="C0C0C0"/>
                                      <w:sz w:val="31"/>
                                      <w:szCs w:val="31"/>
                                    </w:rPr>
                                    <w:t>0</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4</w:t>
                                  </w:r>
                                </w:p>
                              </w:tc>
                            </w:tr>
                            <w:tr w:rsidR="00B2687D">
                              <w:trPr>
                                <w:trHeight w:hRule="exact" w:val="491"/>
                              </w:trPr>
                              <w:tc>
                                <w:tcPr>
                                  <w:tcW w:w="373"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83" w:right="83"/>
                                    <w:jc w:val="center"/>
                                    <w:rPr>
                                      <w:rFonts w:ascii="Arial" w:eastAsia="Arial" w:hAnsi="Arial" w:cs="Arial"/>
                                      <w:sz w:val="24"/>
                                      <w:szCs w:val="24"/>
                                    </w:rPr>
                                  </w:pPr>
                                  <w:r>
                                    <w:rPr>
                                      <w:rFonts w:ascii="Arial" w:eastAsia="Arial" w:hAnsi="Arial" w:cs="Arial"/>
                                      <w:sz w:val="24"/>
                                      <w:szCs w:val="24"/>
                                    </w:rPr>
                                    <w:t>c</w:t>
                                  </w:r>
                                </w:p>
                              </w:tc>
                              <w:tc>
                                <w:tcPr>
                                  <w:tcW w:w="491" w:type="dxa"/>
                                  <w:tcBorders>
                                    <w:top w:val="single" w:sz="1" w:space="0" w:color="929292"/>
                                    <w:left w:val="single" w:sz="7" w:space="0" w:color="000000"/>
                                    <w:bottom w:val="single" w:sz="1" w:space="0" w:color="929292"/>
                                    <w:right w:val="single" w:sz="1" w:space="0" w:color="929292"/>
                                  </w:tcBorders>
                                </w:tcPr>
                                <w:p w:rsidR="00B2687D" w:rsidRDefault="00B2687D">
                                  <w:pPr>
                                    <w:spacing w:before="64"/>
                                    <w:ind w:left="154"/>
                                    <w:rPr>
                                      <w:rFonts w:ascii="Arial" w:eastAsia="Arial" w:hAnsi="Arial" w:cs="Arial"/>
                                      <w:sz w:val="31"/>
                                      <w:szCs w:val="31"/>
                                    </w:rPr>
                                  </w:pPr>
                                  <w:r>
                                    <w:rPr>
                                      <w:rFonts w:ascii="Arial" w:eastAsia="Arial" w:hAnsi="Arial" w:cs="Arial"/>
                                      <w:color w:val="C0C0C0"/>
                                      <w:sz w:val="31"/>
                                      <w:szCs w:val="31"/>
                                    </w:rPr>
                                    <w:t>0</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5</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1</w:t>
                                  </w:r>
                                </w:p>
                              </w:tc>
                            </w:tr>
                            <w:tr w:rsidR="00B2687D">
                              <w:trPr>
                                <w:trHeight w:hRule="exact" w:val="491"/>
                              </w:trPr>
                              <w:tc>
                                <w:tcPr>
                                  <w:tcW w:w="373"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15"/>
                                    <w:rPr>
                                      <w:rFonts w:ascii="Arial" w:eastAsia="Arial" w:hAnsi="Arial" w:cs="Arial"/>
                                      <w:sz w:val="24"/>
                                      <w:szCs w:val="24"/>
                                    </w:rPr>
                                  </w:pPr>
                                  <w:r>
                                    <w:rPr>
                                      <w:rFonts w:ascii="Arial" w:eastAsia="Arial" w:hAnsi="Arial" w:cs="Arial"/>
                                      <w:sz w:val="24"/>
                                      <w:szCs w:val="24"/>
                                    </w:rPr>
                                    <w:t>d</w:t>
                                  </w:r>
                                </w:p>
                              </w:tc>
                              <w:tc>
                                <w:tcPr>
                                  <w:tcW w:w="491" w:type="dxa"/>
                                  <w:tcBorders>
                                    <w:top w:val="single" w:sz="1" w:space="0" w:color="929292"/>
                                    <w:left w:val="single" w:sz="7" w:space="0" w:color="000000"/>
                                    <w:bottom w:val="single" w:sz="1" w:space="0" w:color="929292"/>
                                    <w:right w:val="single" w:sz="1" w:space="0" w:color="929292"/>
                                  </w:tcBorders>
                                </w:tcPr>
                                <w:p w:rsidR="00B2687D" w:rsidRDefault="00B2687D">
                                  <w:pPr>
                                    <w:spacing w:before="64"/>
                                    <w:ind w:left="154"/>
                                    <w:rPr>
                                      <w:rFonts w:ascii="Arial" w:eastAsia="Arial" w:hAnsi="Arial" w:cs="Arial"/>
                                      <w:sz w:val="31"/>
                                      <w:szCs w:val="31"/>
                                    </w:rPr>
                                  </w:pPr>
                                  <w:r>
                                    <w:rPr>
                                      <w:rFonts w:ascii="Arial" w:eastAsia="Arial" w:hAnsi="Arial" w:cs="Arial"/>
                                      <w:color w:val="C0C0C0"/>
                                      <w:sz w:val="31"/>
                                      <w:szCs w:val="31"/>
                                    </w:rPr>
                                    <w:t>0</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1</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color w:val="C0C0C0"/>
                                      <w:sz w:val="31"/>
                                      <w:szCs w:val="31"/>
                                    </w:rPr>
                                    <w:t>0</w:t>
                                  </w:r>
                                </w:p>
                              </w:tc>
                            </w:tr>
                          </w:tbl>
                          <w:p w:rsidR="00B2687D" w:rsidRDefault="00B268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66" o:spid="_x0000_s1026" type="#_x0000_t202" style="position:absolute;left:0;text-align:left;margin-left:128.1pt;margin-top:20.85pt;width:92.45pt;height:116.6pt;z-index:-21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373"/>
                        <w:gridCol w:w="491"/>
                        <w:gridCol w:w="490"/>
                        <w:gridCol w:w="490"/>
                      </w:tblGrid>
                      <w:tr w:rsidR="00B2687D">
                        <w:trPr>
                          <w:trHeight w:hRule="exact" w:val="369"/>
                        </w:trPr>
                        <w:tc>
                          <w:tcPr>
                            <w:tcW w:w="373" w:type="dxa"/>
                            <w:tcBorders>
                              <w:top w:val="nil"/>
                              <w:left w:val="nil"/>
                              <w:bottom w:val="single" w:sz="7" w:space="0" w:color="000000"/>
                              <w:right w:val="single" w:sz="7" w:space="0" w:color="000000"/>
                            </w:tcBorders>
                          </w:tcPr>
                          <w:p w:rsidR="00B2687D" w:rsidRDefault="00B2687D"/>
                        </w:tc>
                        <w:tc>
                          <w:tcPr>
                            <w:tcW w:w="491" w:type="dxa"/>
                            <w:tcBorders>
                              <w:top w:val="nil"/>
                              <w:left w:val="single" w:sz="7" w:space="0" w:color="000000"/>
                              <w:bottom w:val="single" w:sz="7" w:space="0" w:color="000000"/>
                              <w:right w:val="single" w:sz="1" w:space="0" w:color="929292"/>
                            </w:tcBorders>
                          </w:tcPr>
                          <w:p w:rsidR="00B2687D" w:rsidRDefault="00B2687D">
                            <w:pPr>
                              <w:spacing w:before="51"/>
                              <w:ind w:left="176" w:right="176"/>
                              <w:jc w:val="center"/>
                              <w:rPr>
                                <w:rFonts w:ascii="Arial" w:eastAsia="Arial" w:hAnsi="Arial" w:cs="Arial"/>
                                <w:sz w:val="24"/>
                                <w:szCs w:val="24"/>
                              </w:rPr>
                            </w:pPr>
                            <w:r>
                              <w:rPr>
                                <w:rFonts w:ascii="Arial" w:eastAsia="Arial" w:hAnsi="Arial" w:cs="Arial"/>
                                <w:sz w:val="24"/>
                                <w:szCs w:val="24"/>
                              </w:rPr>
                              <w:t>i</w:t>
                            </w:r>
                          </w:p>
                        </w:tc>
                        <w:tc>
                          <w:tcPr>
                            <w:tcW w:w="490" w:type="dxa"/>
                            <w:tcBorders>
                              <w:top w:val="nil"/>
                              <w:left w:val="single" w:sz="1" w:space="0" w:color="929292"/>
                              <w:bottom w:val="single" w:sz="7" w:space="0" w:color="000000"/>
                              <w:right w:val="single" w:sz="1" w:space="0" w:color="929292"/>
                            </w:tcBorders>
                          </w:tcPr>
                          <w:p w:rsidR="00B2687D" w:rsidRDefault="00B2687D">
                            <w:pPr>
                              <w:spacing w:before="51"/>
                              <w:ind w:left="152" w:right="152"/>
                              <w:jc w:val="center"/>
                              <w:rPr>
                                <w:rFonts w:ascii="Arial" w:eastAsia="Arial" w:hAnsi="Arial" w:cs="Arial"/>
                                <w:sz w:val="24"/>
                                <w:szCs w:val="24"/>
                              </w:rPr>
                            </w:pPr>
                            <w:r>
                              <w:rPr>
                                <w:rFonts w:ascii="Arial" w:eastAsia="Arial" w:hAnsi="Arial" w:cs="Arial"/>
                                <w:sz w:val="24"/>
                                <w:szCs w:val="24"/>
                              </w:rPr>
                              <w:t>ii</w:t>
                            </w:r>
                          </w:p>
                        </w:tc>
                        <w:tc>
                          <w:tcPr>
                            <w:tcW w:w="490" w:type="dxa"/>
                            <w:tcBorders>
                              <w:top w:val="nil"/>
                              <w:left w:val="single" w:sz="1" w:space="0" w:color="929292"/>
                              <w:bottom w:val="single" w:sz="7" w:space="0" w:color="000000"/>
                              <w:right w:val="single" w:sz="1" w:space="0" w:color="929292"/>
                            </w:tcBorders>
                          </w:tcPr>
                          <w:p w:rsidR="00B2687D" w:rsidRDefault="00B2687D">
                            <w:pPr>
                              <w:spacing w:before="51"/>
                              <w:ind w:left="125" w:right="125"/>
                              <w:jc w:val="center"/>
                              <w:rPr>
                                <w:rFonts w:ascii="Arial" w:eastAsia="Arial" w:hAnsi="Arial" w:cs="Arial"/>
                                <w:sz w:val="24"/>
                                <w:szCs w:val="24"/>
                              </w:rPr>
                            </w:pPr>
                            <w:r>
                              <w:rPr>
                                <w:rFonts w:ascii="Arial" w:eastAsia="Arial" w:hAnsi="Arial" w:cs="Arial"/>
                                <w:sz w:val="24"/>
                                <w:szCs w:val="24"/>
                              </w:rPr>
                              <w:t>iii</w:t>
                            </w:r>
                          </w:p>
                        </w:tc>
                      </w:tr>
                      <w:tr w:rsidR="00B2687D">
                        <w:trPr>
                          <w:trHeight w:hRule="exact" w:val="491"/>
                        </w:trPr>
                        <w:tc>
                          <w:tcPr>
                            <w:tcW w:w="373" w:type="dxa"/>
                            <w:tcBorders>
                              <w:top w:val="single" w:sz="7" w:space="0" w:color="000000"/>
                              <w:left w:val="nil"/>
                              <w:bottom w:val="single" w:sz="1" w:space="0" w:color="929292"/>
                              <w:right w:val="single" w:sz="7" w:space="0" w:color="000000"/>
                            </w:tcBorders>
                          </w:tcPr>
                          <w:p w:rsidR="00B2687D" w:rsidRDefault="00B2687D">
                            <w:pPr>
                              <w:spacing w:before="4" w:line="100" w:lineRule="exact"/>
                              <w:rPr>
                                <w:sz w:val="10"/>
                                <w:szCs w:val="10"/>
                              </w:rPr>
                            </w:pPr>
                          </w:p>
                          <w:p w:rsidR="00B2687D" w:rsidRDefault="00B2687D">
                            <w:pPr>
                              <w:ind w:left="115"/>
                              <w:rPr>
                                <w:rFonts w:ascii="Arial" w:eastAsia="Arial" w:hAnsi="Arial" w:cs="Arial"/>
                                <w:sz w:val="24"/>
                                <w:szCs w:val="24"/>
                              </w:rPr>
                            </w:pPr>
                            <w:r>
                              <w:rPr>
                                <w:rFonts w:ascii="Arial" w:eastAsia="Arial" w:hAnsi="Arial" w:cs="Arial"/>
                                <w:sz w:val="24"/>
                                <w:szCs w:val="24"/>
                              </w:rPr>
                              <w:t>a</w:t>
                            </w:r>
                          </w:p>
                        </w:tc>
                        <w:tc>
                          <w:tcPr>
                            <w:tcW w:w="491" w:type="dxa"/>
                            <w:tcBorders>
                              <w:top w:val="single" w:sz="7" w:space="0" w:color="000000"/>
                              <w:left w:val="single" w:sz="7" w:space="0" w:color="000000"/>
                              <w:bottom w:val="single" w:sz="1" w:space="0" w:color="929292"/>
                              <w:right w:val="single" w:sz="1" w:space="0" w:color="929292"/>
                            </w:tcBorders>
                          </w:tcPr>
                          <w:p w:rsidR="00B2687D" w:rsidRDefault="00B2687D">
                            <w:pPr>
                              <w:spacing w:before="64"/>
                              <w:ind w:left="154"/>
                              <w:rPr>
                                <w:rFonts w:ascii="Arial" w:eastAsia="Arial" w:hAnsi="Arial" w:cs="Arial"/>
                                <w:sz w:val="31"/>
                                <w:szCs w:val="31"/>
                              </w:rPr>
                            </w:pPr>
                            <w:r>
                              <w:rPr>
                                <w:rFonts w:ascii="Arial" w:eastAsia="Arial" w:hAnsi="Arial" w:cs="Arial"/>
                                <w:sz w:val="31"/>
                                <w:szCs w:val="31"/>
                              </w:rPr>
                              <w:t>2</w:t>
                            </w:r>
                          </w:p>
                        </w:tc>
                        <w:tc>
                          <w:tcPr>
                            <w:tcW w:w="490"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color w:val="C0C0C0"/>
                                <w:sz w:val="31"/>
                                <w:szCs w:val="31"/>
                              </w:rPr>
                              <w:t>0</w:t>
                            </w:r>
                          </w:p>
                        </w:tc>
                        <w:tc>
                          <w:tcPr>
                            <w:tcW w:w="490"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1</w:t>
                            </w:r>
                          </w:p>
                        </w:tc>
                      </w:tr>
                      <w:tr w:rsidR="00B2687D">
                        <w:trPr>
                          <w:trHeight w:hRule="exact" w:val="491"/>
                        </w:trPr>
                        <w:tc>
                          <w:tcPr>
                            <w:tcW w:w="373"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15"/>
                              <w:rPr>
                                <w:rFonts w:ascii="Arial" w:eastAsia="Arial" w:hAnsi="Arial" w:cs="Arial"/>
                                <w:sz w:val="24"/>
                                <w:szCs w:val="24"/>
                              </w:rPr>
                            </w:pPr>
                            <w:r>
                              <w:rPr>
                                <w:rFonts w:ascii="Arial" w:eastAsia="Arial" w:hAnsi="Arial" w:cs="Arial"/>
                                <w:sz w:val="24"/>
                                <w:szCs w:val="24"/>
                              </w:rPr>
                              <w:t>b</w:t>
                            </w:r>
                          </w:p>
                        </w:tc>
                        <w:tc>
                          <w:tcPr>
                            <w:tcW w:w="491" w:type="dxa"/>
                            <w:tcBorders>
                              <w:top w:val="single" w:sz="1" w:space="0" w:color="929292"/>
                              <w:left w:val="single" w:sz="7" w:space="0" w:color="000000"/>
                              <w:bottom w:val="single" w:sz="1" w:space="0" w:color="929292"/>
                              <w:right w:val="single" w:sz="1" w:space="0" w:color="929292"/>
                            </w:tcBorders>
                          </w:tcPr>
                          <w:p w:rsidR="00B2687D" w:rsidRDefault="00B2687D">
                            <w:pPr>
                              <w:spacing w:before="64"/>
                              <w:ind w:left="154"/>
                              <w:rPr>
                                <w:rFonts w:ascii="Arial" w:eastAsia="Arial" w:hAnsi="Arial" w:cs="Arial"/>
                                <w:sz w:val="31"/>
                                <w:szCs w:val="31"/>
                              </w:rPr>
                            </w:pPr>
                            <w:r>
                              <w:rPr>
                                <w:rFonts w:ascii="Arial" w:eastAsia="Arial" w:hAnsi="Arial" w:cs="Arial"/>
                                <w:sz w:val="31"/>
                                <w:szCs w:val="31"/>
                              </w:rPr>
                              <w:t>4</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color w:val="C0C0C0"/>
                                <w:sz w:val="31"/>
                                <w:szCs w:val="31"/>
                              </w:rPr>
                              <w:t>0</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4</w:t>
                            </w:r>
                          </w:p>
                        </w:tc>
                      </w:tr>
                      <w:tr w:rsidR="00B2687D">
                        <w:trPr>
                          <w:trHeight w:hRule="exact" w:val="491"/>
                        </w:trPr>
                        <w:tc>
                          <w:tcPr>
                            <w:tcW w:w="373"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83" w:right="83"/>
                              <w:jc w:val="center"/>
                              <w:rPr>
                                <w:rFonts w:ascii="Arial" w:eastAsia="Arial" w:hAnsi="Arial" w:cs="Arial"/>
                                <w:sz w:val="24"/>
                                <w:szCs w:val="24"/>
                              </w:rPr>
                            </w:pPr>
                            <w:r>
                              <w:rPr>
                                <w:rFonts w:ascii="Arial" w:eastAsia="Arial" w:hAnsi="Arial" w:cs="Arial"/>
                                <w:sz w:val="24"/>
                                <w:szCs w:val="24"/>
                              </w:rPr>
                              <w:t>c</w:t>
                            </w:r>
                          </w:p>
                        </w:tc>
                        <w:tc>
                          <w:tcPr>
                            <w:tcW w:w="491" w:type="dxa"/>
                            <w:tcBorders>
                              <w:top w:val="single" w:sz="1" w:space="0" w:color="929292"/>
                              <w:left w:val="single" w:sz="7" w:space="0" w:color="000000"/>
                              <w:bottom w:val="single" w:sz="1" w:space="0" w:color="929292"/>
                              <w:right w:val="single" w:sz="1" w:space="0" w:color="929292"/>
                            </w:tcBorders>
                          </w:tcPr>
                          <w:p w:rsidR="00B2687D" w:rsidRDefault="00B2687D">
                            <w:pPr>
                              <w:spacing w:before="64"/>
                              <w:ind w:left="154"/>
                              <w:rPr>
                                <w:rFonts w:ascii="Arial" w:eastAsia="Arial" w:hAnsi="Arial" w:cs="Arial"/>
                                <w:sz w:val="31"/>
                                <w:szCs w:val="31"/>
                              </w:rPr>
                            </w:pPr>
                            <w:r>
                              <w:rPr>
                                <w:rFonts w:ascii="Arial" w:eastAsia="Arial" w:hAnsi="Arial" w:cs="Arial"/>
                                <w:color w:val="C0C0C0"/>
                                <w:sz w:val="31"/>
                                <w:szCs w:val="31"/>
                              </w:rPr>
                              <w:t>0</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5</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1</w:t>
                            </w:r>
                          </w:p>
                        </w:tc>
                      </w:tr>
                      <w:tr w:rsidR="00B2687D">
                        <w:trPr>
                          <w:trHeight w:hRule="exact" w:val="491"/>
                        </w:trPr>
                        <w:tc>
                          <w:tcPr>
                            <w:tcW w:w="373"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15"/>
                              <w:rPr>
                                <w:rFonts w:ascii="Arial" w:eastAsia="Arial" w:hAnsi="Arial" w:cs="Arial"/>
                                <w:sz w:val="24"/>
                                <w:szCs w:val="24"/>
                              </w:rPr>
                            </w:pPr>
                            <w:r>
                              <w:rPr>
                                <w:rFonts w:ascii="Arial" w:eastAsia="Arial" w:hAnsi="Arial" w:cs="Arial"/>
                                <w:sz w:val="24"/>
                                <w:szCs w:val="24"/>
                              </w:rPr>
                              <w:t>d</w:t>
                            </w:r>
                          </w:p>
                        </w:tc>
                        <w:tc>
                          <w:tcPr>
                            <w:tcW w:w="491" w:type="dxa"/>
                            <w:tcBorders>
                              <w:top w:val="single" w:sz="1" w:space="0" w:color="929292"/>
                              <w:left w:val="single" w:sz="7" w:space="0" w:color="000000"/>
                              <w:bottom w:val="single" w:sz="1" w:space="0" w:color="929292"/>
                              <w:right w:val="single" w:sz="1" w:space="0" w:color="929292"/>
                            </w:tcBorders>
                          </w:tcPr>
                          <w:p w:rsidR="00B2687D" w:rsidRDefault="00B2687D">
                            <w:pPr>
                              <w:spacing w:before="64"/>
                              <w:ind w:left="154"/>
                              <w:rPr>
                                <w:rFonts w:ascii="Arial" w:eastAsia="Arial" w:hAnsi="Arial" w:cs="Arial"/>
                                <w:sz w:val="31"/>
                                <w:szCs w:val="31"/>
                              </w:rPr>
                            </w:pPr>
                            <w:r>
                              <w:rPr>
                                <w:rFonts w:ascii="Arial" w:eastAsia="Arial" w:hAnsi="Arial" w:cs="Arial"/>
                                <w:color w:val="C0C0C0"/>
                                <w:sz w:val="31"/>
                                <w:szCs w:val="31"/>
                              </w:rPr>
                              <w:t>0</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sz w:val="31"/>
                                <w:szCs w:val="31"/>
                              </w:rPr>
                              <w:t>1</w:t>
                            </w:r>
                          </w:p>
                        </w:tc>
                        <w:tc>
                          <w:tcPr>
                            <w:tcW w:w="490" w:type="dxa"/>
                            <w:tcBorders>
                              <w:top w:val="single" w:sz="1" w:space="0" w:color="929292"/>
                              <w:left w:val="single" w:sz="1" w:space="0" w:color="929292"/>
                              <w:bottom w:val="single" w:sz="1" w:space="0" w:color="929292"/>
                              <w:right w:val="single" w:sz="1" w:space="0" w:color="929292"/>
                            </w:tcBorders>
                          </w:tcPr>
                          <w:p w:rsidR="00B2687D" w:rsidRDefault="00B2687D">
                            <w:pPr>
                              <w:spacing w:before="64"/>
                              <w:ind w:left="157"/>
                              <w:rPr>
                                <w:rFonts w:ascii="Arial" w:eastAsia="Arial" w:hAnsi="Arial" w:cs="Arial"/>
                                <w:sz w:val="31"/>
                                <w:szCs w:val="31"/>
                              </w:rPr>
                            </w:pPr>
                            <w:r>
                              <w:rPr>
                                <w:rFonts w:ascii="Arial" w:eastAsia="Arial" w:hAnsi="Arial" w:cs="Arial"/>
                                <w:color w:val="C0C0C0"/>
                                <w:sz w:val="31"/>
                                <w:szCs w:val="31"/>
                              </w:rPr>
                              <w:t>0</w:t>
                            </w:r>
                          </w:p>
                        </w:tc>
                      </w:tr>
                    </w:tbl>
                    <w:p w:rsidR="00B2687D" w:rsidRDefault="00B2687D"/>
                  </w:txbxContent>
                </v:textbox>
                <w10:wrap anchorx="page"/>
              </v:shape>
            </w:pict>
          </mc:Fallback>
        </mc:AlternateContent>
      </w:r>
      <w:r w:rsidR="00CB77E8">
        <w:rPr>
          <w:rFonts w:ascii="Arial" w:eastAsia="Arial" w:hAnsi="Arial" w:cs="Arial"/>
          <w:w w:val="103"/>
          <w:sz w:val="15"/>
          <w:szCs w:val="15"/>
        </w:rPr>
        <w:t>Documen</w:t>
      </w:r>
      <w:r w:rsidR="00CB77E8">
        <w:rPr>
          <w:rFonts w:ascii="Arial" w:eastAsia="Arial" w:hAnsi="Arial" w:cs="Arial"/>
          <w:w w:val="104"/>
          <w:sz w:val="15"/>
          <w:szCs w:val="15"/>
        </w:rPr>
        <w:t>t</w:t>
      </w:r>
      <w:r w:rsidR="00CB77E8">
        <w:rPr>
          <w:rFonts w:ascii="Arial" w:eastAsia="Arial" w:hAnsi="Arial" w:cs="Arial"/>
          <w:w w:val="103"/>
          <w:sz w:val="15"/>
          <w:szCs w:val="15"/>
        </w:rPr>
        <w:t>s</w:t>
      </w:r>
    </w:p>
    <w:p w:rsidR="00B72476" w:rsidRDefault="00CB77E8">
      <w:pPr>
        <w:spacing w:before="32"/>
        <w:ind w:right="-49"/>
        <w:rPr>
          <w:rFonts w:ascii="Arial" w:eastAsia="Arial" w:hAnsi="Arial" w:cs="Arial"/>
          <w:sz w:val="19"/>
          <w:szCs w:val="19"/>
        </w:rPr>
      </w:pPr>
      <w:r>
        <w:br w:type="column"/>
      </w:r>
      <w:r>
        <w:rPr>
          <w:rFonts w:ascii="Arial" w:eastAsia="Arial" w:hAnsi="Arial" w:cs="Arial"/>
          <w:spacing w:val="-3"/>
          <w:sz w:val="19"/>
          <w:szCs w:val="19"/>
        </w:rPr>
        <w:lastRenderedPageBreak/>
        <w:t>W</w:t>
      </w:r>
      <w:r>
        <w:rPr>
          <w:rFonts w:ascii="Arial" w:eastAsia="Arial" w:hAnsi="Arial" w:cs="Arial"/>
          <w:sz w:val="19"/>
          <w:szCs w:val="19"/>
        </w:rPr>
        <w:t>ord-word matrix</w:t>
      </w:r>
    </w:p>
    <w:p w:rsidR="00B72476" w:rsidRDefault="00CB77E8">
      <w:pPr>
        <w:spacing w:before="63"/>
        <w:ind w:left="39"/>
        <w:rPr>
          <w:rFonts w:ascii="Arial" w:eastAsia="Arial" w:hAnsi="Arial" w:cs="Arial"/>
          <w:sz w:val="15"/>
          <w:szCs w:val="15"/>
        </w:rPr>
      </w:pPr>
      <w:r>
        <w:br w:type="column"/>
      </w:r>
      <w:r>
        <w:rPr>
          <w:rFonts w:ascii="Arial" w:eastAsia="Arial" w:hAnsi="Arial" w:cs="Arial"/>
          <w:sz w:val="15"/>
          <w:szCs w:val="15"/>
        </w:rPr>
        <w:lastRenderedPageBreak/>
        <w:t>Co-occurring</w:t>
      </w:r>
      <w:r>
        <w:rPr>
          <w:rFonts w:ascii="Arial" w:eastAsia="Arial" w:hAnsi="Arial" w:cs="Arial"/>
          <w:spacing w:val="28"/>
          <w:sz w:val="15"/>
          <w:szCs w:val="15"/>
        </w:rPr>
        <w:t xml:space="preserve"> </w:t>
      </w:r>
      <w:r>
        <w:rPr>
          <w:rFonts w:ascii="Arial" w:eastAsia="Arial" w:hAnsi="Arial" w:cs="Arial"/>
          <w:w w:val="103"/>
          <w:sz w:val="15"/>
          <w:szCs w:val="15"/>
        </w:rPr>
        <w:t>words</w:t>
      </w:r>
    </w:p>
    <w:p w:rsidR="00B72476" w:rsidRDefault="00CB77E8">
      <w:pPr>
        <w:spacing w:before="17"/>
        <w:rPr>
          <w:rFonts w:ascii="Arial" w:eastAsia="Arial" w:hAnsi="Arial" w:cs="Arial"/>
          <w:sz w:val="15"/>
          <w:szCs w:val="15"/>
        </w:rPr>
        <w:sectPr w:rsidR="00B72476">
          <w:type w:val="continuous"/>
          <w:pgSz w:w="12240" w:h="15840"/>
          <w:pgMar w:top="960" w:right="1340" w:bottom="280" w:left="1340" w:header="720" w:footer="720" w:gutter="0"/>
          <w:cols w:num="3" w:space="720" w:equalWidth="0">
            <w:col w:w="2727" w:space="1199"/>
            <w:col w:w="1498" w:space="843"/>
            <w:col w:w="3293"/>
          </w:cols>
        </w:sectPr>
      </w:pPr>
      <w:r>
        <w:rPr>
          <w:rFonts w:ascii="Arial" w:eastAsia="Arial" w:hAnsi="Arial" w:cs="Arial"/>
          <w:sz w:val="15"/>
          <w:szCs w:val="15"/>
        </w:rPr>
        <w:t>(in</w:t>
      </w:r>
      <w:r>
        <w:rPr>
          <w:rFonts w:ascii="Arial" w:eastAsia="Arial" w:hAnsi="Arial" w:cs="Arial"/>
          <w:spacing w:val="7"/>
          <w:sz w:val="15"/>
          <w:szCs w:val="15"/>
        </w:rPr>
        <w:t xml:space="preserve"> </w:t>
      </w:r>
      <w:r>
        <w:rPr>
          <w:rFonts w:ascii="Arial" w:eastAsia="Arial" w:hAnsi="Arial" w:cs="Arial"/>
          <w:sz w:val="15"/>
          <w:szCs w:val="15"/>
        </w:rPr>
        <w:t>relative</w:t>
      </w:r>
      <w:r>
        <w:rPr>
          <w:rFonts w:ascii="Arial" w:eastAsia="Arial" w:hAnsi="Arial" w:cs="Arial"/>
          <w:spacing w:val="17"/>
          <w:sz w:val="15"/>
          <w:szCs w:val="15"/>
        </w:rPr>
        <w:t xml:space="preserve"> </w:t>
      </w:r>
      <w:r>
        <w:rPr>
          <w:rFonts w:ascii="Arial" w:eastAsia="Arial" w:hAnsi="Arial" w:cs="Arial"/>
          <w:w w:val="103"/>
          <w:sz w:val="15"/>
          <w:szCs w:val="15"/>
        </w:rPr>
        <w:t>posi</w:t>
      </w:r>
      <w:r>
        <w:rPr>
          <w:rFonts w:ascii="Arial" w:eastAsia="Arial" w:hAnsi="Arial" w:cs="Arial"/>
          <w:w w:val="104"/>
          <w:sz w:val="15"/>
          <w:szCs w:val="15"/>
        </w:rPr>
        <w:t>t</w:t>
      </w:r>
      <w:r>
        <w:rPr>
          <w:rFonts w:ascii="Arial" w:eastAsia="Arial" w:hAnsi="Arial" w:cs="Arial"/>
          <w:w w:val="103"/>
          <w:sz w:val="15"/>
          <w:szCs w:val="15"/>
        </w:rPr>
        <w:t>ions)</w:t>
      </w:r>
    </w:p>
    <w:p w:rsidR="00B72476" w:rsidRDefault="00B72476">
      <w:pPr>
        <w:spacing w:before="1" w:line="180" w:lineRule="exact"/>
        <w:rPr>
          <w:sz w:val="18"/>
          <w:szCs w:val="18"/>
        </w:rPr>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sectPr w:rsidR="00B72476">
          <w:type w:val="continuous"/>
          <w:pgSz w:w="12240" w:h="15840"/>
          <w:pgMar w:top="960" w:right="1340" w:bottom="280" w:left="1340" w:header="720" w:footer="720" w:gutter="0"/>
          <w:cols w:space="720"/>
        </w:sectPr>
      </w:pPr>
    </w:p>
    <w:p w:rsidR="00B72476" w:rsidRDefault="00CB77E8">
      <w:pPr>
        <w:spacing w:before="39"/>
        <w:ind w:left="701" w:right="-43"/>
        <w:rPr>
          <w:rFonts w:ascii="Arial" w:eastAsia="Arial" w:hAnsi="Arial" w:cs="Arial"/>
          <w:sz w:val="15"/>
          <w:szCs w:val="15"/>
        </w:rPr>
      </w:pPr>
      <w:r>
        <w:rPr>
          <w:rFonts w:ascii="Arial" w:eastAsia="Arial" w:hAnsi="Arial" w:cs="Arial"/>
          <w:spacing w:val="-3"/>
          <w:w w:val="103"/>
          <w:sz w:val="15"/>
          <w:szCs w:val="15"/>
        </w:rPr>
        <w:lastRenderedPageBreak/>
        <w:t>W</w:t>
      </w:r>
      <w:r>
        <w:rPr>
          <w:rFonts w:ascii="Arial" w:eastAsia="Arial" w:hAnsi="Arial" w:cs="Arial"/>
          <w:w w:val="103"/>
          <w:sz w:val="15"/>
          <w:szCs w:val="15"/>
        </w:rPr>
        <w:t>ords</w:t>
      </w:r>
    </w:p>
    <w:p w:rsidR="00B72476" w:rsidRDefault="00CB77E8">
      <w:pPr>
        <w:spacing w:before="5" w:line="140" w:lineRule="exact"/>
        <w:rPr>
          <w:sz w:val="15"/>
          <w:szCs w:val="15"/>
        </w:rPr>
      </w:pPr>
      <w:r>
        <w:br w:type="column"/>
      </w:r>
    </w:p>
    <w:p w:rsidR="00B72476" w:rsidRDefault="00875887">
      <w:pPr>
        <w:rPr>
          <w:rFonts w:ascii="Arial" w:eastAsia="Arial" w:hAnsi="Arial" w:cs="Arial"/>
          <w:sz w:val="15"/>
          <w:szCs w:val="15"/>
        </w:rPr>
        <w:sectPr w:rsidR="00B72476">
          <w:type w:val="continuous"/>
          <w:pgSz w:w="12240" w:h="15840"/>
          <w:pgMar w:top="960" w:right="1340" w:bottom="280" w:left="1340" w:header="720" w:footer="720" w:gutter="0"/>
          <w:cols w:num="2" w:space="720" w:equalWidth="0">
            <w:col w:w="1149" w:space="2950"/>
            <w:col w:w="5461"/>
          </w:cols>
        </w:sectPr>
      </w:pPr>
      <w:r>
        <w:rPr>
          <w:noProof/>
        </w:rPr>
        <mc:AlternateContent>
          <mc:Choice Requires="wps">
            <w:drawing>
              <wp:anchor distT="0" distB="0" distL="114300" distR="114300" simplePos="0" relativeHeight="503314325" behindDoc="1" locked="0" layoutInCell="1" allowOverlap="1">
                <wp:simplePos x="0" y="0"/>
                <wp:positionH relativeFrom="page">
                  <wp:posOffset>3838575</wp:posOffset>
                </wp:positionH>
                <wp:positionV relativeFrom="paragraph">
                  <wp:posOffset>-1005205</wp:posOffset>
                </wp:positionV>
                <wp:extent cx="2539365" cy="1682750"/>
                <wp:effectExtent l="3175" t="0" r="0" b="0"/>
                <wp:wrapNone/>
                <wp:docPr id="868"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9365" cy="168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55"/>
                              <w:gridCol w:w="493"/>
                              <w:gridCol w:w="493"/>
                              <w:gridCol w:w="493"/>
                              <w:gridCol w:w="493"/>
                              <w:gridCol w:w="493"/>
                              <w:gridCol w:w="493"/>
                              <w:gridCol w:w="482"/>
                            </w:tblGrid>
                            <w:tr w:rsidR="00B2687D">
                              <w:trPr>
                                <w:trHeight w:hRule="exact" w:val="678"/>
                              </w:trPr>
                              <w:tc>
                                <w:tcPr>
                                  <w:tcW w:w="555" w:type="dxa"/>
                                  <w:tcBorders>
                                    <w:top w:val="nil"/>
                                    <w:left w:val="nil"/>
                                    <w:bottom w:val="single" w:sz="7" w:space="0" w:color="000000"/>
                                    <w:right w:val="single" w:sz="7" w:space="0" w:color="000000"/>
                                  </w:tcBorders>
                                </w:tcPr>
                                <w:p w:rsidR="00B2687D" w:rsidRDefault="00B2687D"/>
                              </w:tc>
                              <w:tc>
                                <w:tcPr>
                                  <w:tcW w:w="493" w:type="dxa"/>
                                  <w:tcBorders>
                                    <w:top w:val="nil"/>
                                    <w:left w:val="single" w:sz="7" w:space="0" w:color="000000"/>
                                    <w:bottom w:val="single" w:sz="7" w:space="0" w:color="000000"/>
                                    <w:right w:val="single" w:sz="1" w:space="0" w:color="929292"/>
                                  </w:tcBorders>
                                </w:tcPr>
                                <w:p w:rsidR="00B2687D" w:rsidRDefault="00B2687D">
                                  <w:pPr>
                                    <w:spacing w:before="77"/>
                                    <w:ind w:left="141"/>
                                    <w:rPr>
                                      <w:rFonts w:ascii="Arial" w:eastAsia="Arial" w:hAnsi="Arial" w:cs="Arial"/>
                                      <w:sz w:val="24"/>
                                      <w:szCs w:val="24"/>
                                    </w:rPr>
                                  </w:pPr>
                                  <w:r>
                                    <w:rPr>
                                      <w:rFonts w:ascii="Arial" w:eastAsia="Arial" w:hAnsi="Arial" w:cs="Arial"/>
                                      <w:w w:val="101"/>
                                      <w:sz w:val="24"/>
                                      <w:szCs w:val="24"/>
                                    </w:rPr>
                                    <w:t>a:</w:t>
                                  </w:r>
                                </w:p>
                                <w:p w:rsidR="00B2687D" w:rsidRDefault="00B2687D">
                                  <w:pPr>
                                    <w:spacing w:before="21"/>
                                    <w:ind w:left="149"/>
                                    <w:rPr>
                                      <w:rFonts w:ascii="Arial" w:eastAsia="Arial" w:hAnsi="Arial" w:cs="Arial"/>
                                    </w:rPr>
                                  </w:pPr>
                                  <w:r>
                                    <w:rPr>
                                      <w:rFonts w:ascii="Arial" w:eastAsia="Arial" w:hAnsi="Arial" w:cs="Arial"/>
                                      <w:b/>
                                      <w:w w:val="103"/>
                                    </w:rPr>
                                    <w:t>-1</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06" w:right="106"/>
                                    <w:jc w:val="center"/>
                                    <w:rPr>
                                      <w:rFonts w:ascii="Arial" w:eastAsia="Arial" w:hAnsi="Arial" w:cs="Arial"/>
                                      <w:sz w:val="24"/>
                                      <w:szCs w:val="24"/>
                                    </w:rPr>
                                  </w:pPr>
                                  <w:r>
                                    <w:rPr>
                                      <w:rFonts w:ascii="Arial" w:eastAsia="Arial" w:hAnsi="Arial" w:cs="Arial"/>
                                      <w:w w:val="101"/>
                                      <w:sz w:val="24"/>
                                      <w:szCs w:val="24"/>
                                    </w:rPr>
                                    <w:t>a:</w:t>
                                  </w:r>
                                </w:p>
                                <w:p w:rsidR="00B2687D" w:rsidRDefault="00B2687D">
                                  <w:pPr>
                                    <w:spacing w:before="21"/>
                                    <w:ind w:left="152" w:right="152"/>
                                    <w:jc w:val="center"/>
                                    <w:rPr>
                                      <w:rFonts w:ascii="Arial" w:eastAsia="Arial" w:hAnsi="Arial" w:cs="Arial"/>
                                    </w:rPr>
                                  </w:pPr>
                                  <w:r>
                                    <w:rPr>
                                      <w:rFonts w:ascii="Arial" w:eastAsia="Arial" w:hAnsi="Arial" w:cs="Arial"/>
                                      <w:b/>
                                      <w:w w:val="103"/>
                                    </w:rPr>
                                    <w:t>0</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44"/>
                                    <w:rPr>
                                      <w:rFonts w:ascii="Arial" w:eastAsia="Arial" w:hAnsi="Arial" w:cs="Arial"/>
                                      <w:sz w:val="24"/>
                                      <w:szCs w:val="24"/>
                                    </w:rPr>
                                  </w:pPr>
                                  <w:r>
                                    <w:rPr>
                                      <w:rFonts w:ascii="Arial" w:eastAsia="Arial" w:hAnsi="Arial" w:cs="Arial"/>
                                      <w:w w:val="101"/>
                                      <w:sz w:val="24"/>
                                      <w:szCs w:val="24"/>
                                    </w:rPr>
                                    <w:t>a:</w:t>
                                  </w:r>
                                </w:p>
                                <w:p w:rsidR="00B2687D" w:rsidRDefault="00B2687D">
                                  <w:pPr>
                                    <w:spacing w:before="21"/>
                                    <w:ind w:left="127"/>
                                    <w:rPr>
                                      <w:rFonts w:ascii="Arial" w:eastAsia="Arial" w:hAnsi="Arial" w:cs="Arial"/>
                                    </w:rPr>
                                  </w:pPr>
                                  <w:r>
                                    <w:rPr>
                                      <w:rFonts w:ascii="Arial" w:eastAsia="Arial" w:hAnsi="Arial" w:cs="Arial"/>
                                      <w:b/>
                                      <w:w w:val="103"/>
                                    </w:rPr>
                                    <w:t>+1</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44"/>
                                    <w:rPr>
                                      <w:rFonts w:ascii="Arial" w:eastAsia="Arial" w:hAnsi="Arial" w:cs="Arial"/>
                                      <w:sz w:val="24"/>
                                      <w:szCs w:val="24"/>
                                    </w:rPr>
                                  </w:pPr>
                                  <w:r>
                                    <w:rPr>
                                      <w:rFonts w:ascii="Arial" w:eastAsia="Arial" w:hAnsi="Arial" w:cs="Arial"/>
                                      <w:w w:val="101"/>
                                      <w:sz w:val="24"/>
                                      <w:szCs w:val="24"/>
                                    </w:rPr>
                                    <w:t>b:</w:t>
                                  </w:r>
                                </w:p>
                                <w:p w:rsidR="00B2687D" w:rsidRDefault="00B2687D">
                                  <w:pPr>
                                    <w:spacing w:before="21"/>
                                    <w:ind w:left="153"/>
                                    <w:rPr>
                                      <w:rFonts w:ascii="Arial" w:eastAsia="Arial" w:hAnsi="Arial" w:cs="Arial"/>
                                    </w:rPr>
                                  </w:pPr>
                                  <w:r>
                                    <w:rPr>
                                      <w:rFonts w:ascii="Arial" w:eastAsia="Arial" w:hAnsi="Arial" w:cs="Arial"/>
                                      <w:b/>
                                      <w:w w:val="103"/>
                                    </w:rPr>
                                    <w:t>-1</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06" w:right="106"/>
                                    <w:jc w:val="center"/>
                                    <w:rPr>
                                      <w:rFonts w:ascii="Arial" w:eastAsia="Arial" w:hAnsi="Arial" w:cs="Arial"/>
                                      <w:sz w:val="24"/>
                                      <w:szCs w:val="24"/>
                                    </w:rPr>
                                  </w:pPr>
                                  <w:r>
                                    <w:rPr>
                                      <w:rFonts w:ascii="Arial" w:eastAsia="Arial" w:hAnsi="Arial" w:cs="Arial"/>
                                      <w:w w:val="101"/>
                                      <w:sz w:val="24"/>
                                      <w:szCs w:val="24"/>
                                    </w:rPr>
                                    <w:t>b:</w:t>
                                  </w:r>
                                </w:p>
                                <w:p w:rsidR="00B2687D" w:rsidRDefault="00B2687D">
                                  <w:pPr>
                                    <w:spacing w:before="21"/>
                                    <w:ind w:left="152" w:right="152"/>
                                    <w:jc w:val="center"/>
                                    <w:rPr>
                                      <w:rFonts w:ascii="Arial" w:eastAsia="Arial" w:hAnsi="Arial" w:cs="Arial"/>
                                    </w:rPr>
                                  </w:pPr>
                                  <w:r>
                                    <w:rPr>
                                      <w:rFonts w:ascii="Arial" w:eastAsia="Arial" w:hAnsi="Arial" w:cs="Arial"/>
                                      <w:b/>
                                      <w:w w:val="103"/>
                                    </w:rPr>
                                    <w:t>0</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44"/>
                                    <w:rPr>
                                      <w:rFonts w:ascii="Arial" w:eastAsia="Arial" w:hAnsi="Arial" w:cs="Arial"/>
                                      <w:sz w:val="24"/>
                                      <w:szCs w:val="24"/>
                                    </w:rPr>
                                  </w:pPr>
                                  <w:r>
                                    <w:rPr>
                                      <w:rFonts w:ascii="Arial" w:eastAsia="Arial" w:hAnsi="Arial" w:cs="Arial"/>
                                      <w:w w:val="101"/>
                                      <w:sz w:val="24"/>
                                      <w:szCs w:val="24"/>
                                    </w:rPr>
                                    <w:t>b:</w:t>
                                  </w:r>
                                </w:p>
                                <w:p w:rsidR="00B2687D" w:rsidRDefault="00B2687D">
                                  <w:pPr>
                                    <w:spacing w:before="21"/>
                                    <w:ind w:left="127"/>
                                    <w:rPr>
                                      <w:rFonts w:ascii="Arial" w:eastAsia="Arial" w:hAnsi="Arial" w:cs="Arial"/>
                                    </w:rPr>
                                  </w:pPr>
                                  <w:r>
                                    <w:rPr>
                                      <w:rFonts w:ascii="Arial" w:eastAsia="Arial" w:hAnsi="Arial" w:cs="Arial"/>
                                      <w:b/>
                                      <w:w w:val="103"/>
                                    </w:rPr>
                                    <w:t>+1</w:t>
                                  </w:r>
                                </w:p>
                              </w:tc>
                              <w:tc>
                                <w:tcPr>
                                  <w:tcW w:w="482" w:type="dxa"/>
                                  <w:tcBorders>
                                    <w:top w:val="nil"/>
                                    <w:left w:val="single" w:sz="1" w:space="0" w:color="929292"/>
                                    <w:bottom w:val="single" w:sz="7" w:space="0" w:color="000000"/>
                                    <w:right w:val="single" w:sz="1" w:space="0" w:color="929292"/>
                                  </w:tcBorders>
                                </w:tcPr>
                                <w:p w:rsidR="00B2687D" w:rsidRDefault="00B2687D">
                                  <w:pPr>
                                    <w:spacing w:before="9" w:line="180" w:lineRule="exact"/>
                                    <w:rPr>
                                      <w:sz w:val="19"/>
                                      <w:szCs w:val="19"/>
                                    </w:rPr>
                                  </w:pPr>
                                </w:p>
                                <w:p w:rsidR="00B2687D" w:rsidRDefault="00B2687D">
                                  <w:pPr>
                                    <w:ind w:left="139"/>
                                    <w:rPr>
                                      <w:rFonts w:ascii="Arial" w:eastAsia="Arial" w:hAnsi="Arial" w:cs="Arial"/>
                                      <w:sz w:val="24"/>
                                      <w:szCs w:val="24"/>
                                    </w:rPr>
                                  </w:pPr>
                                  <w:r>
                                    <w:rPr>
                                      <w:rFonts w:ascii="Arial" w:eastAsia="Arial" w:hAnsi="Arial" w:cs="Arial"/>
                                      <w:b/>
                                      <w:w w:val="101"/>
                                      <w:sz w:val="24"/>
                                      <w:szCs w:val="24"/>
                                    </w:rPr>
                                    <w:t>...</w:t>
                                  </w:r>
                                </w:p>
                              </w:tc>
                            </w:tr>
                            <w:tr w:rsidR="00B2687D">
                              <w:trPr>
                                <w:trHeight w:hRule="exact" w:val="493"/>
                              </w:trPr>
                              <w:tc>
                                <w:tcPr>
                                  <w:tcW w:w="555" w:type="dxa"/>
                                  <w:tcBorders>
                                    <w:top w:val="single" w:sz="7" w:space="0" w:color="000000"/>
                                    <w:left w:val="nil"/>
                                    <w:bottom w:val="single" w:sz="1" w:space="0" w:color="929292"/>
                                    <w:right w:val="single" w:sz="7" w:space="0" w:color="000000"/>
                                  </w:tcBorders>
                                </w:tcPr>
                                <w:p w:rsidR="00B2687D" w:rsidRDefault="00B2687D">
                                  <w:pPr>
                                    <w:spacing w:before="4" w:line="100" w:lineRule="exact"/>
                                    <w:rPr>
                                      <w:sz w:val="10"/>
                                      <w:szCs w:val="10"/>
                                    </w:rPr>
                                  </w:pPr>
                                </w:p>
                                <w:p w:rsidR="00B2687D" w:rsidRDefault="00B2687D">
                                  <w:pPr>
                                    <w:ind w:left="168" w:right="168"/>
                                    <w:jc w:val="center"/>
                                    <w:rPr>
                                      <w:rFonts w:ascii="Arial" w:eastAsia="Arial" w:hAnsi="Arial" w:cs="Arial"/>
                                      <w:sz w:val="24"/>
                                      <w:szCs w:val="24"/>
                                    </w:rPr>
                                  </w:pPr>
                                  <w:r>
                                    <w:rPr>
                                      <w:rFonts w:ascii="Arial" w:eastAsia="Arial" w:hAnsi="Arial" w:cs="Arial"/>
                                      <w:sz w:val="24"/>
                                      <w:szCs w:val="24"/>
                                    </w:rPr>
                                    <w:t>a</w:t>
                                  </w:r>
                                </w:p>
                              </w:tc>
                              <w:tc>
                                <w:tcPr>
                                  <w:tcW w:w="493" w:type="dxa"/>
                                  <w:tcBorders>
                                    <w:top w:val="single" w:sz="7" w:space="0" w:color="000000"/>
                                    <w:left w:val="single" w:sz="7" w:space="0" w:color="000000"/>
                                    <w:bottom w:val="single" w:sz="1" w:space="0" w:color="929292"/>
                                    <w:right w:val="single" w:sz="1" w:space="0" w:color="929292"/>
                                  </w:tcBorders>
                                </w:tcPr>
                                <w:p w:rsidR="00B2687D" w:rsidRDefault="00B2687D">
                                  <w:pPr>
                                    <w:spacing w:before="64"/>
                                    <w:ind w:left="155"/>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sz w:val="31"/>
                                      <w:szCs w:val="31"/>
                                    </w:rPr>
                                    <w:t>3</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sz w:val="31"/>
                                      <w:szCs w:val="31"/>
                                    </w:rPr>
                                    <w:t>2</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color w:val="C0C0C0"/>
                                      <w:sz w:val="31"/>
                                      <w:szCs w:val="31"/>
                                    </w:rPr>
                                    <w:t>0</w:t>
                                  </w:r>
                                </w:p>
                              </w:tc>
                              <w:tc>
                                <w:tcPr>
                                  <w:tcW w:w="482" w:type="dxa"/>
                                  <w:vMerge w:val="restart"/>
                                  <w:tcBorders>
                                    <w:top w:val="single" w:sz="7" w:space="0" w:color="000000"/>
                                    <w:left w:val="single" w:sz="1" w:space="0" w:color="929292"/>
                                    <w:right w:val="single" w:sz="1" w:space="0" w:color="929292"/>
                                  </w:tcBorders>
                                </w:tcPr>
                                <w:p w:rsidR="00B2687D" w:rsidRDefault="00B2687D">
                                  <w:pPr>
                                    <w:spacing w:line="200" w:lineRule="exact"/>
                                  </w:pPr>
                                </w:p>
                                <w:p w:rsidR="00B2687D" w:rsidRDefault="00B2687D">
                                  <w:pPr>
                                    <w:spacing w:line="200" w:lineRule="exact"/>
                                  </w:pPr>
                                </w:p>
                                <w:p w:rsidR="00B2687D" w:rsidRDefault="00B2687D">
                                  <w:pPr>
                                    <w:spacing w:line="200" w:lineRule="exact"/>
                                  </w:pPr>
                                </w:p>
                                <w:p w:rsidR="00B2687D" w:rsidRDefault="00B2687D">
                                  <w:pPr>
                                    <w:spacing w:before="8" w:line="200" w:lineRule="exact"/>
                                  </w:pPr>
                                </w:p>
                                <w:p w:rsidR="00B2687D" w:rsidRDefault="00B2687D">
                                  <w:pPr>
                                    <w:ind w:left="110"/>
                                    <w:rPr>
                                      <w:rFonts w:ascii="Arial" w:eastAsia="Arial" w:hAnsi="Arial" w:cs="Arial"/>
                                      <w:sz w:val="31"/>
                                      <w:szCs w:val="31"/>
                                    </w:rPr>
                                  </w:pPr>
                                  <w:r>
                                    <w:rPr>
                                      <w:rFonts w:ascii="Arial" w:eastAsia="Arial" w:hAnsi="Arial" w:cs="Arial"/>
                                      <w:sz w:val="31"/>
                                      <w:szCs w:val="31"/>
                                    </w:rPr>
                                    <w:t>...</w:t>
                                  </w:r>
                                </w:p>
                              </w:tc>
                            </w:tr>
                            <w:tr w:rsidR="00B2687D">
                              <w:trPr>
                                <w:trHeight w:hRule="exact" w:val="493"/>
                              </w:trPr>
                              <w:tc>
                                <w:tcPr>
                                  <w:tcW w:w="555"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68" w:right="168"/>
                                    <w:jc w:val="center"/>
                                    <w:rPr>
                                      <w:rFonts w:ascii="Arial" w:eastAsia="Arial" w:hAnsi="Arial" w:cs="Arial"/>
                                      <w:sz w:val="24"/>
                                      <w:szCs w:val="24"/>
                                    </w:rPr>
                                  </w:pPr>
                                  <w:r>
                                    <w:rPr>
                                      <w:rFonts w:ascii="Arial" w:eastAsia="Arial" w:hAnsi="Arial" w:cs="Arial"/>
                                      <w:sz w:val="24"/>
                                      <w:szCs w:val="24"/>
                                    </w:rPr>
                                    <w:t>b</w:t>
                                  </w:r>
                                </w:p>
                              </w:tc>
                              <w:tc>
                                <w:tcPr>
                                  <w:tcW w:w="493" w:type="dxa"/>
                                  <w:tcBorders>
                                    <w:top w:val="single" w:sz="1" w:space="0" w:color="929292"/>
                                    <w:left w:val="single" w:sz="7" w:space="0" w:color="000000"/>
                                    <w:bottom w:val="single" w:sz="1" w:space="0" w:color="929292"/>
                                    <w:right w:val="single" w:sz="1" w:space="0" w:color="929292"/>
                                  </w:tcBorders>
                                </w:tcPr>
                                <w:p w:rsidR="00B2687D" w:rsidRDefault="00B2687D">
                                  <w:pPr>
                                    <w:spacing w:before="72"/>
                                    <w:ind w:left="155"/>
                                    <w:rPr>
                                      <w:rFonts w:ascii="Arial" w:eastAsia="Arial" w:hAnsi="Arial" w:cs="Arial"/>
                                      <w:sz w:val="31"/>
                                      <w:szCs w:val="31"/>
                                    </w:rPr>
                                  </w:pPr>
                                  <w:r>
                                    <w:rPr>
                                      <w:rFonts w:ascii="Arial" w:eastAsia="Arial" w:hAnsi="Arial" w:cs="Arial"/>
                                      <w:sz w:val="31"/>
                                      <w:szCs w:val="31"/>
                                    </w:rPr>
                                    <w:t>2</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1</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5</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8</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5</w:t>
                                  </w:r>
                                </w:p>
                              </w:tc>
                              <w:tc>
                                <w:tcPr>
                                  <w:tcW w:w="482" w:type="dxa"/>
                                  <w:vMerge/>
                                  <w:tcBorders>
                                    <w:left w:val="single" w:sz="1" w:space="0" w:color="929292"/>
                                    <w:right w:val="single" w:sz="1" w:space="0" w:color="929292"/>
                                  </w:tcBorders>
                                </w:tcPr>
                                <w:p w:rsidR="00B2687D" w:rsidRDefault="00B2687D"/>
                              </w:tc>
                            </w:tr>
                            <w:tr w:rsidR="00B2687D">
                              <w:trPr>
                                <w:trHeight w:hRule="exact" w:val="493"/>
                              </w:trPr>
                              <w:tc>
                                <w:tcPr>
                                  <w:tcW w:w="555"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75" w:right="175"/>
                                    <w:jc w:val="center"/>
                                    <w:rPr>
                                      <w:rFonts w:ascii="Arial" w:eastAsia="Arial" w:hAnsi="Arial" w:cs="Arial"/>
                                      <w:sz w:val="24"/>
                                      <w:szCs w:val="24"/>
                                    </w:rPr>
                                  </w:pPr>
                                  <w:r>
                                    <w:rPr>
                                      <w:rFonts w:ascii="Arial" w:eastAsia="Arial" w:hAnsi="Arial" w:cs="Arial"/>
                                      <w:sz w:val="24"/>
                                      <w:szCs w:val="24"/>
                                    </w:rPr>
                                    <w:t>c</w:t>
                                  </w:r>
                                </w:p>
                              </w:tc>
                              <w:tc>
                                <w:tcPr>
                                  <w:tcW w:w="493" w:type="dxa"/>
                                  <w:tcBorders>
                                    <w:top w:val="single" w:sz="1" w:space="0" w:color="929292"/>
                                    <w:left w:val="single" w:sz="7" w:space="0" w:color="000000"/>
                                    <w:bottom w:val="single" w:sz="1" w:space="0" w:color="929292"/>
                                    <w:right w:val="single" w:sz="1" w:space="0" w:color="929292"/>
                                  </w:tcBorders>
                                </w:tcPr>
                                <w:p w:rsidR="00B2687D" w:rsidRDefault="00B2687D">
                                  <w:pPr>
                                    <w:spacing w:before="72"/>
                                    <w:ind w:left="155"/>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1</w:t>
                                  </w:r>
                                </w:p>
                              </w:tc>
                              <w:tc>
                                <w:tcPr>
                                  <w:tcW w:w="482" w:type="dxa"/>
                                  <w:vMerge/>
                                  <w:tcBorders>
                                    <w:left w:val="single" w:sz="1" w:space="0" w:color="929292"/>
                                    <w:right w:val="single" w:sz="1" w:space="0" w:color="929292"/>
                                  </w:tcBorders>
                                </w:tcPr>
                                <w:p w:rsidR="00B2687D" w:rsidRDefault="00B2687D"/>
                              </w:tc>
                            </w:tr>
                            <w:tr w:rsidR="00B2687D">
                              <w:trPr>
                                <w:trHeight w:hRule="exact" w:val="493"/>
                              </w:trPr>
                              <w:tc>
                                <w:tcPr>
                                  <w:tcW w:w="555"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68" w:right="168"/>
                                    <w:jc w:val="center"/>
                                    <w:rPr>
                                      <w:rFonts w:ascii="Arial" w:eastAsia="Arial" w:hAnsi="Arial" w:cs="Arial"/>
                                      <w:sz w:val="24"/>
                                      <w:szCs w:val="24"/>
                                    </w:rPr>
                                  </w:pPr>
                                  <w:r>
                                    <w:rPr>
                                      <w:rFonts w:ascii="Arial" w:eastAsia="Arial" w:hAnsi="Arial" w:cs="Arial"/>
                                      <w:sz w:val="24"/>
                                      <w:szCs w:val="24"/>
                                    </w:rPr>
                                    <w:t>d</w:t>
                                  </w:r>
                                </w:p>
                              </w:tc>
                              <w:tc>
                                <w:tcPr>
                                  <w:tcW w:w="493" w:type="dxa"/>
                                  <w:tcBorders>
                                    <w:top w:val="single" w:sz="1" w:space="0" w:color="929292"/>
                                    <w:left w:val="single" w:sz="7" w:space="0" w:color="000000"/>
                                    <w:bottom w:val="single" w:sz="1" w:space="0" w:color="929292"/>
                                    <w:right w:val="single" w:sz="1" w:space="0" w:color="929292"/>
                                  </w:tcBorders>
                                </w:tcPr>
                                <w:p w:rsidR="00B2687D" w:rsidRDefault="00B2687D">
                                  <w:pPr>
                                    <w:spacing w:before="72"/>
                                    <w:ind w:left="155"/>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82" w:type="dxa"/>
                                  <w:vMerge/>
                                  <w:tcBorders>
                                    <w:left w:val="single" w:sz="1" w:space="0" w:color="929292"/>
                                    <w:bottom w:val="single" w:sz="1" w:space="0" w:color="929292"/>
                                    <w:right w:val="single" w:sz="1" w:space="0" w:color="929292"/>
                                  </w:tcBorders>
                                </w:tcPr>
                                <w:p w:rsidR="00B2687D" w:rsidRDefault="00B2687D"/>
                              </w:tc>
                            </w:tr>
                          </w:tbl>
                          <w:p w:rsidR="00B2687D" w:rsidRDefault="00B268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5" o:spid="_x0000_s1027" type="#_x0000_t202" style="position:absolute;margin-left:302.25pt;margin-top:-79.1pt;width:199.95pt;height:132.5pt;z-index:-21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55"/>
                        <w:gridCol w:w="493"/>
                        <w:gridCol w:w="493"/>
                        <w:gridCol w:w="493"/>
                        <w:gridCol w:w="493"/>
                        <w:gridCol w:w="493"/>
                        <w:gridCol w:w="493"/>
                        <w:gridCol w:w="482"/>
                      </w:tblGrid>
                      <w:tr w:rsidR="00B2687D">
                        <w:trPr>
                          <w:trHeight w:hRule="exact" w:val="678"/>
                        </w:trPr>
                        <w:tc>
                          <w:tcPr>
                            <w:tcW w:w="555" w:type="dxa"/>
                            <w:tcBorders>
                              <w:top w:val="nil"/>
                              <w:left w:val="nil"/>
                              <w:bottom w:val="single" w:sz="7" w:space="0" w:color="000000"/>
                              <w:right w:val="single" w:sz="7" w:space="0" w:color="000000"/>
                            </w:tcBorders>
                          </w:tcPr>
                          <w:p w:rsidR="00B2687D" w:rsidRDefault="00B2687D"/>
                        </w:tc>
                        <w:tc>
                          <w:tcPr>
                            <w:tcW w:w="493" w:type="dxa"/>
                            <w:tcBorders>
                              <w:top w:val="nil"/>
                              <w:left w:val="single" w:sz="7" w:space="0" w:color="000000"/>
                              <w:bottom w:val="single" w:sz="7" w:space="0" w:color="000000"/>
                              <w:right w:val="single" w:sz="1" w:space="0" w:color="929292"/>
                            </w:tcBorders>
                          </w:tcPr>
                          <w:p w:rsidR="00B2687D" w:rsidRDefault="00B2687D">
                            <w:pPr>
                              <w:spacing w:before="77"/>
                              <w:ind w:left="141"/>
                              <w:rPr>
                                <w:rFonts w:ascii="Arial" w:eastAsia="Arial" w:hAnsi="Arial" w:cs="Arial"/>
                                <w:sz w:val="24"/>
                                <w:szCs w:val="24"/>
                              </w:rPr>
                            </w:pPr>
                            <w:r>
                              <w:rPr>
                                <w:rFonts w:ascii="Arial" w:eastAsia="Arial" w:hAnsi="Arial" w:cs="Arial"/>
                                <w:w w:val="101"/>
                                <w:sz w:val="24"/>
                                <w:szCs w:val="24"/>
                              </w:rPr>
                              <w:t>a:</w:t>
                            </w:r>
                          </w:p>
                          <w:p w:rsidR="00B2687D" w:rsidRDefault="00B2687D">
                            <w:pPr>
                              <w:spacing w:before="21"/>
                              <w:ind w:left="149"/>
                              <w:rPr>
                                <w:rFonts w:ascii="Arial" w:eastAsia="Arial" w:hAnsi="Arial" w:cs="Arial"/>
                              </w:rPr>
                            </w:pPr>
                            <w:r>
                              <w:rPr>
                                <w:rFonts w:ascii="Arial" w:eastAsia="Arial" w:hAnsi="Arial" w:cs="Arial"/>
                                <w:b/>
                                <w:w w:val="103"/>
                              </w:rPr>
                              <w:t>-1</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06" w:right="106"/>
                              <w:jc w:val="center"/>
                              <w:rPr>
                                <w:rFonts w:ascii="Arial" w:eastAsia="Arial" w:hAnsi="Arial" w:cs="Arial"/>
                                <w:sz w:val="24"/>
                                <w:szCs w:val="24"/>
                              </w:rPr>
                            </w:pPr>
                            <w:r>
                              <w:rPr>
                                <w:rFonts w:ascii="Arial" w:eastAsia="Arial" w:hAnsi="Arial" w:cs="Arial"/>
                                <w:w w:val="101"/>
                                <w:sz w:val="24"/>
                                <w:szCs w:val="24"/>
                              </w:rPr>
                              <w:t>a:</w:t>
                            </w:r>
                          </w:p>
                          <w:p w:rsidR="00B2687D" w:rsidRDefault="00B2687D">
                            <w:pPr>
                              <w:spacing w:before="21"/>
                              <w:ind w:left="152" w:right="152"/>
                              <w:jc w:val="center"/>
                              <w:rPr>
                                <w:rFonts w:ascii="Arial" w:eastAsia="Arial" w:hAnsi="Arial" w:cs="Arial"/>
                              </w:rPr>
                            </w:pPr>
                            <w:r>
                              <w:rPr>
                                <w:rFonts w:ascii="Arial" w:eastAsia="Arial" w:hAnsi="Arial" w:cs="Arial"/>
                                <w:b/>
                                <w:w w:val="103"/>
                              </w:rPr>
                              <w:t>0</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44"/>
                              <w:rPr>
                                <w:rFonts w:ascii="Arial" w:eastAsia="Arial" w:hAnsi="Arial" w:cs="Arial"/>
                                <w:sz w:val="24"/>
                                <w:szCs w:val="24"/>
                              </w:rPr>
                            </w:pPr>
                            <w:r>
                              <w:rPr>
                                <w:rFonts w:ascii="Arial" w:eastAsia="Arial" w:hAnsi="Arial" w:cs="Arial"/>
                                <w:w w:val="101"/>
                                <w:sz w:val="24"/>
                                <w:szCs w:val="24"/>
                              </w:rPr>
                              <w:t>a:</w:t>
                            </w:r>
                          </w:p>
                          <w:p w:rsidR="00B2687D" w:rsidRDefault="00B2687D">
                            <w:pPr>
                              <w:spacing w:before="21"/>
                              <w:ind w:left="127"/>
                              <w:rPr>
                                <w:rFonts w:ascii="Arial" w:eastAsia="Arial" w:hAnsi="Arial" w:cs="Arial"/>
                              </w:rPr>
                            </w:pPr>
                            <w:r>
                              <w:rPr>
                                <w:rFonts w:ascii="Arial" w:eastAsia="Arial" w:hAnsi="Arial" w:cs="Arial"/>
                                <w:b/>
                                <w:w w:val="103"/>
                              </w:rPr>
                              <w:t>+1</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44"/>
                              <w:rPr>
                                <w:rFonts w:ascii="Arial" w:eastAsia="Arial" w:hAnsi="Arial" w:cs="Arial"/>
                                <w:sz w:val="24"/>
                                <w:szCs w:val="24"/>
                              </w:rPr>
                            </w:pPr>
                            <w:r>
                              <w:rPr>
                                <w:rFonts w:ascii="Arial" w:eastAsia="Arial" w:hAnsi="Arial" w:cs="Arial"/>
                                <w:w w:val="101"/>
                                <w:sz w:val="24"/>
                                <w:szCs w:val="24"/>
                              </w:rPr>
                              <w:t>b:</w:t>
                            </w:r>
                          </w:p>
                          <w:p w:rsidR="00B2687D" w:rsidRDefault="00B2687D">
                            <w:pPr>
                              <w:spacing w:before="21"/>
                              <w:ind w:left="153"/>
                              <w:rPr>
                                <w:rFonts w:ascii="Arial" w:eastAsia="Arial" w:hAnsi="Arial" w:cs="Arial"/>
                              </w:rPr>
                            </w:pPr>
                            <w:r>
                              <w:rPr>
                                <w:rFonts w:ascii="Arial" w:eastAsia="Arial" w:hAnsi="Arial" w:cs="Arial"/>
                                <w:b/>
                                <w:w w:val="103"/>
                              </w:rPr>
                              <w:t>-1</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06" w:right="106"/>
                              <w:jc w:val="center"/>
                              <w:rPr>
                                <w:rFonts w:ascii="Arial" w:eastAsia="Arial" w:hAnsi="Arial" w:cs="Arial"/>
                                <w:sz w:val="24"/>
                                <w:szCs w:val="24"/>
                              </w:rPr>
                            </w:pPr>
                            <w:r>
                              <w:rPr>
                                <w:rFonts w:ascii="Arial" w:eastAsia="Arial" w:hAnsi="Arial" w:cs="Arial"/>
                                <w:w w:val="101"/>
                                <w:sz w:val="24"/>
                                <w:szCs w:val="24"/>
                              </w:rPr>
                              <w:t>b:</w:t>
                            </w:r>
                          </w:p>
                          <w:p w:rsidR="00B2687D" w:rsidRDefault="00B2687D">
                            <w:pPr>
                              <w:spacing w:before="21"/>
                              <w:ind w:left="152" w:right="152"/>
                              <w:jc w:val="center"/>
                              <w:rPr>
                                <w:rFonts w:ascii="Arial" w:eastAsia="Arial" w:hAnsi="Arial" w:cs="Arial"/>
                              </w:rPr>
                            </w:pPr>
                            <w:r>
                              <w:rPr>
                                <w:rFonts w:ascii="Arial" w:eastAsia="Arial" w:hAnsi="Arial" w:cs="Arial"/>
                                <w:b/>
                                <w:w w:val="103"/>
                              </w:rPr>
                              <w:t>0</w:t>
                            </w:r>
                          </w:p>
                        </w:tc>
                        <w:tc>
                          <w:tcPr>
                            <w:tcW w:w="493" w:type="dxa"/>
                            <w:tcBorders>
                              <w:top w:val="nil"/>
                              <w:left w:val="single" w:sz="1" w:space="0" w:color="929292"/>
                              <w:bottom w:val="single" w:sz="7" w:space="0" w:color="000000"/>
                              <w:right w:val="single" w:sz="1" w:space="0" w:color="929292"/>
                            </w:tcBorders>
                          </w:tcPr>
                          <w:p w:rsidR="00B2687D" w:rsidRDefault="00B2687D">
                            <w:pPr>
                              <w:spacing w:before="77"/>
                              <w:ind w:left="144"/>
                              <w:rPr>
                                <w:rFonts w:ascii="Arial" w:eastAsia="Arial" w:hAnsi="Arial" w:cs="Arial"/>
                                <w:sz w:val="24"/>
                                <w:szCs w:val="24"/>
                              </w:rPr>
                            </w:pPr>
                            <w:r>
                              <w:rPr>
                                <w:rFonts w:ascii="Arial" w:eastAsia="Arial" w:hAnsi="Arial" w:cs="Arial"/>
                                <w:w w:val="101"/>
                                <w:sz w:val="24"/>
                                <w:szCs w:val="24"/>
                              </w:rPr>
                              <w:t>b:</w:t>
                            </w:r>
                          </w:p>
                          <w:p w:rsidR="00B2687D" w:rsidRDefault="00B2687D">
                            <w:pPr>
                              <w:spacing w:before="21"/>
                              <w:ind w:left="127"/>
                              <w:rPr>
                                <w:rFonts w:ascii="Arial" w:eastAsia="Arial" w:hAnsi="Arial" w:cs="Arial"/>
                              </w:rPr>
                            </w:pPr>
                            <w:r>
                              <w:rPr>
                                <w:rFonts w:ascii="Arial" w:eastAsia="Arial" w:hAnsi="Arial" w:cs="Arial"/>
                                <w:b/>
                                <w:w w:val="103"/>
                              </w:rPr>
                              <w:t>+1</w:t>
                            </w:r>
                          </w:p>
                        </w:tc>
                        <w:tc>
                          <w:tcPr>
                            <w:tcW w:w="482" w:type="dxa"/>
                            <w:tcBorders>
                              <w:top w:val="nil"/>
                              <w:left w:val="single" w:sz="1" w:space="0" w:color="929292"/>
                              <w:bottom w:val="single" w:sz="7" w:space="0" w:color="000000"/>
                              <w:right w:val="single" w:sz="1" w:space="0" w:color="929292"/>
                            </w:tcBorders>
                          </w:tcPr>
                          <w:p w:rsidR="00B2687D" w:rsidRDefault="00B2687D">
                            <w:pPr>
                              <w:spacing w:before="9" w:line="180" w:lineRule="exact"/>
                              <w:rPr>
                                <w:sz w:val="19"/>
                                <w:szCs w:val="19"/>
                              </w:rPr>
                            </w:pPr>
                          </w:p>
                          <w:p w:rsidR="00B2687D" w:rsidRDefault="00B2687D">
                            <w:pPr>
                              <w:ind w:left="139"/>
                              <w:rPr>
                                <w:rFonts w:ascii="Arial" w:eastAsia="Arial" w:hAnsi="Arial" w:cs="Arial"/>
                                <w:sz w:val="24"/>
                                <w:szCs w:val="24"/>
                              </w:rPr>
                            </w:pPr>
                            <w:r>
                              <w:rPr>
                                <w:rFonts w:ascii="Arial" w:eastAsia="Arial" w:hAnsi="Arial" w:cs="Arial"/>
                                <w:b/>
                                <w:w w:val="101"/>
                                <w:sz w:val="24"/>
                                <w:szCs w:val="24"/>
                              </w:rPr>
                              <w:t>...</w:t>
                            </w:r>
                          </w:p>
                        </w:tc>
                      </w:tr>
                      <w:tr w:rsidR="00B2687D">
                        <w:trPr>
                          <w:trHeight w:hRule="exact" w:val="493"/>
                        </w:trPr>
                        <w:tc>
                          <w:tcPr>
                            <w:tcW w:w="555" w:type="dxa"/>
                            <w:tcBorders>
                              <w:top w:val="single" w:sz="7" w:space="0" w:color="000000"/>
                              <w:left w:val="nil"/>
                              <w:bottom w:val="single" w:sz="1" w:space="0" w:color="929292"/>
                              <w:right w:val="single" w:sz="7" w:space="0" w:color="000000"/>
                            </w:tcBorders>
                          </w:tcPr>
                          <w:p w:rsidR="00B2687D" w:rsidRDefault="00B2687D">
                            <w:pPr>
                              <w:spacing w:before="4" w:line="100" w:lineRule="exact"/>
                              <w:rPr>
                                <w:sz w:val="10"/>
                                <w:szCs w:val="10"/>
                              </w:rPr>
                            </w:pPr>
                          </w:p>
                          <w:p w:rsidR="00B2687D" w:rsidRDefault="00B2687D">
                            <w:pPr>
                              <w:ind w:left="168" w:right="168"/>
                              <w:jc w:val="center"/>
                              <w:rPr>
                                <w:rFonts w:ascii="Arial" w:eastAsia="Arial" w:hAnsi="Arial" w:cs="Arial"/>
                                <w:sz w:val="24"/>
                                <w:szCs w:val="24"/>
                              </w:rPr>
                            </w:pPr>
                            <w:r>
                              <w:rPr>
                                <w:rFonts w:ascii="Arial" w:eastAsia="Arial" w:hAnsi="Arial" w:cs="Arial"/>
                                <w:sz w:val="24"/>
                                <w:szCs w:val="24"/>
                              </w:rPr>
                              <w:t>a</w:t>
                            </w:r>
                          </w:p>
                        </w:tc>
                        <w:tc>
                          <w:tcPr>
                            <w:tcW w:w="493" w:type="dxa"/>
                            <w:tcBorders>
                              <w:top w:val="single" w:sz="7" w:space="0" w:color="000000"/>
                              <w:left w:val="single" w:sz="7" w:space="0" w:color="000000"/>
                              <w:bottom w:val="single" w:sz="1" w:space="0" w:color="929292"/>
                              <w:right w:val="single" w:sz="1" w:space="0" w:color="929292"/>
                            </w:tcBorders>
                          </w:tcPr>
                          <w:p w:rsidR="00B2687D" w:rsidRDefault="00B2687D">
                            <w:pPr>
                              <w:spacing w:before="64"/>
                              <w:ind w:left="155"/>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sz w:val="31"/>
                                <w:szCs w:val="31"/>
                              </w:rPr>
                              <w:t>3</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sz w:val="31"/>
                                <w:szCs w:val="31"/>
                              </w:rPr>
                              <w:t>2</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7" w:space="0" w:color="000000"/>
                              <w:left w:val="single" w:sz="1" w:space="0" w:color="929292"/>
                              <w:bottom w:val="single" w:sz="1" w:space="0" w:color="929292"/>
                              <w:right w:val="single" w:sz="1" w:space="0" w:color="929292"/>
                            </w:tcBorders>
                          </w:tcPr>
                          <w:p w:rsidR="00B2687D" w:rsidRDefault="00B2687D">
                            <w:pPr>
                              <w:spacing w:before="64"/>
                              <w:ind w:left="159"/>
                              <w:rPr>
                                <w:rFonts w:ascii="Arial" w:eastAsia="Arial" w:hAnsi="Arial" w:cs="Arial"/>
                                <w:sz w:val="31"/>
                                <w:szCs w:val="31"/>
                              </w:rPr>
                            </w:pPr>
                            <w:r>
                              <w:rPr>
                                <w:rFonts w:ascii="Arial" w:eastAsia="Arial" w:hAnsi="Arial" w:cs="Arial"/>
                                <w:color w:val="C0C0C0"/>
                                <w:sz w:val="31"/>
                                <w:szCs w:val="31"/>
                              </w:rPr>
                              <w:t>0</w:t>
                            </w:r>
                          </w:p>
                        </w:tc>
                        <w:tc>
                          <w:tcPr>
                            <w:tcW w:w="482" w:type="dxa"/>
                            <w:vMerge w:val="restart"/>
                            <w:tcBorders>
                              <w:top w:val="single" w:sz="7" w:space="0" w:color="000000"/>
                              <w:left w:val="single" w:sz="1" w:space="0" w:color="929292"/>
                              <w:right w:val="single" w:sz="1" w:space="0" w:color="929292"/>
                            </w:tcBorders>
                          </w:tcPr>
                          <w:p w:rsidR="00B2687D" w:rsidRDefault="00B2687D">
                            <w:pPr>
                              <w:spacing w:line="200" w:lineRule="exact"/>
                            </w:pPr>
                          </w:p>
                          <w:p w:rsidR="00B2687D" w:rsidRDefault="00B2687D">
                            <w:pPr>
                              <w:spacing w:line="200" w:lineRule="exact"/>
                            </w:pPr>
                          </w:p>
                          <w:p w:rsidR="00B2687D" w:rsidRDefault="00B2687D">
                            <w:pPr>
                              <w:spacing w:line="200" w:lineRule="exact"/>
                            </w:pPr>
                          </w:p>
                          <w:p w:rsidR="00B2687D" w:rsidRDefault="00B2687D">
                            <w:pPr>
                              <w:spacing w:before="8" w:line="200" w:lineRule="exact"/>
                            </w:pPr>
                          </w:p>
                          <w:p w:rsidR="00B2687D" w:rsidRDefault="00B2687D">
                            <w:pPr>
                              <w:ind w:left="110"/>
                              <w:rPr>
                                <w:rFonts w:ascii="Arial" w:eastAsia="Arial" w:hAnsi="Arial" w:cs="Arial"/>
                                <w:sz w:val="31"/>
                                <w:szCs w:val="31"/>
                              </w:rPr>
                            </w:pPr>
                            <w:r>
                              <w:rPr>
                                <w:rFonts w:ascii="Arial" w:eastAsia="Arial" w:hAnsi="Arial" w:cs="Arial"/>
                                <w:sz w:val="31"/>
                                <w:szCs w:val="31"/>
                              </w:rPr>
                              <w:t>...</w:t>
                            </w:r>
                          </w:p>
                        </w:tc>
                      </w:tr>
                      <w:tr w:rsidR="00B2687D">
                        <w:trPr>
                          <w:trHeight w:hRule="exact" w:val="493"/>
                        </w:trPr>
                        <w:tc>
                          <w:tcPr>
                            <w:tcW w:w="555"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68" w:right="168"/>
                              <w:jc w:val="center"/>
                              <w:rPr>
                                <w:rFonts w:ascii="Arial" w:eastAsia="Arial" w:hAnsi="Arial" w:cs="Arial"/>
                                <w:sz w:val="24"/>
                                <w:szCs w:val="24"/>
                              </w:rPr>
                            </w:pPr>
                            <w:r>
                              <w:rPr>
                                <w:rFonts w:ascii="Arial" w:eastAsia="Arial" w:hAnsi="Arial" w:cs="Arial"/>
                                <w:sz w:val="24"/>
                                <w:szCs w:val="24"/>
                              </w:rPr>
                              <w:t>b</w:t>
                            </w:r>
                          </w:p>
                        </w:tc>
                        <w:tc>
                          <w:tcPr>
                            <w:tcW w:w="493" w:type="dxa"/>
                            <w:tcBorders>
                              <w:top w:val="single" w:sz="1" w:space="0" w:color="929292"/>
                              <w:left w:val="single" w:sz="7" w:space="0" w:color="000000"/>
                              <w:bottom w:val="single" w:sz="1" w:space="0" w:color="929292"/>
                              <w:right w:val="single" w:sz="1" w:space="0" w:color="929292"/>
                            </w:tcBorders>
                          </w:tcPr>
                          <w:p w:rsidR="00B2687D" w:rsidRDefault="00B2687D">
                            <w:pPr>
                              <w:spacing w:before="72"/>
                              <w:ind w:left="155"/>
                              <w:rPr>
                                <w:rFonts w:ascii="Arial" w:eastAsia="Arial" w:hAnsi="Arial" w:cs="Arial"/>
                                <w:sz w:val="31"/>
                                <w:szCs w:val="31"/>
                              </w:rPr>
                            </w:pPr>
                            <w:r>
                              <w:rPr>
                                <w:rFonts w:ascii="Arial" w:eastAsia="Arial" w:hAnsi="Arial" w:cs="Arial"/>
                                <w:sz w:val="31"/>
                                <w:szCs w:val="31"/>
                              </w:rPr>
                              <w:t>2</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1</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5</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8</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5</w:t>
                            </w:r>
                          </w:p>
                        </w:tc>
                        <w:tc>
                          <w:tcPr>
                            <w:tcW w:w="482" w:type="dxa"/>
                            <w:vMerge/>
                            <w:tcBorders>
                              <w:left w:val="single" w:sz="1" w:space="0" w:color="929292"/>
                              <w:right w:val="single" w:sz="1" w:space="0" w:color="929292"/>
                            </w:tcBorders>
                          </w:tcPr>
                          <w:p w:rsidR="00B2687D" w:rsidRDefault="00B2687D"/>
                        </w:tc>
                      </w:tr>
                      <w:tr w:rsidR="00B2687D">
                        <w:trPr>
                          <w:trHeight w:hRule="exact" w:val="493"/>
                        </w:trPr>
                        <w:tc>
                          <w:tcPr>
                            <w:tcW w:w="555"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75" w:right="175"/>
                              <w:jc w:val="center"/>
                              <w:rPr>
                                <w:rFonts w:ascii="Arial" w:eastAsia="Arial" w:hAnsi="Arial" w:cs="Arial"/>
                                <w:sz w:val="24"/>
                                <w:szCs w:val="24"/>
                              </w:rPr>
                            </w:pPr>
                            <w:r>
                              <w:rPr>
                                <w:rFonts w:ascii="Arial" w:eastAsia="Arial" w:hAnsi="Arial" w:cs="Arial"/>
                                <w:sz w:val="24"/>
                                <w:szCs w:val="24"/>
                              </w:rPr>
                              <w:t>c</w:t>
                            </w:r>
                          </w:p>
                        </w:tc>
                        <w:tc>
                          <w:tcPr>
                            <w:tcW w:w="493" w:type="dxa"/>
                            <w:tcBorders>
                              <w:top w:val="single" w:sz="1" w:space="0" w:color="929292"/>
                              <w:left w:val="single" w:sz="7" w:space="0" w:color="000000"/>
                              <w:bottom w:val="single" w:sz="1" w:space="0" w:color="929292"/>
                              <w:right w:val="single" w:sz="1" w:space="0" w:color="929292"/>
                            </w:tcBorders>
                          </w:tcPr>
                          <w:p w:rsidR="00B2687D" w:rsidRDefault="00B2687D">
                            <w:pPr>
                              <w:spacing w:before="72"/>
                              <w:ind w:left="155"/>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sz w:val="31"/>
                                <w:szCs w:val="31"/>
                              </w:rPr>
                              <w:t>1</w:t>
                            </w:r>
                          </w:p>
                        </w:tc>
                        <w:tc>
                          <w:tcPr>
                            <w:tcW w:w="482" w:type="dxa"/>
                            <w:vMerge/>
                            <w:tcBorders>
                              <w:left w:val="single" w:sz="1" w:space="0" w:color="929292"/>
                              <w:right w:val="single" w:sz="1" w:space="0" w:color="929292"/>
                            </w:tcBorders>
                          </w:tcPr>
                          <w:p w:rsidR="00B2687D" w:rsidRDefault="00B2687D"/>
                        </w:tc>
                      </w:tr>
                      <w:tr w:rsidR="00B2687D">
                        <w:trPr>
                          <w:trHeight w:hRule="exact" w:val="493"/>
                        </w:trPr>
                        <w:tc>
                          <w:tcPr>
                            <w:tcW w:w="555" w:type="dxa"/>
                            <w:tcBorders>
                              <w:top w:val="single" w:sz="1" w:space="0" w:color="929292"/>
                              <w:left w:val="nil"/>
                              <w:bottom w:val="single" w:sz="1" w:space="0" w:color="929292"/>
                              <w:right w:val="single" w:sz="7" w:space="0" w:color="000000"/>
                            </w:tcBorders>
                          </w:tcPr>
                          <w:p w:rsidR="00B2687D" w:rsidRDefault="00B2687D">
                            <w:pPr>
                              <w:spacing w:before="2" w:line="100" w:lineRule="exact"/>
                              <w:rPr>
                                <w:sz w:val="11"/>
                                <w:szCs w:val="11"/>
                              </w:rPr>
                            </w:pPr>
                          </w:p>
                          <w:p w:rsidR="00B2687D" w:rsidRDefault="00B2687D">
                            <w:pPr>
                              <w:ind w:left="168" w:right="168"/>
                              <w:jc w:val="center"/>
                              <w:rPr>
                                <w:rFonts w:ascii="Arial" w:eastAsia="Arial" w:hAnsi="Arial" w:cs="Arial"/>
                                <w:sz w:val="24"/>
                                <w:szCs w:val="24"/>
                              </w:rPr>
                            </w:pPr>
                            <w:r>
                              <w:rPr>
                                <w:rFonts w:ascii="Arial" w:eastAsia="Arial" w:hAnsi="Arial" w:cs="Arial"/>
                                <w:sz w:val="24"/>
                                <w:szCs w:val="24"/>
                              </w:rPr>
                              <w:t>d</w:t>
                            </w:r>
                          </w:p>
                        </w:tc>
                        <w:tc>
                          <w:tcPr>
                            <w:tcW w:w="493" w:type="dxa"/>
                            <w:tcBorders>
                              <w:top w:val="single" w:sz="1" w:space="0" w:color="929292"/>
                              <w:left w:val="single" w:sz="7" w:space="0" w:color="000000"/>
                              <w:bottom w:val="single" w:sz="1" w:space="0" w:color="929292"/>
                              <w:right w:val="single" w:sz="1" w:space="0" w:color="929292"/>
                            </w:tcBorders>
                          </w:tcPr>
                          <w:p w:rsidR="00B2687D" w:rsidRDefault="00B2687D">
                            <w:pPr>
                              <w:spacing w:before="72"/>
                              <w:ind w:left="155"/>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93" w:type="dxa"/>
                            <w:tcBorders>
                              <w:top w:val="single" w:sz="1" w:space="0" w:color="929292"/>
                              <w:left w:val="single" w:sz="1" w:space="0" w:color="929292"/>
                              <w:bottom w:val="single" w:sz="1" w:space="0" w:color="929292"/>
                              <w:right w:val="single" w:sz="1" w:space="0" w:color="929292"/>
                            </w:tcBorders>
                          </w:tcPr>
                          <w:p w:rsidR="00B2687D" w:rsidRDefault="00B2687D">
                            <w:pPr>
                              <w:spacing w:before="72"/>
                              <w:ind w:left="159"/>
                              <w:rPr>
                                <w:rFonts w:ascii="Arial" w:eastAsia="Arial" w:hAnsi="Arial" w:cs="Arial"/>
                                <w:sz w:val="31"/>
                                <w:szCs w:val="31"/>
                              </w:rPr>
                            </w:pPr>
                            <w:r>
                              <w:rPr>
                                <w:rFonts w:ascii="Arial" w:eastAsia="Arial" w:hAnsi="Arial" w:cs="Arial"/>
                                <w:color w:val="C0C0C0"/>
                                <w:sz w:val="31"/>
                                <w:szCs w:val="31"/>
                              </w:rPr>
                              <w:t>0</w:t>
                            </w:r>
                          </w:p>
                        </w:tc>
                        <w:tc>
                          <w:tcPr>
                            <w:tcW w:w="482" w:type="dxa"/>
                            <w:vMerge/>
                            <w:tcBorders>
                              <w:left w:val="single" w:sz="1" w:space="0" w:color="929292"/>
                              <w:bottom w:val="single" w:sz="1" w:space="0" w:color="929292"/>
                              <w:right w:val="single" w:sz="1" w:space="0" w:color="929292"/>
                            </w:tcBorders>
                          </w:tcPr>
                          <w:p w:rsidR="00B2687D" w:rsidRDefault="00B2687D"/>
                        </w:tc>
                      </w:tr>
                    </w:tbl>
                    <w:p w:rsidR="00B2687D" w:rsidRDefault="00B2687D"/>
                  </w:txbxContent>
                </v:textbox>
                <w10:wrap anchorx="page"/>
              </v:shape>
            </w:pict>
          </mc:Fallback>
        </mc:AlternateContent>
      </w:r>
      <w:r w:rsidR="00CB77E8">
        <w:rPr>
          <w:rFonts w:ascii="Arial" w:eastAsia="Arial" w:hAnsi="Arial" w:cs="Arial"/>
          <w:spacing w:val="-3"/>
          <w:w w:val="103"/>
          <w:sz w:val="15"/>
          <w:szCs w:val="15"/>
        </w:rPr>
        <w:t>W</w:t>
      </w:r>
      <w:r w:rsidR="00CB77E8">
        <w:rPr>
          <w:rFonts w:ascii="Arial" w:eastAsia="Arial" w:hAnsi="Arial" w:cs="Arial"/>
          <w:w w:val="103"/>
          <w:sz w:val="15"/>
          <w:szCs w:val="15"/>
        </w:rPr>
        <w:t>ords</w:t>
      </w:r>
    </w:p>
    <w:p w:rsidR="00B72476" w:rsidRDefault="00B72476">
      <w:pPr>
        <w:spacing w:before="9" w:line="140" w:lineRule="exact"/>
        <w:rPr>
          <w:sz w:val="14"/>
          <w:szCs w:val="14"/>
        </w:rPr>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CB77E8">
      <w:pPr>
        <w:spacing w:before="21" w:line="415" w:lineRule="auto"/>
        <w:ind w:left="100" w:right="109"/>
        <w:rPr>
          <w:sz w:val="24"/>
          <w:szCs w:val="24"/>
        </w:rPr>
      </w:pPr>
      <w:r>
        <w:rPr>
          <w:spacing w:val="-11"/>
          <w:sz w:val="24"/>
          <w:szCs w:val="24"/>
        </w:rPr>
        <w:t>F</w:t>
      </w:r>
      <w:r>
        <w:rPr>
          <w:sz w:val="24"/>
          <w:szCs w:val="24"/>
        </w:rPr>
        <w:t>igu</w:t>
      </w:r>
      <w:r>
        <w:rPr>
          <w:spacing w:val="-9"/>
          <w:sz w:val="24"/>
          <w:szCs w:val="24"/>
        </w:rPr>
        <w:t>r</w:t>
      </w:r>
      <w:r>
        <w:rPr>
          <w:sz w:val="24"/>
          <w:szCs w:val="24"/>
        </w:rPr>
        <w:t>e</w:t>
      </w:r>
      <w:r>
        <w:rPr>
          <w:spacing w:val="23"/>
          <w:sz w:val="24"/>
          <w:szCs w:val="24"/>
        </w:rPr>
        <w:t xml:space="preserve"> </w:t>
      </w:r>
      <w:r>
        <w:rPr>
          <w:sz w:val="24"/>
          <w:szCs w:val="24"/>
        </w:rPr>
        <w:t>1.</w:t>
      </w:r>
      <w:r>
        <w:rPr>
          <w:spacing w:val="12"/>
          <w:sz w:val="24"/>
          <w:szCs w:val="24"/>
        </w:rPr>
        <w:t xml:space="preserve"> </w:t>
      </w:r>
      <w:r>
        <w:rPr>
          <w:spacing w:val="-19"/>
          <w:sz w:val="24"/>
          <w:szCs w:val="24"/>
        </w:rPr>
        <w:t>W</w:t>
      </w:r>
      <w:r>
        <w:rPr>
          <w:sz w:val="24"/>
          <w:szCs w:val="24"/>
        </w:rPr>
        <w:t>ord-document</w:t>
      </w:r>
      <w:r>
        <w:rPr>
          <w:spacing w:val="-16"/>
          <w:sz w:val="24"/>
          <w:szCs w:val="24"/>
        </w:rPr>
        <w:t xml:space="preserve"> </w:t>
      </w:r>
      <w:r>
        <w:rPr>
          <w:sz w:val="24"/>
          <w:szCs w:val="24"/>
        </w:rPr>
        <w:t>and</w:t>
      </w:r>
      <w:r>
        <w:rPr>
          <w:spacing w:val="-3"/>
          <w:sz w:val="24"/>
          <w:szCs w:val="24"/>
        </w:rPr>
        <w:t xml:space="preserve"> </w:t>
      </w:r>
      <w:r>
        <w:rPr>
          <w:spacing w:val="-2"/>
          <w:sz w:val="24"/>
          <w:szCs w:val="24"/>
        </w:rPr>
        <w:t>w</w:t>
      </w:r>
      <w:r>
        <w:rPr>
          <w:sz w:val="24"/>
          <w:szCs w:val="24"/>
        </w:rPr>
        <w:t>ord-</w:t>
      </w:r>
      <w:r>
        <w:rPr>
          <w:spacing w:val="-2"/>
          <w:sz w:val="24"/>
          <w:szCs w:val="24"/>
        </w:rPr>
        <w:t>w</w:t>
      </w:r>
      <w:r>
        <w:rPr>
          <w:sz w:val="24"/>
          <w:szCs w:val="24"/>
        </w:rPr>
        <w:t>ord</w:t>
      </w:r>
      <w:r>
        <w:rPr>
          <w:spacing w:val="-11"/>
          <w:sz w:val="24"/>
          <w:szCs w:val="24"/>
        </w:rPr>
        <w:t xml:space="preserve"> </w:t>
      </w:r>
      <w:r>
        <w:rPr>
          <w:sz w:val="24"/>
          <w:szCs w:val="24"/>
        </w:rPr>
        <w:t>matrices.</w:t>
      </w:r>
      <w:r>
        <w:rPr>
          <w:spacing w:val="5"/>
          <w:sz w:val="24"/>
          <w:szCs w:val="24"/>
        </w:rPr>
        <w:t xml:space="preserve"> </w:t>
      </w:r>
      <w:r>
        <w:rPr>
          <w:spacing w:val="-19"/>
          <w:sz w:val="24"/>
          <w:szCs w:val="24"/>
        </w:rPr>
        <w:t>W</w:t>
      </w:r>
      <w:r>
        <w:rPr>
          <w:sz w:val="24"/>
          <w:szCs w:val="24"/>
        </w:rPr>
        <w:t>ord-document</w:t>
      </w:r>
      <w:r>
        <w:rPr>
          <w:spacing w:val="-16"/>
          <w:sz w:val="24"/>
          <w:szCs w:val="24"/>
        </w:rPr>
        <w:t xml:space="preserve"> </w:t>
      </w:r>
      <w:r>
        <w:rPr>
          <w:sz w:val="24"/>
          <w:szCs w:val="24"/>
        </w:rPr>
        <w:t>matrices</w:t>
      </w:r>
      <w:r>
        <w:rPr>
          <w:spacing w:val="-8"/>
          <w:sz w:val="24"/>
          <w:szCs w:val="24"/>
        </w:rPr>
        <w:t xml:space="preserve"> </w:t>
      </w:r>
      <w:r>
        <w:rPr>
          <w:sz w:val="24"/>
          <w:szCs w:val="24"/>
        </w:rPr>
        <w:t>measure</w:t>
      </w:r>
      <w:r>
        <w:rPr>
          <w:spacing w:val="-8"/>
          <w:sz w:val="24"/>
          <w:szCs w:val="24"/>
        </w:rPr>
        <w:t xml:space="preserve"> </w:t>
      </w:r>
      <w:r>
        <w:rPr>
          <w:sz w:val="24"/>
          <w:szCs w:val="24"/>
        </w:rPr>
        <w:t>h</w:t>
      </w:r>
      <w:r>
        <w:rPr>
          <w:spacing w:val="-6"/>
          <w:sz w:val="24"/>
          <w:szCs w:val="24"/>
        </w:rPr>
        <w:t>o</w:t>
      </w:r>
      <w:r>
        <w:rPr>
          <w:sz w:val="24"/>
          <w:szCs w:val="24"/>
        </w:rPr>
        <w:t>w</w:t>
      </w:r>
      <w:r>
        <w:rPr>
          <w:spacing w:val="-4"/>
          <w:sz w:val="24"/>
          <w:szCs w:val="24"/>
        </w:rPr>
        <w:t xml:space="preserve"> </w:t>
      </w:r>
      <w:r>
        <w:rPr>
          <w:sz w:val="24"/>
          <w:szCs w:val="24"/>
        </w:rPr>
        <w:t xml:space="preserve">often </w:t>
      </w:r>
      <w:r>
        <w:rPr>
          <w:spacing w:val="-2"/>
          <w:sz w:val="24"/>
          <w:szCs w:val="24"/>
        </w:rPr>
        <w:t>w</w:t>
      </w:r>
      <w:r>
        <w:rPr>
          <w:sz w:val="24"/>
          <w:szCs w:val="24"/>
        </w:rPr>
        <w:t>ords</w:t>
      </w:r>
      <w:r>
        <w:rPr>
          <w:spacing w:val="-6"/>
          <w:sz w:val="24"/>
          <w:szCs w:val="24"/>
        </w:rPr>
        <w:t xml:space="preserve"> </w:t>
      </w:r>
      <w:r>
        <w:rPr>
          <w:sz w:val="24"/>
          <w:szCs w:val="24"/>
        </w:rPr>
        <w:t>occur</w:t>
      </w:r>
      <w:r>
        <w:rPr>
          <w:spacing w:val="-5"/>
          <w:sz w:val="24"/>
          <w:szCs w:val="24"/>
        </w:rPr>
        <w:t xml:space="preserve"> </w:t>
      </w:r>
      <w:r>
        <w:rPr>
          <w:sz w:val="24"/>
          <w:szCs w:val="24"/>
        </w:rPr>
        <w:t>in</w:t>
      </w:r>
      <w:r>
        <w:rPr>
          <w:spacing w:val="-2"/>
          <w:sz w:val="24"/>
          <w:szCs w:val="24"/>
        </w:rPr>
        <w:t xml:space="preserve"> </w:t>
      </w:r>
      <w:r>
        <w:rPr>
          <w:sz w:val="24"/>
          <w:szCs w:val="24"/>
        </w:rPr>
        <w:t>particular</w:t>
      </w:r>
      <w:r>
        <w:rPr>
          <w:spacing w:val="-9"/>
          <w:sz w:val="24"/>
          <w:szCs w:val="24"/>
        </w:rPr>
        <w:t xml:space="preserve"> </w:t>
      </w:r>
      <w:r>
        <w:rPr>
          <w:sz w:val="24"/>
          <w:szCs w:val="24"/>
        </w:rPr>
        <w:t>documents.</w:t>
      </w:r>
      <w:r>
        <w:rPr>
          <w:spacing w:val="3"/>
          <w:sz w:val="24"/>
          <w:szCs w:val="24"/>
        </w:rPr>
        <w:t xml:space="preserve"> </w:t>
      </w:r>
      <w:r>
        <w:rPr>
          <w:spacing w:val="-19"/>
          <w:sz w:val="24"/>
          <w:szCs w:val="24"/>
        </w:rPr>
        <w:t>W</w:t>
      </w:r>
      <w:r>
        <w:rPr>
          <w:sz w:val="24"/>
          <w:szCs w:val="24"/>
        </w:rPr>
        <w:t>ord-</w:t>
      </w:r>
      <w:r>
        <w:rPr>
          <w:spacing w:val="-2"/>
          <w:sz w:val="24"/>
          <w:szCs w:val="24"/>
        </w:rPr>
        <w:t>w</w:t>
      </w:r>
      <w:r>
        <w:rPr>
          <w:sz w:val="24"/>
          <w:szCs w:val="24"/>
        </w:rPr>
        <w:t>ord</w:t>
      </w:r>
      <w:r>
        <w:rPr>
          <w:spacing w:val="-11"/>
          <w:sz w:val="24"/>
          <w:szCs w:val="24"/>
        </w:rPr>
        <w:t xml:space="preserve"> </w:t>
      </w:r>
      <w:r>
        <w:rPr>
          <w:sz w:val="24"/>
          <w:szCs w:val="24"/>
        </w:rPr>
        <w:t>matrices</w:t>
      </w:r>
      <w:r>
        <w:rPr>
          <w:spacing w:val="-8"/>
          <w:sz w:val="24"/>
          <w:szCs w:val="24"/>
        </w:rPr>
        <w:t xml:space="preserve"> </w:t>
      </w:r>
      <w:r>
        <w:rPr>
          <w:sz w:val="24"/>
          <w:szCs w:val="24"/>
        </w:rPr>
        <w:t>measure</w:t>
      </w:r>
      <w:r>
        <w:rPr>
          <w:spacing w:val="-8"/>
          <w:sz w:val="24"/>
          <w:szCs w:val="24"/>
        </w:rPr>
        <w:t xml:space="preserve"> </w:t>
      </w:r>
      <w:r>
        <w:rPr>
          <w:sz w:val="24"/>
          <w:szCs w:val="24"/>
        </w:rPr>
        <w:t>h</w:t>
      </w:r>
      <w:r>
        <w:rPr>
          <w:spacing w:val="-6"/>
          <w:sz w:val="24"/>
          <w:szCs w:val="24"/>
        </w:rPr>
        <w:t>o</w:t>
      </w:r>
      <w:r>
        <w:rPr>
          <w:sz w:val="24"/>
          <w:szCs w:val="24"/>
        </w:rPr>
        <w:t>w</w:t>
      </w:r>
      <w:r>
        <w:rPr>
          <w:spacing w:val="-4"/>
          <w:sz w:val="24"/>
          <w:szCs w:val="24"/>
        </w:rPr>
        <w:t xml:space="preserve"> </w:t>
      </w:r>
      <w:r>
        <w:rPr>
          <w:sz w:val="24"/>
          <w:szCs w:val="24"/>
        </w:rPr>
        <w:t>often</w:t>
      </w:r>
      <w:r>
        <w:rPr>
          <w:spacing w:val="-5"/>
          <w:sz w:val="24"/>
          <w:szCs w:val="24"/>
        </w:rPr>
        <w:t xml:space="preserve"> </w:t>
      </w:r>
      <w:r>
        <w:rPr>
          <w:sz w:val="24"/>
          <w:szCs w:val="24"/>
        </w:rPr>
        <w:t>pairs</w:t>
      </w:r>
      <w:r>
        <w:rPr>
          <w:spacing w:val="-5"/>
          <w:sz w:val="24"/>
          <w:szCs w:val="24"/>
        </w:rPr>
        <w:t xml:space="preserve"> </w:t>
      </w:r>
      <w:r>
        <w:rPr>
          <w:sz w:val="24"/>
          <w:szCs w:val="24"/>
        </w:rPr>
        <w:t>of</w:t>
      </w:r>
      <w:r>
        <w:rPr>
          <w:spacing w:val="-2"/>
          <w:sz w:val="24"/>
          <w:szCs w:val="24"/>
        </w:rPr>
        <w:t xml:space="preserve"> w</w:t>
      </w:r>
      <w:r>
        <w:rPr>
          <w:sz w:val="24"/>
          <w:szCs w:val="24"/>
        </w:rPr>
        <w:t>ords occur</w:t>
      </w:r>
      <w:r>
        <w:rPr>
          <w:spacing w:val="-5"/>
          <w:sz w:val="24"/>
          <w:szCs w:val="24"/>
        </w:rPr>
        <w:t xml:space="preserve"> </w:t>
      </w:r>
      <w:r>
        <w:rPr>
          <w:sz w:val="24"/>
          <w:szCs w:val="24"/>
        </w:rPr>
        <w:t>in</w:t>
      </w:r>
      <w:r>
        <w:rPr>
          <w:spacing w:val="-2"/>
          <w:sz w:val="24"/>
          <w:szCs w:val="24"/>
        </w:rPr>
        <w:t xml:space="preserve"> </w:t>
      </w:r>
      <w:r>
        <w:rPr>
          <w:sz w:val="24"/>
          <w:szCs w:val="24"/>
        </w:rPr>
        <w:t>certain</w:t>
      </w:r>
      <w:r>
        <w:rPr>
          <w:spacing w:val="-7"/>
          <w:sz w:val="24"/>
          <w:szCs w:val="24"/>
        </w:rPr>
        <w:t xml:space="preserve"> </w:t>
      </w:r>
      <w:r>
        <w:rPr>
          <w:sz w:val="24"/>
          <w:szCs w:val="24"/>
        </w:rPr>
        <w:t>relat</w:t>
      </w:r>
      <w:r>
        <w:rPr>
          <w:spacing w:val="-6"/>
          <w:sz w:val="24"/>
          <w:szCs w:val="24"/>
        </w:rPr>
        <w:t>i</w:t>
      </w:r>
      <w:r>
        <w:rPr>
          <w:spacing w:val="-4"/>
          <w:sz w:val="24"/>
          <w:szCs w:val="24"/>
        </w:rPr>
        <w:t>v</w:t>
      </w:r>
      <w:r>
        <w:rPr>
          <w:sz w:val="24"/>
          <w:szCs w:val="24"/>
        </w:rPr>
        <w:t>e</w:t>
      </w:r>
      <w:r>
        <w:rPr>
          <w:spacing w:val="-7"/>
          <w:sz w:val="24"/>
          <w:szCs w:val="24"/>
        </w:rPr>
        <w:t xml:space="preserve"> </w:t>
      </w:r>
      <w:r>
        <w:rPr>
          <w:sz w:val="24"/>
          <w:szCs w:val="24"/>
        </w:rPr>
        <w:t>positions.</w:t>
      </w:r>
    </w:p>
    <w:p w:rsidR="00B72476" w:rsidRDefault="00B72476">
      <w:pPr>
        <w:spacing w:before="3" w:line="120" w:lineRule="exact"/>
        <w:rPr>
          <w:sz w:val="13"/>
          <w:szCs w:val="13"/>
        </w:rPr>
      </w:pPr>
    </w:p>
    <w:p w:rsidR="00B72476" w:rsidRDefault="00B72476">
      <w:pPr>
        <w:spacing w:line="200" w:lineRule="exact"/>
      </w:pPr>
    </w:p>
    <w:p w:rsidR="00B72476" w:rsidRDefault="00CB77E8">
      <w:pPr>
        <w:ind w:left="100"/>
        <w:rPr>
          <w:sz w:val="24"/>
          <w:szCs w:val="24"/>
        </w:rPr>
      </w:pPr>
      <w:r>
        <w:rPr>
          <w:sz w:val="24"/>
          <w:szCs w:val="24"/>
        </w:rPr>
        <w:t>Thus,</w:t>
      </w:r>
      <w:r>
        <w:rPr>
          <w:spacing w:val="-5"/>
          <w:sz w:val="24"/>
          <w:szCs w:val="24"/>
        </w:rPr>
        <w:t xml:space="preserve"> </w:t>
      </w:r>
      <w:r>
        <w:rPr>
          <w:sz w:val="24"/>
          <w:szCs w:val="24"/>
        </w:rPr>
        <w:t>meaning</w:t>
      </w:r>
      <w:r>
        <w:rPr>
          <w:spacing w:val="-8"/>
          <w:sz w:val="24"/>
          <w:szCs w:val="24"/>
        </w:rPr>
        <w:t xml:space="preserve"> </w:t>
      </w:r>
      <w:r>
        <w:rPr>
          <w:sz w:val="24"/>
          <w:szCs w:val="24"/>
        </w:rPr>
        <w:t>could</w:t>
      </w:r>
      <w:r>
        <w:rPr>
          <w:spacing w:val="-5"/>
          <w:sz w:val="24"/>
          <w:szCs w:val="24"/>
        </w:rPr>
        <w:t xml:space="preserve"> </w:t>
      </w:r>
      <w:r>
        <w:rPr>
          <w:sz w:val="24"/>
          <w:szCs w:val="24"/>
        </w:rPr>
        <w:t>be</w:t>
      </w:r>
      <w:r>
        <w:rPr>
          <w:spacing w:val="-2"/>
          <w:sz w:val="24"/>
          <w:szCs w:val="24"/>
        </w:rPr>
        <w:t xml:space="preserve"> </w:t>
      </w:r>
      <w:r>
        <w:rPr>
          <w:sz w:val="24"/>
          <w:szCs w:val="24"/>
        </w:rPr>
        <w:t>d</w:t>
      </w:r>
      <w:r>
        <w:rPr>
          <w:spacing w:val="-6"/>
          <w:sz w:val="24"/>
          <w:szCs w:val="24"/>
        </w:rPr>
        <w:t>i</w:t>
      </w:r>
      <w:r>
        <w:rPr>
          <w:sz w:val="24"/>
          <w:szCs w:val="24"/>
        </w:rPr>
        <w:t>vined</w:t>
      </w:r>
      <w:r>
        <w:rPr>
          <w:spacing w:val="-7"/>
          <w:sz w:val="24"/>
          <w:szCs w:val="24"/>
        </w:rPr>
        <w:t xml:space="preserve"> </w:t>
      </w:r>
      <w:r>
        <w:rPr>
          <w:sz w:val="24"/>
          <w:szCs w:val="24"/>
        </w:rPr>
        <w:t>by</w:t>
      </w:r>
      <w:r>
        <w:rPr>
          <w:spacing w:val="-2"/>
          <w:sz w:val="24"/>
          <w:szCs w:val="24"/>
        </w:rPr>
        <w:t xml:space="preserve"> </w:t>
      </w:r>
      <w:r>
        <w:rPr>
          <w:sz w:val="24"/>
          <w:szCs w:val="24"/>
        </w:rPr>
        <w:t>the</w:t>
      </w:r>
      <w:r>
        <w:rPr>
          <w:spacing w:val="-3"/>
          <w:sz w:val="24"/>
          <w:szCs w:val="24"/>
        </w:rPr>
        <w:t xml:space="preserve"> </w:t>
      </w:r>
      <w:r>
        <w:rPr>
          <w:sz w:val="24"/>
          <w:szCs w:val="24"/>
        </w:rPr>
        <w:t>quantitat</w:t>
      </w:r>
      <w:r>
        <w:rPr>
          <w:spacing w:val="-6"/>
          <w:sz w:val="24"/>
          <w:szCs w:val="24"/>
        </w:rPr>
        <w:t>i</w:t>
      </w:r>
      <w:r>
        <w:rPr>
          <w:spacing w:val="-4"/>
          <w:sz w:val="24"/>
          <w:szCs w:val="24"/>
        </w:rPr>
        <w:t>v</w:t>
      </w:r>
      <w:r>
        <w:rPr>
          <w:sz w:val="24"/>
          <w:szCs w:val="24"/>
        </w:rPr>
        <w:t>e</w:t>
      </w:r>
      <w:r>
        <w:rPr>
          <w:spacing w:val="-11"/>
          <w:sz w:val="24"/>
          <w:szCs w:val="24"/>
        </w:rPr>
        <w:t xml:space="preserve"> </w:t>
      </w:r>
      <w:r>
        <w:rPr>
          <w:sz w:val="24"/>
          <w:szCs w:val="24"/>
        </w:rPr>
        <w:t>analysis</w:t>
      </w:r>
      <w:r>
        <w:rPr>
          <w:spacing w:val="-8"/>
          <w:sz w:val="24"/>
          <w:szCs w:val="24"/>
        </w:rPr>
        <w:t xml:space="preserve"> </w:t>
      </w:r>
      <w:r>
        <w:rPr>
          <w:sz w:val="24"/>
          <w:szCs w:val="24"/>
        </w:rPr>
        <w:t>of</w:t>
      </w:r>
      <w:r>
        <w:rPr>
          <w:spacing w:val="-2"/>
          <w:sz w:val="24"/>
          <w:szCs w:val="24"/>
        </w:rPr>
        <w:t xml:space="preserve"> </w:t>
      </w:r>
      <w:r>
        <w:rPr>
          <w:sz w:val="24"/>
          <w:szCs w:val="24"/>
        </w:rPr>
        <w:t>purely</w:t>
      </w:r>
      <w:r>
        <w:rPr>
          <w:spacing w:val="-6"/>
          <w:sz w:val="24"/>
          <w:szCs w:val="24"/>
        </w:rPr>
        <w:t xml:space="preserve"> </w:t>
      </w:r>
      <w:r>
        <w:rPr>
          <w:sz w:val="24"/>
          <w:szCs w:val="24"/>
        </w:rPr>
        <w:t>linguistic</w:t>
      </w:r>
      <w:r>
        <w:rPr>
          <w:spacing w:val="-9"/>
          <w:sz w:val="24"/>
          <w:szCs w:val="24"/>
        </w:rPr>
        <w:t xml:space="preserve"> </w:t>
      </w:r>
      <w:r>
        <w:rPr>
          <w:sz w:val="24"/>
          <w:szCs w:val="24"/>
        </w:rPr>
        <w:t>information.</w:t>
      </w:r>
    </w:p>
    <w:p w:rsidR="00B72476" w:rsidRDefault="00B72476">
      <w:pPr>
        <w:spacing w:before="14" w:line="200" w:lineRule="exact"/>
      </w:pPr>
    </w:p>
    <w:p w:rsidR="00B72476" w:rsidRDefault="00CB77E8">
      <w:pPr>
        <w:spacing w:line="415" w:lineRule="auto"/>
        <w:ind w:left="100" w:right="104" w:firstLine="576"/>
        <w:rPr>
          <w:sz w:val="24"/>
          <w:szCs w:val="24"/>
        </w:rPr>
      </w:pPr>
      <w:r>
        <w:rPr>
          <w:sz w:val="24"/>
          <w:szCs w:val="24"/>
        </w:rPr>
        <w:t>These</w:t>
      </w:r>
      <w:r>
        <w:rPr>
          <w:spacing w:val="-6"/>
          <w:sz w:val="24"/>
          <w:szCs w:val="24"/>
        </w:rPr>
        <w:t xml:space="preserve"> </w:t>
      </w:r>
      <w:r>
        <w:rPr>
          <w:sz w:val="24"/>
          <w:szCs w:val="24"/>
        </w:rPr>
        <w:t>proposals</w:t>
      </w:r>
      <w:r>
        <w:rPr>
          <w:spacing w:val="-9"/>
          <w:sz w:val="24"/>
          <w:szCs w:val="24"/>
        </w:rPr>
        <w:t xml:space="preserve"> </w:t>
      </w:r>
      <w:r>
        <w:rPr>
          <w:sz w:val="24"/>
          <w:szCs w:val="24"/>
        </w:rPr>
        <w:t>about</w:t>
      </w:r>
      <w:r>
        <w:rPr>
          <w:spacing w:val="-5"/>
          <w:sz w:val="24"/>
          <w:szCs w:val="24"/>
        </w:rPr>
        <w:t xml:space="preserve"> </w:t>
      </w:r>
      <w:r>
        <w:rPr>
          <w:sz w:val="24"/>
          <w:szCs w:val="24"/>
        </w:rPr>
        <w:t>the</w:t>
      </w:r>
      <w:r>
        <w:rPr>
          <w:spacing w:val="-3"/>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theory</w:t>
      </w:r>
      <w:r>
        <w:rPr>
          <w:spacing w:val="-6"/>
          <w:sz w:val="24"/>
          <w:szCs w:val="24"/>
        </w:rPr>
        <w:t xml:space="preserve"> </w:t>
      </w:r>
      <w:r>
        <w:rPr>
          <w:sz w:val="24"/>
          <w:szCs w:val="24"/>
        </w:rPr>
        <w:t>of</w:t>
      </w:r>
      <w:r>
        <w:rPr>
          <w:spacing w:val="-2"/>
          <w:sz w:val="24"/>
          <w:szCs w:val="24"/>
        </w:rPr>
        <w:t xml:space="preserve"> </w:t>
      </w:r>
      <w:r>
        <w:rPr>
          <w:sz w:val="24"/>
          <w:szCs w:val="24"/>
        </w:rPr>
        <w:t>meaning</w:t>
      </w:r>
      <w:r>
        <w:rPr>
          <w:spacing w:val="-8"/>
          <w:sz w:val="24"/>
          <w:szCs w:val="24"/>
        </w:rPr>
        <w:t xml:space="preserve"> </w:t>
      </w:r>
      <w:r>
        <w:rPr>
          <w:sz w:val="24"/>
          <w:szCs w:val="24"/>
        </w:rPr>
        <w:t>stimulated</w:t>
      </w:r>
      <w:r>
        <w:rPr>
          <w:spacing w:val="-10"/>
          <w:sz w:val="24"/>
          <w:szCs w:val="24"/>
        </w:rPr>
        <w:t xml:space="preserve"> </w:t>
      </w:r>
      <w:r>
        <w:rPr>
          <w:sz w:val="24"/>
          <w:szCs w:val="24"/>
        </w:rPr>
        <w:t>early</w:t>
      </w:r>
      <w:r>
        <w:rPr>
          <w:spacing w:val="-5"/>
          <w:sz w:val="24"/>
          <w:szCs w:val="24"/>
        </w:rPr>
        <w:t xml:space="preserve"> </w:t>
      </w:r>
      <w:r>
        <w:rPr>
          <w:sz w:val="24"/>
          <w:szCs w:val="24"/>
        </w:rPr>
        <w:t>empirical</w:t>
      </w:r>
      <w:r>
        <w:rPr>
          <w:spacing w:val="-9"/>
          <w:sz w:val="24"/>
          <w:szCs w:val="24"/>
        </w:rPr>
        <w:t xml:space="preserve"> </w:t>
      </w:r>
      <w:r>
        <w:rPr>
          <w:spacing w:val="-2"/>
          <w:sz w:val="24"/>
          <w:szCs w:val="24"/>
        </w:rPr>
        <w:t>w</w:t>
      </w:r>
      <w:r>
        <w:rPr>
          <w:sz w:val="24"/>
          <w:szCs w:val="24"/>
        </w:rPr>
        <w:t>ork with</w:t>
      </w:r>
      <w:r>
        <w:rPr>
          <w:spacing w:val="-4"/>
          <w:sz w:val="24"/>
          <w:szCs w:val="24"/>
        </w:rPr>
        <w:t xml:space="preserve"> </w:t>
      </w:r>
      <w:r>
        <w:rPr>
          <w:sz w:val="24"/>
          <w:szCs w:val="24"/>
        </w:rPr>
        <w:t>humans,</w:t>
      </w:r>
      <w:r>
        <w:rPr>
          <w:spacing w:val="-8"/>
          <w:sz w:val="24"/>
          <w:szCs w:val="24"/>
        </w:rPr>
        <w:t xml:space="preserve"> </w:t>
      </w:r>
      <w:r>
        <w:rPr>
          <w:sz w:val="24"/>
          <w:szCs w:val="24"/>
        </w:rPr>
        <w:t>which</w:t>
      </w:r>
      <w:r>
        <w:rPr>
          <w:spacing w:val="-6"/>
          <w:sz w:val="24"/>
          <w:szCs w:val="24"/>
        </w:rPr>
        <w:t xml:space="preserve"> </w:t>
      </w:r>
      <w:r>
        <w:rPr>
          <w:sz w:val="24"/>
          <w:szCs w:val="24"/>
        </w:rPr>
        <w:t>typically</w:t>
      </w:r>
      <w:r>
        <w:rPr>
          <w:spacing w:val="-8"/>
          <w:sz w:val="24"/>
          <w:szCs w:val="24"/>
        </w:rPr>
        <w:t xml:space="preserve"> </w:t>
      </w:r>
      <w:r>
        <w:rPr>
          <w:sz w:val="24"/>
          <w:szCs w:val="24"/>
        </w:rPr>
        <w:t>supported</w:t>
      </w:r>
      <w:r>
        <w:rPr>
          <w:spacing w:val="-9"/>
          <w:sz w:val="24"/>
          <w:szCs w:val="24"/>
        </w:rPr>
        <w:t xml:space="preserve"> </w:t>
      </w:r>
      <w:r>
        <w:rPr>
          <w:sz w:val="24"/>
          <w:szCs w:val="24"/>
        </w:rPr>
        <w:t>the</w:t>
      </w:r>
      <w:r>
        <w:rPr>
          <w:spacing w:val="-3"/>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pacing w:val="-1"/>
          <w:sz w:val="24"/>
          <w:szCs w:val="24"/>
        </w:rPr>
        <w:t>h</w:t>
      </w:r>
      <w:r>
        <w:rPr>
          <w:sz w:val="24"/>
          <w:szCs w:val="24"/>
        </w:rPr>
        <w:t>ypothesis</w:t>
      </w:r>
      <w:r>
        <w:rPr>
          <w:spacing w:val="-10"/>
          <w:sz w:val="24"/>
          <w:szCs w:val="24"/>
        </w:rPr>
        <w:t xml:space="preserve"> </w:t>
      </w:r>
      <w:r>
        <w:rPr>
          <w:sz w:val="24"/>
          <w:szCs w:val="24"/>
        </w:rPr>
        <w:t>using</w:t>
      </w:r>
      <w:r>
        <w:rPr>
          <w:spacing w:val="-5"/>
          <w:sz w:val="24"/>
          <w:szCs w:val="24"/>
        </w:rPr>
        <w:t xml:space="preserve"> </w:t>
      </w:r>
      <w:r>
        <w:rPr>
          <w:sz w:val="24"/>
          <w:szCs w:val="24"/>
        </w:rPr>
        <w:t>small</w:t>
      </w:r>
      <w:r>
        <w:rPr>
          <w:spacing w:val="-5"/>
          <w:sz w:val="24"/>
          <w:szCs w:val="24"/>
        </w:rPr>
        <w:t xml:space="preserve"> </w:t>
      </w:r>
      <w:r>
        <w:rPr>
          <w:sz w:val="24"/>
          <w:szCs w:val="24"/>
        </w:rPr>
        <w:t>samples</w:t>
      </w:r>
      <w:r>
        <w:rPr>
          <w:spacing w:val="-8"/>
          <w:sz w:val="24"/>
          <w:szCs w:val="24"/>
        </w:rPr>
        <w:t xml:space="preserve"> </w:t>
      </w:r>
      <w:r>
        <w:rPr>
          <w:sz w:val="24"/>
          <w:szCs w:val="24"/>
        </w:rPr>
        <w:t>of human</w:t>
      </w:r>
      <w:r>
        <w:rPr>
          <w:spacing w:val="-7"/>
          <w:sz w:val="24"/>
          <w:szCs w:val="24"/>
        </w:rPr>
        <w:t xml:space="preserve"> </w:t>
      </w:r>
      <w:r>
        <w:rPr>
          <w:sz w:val="24"/>
          <w:szCs w:val="24"/>
        </w:rPr>
        <w:t>judgments</w:t>
      </w:r>
      <w:r>
        <w:rPr>
          <w:spacing w:val="-10"/>
          <w:sz w:val="24"/>
          <w:szCs w:val="24"/>
        </w:rPr>
        <w:t xml:space="preserve"> </w:t>
      </w:r>
      <w:r>
        <w:rPr>
          <w:sz w:val="24"/>
          <w:szCs w:val="24"/>
        </w:rPr>
        <w:t>and</w:t>
      </w:r>
      <w:r>
        <w:rPr>
          <w:spacing w:val="-3"/>
          <w:sz w:val="24"/>
          <w:szCs w:val="24"/>
        </w:rPr>
        <w:t xml:space="preserve"> </w:t>
      </w:r>
      <w:r>
        <w:rPr>
          <w:sz w:val="24"/>
          <w:szCs w:val="24"/>
        </w:rPr>
        <w:t>corpora</w:t>
      </w:r>
      <w:r>
        <w:rPr>
          <w:spacing w:val="-7"/>
          <w:sz w:val="24"/>
          <w:szCs w:val="24"/>
        </w:rPr>
        <w:t xml:space="preserve"> </w:t>
      </w:r>
      <w:r>
        <w:rPr>
          <w:sz w:val="24"/>
          <w:szCs w:val="24"/>
        </w:rPr>
        <w:t>(Berry-Rogghe,</w:t>
      </w:r>
      <w:r>
        <w:rPr>
          <w:spacing w:val="-15"/>
          <w:sz w:val="24"/>
          <w:szCs w:val="24"/>
        </w:rPr>
        <w:t xml:space="preserve"> </w:t>
      </w:r>
      <w:r>
        <w:rPr>
          <w:sz w:val="24"/>
          <w:szCs w:val="24"/>
        </w:rPr>
        <w:t>1973;</w:t>
      </w:r>
      <w:r>
        <w:rPr>
          <w:spacing w:val="-5"/>
          <w:sz w:val="24"/>
          <w:szCs w:val="24"/>
        </w:rPr>
        <w:t xml:space="preserve"> </w:t>
      </w:r>
      <w:r>
        <w:rPr>
          <w:sz w:val="24"/>
          <w:szCs w:val="24"/>
        </w:rPr>
        <w:t>H.</w:t>
      </w:r>
      <w:r>
        <w:rPr>
          <w:spacing w:val="-2"/>
          <w:sz w:val="24"/>
          <w:szCs w:val="24"/>
        </w:rPr>
        <w:t xml:space="preserve"> </w:t>
      </w:r>
      <w:r>
        <w:rPr>
          <w:sz w:val="24"/>
          <w:szCs w:val="24"/>
        </w:rPr>
        <w:t>Clark,</w:t>
      </w:r>
      <w:r>
        <w:rPr>
          <w:spacing w:val="-6"/>
          <w:sz w:val="24"/>
          <w:szCs w:val="24"/>
        </w:rPr>
        <w:t xml:space="preserve"> </w:t>
      </w:r>
      <w:r>
        <w:rPr>
          <w:sz w:val="24"/>
          <w:szCs w:val="24"/>
        </w:rPr>
        <w:t>1968;</w:t>
      </w:r>
      <w:r>
        <w:rPr>
          <w:spacing w:val="-5"/>
          <w:sz w:val="24"/>
          <w:szCs w:val="24"/>
        </w:rPr>
        <w:t xml:space="preserve"> </w:t>
      </w:r>
      <w:r>
        <w:rPr>
          <w:sz w:val="24"/>
          <w:szCs w:val="24"/>
        </w:rPr>
        <w:t>Ge</w:t>
      </w:r>
      <w:r>
        <w:rPr>
          <w:spacing w:val="-6"/>
          <w:sz w:val="24"/>
          <w:szCs w:val="24"/>
        </w:rPr>
        <w:t>f</w:t>
      </w:r>
      <w:r>
        <w:rPr>
          <w:sz w:val="24"/>
          <w:szCs w:val="24"/>
        </w:rPr>
        <w:t>fr</w:t>
      </w:r>
      <w:r>
        <w:rPr>
          <w:spacing w:val="-2"/>
          <w:sz w:val="24"/>
          <w:szCs w:val="24"/>
        </w:rPr>
        <w:t>o</w:t>
      </w:r>
      <w:r>
        <w:rPr>
          <w:spacing w:val="-16"/>
          <w:sz w:val="24"/>
          <w:szCs w:val="24"/>
        </w:rPr>
        <w:t>y</w:t>
      </w:r>
      <w:r>
        <w:rPr>
          <w:sz w:val="24"/>
          <w:szCs w:val="24"/>
        </w:rPr>
        <w:t>,</w:t>
      </w:r>
      <w:r>
        <w:rPr>
          <w:spacing w:val="-8"/>
          <w:sz w:val="24"/>
          <w:szCs w:val="24"/>
        </w:rPr>
        <w:t xml:space="preserve"> </w:t>
      </w:r>
      <w:r>
        <w:rPr>
          <w:sz w:val="24"/>
          <w:szCs w:val="24"/>
        </w:rPr>
        <w:t>Lafon,</w:t>
      </w:r>
      <w:r>
        <w:rPr>
          <w:spacing w:val="-6"/>
          <w:sz w:val="24"/>
          <w:szCs w:val="24"/>
        </w:rPr>
        <w:t xml:space="preserve"> </w:t>
      </w:r>
      <w:r>
        <w:rPr>
          <w:sz w:val="24"/>
          <w:szCs w:val="24"/>
        </w:rPr>
        <w:t>Seidel,</w:t>
      </w:r>
      <w:r>
        <w:rPr>
          <w:spacing w:val="-7"/>
          <w:sz w:val="24"/>
          <w:szCs w:val="24"/>
        </w:rPr>
        <w:t xml:space="preserve"> </w:t>
      </w:r>
      <w:r>
        <w:rPr>
          <w:sz w:val="24"/>
          <w:szCs w:val="24"/>
        </w:rPr>
        <w:t xml:space="preserve">&amp; </w:t>
      </w:r>
      <w:r>
        <w:rPr>
          <w:spacing w:val="-19"/>
          <w:sz w:val="24"/>
          <w:szCs w:val="24"/>
        </w:rPr>
        <w:t>T</w:t>
      </w:r>
      <w:r>
        <w:rPr>
          <w:sz w:val="24"/>
          <w:szCs w:val="24"/>
        </w:rPr>
        <w:t>ournier,</w:t>
      </w:r>
      <w:r>
        <w:rPr>
          <w:spacing w:val="-9"/>
          <w:sz w:val="24"/>
          <w:szCs w:val="24"/>
        </w:rPr>
        <w:t xml:space="preserve"> </w:t>
      </w:r>
      <w:r>
        <w:rPr>
          <w:sz w:val="24"/>
          <w:szCs w:val="24"/>
        </w:rPr>
        <w:t>1973;</w:t>
      </w:r>
      <w:r>
        <w:rPr>
          <w:spacing w:val="-5"/>
          <w:sz w:val="24"/>
          <w:szCs w:val="24"/>
        </w:rPr>
        <w:t xml:space="preserve"> </w:t>
      </w:r>
      <w:r>
        <w:rPr>
          <w:sz w:val="24"/>
          <w:szCs w:val="24"/>
        </w:rPr>
        <w:t>Rubenstein</w:t>
      </w:r>
      <w:r>
        <w:rPr>
          <w:spacing w:val="-11"/>
          <w:sz w:val="24"/>
          <w:szCs w:val="24"/>
        </w:rPr>
        <w:t xml:space="preserve"> </w:t>
      </w:r>
      <w:r>
        <w:rPr>
          <w:sz w:val="24"/>
          <w:szCs w:val="24"/>
        </w:rPr>
        <w:t>&amp;</w:t>
      </w:r>
      <w:r>
        <w:rPr>
          <w:spacing w:val="-2"/>
          <w:sz w:val="24"/>
          <w:szCs w:val="24"/>
        </w:rPr>
        <w:t xml:space="preserve"> </w:t>
      </w:r>
      <w:r>
        <w:rPr>
          <w:sz w:val="24"/>
          <w:szCs w:val="24"/>
        </w:rPr>
        <w:t>Goodenough,</w:t>
      </w:r>
      <w:r>
        <w:rPr>
          <w:spacing w:val="-13"/>
          <w:sz w:val="24"/>
          <w:szCs w:val="24"/>
        </w:rPr>
        <w:t xml:space="preserve"> </w:t>
      </w:r>
      <w:r>
        <w:rPr>
          <w:sz w:val="24"/>
          <w:szCs w:val="24"/>
        </w:rPr>
        <w:t>1965;</w:t>
      </w:r>
      <w:r>
        <w:rPr>
          <w:spacing w:val="-5"/>
          <w:sz w:val="24"/>
          <w:szCs w:val="24"/>
        </w:rPr>
        <w:t xml:space="preserve"> </w:t>
      </w:r>
      <w:r>
        <w:rPr>
          <w:sz w:val="24"/>
          <w:szCs w:val="24"/>
        </w:rPr>
        <w:t>Ste</w:t>
      </w:r>
      <w:r>
        <w:rPr>
          <w:spacing w:val="-6"/>
          <w:sz w:val="24"/>
          <w:szCs w:val="24"/>
        </w:rPr>
        <w:t>f</w:t>
      </w:r>
      <w:r>
        <w:rPr>
          <w:sz w:val="24"/>
          <w:szCs w:val="24"/>
        </w:rPr>
        <w:t>flre</w:t>
      </w:r>
      <w:r>
        <w:rPr>
          <w:spacing w:val="-20"/>
          <w:sz w:val="24"/>
          <w:szCs w:val="24"/>
        </w:rPr>
        <w:t xml:space="preserve"> </w:t>
      </w:r>
      <w:r>
        <w:rPr>
          <w:sz w:val="24"/>
          <w:szCs w:val="24"/>
        </w:rPr>
        <w:t>&amp;</w:t>
      </w:r>
      <w:r>
        <w:rPr>
          <w:spacing w:val="-2"/>
          <w:sz w:val="24"/>
          <w:szCs w:val="24"/>
        </w:rPr>
        <w:t xml:space="preserve"> </w:t>
      </w:r>
      <w:r>
        <w:rPr>
          <w:sz w:val="24"/>
          <w:szCs w:val="24"/>
        </w:rPr>
        <w:t>Reich,</w:t>
      </w:r>
      <w:r>
        <w:rPr>
          <w:spacing w:val="-6"/>
          <w:sz w:val="24"/>
          <w:szCs w:val="24"/>
        </w:rPr>
        <w:t xml:space="preserve"> </w:t>
      </w:r>
      <w:r>
        <w:rPr>
          <w:sz w:val="24"/>
          <w:szCs w:val="24"/>
        </w:rPr>
        <w:t>1971;</w:t>
      </w:r>
      <w:r>
        <w:rPr>
          <w:spacing w:val="-5"/>
          <w:sz w:val="24"/>
          <w:szCs w:val="24"/>
        </w:rPr>
        <w:t xml:space="preserve"> </w:t>
      </w:r>
      <w:r>
        <w:rPr>
          <w:sz w:val="24"/>
          <w:szCs w:val="24"/>
        </w:rPr>
        <w:t>Szalay</w:t>
      </w:r>
      <w:r>
        <w:rPr>
          <w:spacing w:val="-6"/>
          <w:sz w:val="24"/>
          <w:szCs w:val="24"/>
        </w:rPr>
        <w:t xml:space="preserve"> </w:t>
      </w:r>
      <w:r>
        <w:rPr>
          <w:sz w:val="24"/>
          <w:szCs w:val="24"/>
        </w:rPr>
        <w:t>&amp;</w:t>
      </w:r>
      <w:r>
        <w:rPr>
          <w:spacing w:val="-2"/>
          <w:sz w:val="24"/>
          <w:szCs w:val="24"/>
        </w:rPr>
        <w:t xml:space="preserve"> </w:t>
      </w:r>
      <w:r>
        <w:rPr>
          <w:sz w:val="24"/>
          <w:szCs w:val="24"/>
        </w:rPr>
        <w:t>Bryson,</w:t>
      </w:r>
    </w:p>
    <w:p w:rsidR="00B72476" w:rsidRDefault="00CB77E8">
      <w:pPr>
        <w:spacing w:before="7" w:line="415" w:lineRule="auto"/>
        <w:ind w:left="100" w:right="84"/>
        <w:rPr>
          <w:sz w:val="24"/>
          <w:szCs w:val="24"/>
        </w:rPr>
      </w:pPr>
      <w:r>
        <w:rPr>
          <w:sz w:val="24"/>
          <w:szCs w:val="24"/>
        </w:rPr>
        <w:t>1974).</w:t>
      </w:r>
      <w:r>
        <w:rPr>
          <w:spacing w:val="8"/>
          <w:sz w:val="24"/>
          <w:szCs w:val="24"/>
        </w:rPr>
        <w:t xml:space="preserve"> </w:t>
      </w: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9"/>
          <w:sz w:val="24"/>
          <w:szCs w:val="24"/>
        </w:rPr>
        <w:t xml:space="preserve"> </w:t>
      </w:r>
      <w:r>
        <w:rPr>
          <w:sz w:val="24"/>
          <w:szCs w:val="24"/>
        </w:rPr>
        <w:t>Rubenstein</w:t>
      </w:r>
      <w:r>
        <w:rPr>
          <w:spacing w:val="-11"/>
          <w:sz w:val="24"/>
          <w:szCs w:val="24"/>
        </w:rPr>
        <w:t xml:space="preserve"> </w:t>
      </w:r>
      <w:r>
        <w:rPr>
          <w:sz w:val="24"/>
          <w:szCs w:val="24"/>
        </w:rPr>
        <w:t>and</w:t>
      </w:r>
      <w:r>
        <w:rPr>
          <w:spacing w:val="-3"/>
          <w:sz w:val="24"/>
          <w:szCs w:val="24"/>
        </w:rPr>
        <w:t xml:space="preserve"> </w:t>
      </w:r>
      <w:r>
        <w:rPr>
          <w:sz w:val="24"/>
          <w:szCs w:val="24"/>
        </w:rPr>
        <w:t>Goodenough</w:t>
      </w:r>
      <w:r>
        <w:rPr>
          <w:spacing w:val="-12"/>
          <w:sz w:val="24"/>
          <w:szCs w:val="24"/>
        </w:rPr>
        <w:t xml:space="preserve"> </w:t>
      </w:r>
      <w:r>
        <w:rPr>
          <w:sz w:val="24"/>
          <w:szCs w:val="24"/>
        </w:rPr>
        <w:t>(1965)</w:t>
      </w:r>
      <w:r>
        <w:rPr>
          <w:spacing w:val="-6"/>
          <w:sz w:val="24"/>
          <w:szCs w:val="24"/>
        </w:rPr>
        <w:t xml:space="preserve"> </w:t>
      </w:r>
      <w:r>
        <w:rPr>
          <w:sz w:val="24"/>
          <w:szCs w:val="24"/>
        </w:rPr>
        <w:t>compared</w:t>
      </w:r>
      <w:r>
        <w:rPr>
          <w:spacing w:val="-9"/>
          <w:sz w:val="24"/>
          <w:szCs w:val="24"/>
        </w:rPr>
        <w:t xml:space="preserve"> </w:t>
      </w:r>
      <w:r>
        <w:rPr>
          <w:sz w:val="24"/>
          <w:szCs w:val="24"/>
        </w:rPr>
        <w:t>syno</w:t>
      </w:r>
      <w:r>
        <w:rPr>
          <w:spacing w:val="-4"/>
          <w:sz w:val="24"/>
          <w:szCs w:val="24"/>
        </w:rPr>
        <w:t>n</w:t>
      </w:r>
      <w:r>
        <w:rPr>
          <w:sz w:val="24"/>
          <w:szCs w:val="24"/>
        </w:rPr>
        <w:t>ym</w:t>
      </w:r>
      <w:r>
        <w:rPr>
          <w:spacing w:val="-9"/>
          <w:sz w:val="24"/>
          <w:szCs w:val="24"/>
        </w:rPr>
        <w:t xml:space="preserve"> </w:t>
      </w:r>
      <w:r>
        <w:rPr>
          <w:sz w:val="24"/>
          <w:szCs w:val="24"/>
        </w:rPr>
        <w:t>judgments</w:t>
      </w:r>
      <w:r>
        <w:rPr>
          <w:spacing w:val="-10"/>
          <w:sz w:val="24"/>
          <w:szCs w:val="24"/>
        </w:rPr>
        <w:t xml:space="preserve"> </w:t>
      </w:r>
      <w:r>
        <w:rPr>
          <w:sz w:val="24"/>
          <w:szCs w:val="24"/>
        </w:rPr>
        <w:t>for</w:t>
      </w:r>
      <w:r>
        <w:rPr>
          <w:spacing w:val="-3"/>
          <w:sz w:val="24"/>
          <w:szCs w:val="24"/>
        </w:rPr>
        <w:t xml:space="preserve"> </w:t>
      </w:r>
      <w:r>
        <w:rPr>
          <w:sz w:val="24"/>
          <w:szCs w:val="24"/>
        </w:rPr>
        <w:t>pairs of</w:t>
      </w:r>
      <w:r>
        <w:rPr>
          <w:spacing w:val="-2"/>
          <w:sz w:val="24"/>
          <w:szCs w:val="24"/>
        </w:rPr>
        <w:t xml:space="preserve"> </w:t>
      </w:r>
      <w:r>
        <w:rPr>
          <w:sz w:val="24"/>
          <w:szCs w:val="24"/>
        </w:rPr>
        <w:t>concrete</w:t>
      </w:r>
      <w:r>
        <w:rPr>
          <w:spacing w:val="-8"/>
          <w:sz w:val="24"/>
          <w:szCs w:val="24"/>
        </w:rPr>
        <w:t xml:space="preserve"> </w:t>
      </w:r>
      <w:r>
        <w:rPr>
          <w:sz w:val="24"/>
          <w:szCs w:val="24"/>
        </w:rPr>
        <w:t>nouns</w:t>
      </w:r>
      <w:r>
        <w:rPr>
          <w:spacing w:val="-6"/>
          <w:sz w:val="24"/>
          <w:szCs w:val="24"/>
        </w:rPr>
        <w:t xml:space="preserve"> </w:t>
      </w:r>
      <w:r>
        <w:rPr>
          <w:sz w:val="24"/>
          <w:szCs w:val="24"/>
        </w:rPr>
        <w:t>generated</w:t>
      </w:r>
      <w:r>
        <w:rPr>
          <w:spacing w:val="-9"/>
          <w:sz w:val="24"/>
          <w:szCs w:val="24"/>
        </w:rPr>
        <w:t xml:space="preserve"> </w:t>
      </w:r>
      <w:r>
        <w:rPr>
          <w:sz w:val="24"/>
          <w:szCs w:val="24"/>
        </w:rPr>
        <w:t>by</w:t>
      </w:r>
      <w:r>
        <w:rPr>
          <w:spacing w:val="-2"/>
          <w:sz w:val="24"/>
          <w:szCs w:val="24"/>
        </w:rPr>
        <w:t xml:space="preserve"> </w:t>
      </w:r>
      <w:r>
        <w:rPr>
          <w:sz w:val="24"/>
          <w:szCs w:val="24"/>
        </w:rPr>
        <w:t>one</w:t>
      </w:r>
      <w:r>
        <w:rPr>
          <w:spacing w:val="-3"/>
          <w:sz w:val="24"/>
          <w:szCs w:val="24"/>
        </w:rPr>
        <w:t xml:space="preserve"> </w:t>
      </w:r>
      <w:r>
        <w:rPr>
          <w:sz w:val="24"/>
          <w:szCs w:val="24"/>
        </w:rPr>
        <w:t>group</w:t>
      </w:r>
      <w:r>
        <w:rPr>
          <w:spacing w:val="-6"/>
          <w:sz w:val="24"/>
          <w:szCs w:val="24"/>
        </w:rPr>
        <w:t xml:space="preserve"> </w:t>
      </w:r>
      <w:r>
        <w:rPr>
          <w:sz w:val="24"/>
          <w:szCs w:val="24"/>
        </w:rPr>
        <w:t>of</w:t>
      </w:r>
      <w:r>
        <w:rPr>
          <w:spacing w:val="-2"/>
          <w:sz w:val="24"/>
          <w:szCs w:val="24"/>
        </w:rPr>
        <w:t xml:space="preserve"> </w:t>
      </w:r>
      <w:r>
        <w:rPr>
          <w:sz w:val="24"/>
          <w:szCs w:val="24"/>
        </w:rPr>
        <w:t>subjects</w:t>
      </w:r>
      <w:r>
        <w:rPr>
          <w:spacing w:val="-8"/>
          <w:sz w:val="24"/>
          <w:szCs w:val="24"/>
        </w:rPr>
        <w:t xml:space="preserve"> </w:t>
      </w:r>
      <w:r>
        <w:rPr>
          <w:sz w:val="24"/>
          <w:szCs w:val="24"/>
        </w:rPr>
        <w:t>with</w:t>
      </w:r>
      <w:r>
        <w:rPr>
          <w:spacing w:val="-4"/>
          <w:sz w:val="24"/>
          <w:szCs w:val="24"/>
        </w:rPr>
        <w:t xml:space="preserve"> </w:t>
      </w:r>
      <w:r>
        <w:rPr>
          <w:sz w:val="24"/>
          <w:szCs w:val="24"/>
        </w:rPr>
        <w:t>co-occurrence</w:t>
      </w:r>
      <w:r>
        <w:rPr>
          <w:spacing w:val="-14"/>
          <w:sz w:val="24"/>
          <w:szCs w:val="24"/>
        </w:rPr>
        <w:t xml:space="preserve"> </w:t>
      </w:r>
      <w:r>
        <w:rPr>
          <w:sz w:val="24"/>
          <w:szCs w:val="24"/>
        </w:rPr>
        <w:t>statistics</w:t>
      </w:r>
      <w:r>
        <w:rPr>
          <w:spacing w:val="-8"/>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corpus generated</w:t>
      </w:r>
      <w:r>
        <w:rPr>
          <w:spacing w:val="-9"/>
          <w:sz w:val="24"/>
          <w:szCs w:val="24"/>
        </w:rPr>
        <w:t xml:space="preserve"> </w:t>
      </w:r>
      <w:r>
        <w:rPr>
          <w:sz w:val="24"/>
          <w:szCs w:val="24"/>
        </w:rPr>
        <w:t>by</w:t>
      </w:r>
      <w:r>
        <w:rPr>
          <w:spacing w:val="-2"/>
          <w:sz w:val="24"/>
          <w:szCs w:val="24"/>
        </w:rPr>
        <w:t xml:space="preserve"> </w:t>
      </w:r>
      <w:r>
        <w:rPr>
          <w:sz w:val="24"/>
          <w:szCs w:val="24"/>
        </w:rPr>
        <w:t>a</w:t>
      </w:r>
      <w:r>
        <w:rPr>
          <w:spacing w:val="-1"/>
          <w:sz w:val="24"/>
          <w:szCs w:val="24"/>
        </w:rPr>
        <w:t xml:space="preserve"> </w:t>
      </w:r>
      <w:r>
        <w:rPr>
          <w:sz w:val="24"/>
          <w:szCs w:val="24"/>
        </w:rPr>
        <w:t>separate</w:t>
      </w:r>
      <w:r>
        <w:rPr>
          <w:spacing w:val="-8"/>
          <w:sz w:val="24"/>
          <w:szCs w:val="24"/>
        </w:rPr>
        <w:t xml:space="preserve"> </w:t>
      </w:r>
      <w:r>
        <w:rPr>
          <w:sz w:val="24"/>
          <w:szCs w:val="24"/>
        </w:rPr>
        <w:t>group</w:t>
      </w:r>
      <w:r>
        <w:rPr>
          <w:spacing w:val="-6"/>
          <w:sz w:val="24"/>
          <w:szCs w:val="24"/>
        </w:rPr>
        <w:t xml:space="preserve"> </w:t>
      </w:r>
      <w:r>
        <w:rPr>
          <w:sz w:val="24"/>
          <w:szCs w:val="24"/>
        </w:rPr>
        <w:t>of</w:t>
      </w:r>
      <w:r>
        <w:rPr>
          <w:spacing w:val="-2"/>
          <w:sz w:val="24"/>
          <w:szCs w:val="24"/>
        </w:rPr>
        <w:t xml:space="preserve"> </w:t>
      </w:r>
      <w:r>
        <w:rPr>
          <w:sz w:val="24"/>
          <w:szCs w:val="24"/>
        </w:rPr>
        <w:t>subjects.</w:t>
      </w:r>
      <w:r>
        <w:rPr>
          <w:spacing w:val="6"/>
          <w:sz w:val="24"/>
          <w:szCs w:val="24"/>
        </w:rPr>
        <w:t xml:space="preserve"> </w:t>
      </w:r>
      <w:r>
        <w:rPr>
          <w:sz w:val="24"/>
          <w:szCs w:val="24"/>
        </w:rPr>
        <w:t>Th</w:t>
      </w:r>
      <w:r>
        <w:rPr>
          <w:spacing w:val="-4"/>
          <w:sz w:val="24"/>
          <w:szCs w:val="24"/>
        </w:rPr>
        <w:t>e</w:t>
      </w:r>
      <w:r>
        <w:rPr>
          <w:sz w:val="24"/>
          <w:szCs w:val="24"/>
        </w:rPr>
        <w:t>y</w:t>
      </w:r>
      <w:r>
        <w:rPr>
          <w:spacing w:val="-5"/>
          <w:sz w:val="24"/>
          <w:szCs w:val="24"/>
        </w:rPr>
        <w:t xml:space="preserve"> </w:t>
      </w:r>
      <w:r>
        <w:rPr>
          <w:sz w:val="24"/>
          <w:szCs w:val="24"/>
        </w:rPr>
        <w:t>found</w:t>
      </w:r>
      <w:r>
        <w:rPr>
          <w:spacing w:val="-6"/>
          <w:sz w:val="24"/>
          <w:szCs w:val="24"/>
        </w:rPr>
        <w:t xml:space="preserve"> </w:t>
      </w:r>
      <w:r>
        <w:rPr>
          <w:sz w:val="24"/>
          <w:szCs w:val="24"/>
        </w:rPr>
        <w:t>a</w:t>
      </w:r>
      <w:r>
        <w:rPr>
          <w:spacing w:val="-1"/>
          <w:sz w:val="24"/>
          <w:szCs w:val="24"/>
        </w:rPr>
        <w:t xml:space="preserve"> </w:t>
      </w:r>
      <w:r>
        <w:rPr>
          <w:sz w:val="24"/>
          <w:szCs w:val="24"/>
        </w:rPr>
        <w:t>posit</w:t>
      </w:r>
      <w:r>
        <w:rPr>
          <w:spacing w:val="-6"/>
          <w:sz w:val="24"/>
          <w:szCs w:val="24"/>
        </w:rPr>
        <w:t>i</w:t>
      </w:r>
      <w:r>
        <w:rPr>
          <w:spacing w:val="-4"/>
          <w:sz w:val="24"/>
          <w:szCs w:val="24"/>
        </w:rPr>
        <w:t>v</w:t>
      </w:r>
      <w:r>
        <w:rPr>
          <w:sz w:val="24"/>
          <w:szCs w:val="24"/>
        </w:rPr>
        <w:t>e</w:t>
      </w:r>
      <w:r>
        <w:rPr>
          <w:spacing w:val="-8"/>
          <w:sz w:val="24"/>
          <w:szCs w:val="24"/>
        </w:rPr>
        <w:t xml:space="preserve"> </w:t>
      </w:r>
      <w:r>
        <w:rPr>
          <w:sz w:val="24"/>
          <w:szCs w:val="24"/>
        </w:rPr>
        <w:t>relationship</w:t>
      </w:r>
      <w:r>
        <w:rPr>
          <w:spacing w:val="-11"/>
          <w:sz w:val="24"/>
          <w:szCs w:val="24"/>
        </w:rPr>
        <w:t xml:space="preserve"> </w:t>
      </w:r>
      <w:r>
        <w:rPr>
          <w:sz w:val="24"/>
          <w:szCs w:val="24"/>
        </w:rPr>
        <w:t>between</w:t>
      </w:r>
      <w:r>
        <w:rPr>
          <w:spacing w:val="-8"/>
          <w:sz w:val="24"/>
          <w:szCs w:val="24"/>
        </w:rPr>
        <w:t xml:space="preserve"> </w:t>
      </w:r>
      <w:r>
        <w:rPr>
          <w:sz w:val="24"/>
          <w:szCs w:val="24"/>
        </w:rPr>
        <w:t>syno</w:t>
      </w:r>
      <w:r>
        <w:rPr>
          <w:spacing w:val="-4"/>
          <w:sz w:val="24"/>
          <w:szCs w:val="24"/>
        </w:rPr>
        <w:t>n</w:t>
      </w:r>
      <w:r>
        <w:rPr>
          <w:sz w:val="24"/>
          <w:szCs w:val="24"/>
        </w:rPr>
        <w:t>ymy and</w:t>
      </w:r>
      <w:r>
        <w:rPr>
          <w:spacing w:val="-3"/>
          <w:sz w:val="24"/>
          <w:szCs w:val="24"/>
        </w:rPr>
        <w:t xml:space="preserve"> </w:t>
      </w:r>
      <w:r>
        <w:rPr>
          <w:sz w:val="24"/>
          <w:szCs w:val="24"/>
        </w:rPr>
        <w:t>d</w:t>
      </w:r>
      <w:r>
        <w:rPr>
          <w:spacing w:val="-4"/>
          <w:sz w:val="24"/>
          <w:szCs w:val="24"/>
        </w:rPr>
        <w:t>e</w:t>
      </w:r>
      <w:r>
        <w:rPr>
          <w:sz w:val="24"/>
          <w:szCs w:val="24"/>
        </w:rPr>
        <w:t>gree</w:t>
      </w:r>
      <w:r>
        <w:rPr>
          <w:spacing w:val="-6"/>
          <w:sz w:val="24"/>
          <w:szCs w:val="24"/>
        </w:rPr>
        <w:t xml:space="preserve"> </w:t>
      </w:r>
      <w:r>
        <w:rPr>
          <w:sz w:val="24"/>
          <w:szCs w:val="24"/>
        </w:rPr>
        <w:t>of</w:t>
      </w:r>
      <w:r>
        <w:rPr>
          <w:spacing w:val="-2"/>
          <w:sz w:val="24"/>
          <w:szCs w:val="24"/>
        </w:rPr>
        <w:t xml:space="preserve"> </w:t>
      </w:r>
      <w:r>
        <w:rPr>
          <w:sz w:val="24"/>
          <w:szCs w:val="24"/>
        </w:rPr>
        <w:t>linguistic</w:t>
      </w:r>
      <w:r>
        <w:rPr>
          <w:spacing w:val="-9"/>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z w:val="24"/>
          <w:szCs w:val="24"/>
        </w:rPr>
        <w:t>match.</w:t>
      </w:r>
    </w:p>
    <w:p w:rsidR="00B72476" w:rsidRDefault="00CB77E8">
      <w:pPr>
        <w:spacing w:before="19"/>
        <w:ind w:left="676"/>
        <w:rPr>
          <w:sz w:val="24"/>
          <w:szCs w:val="24"/>
        </w:rPr>
        <w:sectPr w:rsidR="00B72476">
          <w:type w:val="continuous"/>
          <w:pgSz w:w="12240" w:h="15840"/>
          <w:pgMar w:top="960" w:right="1340" w:bottom="280" w:left="1340" w:header="720" w:footer="720" w:gutter="0"/>
          <w:cols w:space="720"/>
        </w:sectPr>
      </w:pP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1980s,</w:t>
      </w:r>
      <w:r>
        <w:rPr>
          <w:spacing w:val="-6"/>
          <w:sz w:val="24"/>
          <w:szCs w:val="24"/>
        </w:rPr>
        <w:t xml:space="preserve"> </w:t>
      </w:r>
      <w:r>
        <w:rPr>
          <w:sz w:val="24"/>
          <w:szCs w:val="24"/>
        </w:rPr>
        <w:t>computer</w:t>
      </w:r>
      <w:r>
        <w:rPr>
          <w:spacing w:val="-9"/>
          <w:sz w:val="24"/>
          <w:szCs w:val="24"/>
        </w:rPr>
        <w:t xml:space="preserve"> </w:t>
      </w:r>
      <w:r>
        <w:rPr>
          <w:sz w:val="24"/>
          <w:szCs w:val="24"/>
        </w:rPr>
        <w:t>scientists</w:t>
      </w:r>
      <w:r>
        <w:rPr>
          <w:spacing w:val="-9"/>
          <w:sz w:val="24"/>
          <w:szCs w:val="24"/>
        </w:rPr>
        <w:t xml:space="preserve"> </w:t>
      </w:r>
      <w:r>
        <w:rPr>
          <w:sz w:val="24"/>
          <w:szCs w:val="24"/>
        </w:rPr>
        <w:t>d</w:t>
      </w:r>
      <w:r>
        <w:rPr>
          <w:spacing w:val="-6"/>
          <w:sz w:val="24"/>
          <w:szCs w:val="24"/>
        </w:rPr>
        <w:t>e</w:t>
      </w:r>
      <w:r>
        <w:rPr>
          <w:sz w:val="24"/>
          <w:szCs w:val="24"/>
        </w:rPr>
        <w:t>vised</w:t>
      </w:r>
      <w:r>
        <w:rPr>
          <w:spacing w:val="-7"/>
          <w:sz w:val="24"/>
          <w:szCs w:val="24"/>
        </w:rPr>
        <w:t xml:space="preserve"> </w:t>
      </w:r>
      <w:r>
        <w:rPr>
          <w:sz w:val="24"/>
          <w:szCs w:val="24"/>
        </w:rPr>
        <w:t>techniques</w:t>
      </w:r>
      <w:r>
        <w:rPr>
          <w:spacing w:val="-10"/>
          <w:sz w:val="24"/>
          <w:szCs w:val="24"/>
        </w:rPr>
        <w:t xml:space="preserve"> </w:t>
      </w:r>
      <w:r>
        <w:rPr>
          <w:sz w:val="24"/>
          <w:szCs w:val="24"/>
        </w:rPr>
        <w:t>that</w:t>
      </w:r>
      <w:r>
        <w:rPr>
          <w:spacing w:val="-4"/>
          <w:sz w:val="24"/>
          <w:szCs w:val="24"/>
        </w:rPr>
        <w:t xml:space="preserve"> </w:t>
      </w:r>
      <w:r>
        <w:rPr>
          <w:sz w:val="24"/>
          <w:szCs w:val="24"/>
        </w:rPr>
        <w:t>p</w:t>
      </w:r>
      <w:r>
        <w:rPr>
          <w:spacing w:val="-5"/>
          <w:sz w:val="24"/>
          <w:szCs w:val="24"/>
        </w:rPr>
        <w:t>a</w:t>
      </w:r>
      <w:r>
        <w:rPr>
          <w:spacing w:val="-4"/>
          <w:sz w:val="24"/>
          <w:szCs w:val="24"/>
        </w:rPr>
        <w:t>v</w:t>
      </w:r>
      <w:r>
        <w:rPr>
          <w:sz w:val="24"/>
          <w:szCs w:val="24"/>
        </w:rPr>
        <w:t>ed</w:t>
      </w:r>
      <w:r>
        <w:rPr>
          <w:spacing w:val="-6"/>
          <w:sz w:val="24"/>
          <w:szCs w:val="24"/>
        </w:rPr>
        <w:t xml:space="preserve"> </w:t>
      </w:r>
      <w:r>
        <w:rPr>
          <w:sz w:val="24"/>
          <w:szCs w:val="24"/>
        </w:rPr>
        <w:t>the</w:t>
      </w:r>
      <w:r>
        <w:rPr>
          <w:spacing w:val="-3"/>
          <w:sz w:val="24"/>
          <w:szCs w:val="24"/>
        </w:rPr>
        <w:t xml:space="preserve"> </w:t>
      </w:r>
      <w:r>
        <w:rPr>
          <w:spacing w:val="-2"/>
          <w:sz w:val="24"/>
          <w:szCs w:val="24"/>
        </w:rPr>
        <w:t>w</w:t>
      </w:r>
      <w:r>
        <w:rPr>
          <w:sz w:val="24"/>
          <w:szCs w:val="24"/>
        </w:rPr>
        <w:t>ay</w:t>
      </w:r>
      <w:r>
        <w:rPr>
          <w:spacing w:val="-4"/>
          <w:sz w:val="24"/>
          <w:szCs w:val="24"/>
        </w:rPr>
        <w:t xml:space="preserve"> </w:t>
      </w:r>
      <w:r>
        <w:rPr>
          <w:sz w:val="24"/>
          <w:szCs w:val="24"/>
        </w:rPr>
        <w:t>for</w:t>
      </w:r>
      <w:r>
        <w:rPr>
          <w:spacing w:val="-3"/>
          <w:sz w:val="24"/>
          <w:szCs w:val="24"/>
        </w:rPr>
        <w:t xml:space="preserve"> </w:t>
      </w:r>
      <w:r>
        <w:rPr>
          <w:sz w:val="24"/>
          <w:szCs w:val="24"/>
        </w:rPr>
        <w:t>la</w:t>
      </w:r>
      <w:r>
        <w:rPr>
          <w:spacing w:val="-4"/>
          <w:sz w:val="24"/>
          <w:szCs w:val="24"/>
        </w:rPr>
        <w:t>r</w:t>
      </w:r>
      <w:r>
        <w:rPr>
          <w:sz w:val="24"/>
          <w:szCs w:val="24"/>
        </w:rPr>
        <w:t>ger</w:t>
      </w:r>
      <w:r>
        <w:rPr>
          <w:spacing w:val="-6"/>
          <w:sz w:val="24"/>
          <w:szCs w:val="24"/>
        </w:rPr>
        <w:t xml:space="preserve"> </w:t>
      </w:r>
      <w:r>
        <w:rPr>
          <w:sz w:val="24"/>
          <w:szCs w:val="24"/>
        </w:rPr>
        <w:t>scale</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00" w:right="75"/>
        <w:rPr>
          <w:sz w:val="24"/>
          <w:szCs w:val="24"/>
        </w:rPr>
      </w:pPr>
      <w:r>
        <w:rPr>
          <w:sz w:val="24"/>
          <w:szCs w:val="24"/>
        </w:rPr>
        <w:t>i</w:t>
      </w:r>
      <w:r>
        <w:rPr>
          <w:spacing w:val="-10"/>
          <w:sz w:val="24"/>
          <w:szCs w:val="24"/>
        </w:rPr>
        <w:t>n</w:t>
      </w:r>
      <w:r>
        <w:rPr>
          <w:spacing w:val="-4"/>
          <w:sz w:val="24"/>
          <w:szCs w:val="24"/>
        </w:rPr>
        <w:t>v</w:t>
      </w:r>
      <w:r>
        <w:rPr>
          <w:sz w:val="24"/>
          <w:szCs w:val="24"/>
        </w:rPr>
        <w:t>esti</w:t>
      </w:r>
      <w:r>
        <w:rPr>
          <w:spacing w:val="-1"/>
          <w:sz w:val="24"/>
          <w:szCs w:val="24"/>
        </w:rPr>
        <w:t>g</w:t>
      </w:r>
      <w:r>
        <w:rPr>
          <w:sz w:val="24"/>
          <w:szCs w:val="24"/>
        </w:rPr>
        <w:t>ations</w:t>
      </w:r>
      <w:r>
        <w:rPr>
          <w:spacing w:val="-13"/>
          <w:sz w:val="24"/>
          <w:szCs w:val="24"/>
        </w:rPr>
        <w:t xml:space="preserve"> </w:t>
      </w:r>
      <w:r>
        <w:rPr>
          <w:sz w:val="24"/>
          <w:szCs w:val="24"/>
        </w:rPr>
        <w:t>of</w:t>
      </w:r>
      <w:r>
        <w:rPr>
          <w:spacing w:val="-2"/>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6"/>
          <w:sz w:val="24"/>
          <w:szCs w:val="24"/>
        </w:rPr>
        <w:t xml:space="preserve"> </w:t>
      </w:r>
      <w:r>
        <w:rPr>
          <w:sz w:val="24"/>
          <w:szCs w:val="24"/>
        </w:rPr>
        <w:t>Mot</w:t>
      </w:r>
      <w:r>
        <w:rPr>
          <w:spacing w:val="-6"/>
          <w:sz w:val="24"/>
          <w:szCs w:val="24"/>
        </w:rPr>
        <w:t>iv</w:t>
      </w:r>
      <w:r>
        <w:rPr>
          <w:sz w:val="24"/>
          <w:szCs w:val="24"/>
        </w:rPr>
        <w:t>ated</w:t>
      </w:r>
      <w:r>
        <w:rPr>
          <w:spacing w:val="-10"/>
          <w:sz w:val="24"/>
          <w:szCs w:val="24"/>
        </w:rPr>
        <w:t xml:space="preserve"> </w:t>
      </w:r>
      <w:r>
        <w:rPr>
          <w:sz w:val="24"/>
          <w:szCs w:val="24"/>
        </w:rPr>
        <w:t>by</w:t>
      </w:r>
      <w:r>
        <w:rPr>
          <w:spacing w:val="-2"/>
          <w:sz w:val="24"/>
          <w:szCs w:val="24"/>
        </w:rPr>
        <w:t xml:space="preserve"> </w:t>
      </w:r>
      <w:r>
        <w:rPr>
          <w:sz w:val="24"/>
          <w:szCs w:val="24"/>
        </w:rPr>
        <w:t>practical</w:t>
      </w:r>
      <w:r>
        <w:rPr>
          <w:spacing w:val="-8"/>
          <w:sz w:val="24"/>
          <w:szCs w:val="24"/>
        </w:rPr>
        <w:t xml:space="preserve"> </w:t>
      </w:r>
      <w:r>
        <w:rPr>
          <w:sz w:val="24"/>
          <w:szCs w:val="24"/>
        </w:rPr>
        <w:t>issues</w:t>
      </w:r>
      <w:r>
        <w:rPr>
          <w:spacing w:val="-6"/>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field</w:t>
      </w:r>
      <w:r>
        <w:rPr>
          <w:spacing w:val="-18"/>
          <w:sz w:val="24"/>
          <w:szCs w:val="24"/>
        </w:rPr>
        <w:t xml:space="preserve"> </w:t>
      </w:r>
      <w:r>
        <w:rPr>
          <w:sz w:val="24"/>
          <w:szCs w:val="24"/>
        </w:rPr>
        <w:t>of</w:t>
      </w:r>
      <w:r>
        <w:rPr>
          <w:spacing w:val="-2"/>
          <w:sz w:val="24"/>
          <w:szCs w:val="24"/>
        </w:rPr>
        <w:t xml:space="preserve"> </w:t>
      </w:r>
      <w:r>
        <w:rPr>
          <w:sz w:val="24"/>
          <w:szCs w:val="24"/>
        </w:rPr>
        <w:t>information retri</w:t>
      </w:r>
      <w:r>
        <w:rPr>
          <w:spacing w:val="-6"/>
          <w:sz w:val="24"/>
          <w:szCs w:val="24"/>
        </w:rPr>
        <w:t>ev</w:t>
      </w:r>
      <w:r>
        <w:rPr>
          <w:sz w:val="24"/>
          <w:szCs w:val="24"/>
        </w:rPr>
        <w:t>al,</w:t>
      </w:r>
      <w:r>
        <w:rPr>
          <w:spacing w:val="-9"/>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considered</w:t>
      </w:r>
      <w:r>
        <w:rPr>
          <w:spacing w:val="-10"/>
          <w:sz w:val="24"/>
          <w:szCs w:val="24"/>
        </w:rPr>
        <w:t xml:space="preserve"> </w:t>
      </w:r>
      <w:r>
        <w:rPr>
          <w:sz w:val="24"/>
          <w:szCs w:val="24"/>
        </w:rPr>
        <w:t>the</w:t>
      </w:r>
      <w:r>
        <w:rPr>
          <w:spacing w:val="-3"/>
          <w:sz w:val="24"/>
          <w:szCs w:val="24"/>
        </w:rPr>
        <w:t xml:space="preserve"> </w:t>
      </w:r>
      <w:r>
        <w:rPr>
          <w:sz w:val="24"/>
          <w:szCs w:val="24"/>
        </w:rPr>
        <w:t>relationships</w:t>
      </w:r>
      <w:r>
        <w:rPr>
          <w:spacing w:val="-12"/>
          <w:sz w:val="24"/>
          <w:szCs w:val="24"/>
        </w:rPr>
        <w:t xml:space="preserve"> </w:t>
      </w:r>
      <w:r>
        <w:rPr>
          <w:sz w:val="24"/>
          <w:szCs w:val="24"/>
        </w:rPr>
        <w:t>between</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documents.</w:t>
      </w:r>
      <w:r>
        <w:rPr>
          <w:spacing w:val="3"/>
          <w:sz w:val="24"/>
          <w:szCs w:val="24"/>
        </w:rPr>
        <w:t xml:space="preserve"> </w:t>
      </w:r>
      <w:r>
        <w:rPr>
          <w:sz w:val="24"/>
          <w:szCs w:val="24"/>
        </w:rPr>
        <w:t>A</w:t>
      </w:r>
      <w:r>
        <w:rPr>
          <w:spacing w:val="-2"/>
          <w:sz w:val="24"/>
          <w:szCs w:val="24"/>
        </w:rPr>
        <w:t xml:space="preserve"> </w:t>
      </w:r>
      <w:r>
        <w:rPr>
          <w:sz w:val="24"/>
          <w:szCs w:val="24"/>
        </w:rPr>
        <w:t>typical</w:t>
      </w:r>
      <w:r>
        <w:rPr>
          <w:spacing w:val="-7"/>
          <w:sz w:val="24"/>
          <w:szCs w:val="24"/>
        </w:rPr>
        <w:t xml:space="preserve"> </w:t>
      </w:r>
      <w:r>
        <w:rPr>
          <w:sz w:val="24"/>
          <w:szCs w:val="24"/>
        </w:rPr>
        <w:t>problem</w:t>
      </w:r>
      <w:r>
        <w:rPr>
          <w:spacing w:val="-8"/>
          <w:sz w:val="24"/>
          <w:szCs w:val="24"/>
        </w:rPr>
        <w:t xml:space="preserve"> </w:t>
      </w:r>
      <w:r>
        <w:rPr>
          <w:spacing w:val="-2"/>
          <w:sz w:val="24"/>
          <w:szCs w:val="24"/>
        </w:rPr>
        <w:t>w</w:t>
      </w:r>
      <w:r>
        <w:rPr>
          <w:sz w:val="24"/>
          <w:szCs w:val="24"/>
        </w:rPr>
        <w:t>as to</w:t>
      </w:r>
      <w:r>
        <w:rPr>
          <w:spacing w:val="-2"/>
          <w:sz w:val="24"/>
          <w:szCs w:val="24"/>
        </w:rPr>
        <w:t xml:space="preserve"> </w:t>
      </w:r>
      <w:r>
        <w:rPr>
          <w:sz w:val="24"/>
          <w:szCs w:val="24"/>
        </w:rPr>
        <w:t>retri</w:t>
      </w:r>
      <w:r>
        <w:rPr>
          <w:spacing w:val="-6"/>
          <w:sz w:val="24"/>
          <w:szCs w:val="24"/>
        </w:rPr>
        <w:t>e</w:t>
      </w:r>
      <w:r>
        <w:rPr>
          <w:spacing w:val="-4"/>
          <w:sz w:val="24"/>
          <w:szCs w:val="24"/>
        </w:rPr>
        <w:t>v</w:t>
      </w:r>
      <w:r>
        <w:rPr>
          <w:sz w:val="24"/>
          <w:szCs w:val="24"/>
        </w:rPr>
        <w:t>e</w:t>
      </w:r>
      <w:r>
        <w:rPr>
          <w:spacing w:val="-7"/>
          <w:sz w:val="24"/>
          <w:szCs w:val="24"/>
        </w:rPr>
        <w:t xml:space="preserve"> </w:t>
      </w:r>
      <w:r>
        <w:rPr>
          <w:sz w:val="24"/>
          <w:szCs w:val="24"/>
        </w:rPr>
        <w:t>rel</w:t>
      </w:r>
      <w:r>
        <w:rPr>
          <w:spacing w:val="-6"/>
          <w:sz w:val="24"/>
          <w:szCs w:val="24"/>
        </w:rPr>
        <w:t>ev</w:t>
      </w:r>
      <w:r>
        <w:rPr>
          <w:sz w:val="24"/>
          <w:szCs w:val="24"/>
        </w:rPr>
        <w:t>ant</w:t>
      </w:r>
      <w:r>
        <w:rPr>
          <w:spacing w:val="-8"/>
          <w:sz w:val="24"/>
          <w:szCs w:val="24"/>
        </w:rPr>
        <w:t xml:space="preserve"> </w:t>
      </w:r>
      <w:r>
        <w:rPr>
          <w:sz w:val="24"/>
          <w:szCs w:val="24"/>
        </w:rPr>
        <w:t>documents</w:t>
      </w:r>
      <w:r>
        <w:rPr>
          <w:spacing w:val="-10"/>
          <w:sz w:val="24"/>
          <w:szCs w:val="24"/>
        </w:rPr>
        <w:t xml:space="preserve"> </w:t>
      </w:r>
      <w:r>
        <w:rPr>
          <w:sz w:val="24"/>
          <w:szCs w:val="24"/>
        </w:rPr>
        <w:t>from</w:t>
      </w:r>
      <w:r>
        <w:rPr>
          <w:spacing w:val="-5"/>
          <w:sz w:val="24"/>
          <w:szCs w:val="24"/>
        </w:rPr>
        <w:t xml:space="preserve"> </w:t>
      </w:r>
      <w:r>
        <w:rPr>
          <w:sz w:val="24"/>
          <w:szCs w:val="24"/>
        </w:rPr>
        <w:t>a</w:t>
      </w:r>
      <w:r>
        <w:rPr>
          <w:spacing w:val="-1"/>
          <w:sz w:val="24"/>
          <w:szCs w:val="24"/>
        </w:rPr>
        <w:t xml:space="preserve"> </w:t>
      </w:r>
      <w:r>
        <w:rPr>
          <w:sz w:val="24"/>
          <w:szCs w:val="24"/>
        </w:rPr>
        <w:t>database</w:t>
      </w:r>
      <w:r>
        <w:rPr>
          <w:spacing w:val="-8"/>
          <w:sz w:val="24"/>
          <w:szCs w:val="24"/>
        </w:rPr>
        <w:t xml:space="preserve"> </w:t>
      </w:r>
      <w:r>
        <w:rPr>
          <w:sz w:val="24"/>
          <w:szCs w:val="24"/>
        </w:rPr>
        <w:t>based</w:t>
      </w:r>
      <w:r>
        <w:rPr>
          <w:spacing w:val="-5"/>
          <w:sz w:val="24"/>
          <w:szCs w:val="24"/>
        </w:rPr>
        <w:t xml:space="preserve"> </w:t>
      </w:r>
      <w:r>
        <w:rPr>
          <w:sz w:val="24"/>
          <w:szCs w:val="24"/>
        </w:rPr>
        <w:t>on</w:t>
      </w:r>
      <w:r>
        <w:rPr>
          <w:spacing w:val="-2"/>
          <w:sz w:val="24"/>
          <w:szCs w:val="24"/>
        </w:rPr>
        <w:t xml:space="preserve"> </w:t>
      </w:r>
      <w:r>
        <w:rPr>
          <w:sz w:val="24"/>
          <w:szCs w:val="24"/>
        </w:rPr>
        <w:t>a</w:t>
      </w:r>
      <w:r>
        <w:rPr>
          <w:spacing w:val="-1"/>
          <w:sz w:val="24"/>
          <w:szCs w:val="24"/>
        </w:rPr>
        <w:t xml:space="preserve"> </w:t>
      </w:r>
      <w:r>
        <w:rPr>
          <w:sz w:val="24"/>
          <w:szCs w:val="24"/>
        </w:rPr>
        <w:t>query</w:t>
      </w:r>
      <w:r>
        <w:rPr>
          <w:spacing w:val="-5"/>
          <w:sz w:val="24"/>
          <w:szCs w:val="24"/>
        </w:rPr>
        <w:t xml:space="preserve"> </w:t>
      </w:r>
      <w:r>
        <w:rPr>
          <w:sz w:val="24"/>
          <w:szCs w:val="24"/>
        </w:rPr>
        <w:t>with</w:t>
      </w:r>
      <w:r>
        <w:rPr>
          <w:spacing w:val="-4"/>
          <w:sz w:val="24"/>
          <w:szCs w:val="24"/>
        </w:rPr>
        <w:t xml:space="preserve"> </w:t>
      </w:r>
      <w:r>
        <w:rPr>
          <w:sz w:val="24"/>
          <w:szCs w:val="24"/>
        </w:rPr>
        <w:t>certain</w:t>
      </w:r>
      <w:r>
        <w:rPr>
          <w:spacing w:val="-7"/>
          <w:sz w:val="24"/>
          <w:szCs w:val="24"/>
        </w:rPr>
        <w:t xml:space="preserve"> </w:t>
      </w:r>
      <w:r>
        <w:rPr>
          <w:sz w:val="24"/>
          <w:szCs w:val="24"/>
        </w:rPr>
        <w:t>search</w:t>
      </w:r>
      <w:r>
        <w:rPr>
          <w:spacing w:val="-6"/>
          <w:sz w:val="24"/>
          <w:szCs w:val="24"/>
        </w:rPr>
        <w:t xml:space="preserve"> </w:t>
      </w:r>
      <w:r>
        <w:rPr>
          <w:sz w:val="24"/>
          <w:szCs w:val="24"/>
        </w:rPr>
        <w:t>terms.</w:t>
      </w:r>
      <w:r>
        <w:rPr>
          <w:spacing w:val="8"/>
          <w:sz w:val="24"/>
          <w:szCs w:val="24"/>
        </w:rPr>
        <w:t xml:space="preserve"> </w:t>
      </w:r>
      <w:r>
        <w:rPr>
          <w:sz w:val="24"/>
          <w:szCs w:val="24"/>
        </w:rPr>
        <w:t>One solution</w:t>
      </w:r>
      <w:r>
        <w:rPr>
          <w:spacing w:val="-8"/>
          <w:sz w:val="24"/>
          <w:szCs w:val="24"/>
        </w:rPr>
        <w:t xml:space="preserve"> </w:t>
      </w:r>
      <w:r>
        <w:rPr>
          <w:sz w:val="24"/>
          <w:szCs w:val="24"/>
        </w:rPr>
        <w:t>to</w:t>
      </w:r>
      <w:r>
        <w:rPr>
          <w:spacing w:val="-2"/>
          <w:sz w:val="24"/>
          <w:szCs w:val="24"/>
        </w:rPr>
        <w:t xml:space="preserve"> </w:t>
      </w:r>
      <w:r>
        <w:rPr>
          <w:sz w:val="24"/>
          <w:szCs w:val="24"/>
        </w:rPr>
        <w:t>this</w:t>
      </w:r>
      <w:r>
        <w:rPr>
          <w:spacing w:val="-3"/>
          <w:sz w:val="24"/>
          <w:szCs w:val="24"/>
        </w:rPr>
        <w:t xml:space="preserve"> </w:t>
      </w:r>
      <w:r>
        <w:rPr>
          <w:sz w:val="24"/>
          <w:szCs w:val="24"/>
        </w:rPr>
        <w:t>problem</w:t>
      </w:r>
      <w:r>
        <w:rPr>
          <w:spacing w:val="-8"/>
          <w:sz w:val="24"/>
          <w:szCs w:val="24"/>
        </w:rPr>
        <w:t xml:space="preserve"> </w:t>
      </w:r>
      <w:r>
        <w:rPr>
          <w:sz w:val="24"/>
          <w:szCs w:val="24"/>
        </w:rPr>
        <w:t>is</w:t>
      </w:r>
      <w:r>
        <w:rPr>
          <w:spacing w:val="-2"/>
          <w:sz w:val="24"/>
          <w:szCs w:val="24"/>
        </w:rPr>
        <w:t xml:space="preserve"> </w:t>
      </w:r>
      <w:r>
        <w:rPr>
          <w:sz w:val="24"/>
          <w:szCs w:val="24"/>
        </w:rPr>
        <w:t>to</w:t>
      </w:r>
      <w:r>
        <w:rPr>
          <w:spacing w:val="-2"/>
          <w:sz w:val="24"/>
          <w:szCs w:val="24"/>
        </w:rPr>
        <w:t xml:space="preserve"> </w:t>
      </w:r>
      <w:r>
        <w:rPr>
          <w:sz w:val="24"/>
          <w:szCs w:val="24"/>
        </w:rPr>
        <w:t>represent</w:t>
      </w:r>
      <w:r>
        <w:rPr>
          <w:spacing w:val="-9"/>
          <w:sz w:val="24"/>
          <w:szCs w:val="24"/>
        </w:rPr>
        <w:t xml:space="preserve"> </w:t>
      </w:r>
      <w:r>
        <w:rPr>
          <w:sz w:val="24"/>
          <w:szCs w:val="24"/>
        </w:rPr>
        <w:t>documents</w:t>
      </w:r>
      <w:r>
        <w:rPr>
          <w:spacing w:val="-10"/>
          <w:sz w:val="24"/>
          <w:szCs w:val="24"/>
        </w:rPr>
        <w:t xml:space="preserve"> </w:t>
      </w:r>
      <w:r>
        <w:rPr>
          <w:sz w:val="24"/>
          <w:szCs w:val="24"/>
        </w:rPr>
        <w:t>as</w:t>
      </w:r>
      <w:r>
        <w:rPr>
          <w:spacing w:val="-2"/>
          <w:sz w:val="24"/>
          <w:szCs w:val="24"/>
        </w:rPr>
        <w:t xml:space="preserve"> </w:t>
      </w:r>
      <w:r>
        <w:rPr>
          <w:sz w:val="24"/>
          <w:szCs w:val="24"/>
        </w:rPr>
        <w:t>points</w:t>
      </w:r>
      <w:r>
        <w:rPr>
          <w:spacing w:val="-6"/>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high</w:t>
      </w:r>
      <w:r>
        <w:rPr>
          <w:spacing w:val="-4"/>
          <w:sz w:val="24"/>
          <w:szCs w:val="24"/>
        </w:rPr>
        <w:t xml:space="preserve"> </w:t>
      </w:r>
      <w:r>
        <w:rPr>
          <w:sz w:val="24"/>
          <w:szCs w:val="24"/>
        </w:rPr>
        <w:t>dimensional</w:t>
      </w:r>
      <w:r>
        <w:rPr>
          <w:spacing w:val="-12"/>
          <w:sz w:val="24"/>
          <w:szCs w:val="24"/>
        </w:rPr>
        <w:t xml:space="preserve"> </w:t>
      </w:r>
      <w:r>
        <w:rPr>
          <w:sz w:val="24"/>
          <w:szCs w:val="24"/>
        </w:rPr>
        <w:t>space</w:t>
      </w:r>
      <w:r>
        <w:rPr>
          <w:spacing w:val="-5"/>
          <w:sz w:val="24"/>
          <w:szCs w:val="24"/>
        </w:rPr>
        <w:t xml:space="preserve"> </w:t>
      </w:r>
      <w:r>
        <w:rPr>
          <w:sz w:val="24"/>
          <w:szCs w:val="24"/>
        </w:rPr>
        <w:t>whose dimensions</w:t>
      </w:r>
      <w:r>
        <w:rPr>
          <w:spacing w:val="-11"/>
          <w:sz w:val="24"/>
          <w:szCs w:val="24"/>
        </w:rPr>
        <w:t xml:space="preserve"> </w:t>
      </w:r>
      <w:r>
        <w:rPr>
          <w:sz w:val="24"/>
          <w:szCs w:val="24"/>
        </w:rPr>
        <w:t>are</w:t>
      </w:r>
      <w:r>
        <w:rPr>
          <w:spacing w:val="-3"/>
          <w:sz w:val="24"/>
          <w:szCs w:val="24"/>
        </w:rPr>
        <w:t xml:space="preserve"> </w:t>
      </w:r>
      <w:r>
        <w:rPr>
          <w:sz w:val="24"/>
          <w:szCs w:val="24"/>
        </w:rPr>
        <w:t>frequencies</w:t>
      </w:r>
      <w:r>
        <w:rPr>
          <w:spacing w:val="-11"/>
          <w:sz w:val="24"/>
          <w:szCs w:val="24"/>
        </w:rPr>
        <w:t xml:space="preserve"> </w:t>
      </w:r>
      <w:r>
        <w:rPr>
          <w:sz w:val="24"/>
          <w:szCs w:val="24"/>
        </w:rPr>
        <w:t>for</w:t>
      </w:r>
      <w:r>
        <w:rPr>
          <w:spacing w:val="-3"/>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(Salton</w:t>
      </w:r>
      <w:r>
        <w:rPr>
          <w:spacing w:val="-7"/>
          <w:sz w:val="24"/>
          <w:szCs w:val="24"/>
        </w:rPr>
        <w:t xml:space="preserve"> </w:t>
      </w:r>
      <w:r>
        <w:rPr>
          <w:sz w:val="24"/>
          <w:szCs w:val="24"/>
        </w:rPr>
        <w:t>&amp;</w:t>
      </w:r>
      <w:r>
        <w:rPr>
          <w:spacing w:val="-2"/>
          <w:sz w:val="24"/>
          <w:szCs w:val="24"/>
        </w:rPr>
        <w:t xml:space="preserve"> </w:t>
      </w:r>
      <w:r>
        <w:rPr>
          <w:sz w:val="24"/>
          <w:szCs w:val="24"/>
        </w:rPr>
        <w:t>McGill,</w:t>
      </w:r>
      <w:r>
        <w:rPr>
          <w:spacing w:val="-8"/>
          <w:sz w:val="24"/>
          <w:szCs w:val="24"/>
        </w:rPr>
        <w:t xml:space="preserve"> </w:t>
      </w:r>
      <w:r>
        <w:rPr>
          <w:sz w:val="24"/>
          <w:szCs w:val="24"/>
        </w:rPr>
        <w:t>1983).</w:t>
      </w:r>
      <w:r>
        <w:rPr>
          <w:spacing w:val="8"/>
          <w:sz w:val="24"/>
          <w:szCs w:val="24"/>
        </w:rPr>
        <w:t xml:space="preserve"> </w:t>
      </w:r>
      <w:r>
        <w:rPr>
          <w:sz w:val="24"/>
          <w:szCs w:val="24"/>
        </w:rPr>
        <w:t>This</w:t>
      </w:r>
      <w:r>
        <w:rPr>
          <w:spacing w:val="-4"/>
          <w:sz w:val="24"/>
          <w:szCs w:val="24"/>
        </w:rPr>
        <w:t xml:space="preserve"> </w:t>
      </w:r>
      <w:r>
        <w:rPr>
          <w:sz w:val="24"/>
          <w:szCs w:val="24"/>
        </w:rPr>
        <w:t>approach</w:t>
      </w:r>
      <w:r>
        <w:rPr>
          <w:spacing w:val="-9"/>
          <w:sz w:val="24"/>
          <w:szCs w:val="24"/>
        </w:rPr>
        <w:t xml:space="preserve"> </w:t>
      </w:r>
      <w:r>
        <w:rPr>
          <w:w w:val="99"/>
          <w:sz w:val="24"/>
          <w:szCs w:val="24"/>
        </w:rPr>
        <w:t>lends itself</w:t>
      </w:r>
      <w:r>
        <w:rPr>
          <w:sz w:val="24"/>
          <w:szCs w:val="24"/>
        </w:rPr>
        <w:t xml:space="preserve"> quite</w:t>
      </w:r>
      <w:r>
        <w:rPr>
          <w:spacing w:val="-5"/>
          <w:sz w:val="24"/>
          <w:szCs w:val="24"/>
        </w:rPr>
        <w:t xml:space="preserve"> </w:t>
      </w:r>
      <w:r>
        <w:rPr>
          <w:sz w:val="24"/>
          <w:szCs w:val="24"/>
        </w:rPr>
        <w:t>naturally</w:t>
      </w:r>
      <w:r>
        <w:rPr>
          <w:spacing w:val="-9"/>
          <w:sz w:val="24"/>
          <w:szCs w:val="24"/>
        </w:rPr>
        <w:t xml:space="preserve"> </w:t>
      </w:r>
      <w:r>
        <w:rPr>
          <w:sz w:val="24"/>
          <w:szCs w:val="24"/>
        </w:rPr>
        <w:t>to</w:t>
      </w:r>
      <w:r>
        <w:rPr>
          <w:spacing w:val="-2"/>
          <w:sz w:val="24"/>
          <w:szCs w:val="24"/>
        </w:rPr>
        <w:t xml:space="preserve"> </w:t>
      </w:r>
      <w:r>
        <w:rPr>
          <w:sz w:val="24"/>
          <w:szCs w:val="24"/>
        </w:rPr>
        <w:t>a</w:t>
      </w:r>
      <w:r>
        <w:rPr>
          <w:spacing w:val="-1"/>
          <w:sz w:val="24"/>
          <w:szCs w:val="24"/>
        </w:rPr>
        <w:t xml:space="preserve"> </w:t>
      </w:r>
      <w:r>
        <w:rPr>
          <w:sz w:val="24"/>
          <w:szCs w:val="24"/>
        </w:rPr>
        <w:t>matrix</w:t>
      </w:r>
      <w:r>
        <w:rPr>
          <w:spacing w:val="-6"/>
          <w:sz w:val="24"/>
          <w:szCs w:val="24"/>
        </w:rPr>
        <w:t xml:space="preserve"> </w:t>
      </w:r>
      <w:r>
        <w:rPr>
          <w:sz w:val="24"/>
          <w:szCs w:val="24"/>
        </w:rPr>
        <w:t>representation</w:t>
      </w:r>
      <w:r>
        <w:rPr>
          <w:spacing w:val="-14"/>
          <w:sz w:val="24"/>
          <w:szCs w:val="24"/>
        </w:rPr>
        <w:t xml:space="preserve"> </w:t>
      </w:r>
      <w:r>
        <w:rPr>
          <w:sz w:val="24"/>
          <w:szCs w:val="24"/>
        </w:rPr>
        <w:t>with</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as</w:t>
      </w:r>
      <w:r>
        <w:rPr>
          <w:spacing w:val="-2"/>
          <w:sz w:val="24"/>
          <w:szCs w:val="24"/>
        </w:rPr>
        <w:t xml:space="preserve"> </w:t>
      </w:r>
      <w:r>
        <w:rPr>
          <w:sz w:val="24"/>
          <w:szCs w:val="24"/>
        </w:rPr>
        <w:t>r</w:t>
      </w:r>
      <w:r>
        <w:rPr>
          <w:spacing w:val="-6"/>
          <w:sz w:val="24"/>
          <w:szCs w:val="24"/>
        </w:rPr>
        <w:t>o</w:t>
      </w:r>
      <w:r>
        <w:rPr>
          <w:sz w:val="24"/>
          <w:szCs w:val="24"/>
        </w:rPr>
        <w:t>ws,</w:t>
      </w:r>
      <w:r>
        <w:rPr>
          <w:spacing w:val="-5"/>
          <w:sz w:val="24"/>
          <w:szCs w:val="24"/>
        </w:rPr>
        <w:t xml:space="preserve"> </w:t>
      </w:r>
      <w:r>
        <w:rPr>
          <w:sz w:val="24"/>
          <w:szCs w:val="24"/>
        </w:rPr>
        <w:t>documents</w:t>
      </w:r>
      <w:r>
        <w:rPr>
          <w:spacing w:val="-10"/>
          <w:sz w:val="24"/>
          <w:szCs w:val="24"/>
        </w:rPr>
        <w:t xml:space="preserve"> </w:t>
      </w:r>
      <w:r>
        <w:rPr>
          <w:sz w:val="24"/>
          <w:szCs w:val="24"/>
        </w:rPr>
        <w:t>as</w:t>
      </w:r>
      <w:r>
        <w:rPr>
          <w:spacing w:val="-2"/>
          <w:sz w:val="24"/>
          <w:szCs w:val="24"/>
        </w:rPr>
        <w:t xml:space="preserve"> </w:t>
      </w:r>
      <w:r>
        <w:rPr>
          <w:sz w:val="24"/>
          <w:szCs w:val="24"/>
        </w:rPr>
        <w:t>colum</w:t>
      </w:r>
      <w:ins w:id="21" w:author="lera boroditsky" w:date="2013-12-05T09:22:00Z">
        <w:r w:rsidR="007D6F6E">
          <w:rPr>
            <w:sz w:val="24"/>
            <w:szCs w:val="24"/>
          </w:rPr>
          <w:t>n</w:t>
        </w:r>
      </w:ins>
      <w:r>
        <w:rPr>
          <w:sz w:val="24"/>
          <w:szCs w:val="24"/>
        </w:rPr>
        <w:t>s,</w:t>
      </w:r>
      <w:r>
        <w:rPr>
          <w:spacing w:val="-8"/>
          <w:sz w:val="24"/>
          <w:szCs w:val="24"/>
        </w:rPr>
        <w:t xml:space="preserve"> </w:t>
      </w:r>
      <w:r>
        <w:rPr>
          <w:sz w:val="24"/>
          <w:szCs w:val="24"/>
        </w:rPr>
        <w:t xml:space="preserve">and </w:t>
      </w:r>
      <w:del w:id="22" w:author="lera boroditsky" w:date="2013-12-05T09:22:00Z">
        <w:r w:rsidDel="007D6F6E">
          <w:rPr>
            <w:sz w:val="24"/>
            <w:szCs w:val="24"/>
          </w:rPr>
          <w:delText>particular</w:delText>
        </w:r>
        <w:r w:rsidDel="007D6F6E">
          <w:rPr>
            <w:spacing w:val="-9"/>
            <w:sz w:val="24"/>
            <w:szCs w:val="24"/>
          </w:rPr>
          <w:delText xml:space="preserve"> </w:delText>
        </w:r>
      </w:del>
      <w:r>
        <w:rPr>
          <w:sz w:val="24"/>
          <w:szCs w:val="24"/>
        </w:rPr>
        <w:t>cells</w:t>
      </w:r>
      <w:r>
        <w:rPr>
          <w:spacing w:val="-4"/>
          <w:sz w:val="24"/>
          <w:szCs w:val="24"/>
        </w:rPr>
        <w:t xml:space="preserve"> </w:t>
      </w:r>
      <w:r>
        <w:rPr>
          <w:sz w:val="24"/>
          <w:szCs w:val="24"/>
        </w:rPr>
        <w:t>encoding</w:t>
      </w:r>
      <w:r>
        <w:rPr>
          <w:spacing w:val="-9"/>
          <w:sz w:val="24"/>
          <w:szCs w:val="24"/>
        </w:rPr>
        <w:t xml:space="preserve"> </w:t>
      </w:r>
      <w:r>
        <w:rPr>
          <w:sz w:val="24"/>
          <w:szCs w:val="24"/>
        </w:rPr>
        <w:t>h</w:t>
      </w:r>
      <w:r>
        <w:rPr>
          <w:spacing w:val="-6"/>
          <w:sz w:val="24"/>
          <w:szCs w:val="24"/>
        </w:rPr>
        <w:t>o</w:t>
      </w:r>
      <w:r>
        <w:rPr>
          <w:sz w:val="24"/>
          <w:szCs w:val="24"/>
        </w:rPr>
        <w:t>w</w:t>
      </w:r>
      <w:r>
        <w:rPr>
          <w:spacing w:val="-4"/>
          <w:sz w:val="24"/>
          <w:szCs w:val="24"/>
        </w:rPr>
        <w:t xml:space="preserve"> </w:t>
      </w:r>
      <w:r>
        <w:rPr>
          <w:sz w:val="24"/>
          <w:szCs w:val="24"/>
        </w:rPr>
        <w:t>often</w:t>
      </w:r>
      <w:r>
        <w:rPr>
          <w:spacing w:val="-5"/>
          <w:sz w:val="24"/>
          <w:szCs w:val="24"/>
        </w:rPr>
        <w:t xml:space="preserve"> </w:t>
      </w:r>
      <w:r>
        <w:rPr>
          <w:sz w:val="24"/>
          <w:szCs w:val="24"/>
        </w:rPr>
        <w:t>a</w:t>
      </w:r>
      <w:r>
        <w:rPr>
          <w:spacing w:val="-1"/>
          <w:sz w:val="24"/>
          <w:szCs w:val="24"/>
        </w:rPr>
        <w:t xml:space="preserve"> </w:t>
      </w:r>
      <w:r>
        <w:rPr>
          <w:sz w:val="24"/>
          <w:szCs w:val="24"/>
        </w:rPr>
        <w:t>particular</w:t>
      </w:r>
      <w:r>
        <w:rPr>
          <w:spacing w:val="-9"/>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occurs</w:t>
      </w:r>
      <w:r>
        <w:rPr>
          <w:spacing w:val="-6"/>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particular</w:t>
      </w:r>
      <w:r>
        <w:rPr>
          <w:spacing w:val="-9"/>
          <w:sz w:val="24"/>
          <w:szCs w:val="24"/>
        </w:rPr>
        <w:t xml:space="preserve"> </w:t>
      </w:r>
      <w:r>
        <w:rPr>
          <w:sz w:val="24"/>
          <w:szCs w:val="24"/>
        </w:rPr>
        <w:t>document</w:t>
      </w:r>
      <w:r>
        <w:rPr>
          <w:spacing w:val="-9"/>
          <w:sz w:val="24"/>
          <w:szCs w:val="24"/>
        </w:rPr>
        <w:t xml:space="preserve"> </w:t>
      </w:r>
      <w:r>
        <w:rPr>
          <w:sz w:val="24"/>
          <w:szCs w:val="24"/>
        </w:rPr>
        <w:t>(Figure</w:t>
      </w:r>
      <w:r>
        <w:rPr>
          <w:spacing w:val="-7"/>
          <w:sz w:val="24"/>
          <w:szCs w:val="24"/>
        </w:rPr>
        <w:t xml:space="preserve"> </w:t>
      </w:r>
      <w:r>
        <w:rPr>
          <w:sz w:val="24"/>
          <w:szCs w:val="24"/>
        </w:rPr>
        <w:t>1). While</w:t>
      </w:r>
      <w:r>
        <w:rPr>
          <w:spacing w:val="-6"/>
          <w:sz w:val="24"/>
          <w:szCs w:val="24"/>
        </w:rPr>
        <w:t xml:space="preserve"> </w:t>
      </w:r>
      <w:r>
        <w:rPr>
          <w:sz w:val="24"/>
          <w:szCs w:val="24"/>
        </w:rPr>
        <w:t>we</w:t>
      </w:r>
      <w:r>
        <w:rPr>
          <w:spacing w:val="-3"/>
          <w:sz w:val="24"/>
          <w:szCs w:val="24"/>
        </w:rPr>
        <w:t xml:space="preserve"> </w:t>
      </w:r>
      <w:r>
        <w:rPr>
          <w:sz w:val="24"/>
          <w:szCs w:val="24"/>
        </w:rPr>
        <w:t>can</w:t>
      </w:r>
      <w:r>
        <w:rPr>
          <w:spacing w:val="-3"/>
          <w:sz w:val="24"/>
          <w:szCs w:val="24"/>
        </w:rPr>
        <w:t xml:space="preserve"> </w:t>
      </w:r>
      <w:r>
        <w:rPr>
          <w:sz w:val="24"/>
          <w:szCs w:val="24"/>
        </w:rPr>
        <w:t>interpret</w:t>
      </w:r>
      <w:r>
        <w:rPr>
          <w:spacing w:val="-8"/>
          <w:sz w:val="24"/>
          <w:szCs w:val="24"/>
        </w:rPr>
        <w:t xml:space="preserve"> </w:t>
      </w:r>
      <w:r>
        <w:rPr>
          <w:sz w:val="24"/>
          <w:szCs w:val="24"/>
        </w:rPr>
        <w:t>such</w:t>
      </w:r>
      <w:r>
        <w:rPr>
          <w:spacing w:val="-4"/>
          <w:sz w:val="24"/>
          <w:szCs w:val="24"/>
        </w:rPr>
        <w:t xml:space="preserve"> </w:t>
      </w:r>
      <w:r>
        <w:rPr>
          <w:sz w:val="24"/>
          <w:szCs w:val="24"/>
        </w:rPr>
        <w:t>matrices</w:t>
      </w:r>
      <w:r>
        <w:rPr>
          <w:spacing w:val="-8"/>
          <w:sz w:val="24"/>
          <w:szCs w:val="24"/>
        </w:rPr>
        <w:t xml:space="preserve"> </w:t>
      </w:r>
      <w:r>
        <w:rPr>
          <w:sz w:val="24"/>
          <w:szCs w:val="24"/>
        </w:rPr>
        <w:t>as</w:t>
      </w:r>
      <w:r>
        <w:rPr>
          <w:spacing w:val="-2"/>
          <w:sz w:val="24"/>
          <w:szCs w:val="24"/>
        </w:rPr>
        <w:t xml:space="preserve"> </w:t>
      </w:r>
      <w:r>
        <w:rPr>
          <w:sz w:val="24"/>
          <w:szCs w:val="24"/>
        </w:rPr>
        <w:t>representing</w:t>
      </w:r>
      <w:r>
        <w:rPr>
          <w:spacing w:val="-12"/>
          <w:sz w:val="24"/>
          <w:szCs w:val="24"/>
        </w:rPr>
        <w:t xml:space="preserve"> </w:t>
      </w:r>
      <w:r>
        <w:rPr>
          <w:sz w:val="24"/>
          <w:szCs w:val="24"/>
        </w:rPr>
        <w:t>documents</w:t>
      </w:r>
      <w:r>
        <w:rPr>
          <w:spacing w:val="-10"/>
          <w:sz w:val="24"/>
          <w:szCs w:val="24"/>
        </w:rPr>
        <w:t xml:space="preserve"> </w:t>
      </w:r>
      <w:r>
        <w:rPr>
          <w:sz w:val="24"/>
          <w:szCs w:val="24"/>
        </w:rPr>
        <w:t>in</w:t>
      </w:r>
      <w:r>
        <w:rPr>
          <w:spacing w:val="-2"/>
          <w:sz w:val="24"/>
          <w:szCs w:val="24"/>
        </w:rPr>
        <w:t xml:space="preserve"> </w:t>
      </w:r>
      <w:r>
        <w:rPr>
          <w:sz w:val="24"/>
          <w:szCs w:val="24"/>
        </w:rPr>
        <w:t>terms</w:t>
      </w:r>
      <w:r>
        <w:rPr>
          <w:spacing w:val="-5"/>
          <w:sz w:val="24"/>
          <w:szCs w:val="24"/>
        </w:rPr>
        <w:t xml:space="preserve"> </w:t>
      </w:r>
      <w:r>
        <w:rPr>
          <w:sz w:val="24"/>
          <w:szCs w:val="24"/>
        </w:rPr>
        <w:t>of</w:t>
      </w:r>
      <w:r>
        <w:rPr>
          <w:spacing w:val="-2"/>
          <w:sz w:val="24"/>
          <w:szCs w:val="24"/>
        </w:rPr>
        <w:t xml:space="preserve"> </w:t>
      </w:r>
      <w:r>
        <w:rPr>
          <w:sz w:val="24"/>
          <w:szCs w:val="24"/>
        </w:rPr>
        <w:t>their</w:t>
      </w:r>
      <w:r>
        <w:rPr>
          <w:spacing w:val="-4"/>
          <w:sz w:val="24"/>
          <w:szCs w:val="24"/>
        </w:rPr>
        <w:t xml:space="preserve"> </w:t>
      </w:r>
      <w:r>
        <w:rPr>
          <w:sz w:val="24"/>
          <w:szCs w:val="24"/>
        </w:rPr>
        <w:t xml:space="preserve">component </w:t>
      </w:r>
      <w:r>
        <w:rPr>
          <w:spacing w:val="-2"/>
          <w:sz w:val="24"/>
          <w:szCs w:val="24"/>
        </w:rPr>
        <w:t>w</w:t>
      </w:r>
      <w:r>
        <w:rPr>
          <w:sz w:val="24"/>
          <w:szCs w:val="24"/>
        </w:rPr>
        <w:t>ords,</w:t>
      </w:r>
      <w:r>
        <w:rPr>
          <w:spacing w:val="-6"/>
          <w:sz w:val="24"/>
          <w:szCs w:val="24"/>
        </w:rPr>
        <w:t xml:space="preserve"> </w:t>
      </w:r>
      <w:r>
        <w:rPr>
          <w:sz w:val="24"/>
          <w:szCs w:val="24"/>
        </w:rPr>
        <w:t>we</w:t>
      </w:r>
      <w:r>
        <w:rPr>
          <w:spacing w:val="-3"/>
          <w:sz w:val="24"/>
          <w:szCs w:val="24"/>
        </w:rPr>
        <w:t xml:space="preserve"> </w:t>
      </w:r>
      <w:r>
        <w:rPr>
          <w:sz w:val="24"/>
          <w:szCs w:val="24"/>
        </w:rPr>
        <w:t>can</w:t>
      </w:r>
      <w:r>
        <w:rPr>
          <w:spacing w:val="-3"/>
          <w:sz w:val="24"/>
          <w:szCs w:val="24"/>
        </w:rPr>
        <w:t xml:space="preserve"> </w:t>
      </w:r>
      <w:r>
        <w:rPr>
          <w:sz w:val="24"/>
          <w:szCs w:val="24"/>
        </w:rPr>
        <w:t>also</w:t>
      </w:r>
      <w:r>
        <w:rPr>
          <w:spacing w:val="-4"/>
          <w:sz w:val="24"/>
          <w:szCs w:val="24"/>
        </w:rPr>
        <w:t xml:space="preserve"> </w:t>
      </w:r>
      <w:r>
        <w:rPr>
          <w:sz w:val="24"/>
          <w:szCs w:val="24"/>
        </w:rPr>
        <w:t>interpret</w:t>
      </w:r>
      <w:r>
        <w:rPr>
          <w:spacing w:val="-8"/>
          <w:sz w:val="24"/>
          <w:szCs w:val="24"/>
        </w:rPr>
        <w:t xml:space="preserve"> </w:t>
      </w:r>
      <w:r>
        <w:rPr>
          <w:sz w:val="24"/>
          <w:szCs w:val="24"/>
        </w:rPr>
        <w:t>them</w:t>
      </w:r>
      <w:r>
        <w:rPr>
          <w:spacing w:val="-5"/>
          <w:sz w:val="24"/>
          <w:szCs w:val="24"/>
        </w:rPr>
        <w:t xml:space="preserve"> </w:t>
      </w:r>
      <w:r>
        <w:rPr>
          <w:sz w:val="24"/>
          <w:szCs w:val="24"/>
        </w:rPr>
        <w:t>representing</w:t>
      </w:r>
      <w:r>
        <w:rPr>
          <w:spacing w:val="-12"/>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in</w:t>
      </w:r>
      <w:r>
        <w:rPr>
          <w:spacing w:val="-2"/>
          <w:sz w:val="24"/>
          <w:szCs w:val="24"/>
        </w:rPr>
        <w:t xml:space="preserve"> </w:t>
      </w:r>
      <w:r>
        <w:rPr>
          <w:sz w:val="24"/>
          <w:szCs w:val="24"/>
        </w:rPr>
        <w:t>terms</w:t>
      </w:r>
      <w:r>
        <w:rPr>
          <w:spacing w:val="-5"/>
          <w:sz w:val="24"/>
          <w:szCs w:val="24"/>
        </w:rPr>
        <w:t xml:space="preserve"> </w:t>
      </w:r>
      <w:r>
        <w:rPr>
          <w:sz w:val="24"/>
          <w:szCs w:val="24"/>
        </w:rPr>
        <w:t>of</w:t>
      </w:r>
      <w:r>
        <w:rPr>
          <w:spacing w:val="-2"/>
          <w:sz w:val="24"/>
          <w:szCs w:val="24"/>
        </w:rPr>
        <w:t xml:space="preserve"> </w:t>
      </w:r>
      <w:r>
        <w:rPr>
          <w:sz w:val="24"/>
          <w:szCs w:val="24"/>
        </w:rPr>
        <w:t>their</w:t>
      </w:r>
      <w:r>
        <w:rPr>
          <w:spacing w:val="-4"/>
          <w:sz w:val="24"/>
          <w:szCs w:val="24"/>
        </w:rPr>
        <w:t xml:space="preserve"> </w:t>
      </w:r>
      <w:r>
        <w:rPr>
          <w:sz w:val="24"/>
          <w:szCs w:val="24"/>
        </w:rPr>
        <w:t>frequen</w:t>
      </w:r>
      <w:r>
        <w:rPr>
          <w:spacing w:val="-4"/>
          <w:sz w:val="24"/>
          <w:szCs w:val="24"/>
        </w:rPr>
        <w:t>c</w:t>
      </w:r>
      <w:r>
        <w:rPr>
          <w:sz w:val="24"/>
          <w:szCs w:val="24"/>
        </w:rPr>
        <w:t>y</w:t>
      </w:r>
      <w:r>
        <w:rPr>
          <w:spacing w:val="-10"/>
          <w:sz w:val="24"/>
          <w:szCs w:val="24"/>
        </w:rPr>
        <w:t xml:space="preserve"> </w:t>
      </w:r>
      <w:r>
        <w:rPr>
          <w:sz w:val="24"/>
          <w:szCs w:val="24"/>
        </w:rPr>
        <w:t>of</w:t>
      </w:r>
      <w:r>
        <w:rPr>
          <w:spacing w:val="-2"/>
          <w:sz w:val="24"/>
          <w:szCs w:val="24"/>
        </w:rPr>
        <w:t xml:space="preserve"> </w:t>
      </w:r>
      <w:r>
        <w:rPr>
          <w:sz w:val="24"/>
          <w:szCs w:val="24"/>
        </w:rPr>
        <w:t>use</w:t>
      </w:r>
      <w:r>
        <w:rPr>
          <w:spacing w:val="-3"/>
          <w:sz w:val="24"/>
          <w:szCs w:val="24"/>
        </w:rPr>
        <w:t xml:space="preserve"> </w:t>
      </w:r>
      <w:r>
        <w:rPr>
          <w:sz w:val="24"/>
          <w:szCs w:val="24"/>
        </w:rPr>
        <w:t>across di</w:t>
      </w:r>
      <w:r>
        <w:rPr>
          <w:spacing w:val="-6"/>
          <w:sz w:val="24"/>
          <w:szCs w:val="24"/>
        </w:rPr>
        <w:t>f</w:t>
      </w:r>
      <w:r>
        <w:rPr>
          <w:sz w:val="24"/>
          <w:szCs w:val="24"/>
        </w:rPr>
        <w:t>ferent</w:t>
      </w:r>
      <w:r>
        <w:rPr>
          <w:spacing w:val="-8"/>
          <w:sz w:val="24"/>
          <w:szCs w:val="24"/>
        </w:rPr>
        <w:t xml:space="preserve"> </w:t>
      </w:r>
      <w:r>
        <w:rPr>
          <w:sz w:val="24"/>
          <w:szCs w:val="24"/>
        </w:rPr>
        <w:t>documents</w:t>
      </w:r>
      <w:r>
        <w:rPr>
          <w:spacing w:val="-10"/>
          <w:sz w:val="24"/>
          <w:szCs w:val="24"/>
        </w:rPr>
        <w:t xml:space="preserve"> </w:t>
      </w:r>
      <w:r>
        <w:rPr>
          <w:sz w:val="24"/>
          <w:szCs w:val="24"/>
        </w:rPr>
        <w:t>(a</w:t>
      </w:r>
      <w:r>
        <w:rPr>
          <w:spacing w:val="-2"/>
          <w:sz w:val="24"/>
          <w:szCs w:val="24"/>
        </w:rPr>
        <w:t xml:space="preserve"> </w:t>
      </w:r>
      <w:r>
        <w:rPr>
          <w:sz w:val="24"/>
          <w:szCs w:val="24"/>
        </w:rPr>
        <w:t>useful</w:t>
      </w:r>
      <w:r>
        <w:rPr>
          <w:spacing w:val="-6"/>
          <w:sz w:val="24"/>
          <w:szCs w:val="24"/>
        </w:rPr>
        <w:t xml:space="preserve"> </w:t>
      </w:r>
      <w:r>
        <w:rPr>
          <w:sz w:val="24"/>
          <w:szCs w:val="24"/>
        </w:rPr>
        <w:t>form</w:t>
      </w:r>
      <w:r>
        <w:rPr>
          <w:spacing w:val="-5"/>
          <w:sz w:val="24"/>
          <w:szCs w:val="24"/>
        </w:rPr>
        <w:t xml:space="preserve"> </w:t>
      </w:r>
      <w:r>
        <w:rPr>
          <w:sz w:val="24"/>
          <w:szCs w:val="24"/>
        </w:rPr>
        <w:t>for</w:t>
      </w:r>
      <w:r>
        <w:rPr>
          <w:spacing w:val="-3"/>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5"/>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will</w:t>
      </w:r>
      <w:r>
        <w:rPr>
          <w:spacing w:val="-4"/>
          <w:sz w:val="24"/>
          <w:szCs w:val="24"/>
        </w:rPr>
        <w:t xml:space="preserve"> </w:t>
      </w:r>
      <w:r>
        <w:rPr>
          <w:sz w:val="24"/>
          <w:szCs w:val="24"/>
        </w:rPr>
        <w:t>refer</w:t>
      </w:r>
      <w:r>
        <w:rPr>
          <w:spacing w:val="-5"/>
          <w:sz w:val="24"/>
          <w:szCs w:val="24"/>
        </w:rPr>
        <w:t xml:space="preserve"> </w:t>
      </w:r>
      <w:r>
        <w:rPr>
          <w:sz w:val="24"/>
          <w:szCs w:val="24"/>
        </w:rPr>
        <w:t>to</w:t>
      </w:r>
      <w:r>
        <w:rPr>
          <w:spacing w:val="-2"/>
          <w:sz w:val="24"/>
          <w:szCs w:val="24"/>
        </w:rPr>
        <w:t xml:space="preserve"> </w:t>
      </w:r>
      <w:r>
        <w:rPr>
          <w:sz w:val="24"/>
          <w:szCs w:val="24"/>
        </w:rPr>
        <w:t>such representations</w:t>
      </w:r>
      <w:r>
        <w:rPr>
          <w:spacing w:val="-15"/>
          <w:sz w:val="24"/>
          <w:szCs w:val="24"/>
        </w:rPr>
        <w:t xml:space="preserve"> </w:t>
      </w:r>
      <w:r>
        <w:rPr>
          <w:sz w:val="24"/>
          <w:szCs w:val="24"/>
        </w:rPr>
        <w:t>as</w:t>
      </w:r>
      <w:r>
        <w:rPr>
          <w:spacing w:val="-2"/>
          <w:sz w:val="24"/>
          <w:szCs w:val="24"/>
        </w:rPr>
        <w:t xml:space="preserve"> </w:t>
      </w:r>
      <w:r>
        <w:rPr>
          <w:sz w:val="24"/>
          <w:szCs w:val="24"/>
        </w:rPr>
        <w:t>wo</w:t>
      </w:r>
      <w:r>
        <w:rPr>
          <w:spacing w:val="-9"/>
          <w:sz w:val="24"/>
          <w:szCs w:val="24"/>
        </w:rPr>
        <w:t>r</w:t>
      </w:r>
      <w:r>
        <w:rPr>
          <w:sz w:val="24"/>
          <w:szCs w:val="24"/>
        </w:rPr>
        <w:t>d-document</w:t>
      </w:r>
      <w:r>
        <w:rPr>
          <w:spacing w:val="-23"/>
          <w:sz w:val="24"/>
          <w:szCs w:val="24"/>
        </w:rPr>
        <w:t xml:space="preserve"> </w:t>
      </w:r>
      <w:r>
        <w:rPr>
          <w:sz w:val="24"/>
          <w:szCs w:val="24"/>
        </w:rPr>
        <w:t>matrices.</w:t>
      </w:r>
      <w:r>
        <w:rPr>
          <w:spacing w:val="5"/>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ma</w:t>
      </w:r>
      <w:r>
        <w:rPr>
          <w:spacing w:val="-2"/>
          <w:sz w:val="24"/>
          <w:szCs w:val="24"/>
        </w:rPr>
        <w:t>k</w:t>
      </w:r>
      <w:r>
        <w:rPr>
          <w:sz w:val="24"/>
          <w:szCs w:val="24"/>
        </w:rPr>
        <w:t>e</w:t>
      </w:r>
      <w:r>
        <w:rPr>
          <w:spacing w:val="-5"/>
          <w:sz w:val="24"/>
          <w:szCs w:val="24"/>
        </w:rPr>
        <w:t xml:space="preserve"> </w:t>
      </w:r>
      <w:r>
        <w:rPr>
          <w:sz w:val="24"/>
          <w:szCs w:val="24"/>
        </w:rPr>
        <w:t>an</w:t>
      </w:r>
      <w:r>
        <w:rPr>
          <w:spacing w:val="-2"/>
          <w:sz w:val="24"/>
          <w:szCs w:val="24"/>
        </w:rPr>
        <w:t xml:space="preserve"> </w:t>
      </w:r>
      <w:r>
        <w:rPr>
          <w:sz w:val="24"/>
          <w:szCs w:val="24"/>
        </w:rPr>
        <w:t>analogy</w:t>
      </w:r>
      <w:r>
        <w:rPr>
          <w:spacing w:val="-8"/>
          <w:sz w:val="24"/>
          <w:szCs w:val="24"/>
        </w:rPr>
        <w:t xml:space="preserve"> </w:t>
      </w:r>
      <w:r>
        <w:rPr>
          <w:sz w:val="24"/>
          <w:szCs w:val="24"/>
        </w:rPr>
        <w:t>with</w:t>
      </w:r>
      <w:r>
        <w:rPr>
          <w:spacing w:val="-4"/>
          <w:sz w:val="24"/>
          <w:szCs w:val="24"/>
        </w:rPr>
        <w:t xml:space="preserve"> </w:t>
      </w:r>
      <w:r>
        <w:rPr>
          <w:sz w:val="24"/>
          <w:szCs w:val="24"/>
        </w:rPr>
        <w:t>our</w:t>
      </w:r>
      <w:r>
        <w:rPr>
          <w:spacing w:val="-3"/>
          <w:sz w:val="24"/>
          <w:szCs w:val="24"/>
        </w:rPr>
        <w:t xml:space="preserve"> </w:t>
      </w:r>
      <w:r>
        <w:rPr>
          <w:sz w:val="24"/>
          <w:szCs w:val="24"/>
        </w:rPr>
        <w:t>Alice–Bob</w:t>
      </w:r>
      <w:r>
        <w:rPr>
          <w:spacing w:val="-10"/>
          <w:sz w:val="24"/>
          <w:szCs w:val="24"/>
        </w:rPr>
        <w:t xml:space="preserve"> </w:t>
      </w:r>
      <w:r>
        <w:rPr>
          <w:spacing w:val="-4"/>
          <w:sz w:val="24"/>
          <w:szCs w:val="24"/>
        </w:rPr>
        <w:t>e</w:t>
      </w:r>
      <w:r>
        <w:rPr>
          <w:sz w:val="24"/>
          <w:szCs w:val="24"/>
        </w:rPr>
        <w:t xml:space="preserve">xample, </w:t>
      </w:r>
      <w:r>
        <w:rPr>
          <w:spacing w:val="-2"/>
          <w:sz w:val="24"/>
          <w:szCs w:val="24"/>
        </w:rPr>
        <w:t>w</w:t>
      </w:r>
      <w:r>
        <w:rPr>
          <w:sz w:val="24"/>
          <w:szCs w:val="24"/>
        </w:rPr>
        <w:t>ord-document</w:t>
      </w:r>
      <w:r>
        <w:rPr>
          <w:spacing w:val="-15"/>
          <w:sz w:val="24"/>
          <w:szCs w:val="24"/>
        </w:rPr>
        <w:t xml:space="preserve"> </w:t>
      </w:r>
      <w:r>
        <w:rPr>
          <w:sz w:val="24"/>
          <w:szCs w:val="24"/>
        </w:rPr>
        <w:t>matrices</w:t>
      </w:r>
      <w:r>
        <w:rPr>
          <w:spacing w:val="-8"/>
          <w:sz w:val="24"/>
          <w:szCs w:val="24"/>
        </w:rPr>
        <w:t xml:space="preserve"> </w:t>
      </w:r>
      <w:r>
        <w:rPr>
          <w:sz w:val="24"/>
          <w:szCs w:val="24"/>
        </w:rPr>
        <w:t>license</w:t>
      </w:r>
      <w:r>
        <w:rPr>
          <w:spacing w:val="-7"/>
          <w:sz w:val="24"/>
          <w:szCs w:val="24"/>
        </w:rPr>
        <w:t xml:space="preserve"> </w:t>
      </w:r>
      <w:r>
        <w:rPr>
          <w:sz w:val="24"/>
          <w:szCs w:val="24"/>
        </w:rPr>
        <w:t>inferences</w:t>
      </w:r>
      <w:r>
        <w:rPr>
          <w:spacing w:val="-10"/>
          <w:sz w:val="24"/>
          <w:szCs w:val="24"/>
        </w:rPr>
        <w:t xml:space="preserve"> </w:t>
      </w:r>
      <w:r>
        <w:rPr>
          <w:sz w:val="24"/>
          <w:szCs w:val="24"/>
        </w:rPr>
        <w:t>about</w:t>
      </w:r>
      <w:r>
        <w:rPr>
          <w:spacing w:val="-5"/>
          <w:sz w:val="24"/>
          <w:szCs w:val="24"/>
        </w:rPr>
        <w:t xml:space="preserve"> </w:t>
      </w:r>
      <w:r>
        <w:rPr>
          <w:sz w:val="24"/>
          <w:szCs w:val="24"/>
        </w:rPr>
        <w:t>Alice</w:t>
      </w:r>
      <w:r>
        <w:rPr>
          <w:spacing w:val="-5"/>
          <w:sz w:val="24"/>
          <w:szCs w:val="24"/>
        </w:rPr>
        <w:t xml:space="preserve"> </w:t>
      </w:r>
      <w:r>
        <w:rPr>
          <w:sz w:val="24"/>
          <w:szCs w:val="24"/>
        </w:rPr>
        <w:t>or</w:t>
      </w:r>
      <w:r>
        <w:rPr>
          <w:spacing w:val="-2"/>
          <w:sz w:val="24"/>
          <w:szCs w:val="24"/>
        </w:rPr>
        <w:t xml:space="preserve"> </w:t>
      </w:r>
      <w:r>
        <w:rPr>
          <w:sz w:val="24"/>
          <w:szCs w:val="24"/>
        </w:rPr>
        <w:t>Bob</w:t>
      </w:r>
      <w:r>
        <w:rPr>
          <w:spacing w:val="-4"/>
          <w:sz w:val="24"/>
          <w:szCs w:val="24"/>
        </w:rPr>
        <w:t xml:space="preserve"> </w:t>
      </w:r>
      <w:r>
        <w:rPr>
          <w:sz w:val="24"/>
          <w:szCs w:val="24"/>
        </w:rPr>
        <w:t>based</w:t>
      </w:r>
      <w:r>
        <w:rPr>
          <w:spacing w:val="-5"/>
          <w:sz w:val="24"/>
          <w:szCs w:val="24"/>
        </w:rPr>
        <w:t xml:space="preserve"> </w:t>
      </w:r>
      <w:r>
        <w:rPr>
          <w:sz w:val="24"/>
          <w:szCs w:val="24"/>
        </w:rPr>
        <w:t>on</w:t>
      </w:r>
      <w:r>
        <w:rPr>
          <w:spacing w:val="-2"/>
          <w:sz w:val="24"/>
          <w:szCs w:val="24"/>
        </w:rPr>
        <w:t xml:space="preserve"> </w:t>
      </w:r>
      <w:r>
        <w:rPr>
          <w:sz w:val="24"/>
          <w:szCs w:val="24"/>
        </w:rPr>
        <w:t>whe</w:t>
      </w:r>
      <w:r>
        <w:rPr>
          <w:spacing w:val="-9"/>
          <w:sz w:val="24"/>
          <w:szCs w:val="24"/>
        </w:rPr>
        <w:t>r</w:t>
      </w:r>
      <w:r>
        <w:rPr>
          <w:sz w:val="24"/>
          <w:szCs w:val="24"/>
        </w:rPr>
        <w:t>e</w:t>
      </w:r>
      <w:r>
        <w:rPr>
          <w:spacing w:val="-6"/>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appear</w:t>
      </w:r>
    </w:p>
    <w:p w:rsidR="00B72476" w:rsidRDefault="00CB77E8">
      <w:pPr>
        <w:spacing w:before="7"/>
        <w:ind w:left="100"/>
        <w:rPr>
          <w:sz w:val="24"/>
          <w:szCs w:val="24"/>
        </w:rPr>
      </w:pPr>
      <w:r>
        <w:rPr>
          <w:sz w:val="24"/>
          <w:szCs w:val="24"/>
        </w:rPr>
        <w:t>(rather</w:t>
      </w:r>
      <w:r>
        <w:rPr>
          <w:spacing w:val="-6"/>
          <w:sz w:val="24"/>
          <w:szCs w:val="24"/>
        </w:rPr>
        <w:t xml:space="preserve"> </w:t>
      </w:r>
      <w:r>
        <w:rPr>
          <w:sz w:val="24"/>
          <w:szCs w:val="24"/>
        </w:rPr>
        <w:t>than</w:t>
      </w:r>
      <w:r>
        <w:rPr>
          <w:spacing w:val="-4"/>
          <w:sz w:val="24"/>
          <w:szCs w:val="24"/>
        </w:rPr>
        <w:t xml:space="preserve"> </w:t>
      </w:r>
      <w:r>
        <w:rPr>
          <w:sz w:val="24"/>
          <w:szCs w:val="24"/>
        </w:rPr>
        <w:t>who</w:t>
      </w:r>
      <w:r>
        <w:rPr>
          <w:spacing w:val="-17"/>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appear</w:t>
      </w:r>
      <w:r>
        <w:rPr>
          <w:spacing w:val="-6"/>
          <w:sz w:val="24"/>
          <w:szCs w:val="24"/>
        </w:rPr>
        <w:t xml:space="preserve"> </w:t>
      </w:r>
      <w:r>
        <w:rPr>
          <w:sz w:val="24"/>
          <w:szCs w:val="24"/>
        </w:rPr>
        <w:t>with).</w:t>
      </w:r>
    </w:p>
    <w:p w:rsidR="00B72476" w:rsidRDefault="00B72476">
      <w:pPr>
        <w:spacing w:before="7" w:line="140" w:lineRule="exact"/>
        <w:rPr>
          <w:sz w:val="14"/>
          <w:szCs w:val="14"/>
        </w:rPr>
      </w:pPr>
    </w:p>
    <w:p w:rsidR="00B72476" w:rsidRDefault="00B72476">
      <w:pPr>
        <w:spacing w:line="200" w:lineRule="exact"/>
      </w:pPr>
    </w:p>
    <w:p w:rsidR="00B72476" w:rsidRDefault="00CB77E8">
      <w:pPr>
        <w:spacing w:line="415" w:lineRule="auto"/>
        <w:ind w:left="100" w:right="59" w:firstLine="576"/>
        <w:rPr>
          <w:sz w:val="24"/>
          <w:szCs w:val="24"/>
        </w:rPr>
      </w:pPr>
      <w:r>
        <w:rPr>
          <w:sz w:val="24"/>
          <w:szCs w:val="24"/>
        </w:rPr>
        <w:t>Note,</w:t>
      </w:r>
      <w:r>
        <w:rPr>
          <w:spacing w:val="-5"/>
          <w:sz w:val="24"/>
          <w:szCs w:val="24"/>
        </w:rPr>
        <w:t xml:space="preserve"> </w:t>
      </w:r>
      <w:r>
        <w:rPr>
          <w:sz w:val="24"/>
          <w:szCs w:val="24"/>
        </w:rPr>
        <w:t>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w:t>
      </w:r>
      <w:r>
        <w:rPr>
          <w:spacing w:val="-9"/>
          <w:sz w:val="24"/>
          <w:szCs w:val="24"/>
        </w:rPr>
        <w:t xml:space="preserve"> </w:t>
      </w:r>
      <w:r>
        <w:rPr>
          <w:sz w:val="24"/>
          <w:szCs w:val="24"/>
        </w:rPr>
        <w:t>that</w:t>
      </w:r>
      <w:r>
        <w:rPr>
          <w:spacing w:val="-4"/>
          <w:sz w:val="24"/>
          <w:szCs w:val="24"/>
        </w:rPr>
        <w:t xml:space="preserve"> </w:t>
      </w:r>
      <w:r>
        <w:rPr>
          <w:sz w:val="24"/>
          <w:szCs w:val="24"/>
        </w:rPr>
        <w:t>the</w:t>
      </w:r>
      <w:r>
        <w:rPr>
          <w:spacing w:val="-3"/>
          <w:sz w:val="24"/>
          <w:szCs w:val="24"/>
        </w:rPr>
        <w:t xml:space="preserve"> </w:t>
      </w:r>
      <w:r>
        <w:rPr>
          <w:spacing w:val="-2"/>
          <w:sz w:val="24"/>
          <w:szCs w:val="24"/>
        </w:rPr>
        <w:t>w</w:t>
      </w:r>
      <w:r>
        <w:rPr>
          <w:sz w:val="24"/>
          <w:szCs w:val="24"/>
        </w:rPr>
        <w:t>ord-document</w:t>
      </w:r>
      <w:r>
        <w:rPr>
          <w:spacing w:val="-15"/>
          <w:sz w:val="24"/>
          <w:szCs w:val="24"/>
        </w:rPr>
        <w:t xml:space="preserve"> </w:t>
      </w:r>
      <w:r>
        <w:rPr>
          <w:sz w:val="24"/>
          <w:szCs w:val="24"/>
        </w:rPr>
        <w:t>approach</w:t>
      </w:r>
      <w:r>
        <w:rPr>
          <w:spacing w:val="-9"/>
          <w:sz w:val="24"/>
          <w:szCs w:val="24"/>
        </w:rPr>
        <w:t xml:space="preserve"> </w:t>
      </w:r>
      <w:r>
        <w:rPr>
          <w:sz w:val="24"/>
          <w:szCs w:val="24"/>
        </w:rPr>
        <w:t>discards</w:t>
      </w:r>
      <w:r>
        <w:rPr>
          <w:spacing w:val="-8"/>
          <w:sz w:val="24"/>
          <w:szCs w:val="24"/>
        </w:rPr>
        <w:t xml:space="preserve"> </w:t>
      </w:r>
      <w:r>
        <w:rPr>
          <w:sz w:val="24"/>
          <w:szCs w:val="24"/>
        </w:rPr>
        <w:t>information</w:t>
      </w:r>
      <w:r>
        <w:rPr>
          <w:spacing w:val="-11"/>
          <w:sz w:val="24"/>
          <w:szCs w:val="24"/>
        </w:rPr>
        <w:t xml:space="preserve"> </w:t>
      </w:r>
      <w:r>
        <w:rPr>
          <w:sz w:val="24"/>
          <w:szCs w:val="24"/>
        </w:rPr>
        <w:t>about</w:t>
      </w:r>
      <w:r>
        <w:rPr>
          <w:spacing w:val="-5"/>
          <w:sz w:val="24"/>
          <w:szCs w:val="24"/>
        </w:rPr>
        <w:t xml:space="preserve"> </w:t>
      </w:r>
      <w:r>
        <w:rPr>
          <w:sz w:val="24"/>
          <w:szCs w:val="24"/>
        </w:rPr>
        <w:t>the</w:t>
      </w:r>
      <w:r>
        <w:rPr>
          <w:spacing w:val="-3"/>
          <w:sz w:val="24"/>
          <w:szCs w:val="24"/>
        </w:rPr>
        <w:t xml:space="preserve"> </w:t>
      </w:r>
      <w:r>
        <w:rPr>
          <w:sz w:val="24"/>
          <w:szCs w:val="24"/>
        </w:rPr>
        <w:t>relat</w:t>
      </w:r>
      <w:r>
        <w:rPr>
          <w:spacing w:val="-6"/>
          <w:sz w:val="24"/>
          <w:szCs w:val="24"/>
        </w:rPr>
        <w:t>i</w:t>
      </w:r>
      <w:r>
        <w:rPr>
          <w:spacing w:val="-4"/>
          <w:sz w:val="24"/>
          <w:szCs w:val="24"/>
        </w:rPr>
        <w:t>v</w:t>
      </w:r>
      <w:r>
        <w:rPr>
          <w:sz w:val="24"/>
          <w:szCs w:val="24"/>
        </w:rPr>
        <w:t>e position</w:t>
      </w:r>
      <w:r>
        <w:rPr>
          <w:spacing w:val="-10"/>
          <w:sz w:val="24"/>
          <w:szCs w:val="24"/>
        </w:rPr>
        <w:t xml:space="preserve"> </w:t>
      </w:r>
      <w:r>
        <w:rPr>
          <w:sz w:val="24"/>
          <w:szCs w:val="24"/>
        </w:rPr>
        <w:t>of</w:t>
      </w:r>
      <w:r>
        <w:rPr>
          <w:spacing w:val="-4"/>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within</w:t>
      </w:r>
      <w:r>
        <w:rPr>
          <w:spacing w:val="-8"/>
          <w:sz w:val="24"/>
          <w:szCs w:val="24"/>
        </w:rPr>
        <w:t xml:space="preserve"> </w:t>
      </w:r>
      <w:r>
        <w:rPr>
          <w:sz w:val="24"/>
          <w:szCs w:val="24"/>
        </w:rPr>
        <w:t>documents.</w:t>
      </w:r>
      <w:r>
        <w:rPr>
          <w:spacing w:val="3"/>
          <w:sz w:val="24"/>
          <w:szCs w:val="24"/>
        </w:rPr>
        <w:t xml:space="preserve"> </w:t>
      </w:r>
      <w:r>
        <w:rPr>
          <w:sz w:val="24"/>
          <w:szCs w:val="24"/>
        </w:rPr>
        <w:t>The</w:t>
      </w:r>
      <w:r>
        <w:rPr>
          <w:spacing w:val="-6"/>
          <w:sz w:val="24"/>
          <w:szCs w:val="24"/>
        </w:rPr>
        <w:t xml:space="preserve"> </w:t>
      </w:r>
      <w:r>
        <w:rPr>
          <w:spacing w:val="-2"/>
          <w:sz w:val="24"/>
          <w:szCs w:val="24"/>
        </w:rPr>
        <w:t>w</w:t>
      </w:r>
      <w:r>
        <w:rPr>
          <w:sz w:val="24"/>
          <w:szCs w:val="24"/>
        </w:rPr>
        <w:t>ord-</w:t>
      </w:r>
      <w:r>
        <w:rPr>
          <w:spacing w:val="-2"/>
          <w:sz w:val="24"/>
          <w:szCs w:val="24"/>
        </w:rPr>
        <w:t>w</w:t>
      </w:r>
      <w:r>
        <w:rPr>
          <w:sz w:val="24"/>
          <w:szCs w:val="24"/>
        </w:rPr>
        <w:t>ord</w:t>
      </w:r>
      <w:r>
        <w:rPr>
          <w:spacing w:val="-13"/>
          <w:sz w:val="24"/>
          <w:szCs w:val="24"/>
        </w:rPr>
        <w:t xml:space="preserve"> </w:t>
      </w:r>
      <w:r>
        <w:rPr>
          <w:sz w:val="24"/>
          <w:szCs w:val="24"/>
        </w:rPr>
        <w:t>approach</w:t>
      </w:r>
      <w:r>
        <w:rPr>
          <w:spacing w:val="-11"/>
          <w:sz w:val="24"/>
          <w:szCs w:val="24"/>
        </w:rPr>
        <w:t xml:space="preserve"> </w:t>
      </w:r>
      <w:r>
        <w:rPr>
          <w:sz w:val="24"/>
          <w:szCs w:val="24"/>
        </w:rPr>
        <w:t>retains</w:t>
      </w:r>
      <w:r>
        <w:rPr>
          <w:spacing w:val="-8"/>
          <w:sz w:val="24"/>
          <w:szCs w:val="24"/>
        </w:rPr>
        <w:t xml:space="preserve"> </w:t>
      </w:r>
      <w:r>
        <w:rPr>
          <w:sz w:val="24"/>
          <w:szCs w:val="24"/>
        </w:rPr>
        <w:t>this</w:t>
      </w:r>
      <w:r>
        <w:rPr>
          <w:spacing w:val="-5"/>
          <w:sz w:val="24"/>
          <w:szCs w:val="24"/>
        </w:rPr>
        <w:t xml:space="preserve"> </w:t>
      </w:r>
      <w:r>
        <w:rPr>
          <w:sz w:val="24"/>
          <w:szCs w:val="24"/>
        </w:rPr>
        <w:t>information</w:t>
      </w:r>
      <w:r>
        <w:rPr>
          <w:spacing w:val="-13"/>
          <w:sz w:val="24"/>
          <w:szCs w:val="24"/>
        </w:rPr>
        <w:t xml:space="preserve"> </w:t>
      </w:r>
      <w:r>
        <w:rPr>
          <w:sz w:val="24"/>
          <w:szCs w:val="24"/>
        </w:rPr>
        <w:t>(Church</w:t>
      </w:r>
      <w:r>
        <w:rPr>
          <w:spacing w:val="-10"/>
          <w:sz w:val="24"/>
          <w:szCs w:val="24"/>
        </w:rPr>
        <w:t xml:space="preserve"> </w:t>
      </w:r>
      <w:r>
        <w:rPr>
          <w:sz w:val="24"/>
          <w:szCs w:val="24"/>
        </w:rPr>
        <w:t>&amp; Hanks,</w:t>
      </w:r>
      <w:r>
        <w:rPr>
          <w:spacing w:val="-7"/>
          <w:sz w:val="24"/>
          <w:szCs w:val="24"/>
        </w:rPr>
        <w:t xml:space="preserve"> </w:t>
      </w:r>
      <w:r>
        <w:rPr>
          <w:sz w:val="24"/>
          <w:szCs w:val="24"/>
        </w:rPr>
        <w:t>1990;</w:t>
      </w:r>
      <w:r>
        <w:rPr>
          <w:spacing w:val="-5"/>
          <w:sz w:val="24"/>
          <w:szCs w:val="24"/>
        </w:rPr>
        <w:t xml:space="preserve"> </w:t>
      </w:r>
      <w:r>
        <w:rPr>
          <w:sz w:val="24"/>
          <w:szCs w:val="24"/>
        </w:rPr>
        <w:t>Schütze,</w:t>
      </w:r>
      <w:r>
        <w:rPr>
          <w:spacing w:val="-8"/>
          <w:sz w:val="24"/>
          <w:szCs w:val="24"/>
        </w:rPr>
        <w:t xml:space="preserve"> </w:t>
      </w:r>
      <w:r>
        <w:rPr>
          <w:sz w:val="24"/>
          <w:szCs w:val="24"/>
        </w:rPr>
        <w:t>1992),</w:t>
      </w:r>
      <w:r>
        <w:rPr>
          <w:spacing w:val="-6"/>
          <w:sz w:val="24"/>
          <w:szCs w:val="24"/>
        </w:rPr>
        <w:t xml:space="preserve"> </w:t>
      </w:r>
      <w:r>
        <w:rPr>
          <w:sz w:val="24"/>
          <w:szCs w:val="24"/>
        </w:rPr>
        <w:t>labeling</w:t>
      </w:r>
      <w:r>
        <w:rPr>
          <w:spacing w:val="-8"/>
          <w:sz w:val="24"/>
          <w:szCs w:val="24"/>
        </w:rPr>
        <w:t xml:space="preserve"> </w:t>
      </w:r>
      <w:r>
        <w:rPr>
          <w:sz w:val="24"/>
          <w:szCs w:val="24"/>
        </w:rPr>
        <w:t>both</w:t>
      </w:r>
      <w:r>
        <w:rPr>
          <w:spacing w:val="-4"/>
          <w:sz w:val="24"/>
          <w:szCs w:val="24"/>
        </w:rPr>
        <w:t xml:space="preserve"> </w:t>
      </w:r>
      <w:r>
        <w:rPr>
          <w:sz w:val="24"/>
          <w:szCs w:val="24"/>
        </w:rPr>
        <w:t>r</w:t>
      </w:r>
      <w:r>
        <w:rPr>
          <w:spacing w:val="-6"/>
          <w:sz w:val="24"/>
          <w:szCs w:val="24"/>
        </w:rPr>
        <w:t>o</w:t>
      </w:r>
      <w:r>
        <w:rPr>
          <w:sz w:val="24"/>
          <w:szCs w:val="24"/>
        </w:rPr>
        <w:t>ws</w:t>
      </w:r>
      <w:r>
        <w:rPr>
          <w:spacing w:val="-5"/>
          <w:sz w:val="24"/>
          <w:szCs w:val="24"/>
        </w:rPr>
        <w:t xml:space="preserve"> </w:t>
      </w:r>
      <w:r>
        <w:rPr>
          <w:sz w:val="24"/>
          <w:szCs w:val="24"/>
        </w:rPr>
        <w:t>and</w:t>
      </w:r>
      <w:r>
        <w:rPr>
          <w:spacing w:val="-3"/>
          <w:sz w:val="24"/>
          <w:szCs w:val="24"/>
        </w:rPr>
        <w:t xml:space="preserve"> </w:t>
      </w:r>
      <w:r>
        <w:rPr>
          <w:sz w:val="24"/>
          <w:szCs w:val="24"/>
        </w:rPr>
        <w:t>columns</w:t>
      </w:r>
      <w:r>
        <w:rPr>
          <w:spacing w:val="-8"/>
          <w:sz w:val="24"/>
          <w:szCs w:val="24"/>
        </w:rPr>
        <w:t xml:space="preserve"> </w:t>
      </w:r>
      <w:r>
        <w:rPr>
          <w:sz w:val="24"/>
          <w:szCs w:val="24"/>
        </w:rPr>
        <w:t>with</w:t>
      </w:r>
      <w:r>
        <w:rPr>
          <w:spacing w:val="-4"/>
          <w:sz w:val="24"/>
          <w:szCs w:val="24"/>
        </w:rPr>
        <w:t xml:space="preserve"> </w:t>
      </w:r>
      <w:r>
        <w:rPr>
          <w:spacing w:val="-2"/>
          <w:sz w:val="24"/>
          <w:szCs w:val="24"/>
        </w:rPr>
        <w:t>w</w:t>
      </w:r>
      <w:r>
        <w:rPr>
          <w:sz w:val="24"/>
          <w:szCs w:val="24"/>
        </w:rPr>
        <w:t>ords;</w:t>
      </w:r>
      <w:r>
        <w:rPr>
          <w:spacing w:val="-7"/>
          <w:sz w:val="24"/>
          <w:szCs w:val="24"/>
        </w:rPr>
        <w:t xml:space="preserve"> </w:t>
      </w:r>
      <w:r>
        <w:rPr>
          <w:sz w:val="24"/>
          <w:szCs w:val="24"/>
        </w:rPr>
        <w:t>a</w:t>
      </w:r>
      <w:r>
        <w:rPr>
          <w:spacing w:val="-1"/>
          <w:sz w:val="24"/>
          <w:szCs w:val="24"/>
        </w:rPr>
        <w:t xml:space="preserve"> </w:t>
      </w:r>
      <w:r>
        <w:rPr>
          <w:sz w:val="24"/>
          <w:szCs w:val="24"/>
        </w:rPr>
        <w:t>r</w:t>
      </w:r>
      <w:r>
        <w:rPr>
          <w:spacing w:val="-6"/>
          <w:sz w:val="24"/>
          <w:szCs w:val="24"/>
        </w:rPr>
        <w:t>o</w:t>
      </w:r>
      <w:r>
        <w:rPr>
          <w:sz w:val="24"/>
          <w:szCs w:val="24"/>
        </w:rPr>
        <w:t>w</w:t>
      </w:r>
      <w:r>
        <w:rPr>
          <w:spacing w:val="-4"/>
          <w:sz w:val="24"/>
          <w:szCs w:val="24"/>
        </w:rPr>
        <w:t xml:space="preserve"> </w:t>
      </w:r>
      <w:r>
        <w:rPr>
          <w:sz w:val="24"/>
          <w:szCs w:val="24"/>
        </w:rPr>
        <w:t>might</w:t>
      </w:r>
      <w:r>
        <w:rPr>
          <w:spacing w:val="-6"/>
          <w:sz w:val="24"/>
          <w:szCs w:val="24"/>
        </w:rPr>
        <w:t xml:space="preserve"> </w:t>
      </w:r>
      <w:r>
        <w:rPr>
          <w:sz w:val="24"/>
          <w:szCs w:val="24"/>
        </w:rPr>
        <w:t>represent the</w:t>
      </w:r>
      <w:r>
        <w:rPr>
          <w:spacing w:val="-4"/>
          <w:sz w:val="24"/>
          <w:szCs w:val="24"/>
        </w:rPr>
        <w:t xml:space="preserve"> </w:t>
      </w:r>
      <w:r>
        <w:rPr>
          <w:sz w:val="24"/>
          <w:szCs w:val="24"/>
        </w:rPr>
        <w:t>meaning</w:t>
      </w:r>
      <w:r>
        <w:rPr>
          <w:spacing w:val="-9"/>
          <w:sz w:val="24"/>
          <w:szCs w:val="24"/>
        </w:rPr>
        <w:t xml:space="preserve"> </w:t>
      </w:r>
      <w:r>
        <w:rPr>
          <w:sz w:val="24"/>
          <w:szCs w:val="24"/>
        </w:rPr>
        <w:t>of</w:t>
      </w:r>
      <w:r>
        <w:rPr>
          <w:spacing w:val="-3"/>
          <w:sz w:val="24"/>
          <w:szCs w:val="24"/>
        </w:rPr>
        <w:t xml:space="preserve"> </w:t>
      </w:r>
      <w:r>
        <w:rPr>
          <w:spacing w:val="-2"/>
          <w:sz w:val="24"/>
          <w:szCs w:val="24"/>
        </w:rPr>
        <w:t>w</w:t>
      </w:r>
      <w:r>
        <w:rPr>
          <w:sz w:val="24"/>
          <w:szCs w:val="24"/>
        </w:rPr>
        <w:t>ord</w:t>
      </w:r>
      <w:r>
        <w:rPr>
          <w:spacing w:val="-6"/>
          <w:sz w:val="24"/>
          <w:szCs w:val="24"/>
        </w:rPr>
        <w:t xml:space="preserve"> </w:t>
      </w:r>
      <w:r>
        <w:rPr>
          <w:sz w:val="24"/>
          <w:szCs w:val="24"/>
        </w:rPr>
        <w:t>A</w:t>
      </w:r>
      <w:r>
        <w:rPr>
          <w:spacing w:val="-3"/>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count</w:t>
      </w:r>
      <w:r>
        <w:rPr>
          <w:spacing w:val="-6"/>
          <w:sz w:val="24"/>
          <w:szCs w:val="24"/>
        </w:rPr>
        <w:t xml:space="preserve"> </w:t>
      </w:r>
      <w:r>
        <w:rPr>
          <w:sz w:val="24"/>
          <w:szCs w:val="24"/>
        </w:rPr>
        <w:t>in</w:t>
      </w:r>
      <w:r>
        <w:rPr>
          <w:spacing w:val="-3"/>
          <w:sz w:val="24"/>
          <w:szCs w:val="24"/>
        </w:rPr>
        <w:t xml:space="preserve"> </w:t>
      </w:r>
      <w:r>
        <w:rPr>
          <w:sz w:val="24"/>
          <w:szCs w:val="24"/>
        </w:rPr>
        <w:t>a</w:t>
      </w:r>
      <w:r>
        <w:rPr>
          <w:spacing w:val="-2"/>
          <w:sz w:val="24"/>
          <w:szCs w:val="24"/>
        </w:rPr>
        <w:t xml:space="preserve"> </w:t>
      </w:r>
      <w:r>
        <w:rPr>
          <w:sz w:val="24"/>
          <w:szCs w:val="24"/>
        </w:rPr>
        <w:t>particular</w:t>
      </w:r>
      <w:r>
        <w:rPr>
          <w:spacing w:val="-10"/>
          <w:sz w:val="24"/>
          <w:szCs w:val="24"/>
        </w:rPr>
        <w:t xml:space="preserve"> </w:t>
      </w:r>
      <w:r>
        <w:rPr>
          <w:sz w:val="24"/>
          <w:szCs w:val="24"/>
        </w:rPr>
        <w:t>column</w:t>
      </w:r>
      <w:r>
        <w:rPr>
          <w:spacing w:val="-8"/>
          <w:sz w:val="24"/>
          <w:szCs w:val="24"/>
        </w:rPr>
        <w:t xml:space="preserve"> </w:t>
      </w:r>
      <w:r>
        <w:rPr>
          <w:sz w:val="24"/>
          <w:szCs w:val="24"/>
        </w:rPr>
        <w:t>might</w:t>
      </w:r>
      <w:r>
        <w:rPr>
          <w:spacing w:val="-7"/>
          <w:sz w:val="24"/>
          <w:szCs w:val="24"/>
        </w:rPr>
        <w:t xml:space="preserve"> </w:t>
      </w:r>
      <w:r>
        <w:rPr>
          <w:sz w:val="24"/>
          <w:szCs w:val="24"/>
        </w:rPr>
        <w:t>indicate</w:t>
      </w:r>
      <w:r>
        <w:rPr>
          <w:spacing w:val="-9"/>
          <w:sz w:val="24"/>
          <w:szCs w:val="24"/>
        </w:rPr>
        <w:t xml:space="preserve"> </w:t>
      </w:r>
      <w:r>
        <w:rPr>
          <w:sz w:val="24"/>
          <w:szCs w:val="24"/>
        </w:rPr>
        <w:t>frequen</w:t>
      </w:r>
      <w:r>
        <w:rPr>
          <w:spacing w:val="-4"/>
          <w:sz w:val="24"/>
          <w:szCs w:val="24"/>
        </w:rPr>
        <w:t>c</w:t>
      </w:r>
      <w:r>
        <w:rPr>
          <w:sz w:val="24"/>
          <w:szCs w:val="24"/>
        </w:rPr>
        <w:t>y</w:t>
      </w:r>
      <w:r>
        <w:rPr>
          <w:spacing w:val="-11"/>
          <w:sz w:val="24"/>
          <w:szCs w:val="24"/>
        </w:rPr>
        <w:t xml:space="preserve"> </w:t>
      </w:r>
      <w:r>
        <w:rPr>
          <w:sz w:val="24"/>
          <w:szCs w:val="24"/>
        </w:rPr>
        <w:t>that</w:t>
      </w:r>
      <w:r>
        <w:rPr>
          <w:spacing w:val="-5"/>
          <w:sz w:val="24"/>
          <w:szCs w:val="24"/>
        </w:rPr>
        <w:t xml:space="preserve"> </w:t>
      </w:r>
      <w:r>
        <w:rPr>
          <w:spacing w:val="-2"/>
          <w:sz w:val="24"/>
          <w:szCs w:val="24"/>
        </w:rPr>
        <w:t>w</w:t>
      </w:r>
      <w:r>
        <w:rPr>
          <w:sz w:val="24"/>
          <w:szCs w:val="24"/>
        </w:rPr>
        <w:t>ord</w:t>
      </w:r>
      <w:r>
        <w:rPr>
          <w:spacing w:val="-6"/>
          <w:sz w:val="24"/>
          <w:szCs w:val="24"/>
        </w:rPr>
        <w:t xml:space="preserve"> </w:t>
      </w:r>
      <w:r>
        <w:rPr>
          <w:sz w:val="24"/>
          <w:szCs w:val="24"/>
        </w:rPr>
        <w:t>A occurred</w:t>
      </w:r>
      <w:r>
        <w:rPr>
          <w:spacing w:val="-8"/>
          <w:sz w:val="24"/>
          <w:szCs w:val="24"/>
        </w:rPr>
        <w:t xml:space="preserve"> </w:t>
      </w:r>
      <w:r>
        <w:rPr>
          <w:sz w:val="24"/>
          <w:szCs w:val="24"/>
        </w:rPr>
        <w:t>2</w:t>
      </w:r>
      <w:r>
        <w:rPr>
          <w:spacing w:val="-1"/>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before</w:t>
      </w:r>
      <w:r>
        <w:rPr>
          <w:spacing w:val="-6"/>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X</w:t>
      </w:r>
      <w:r>
        <w:rPr>
          <w:spacing w:val="-2"/>
          <w:sz w:val="24"/>
          <w:szCs w:val="24"/>
        </w:rPr>
        <w:t xml:space="preserve"> </w:t>
      </w:r>
      <w:r>
        <w:rPr>
          <w:sz w:val="24"/>
          <w:szCs w:val="24"/>
        </w:rPr>
        <w:t>(Figure</w:t>
      </w:r>
      <w:r>
        <w:rPr>
          <w:spacing w:val="-7"/>
          <w:sz w:val="24"/>
          <w:szCs w:val="24"/>
        </w:rPr>
        <w:t xml:space="preserve"> </w:t>
      </w:r>
      <w:r>
        <w:rPr>
          <w:sz w:val="24"/>
          <w:szCs w:val="24"/>
        </w:rPr>
        <w:t>1).</w:t>
      </w:r>
      <w:r>
        <w:rPr>
          <w:spacing w:val="11"/>
          <w:sz w:val="24"/>
          <w:szCs w:val="24"/>
        </w:rPr>
        <w:t xml:space="preserve"> </w:t>
      </w:r>
      <w:r>
        <w:rPr>
          <w:sz w:val="24"/>
          <w:szCs w:val="24"/>
        </w:rPr>
        <w:t>This</w:t>
      </w:r>
      <w:r>
        <w:rPr>
          <w:spacing w:val="-4"/>
          <w:sz w:val="24"/>
          <w:szCs w:val="24"/>
        </w:rPr>
        <w:t xml:space="preserve"> </w:t>
      </w:r>
      <w:r>
        <w:rPr>
          <w:sz w:val="24"/>
          <w:szCs w:val="24"/>
        </w:rPr>
        <w:t>corresponds</w:t>
      </w:r>
      <w:r>
        <w:rPr>
          <w:spacing w:val="-12"/>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initial</w:t>
      </w:r>
      <w:r>
        <w:rPr>
          <w:spacing w:val="-6"/>
          <w:sz w:val="24"/>
          <w:szCs w:val="24"/>
        </w:rPr>
        <w:t xml:space="preserve"> </w:t>
      </w:r>
      <w:r>
        <w:rPr>
          <w:spacing w:val="-4"/>
          <w:sz w:val="24"/>
          <w:szCs w:val="24"/>
        </w:rPr>
        <w:t>e</w:t>
      </w:r>
      <w:r>
        <w:rPr>
          <w:sz w:val="24"/>
          <w:szCs w:val="24"/>
        </w:rPr>
        <w:t>xample</w:t>
      </w:r>
      <w:r>
        <w:rPr>
          <w:spacing w:val="-8"/>
          <w:sz w:val="24"/>
          <w:szCs w:val="24"/>
        </w:rPr>
        <w:t xml:space="preserve"> </w:t>
      </w:r>
      <w:r>
        <w:rPr>
          <w:sz w:val="24"/>
          <w:szCs w:val="24"/>
        </w:rPr>
        <w:t>of</w:t>
      </w:r>
      <w:r>
        <w:rPr>
          <w:spacing w:val="-2"/>
          <w:sz w:val="24"/>
          <w:szCs w:val="24"/>
        </w:rPr>
        <w:t xml:space="preserve"> </w:t>
      </w:r>
      <w:r>
        <w:rPr>
          <w:sz w:val="24"/>
          <w:szCs w:val="24"/>
        </w:rPr>
        <w:t>inferences about</w:t>
      </w:r>
      <w:r>
        <w:rPr>
          <w:spacing w:val="-5"/>
          <w:sz w:val="24"/>
          <w:szCs w:val="24"/>
        </w:rPr>
        <w:t xml:space="preserve"> </w:t>
      </w:r>
      <w:r>
        <w:rPr>
          <w:sz w:val="24"/>
          <w:szCs w:val="24"/>
        </w:rPr>
        <w:t>Alice</w:t>
      </w:r>
      <w:r>
        <w:rPr>
          <w:spacing w:val="-5"/>
          <w:sz w:val="24"/>
          <w:szCs w:val="24"/>
        </w:rPr>
        <w:t xml:space="preserve"> </w:t>
      </w:r>
      <w:r>
        <w:rPr>
          <w:sz w:val="24"/>
          <w:szCs w:val="24"/>
        </w:rPr>
        <w:t>or</w:t>
      </w:r>
      <w:r>
        <w:rPr>
          <w:spacing w:val="-2"/>
          <w:sz w:val="24"/>
          <w:szCs w:val="24"/>
        </w:rPr>
        <w:t xml:space="preserve"> </w:t>
      </w:r>
      <w:r>
        <w:rPr>
          <w:sz w:val="24"/>
          <w:szCs w:val="24"/>
        </w:rPr>
        <w:t>Bob</w:t>
      </w:r>
      <w:r>
        <w:rPr>
          <w:spacing w:val="-4"/>
          <w:sz w:val="24"/>
          <w:szCs w:val="24"/>
        </w:rPr>
        <w:t xml:space="preserve"> </w:t>
      </w:r>
      <w:r>
        <w:rPr>
          <w:sz w:val="24"/>
          <w:szCs w:val="24"/>
        </w:rPr>
        <w:t>based</w:t>
      </w:r>
      <w:r>
        <w:rPr>
          <w:spacing w:val="-5"/>
          <w:sz w:val="24"/>
          <w:szCs w:val="24"/>
        </w:rPr>
        <w:t xml:space="preserve"> </w:t>
      </w:r>
      <w:r>
        <w:rPr>
          <w:sz w:val="24"/>
          <w:szCs w:val="24"/>
        </w:rPr>
        <w:t>on</w:t>
      </w:r>
      <w:r>
        <w:rPr>
          <w:spacing w:val="-2"/>
          <w:sz w:val="24"/>
          <w:szCs w:val="24"/>
        </w:rPr>
        <w:t xml:space="preserve"> </w:t>
      </w:r>
      <w:r>
        <w:rPr>
          <w:sz w:val="24"/>
          <w:szCs w:val="24"/>
        </w:rPr>
        <w:t>who</w:t>
      </w:r>
      <w:r>
        <w:rPr>
          <w:spacing w:val="-17"/>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appear</w:t>
      </w:r>
      <w:r>
        <w:rPr>
          <w:spacing w:val="-6"/>
          <w:sz w:val="24"/>
          <w:szCs w:val="24"/>
        </w:rPr>
        <w:t xml:space="preserve"> </w:t>
      </w:r>
      <w:r>
        <w:rPr>
          <w:sz w:val="24"/>
          <w:szCs w:val="24"/>
        </w:rPr>
        <w:t>with.</w:t>
      </w:r>
    </w:p>
    <w:p w:rsidR="00B72476" w:rsidRDefault="00B72476">
      <w:pPr>
        <w:spacing w:before="2" w:line="140" w:lineRule="exact"/>
        <w:rPr>
          <w:sz w:val="15"/>
          <w:szCs w:val="15"/>
        </w:rPr>
      </w:pPr>
    </w:p>
    <w:p w:rsidR="00B72476" w:rsidRDefault="00CB77E8">
      <w:pPr>
        <w:spacing w:line="415" w:lineRule="auto"/>
        <w:ind w:left="100" w:right="773" w:firstLine="576"/>
        <w:rPr>
          <w:sz w:val="24"/>
          <w:szCs w:val="24"/>
        </w:rPr>
      </w:pPr>
      <w:r>
        <w:rPr>
          <w:sz w:val="24"/>
          <w:szCs w:val="24"/>
        </w:rPr>
        <w:t>Learning</w:t>
      </w:r>
      <w:r>
        <w:rPr>
          <w:spacing w:val="-9"/>
          <w:sz w:val="24"/>
          <w:szCs w:val="24"/>
        </w:rPr>
        <w:t xml:space="preserve"> </w:t>
      </w:r>
      <w:r>
        <w:rPr>
          <w:sz w:val="24"/>
          <w:szCs w:val="24"/>
        </w:rPr>
        <w:t>models</w:t>
      </w:r>
      <w:r>
        <w:rPr>
          <w:spacing w:val="-7"/>
          <w:sz w:val="24"/>
          <w:szCs w:val="24"/>
        </w:rPr>
        <w:t xml:space="preserve"> </w:t>
      </w:r>
      <w:r>
        <w:rPr>
          <w:sz w:val="24"/>
          <w:szCs w:val="24"/>
        </w:rPr>
        <w:t>based</w:t>
      </w:r>
      <w:r>
        <w:rPr>
          <w:spacing w:val="-5"/>
          <w:sz w:val="24"/>
          <w:szCs w:val="24"/>
        </w:rPr>
        <w:t xml:space="preserve"> </w:t>
      </w:r>
      <w:r>
        <w:rPr>
          <w:sz w:val="24"/>
          <w:szCs w:val="24"/>
        </w:rPr>
        <w:t>on</w:t>
      </w:r>
      <w:r>
        <w:rPr>
          <w:spacing w:val="-2"/>
          <w:sz w:val="24"/>
          <w:szCs w:val="24"/>
        </w:rPr>
        <w:t xml:space="preserve"> w</w:t>
      </w:r>
      <w:r>
        <w:rPr>
          <w:sz w:val="24"/>
          <w:szCs w:val="24"/>
        </w:rPr>
        <w:t>ord-document</w:t>
      </w:r>
      <w:r>
        <w:rPr>
          <w:spacing w:val="-15"/>
          <w:sz w:val="24"/>
          <w:szCs w:val="24"/>
        </w:rPr>
        <w:t xml:space="preserve"> </w:t>
      </w:r>
      <w:r>
        <w:rPr>
          <w:sz w:val="24"/>
          <w:szCs w:val="24"/>
        </w:rPr>
        <w:t>and</w:t>
      </w:r>
      <w:r>
        <w:rPr>
          <w:spacing w:val="-3"/>
          <w:sz w:val="24"/>
          <w:szCs w:val="24"/>
        </w:rPr>
        <w:t xml:space="preserve"> </w:t>
      </w:r>
      <w:r>
        <w:rPr>
          <w:spacing w:val="-2"/>
          <w:sz w:val="24"/>
          <w:szCs w:val="24"/>
        </w:rPr>
        <w:t>w</w:t>
      </w:r>
      <w:r>
        <w:rPr>
          <w:sz w:val="24"/>
          <w:szCs w:val="24"/>
        </w:rPr>
        <w:t>ord-</w:t>
      </w:r>
      <w:r>
        <w:rPr>
          <w:spacing w:val="-2"/>
          <w:sz w:val="24"/>
          <w:szCs w:val="24"/>
        </w:rPr>
        <w:t>w</w:t>
      </w:r>
      <w:r>
        <w:rPr>
          <w:sz w:val="24"/>
          <w:szCs w:val="24"/>
        </w:rPr>
        <w:t>ord</w:t>
      </w:r>
      <w:r>
        <w:rPr>
          <w:spacing w:val="-11"/>
          <w:sz w:val="24"/>
          <w:szCs w:val="24"/>
        </w:rPr>
        <w:t xml:space="preserve"> </w:t>
      </w:r>
      <w:r>
        <w:rPr>
          <w:sz w:val="24"/>
          <w:szCs w:val="24"/>
        </w:rPr>
        <w:t>matrices</w:t>
      </w:r>
      <w:r>
        <w:rPr>
          <w:spacing w:val="-8"/>
          <w:sz w:val="24"/>
          <w:szCs w:val="24"/>
        </w:rPr>
        <w:t xml:space="preserve"> </w:t>
      </w:r>
      <w:r>
        <w:rPr>
          <w:sz w:val="24"/>
          <w:szCs w:val="24"/>
        </w:rPr>
        <w:t>are</w:t>
      </w:r>
      <w:r>
        <w:rPr>
          <w:spacing w:val="-3"/>
          <w:sz w:val="24"/>
          <w:szCs w:val="24"/>
        </w:rPr>
        <w:t xml:space="preserve"> </w:t>
      </w:r>
      <w:r>
        <w:rPr>
          <w:sz w:val="24"/>
          <w:szCs w:val="24"/>
        </w:rPr>
        <w:t>capable</w:t>
      </w:r>
      <w:r>
        <w:rPr>
          <w:spacing w:val="-7"/>
          <w:sz w:val="24"/>
          <w:szCs w:val="24"/>
        </w:rPr>
        <w:t xml:space="preserve"> </w:t>
      </w:r>
      <w:r>
        <w:rPr>
          <w:sz w:val="24"/>
          <w:szCs w:val="24"/>
        </w:rPr>
        <w:t>of acquiring</w:t>
      </w:r>
      <w:r>
        <w:rPr>
          <w:spacing w:val="-9"/>
          <w:sz w:val="24"/>
          <w:szCs w:val="24"/>
        </w:rPr>
        <w:t xml:space="preserve"> </w:t>
      </w:r>
      <w:r>
        <w:rPr>
          <w:sz w:val="24"/>
          <w:szCs w:val="24"/>
        </w:rPr>
        <w:t>semantic</w:t>
      </w:r>
      <w:r>
        <w:rPr>
          <w:spacing w:val="-9"/>
          <w:sz w:val="24"/>
          <w:szCs w:val="24"/>
        </w:rPr>
        <w:t xml:space="preserve"> </w:t>
      </w:r>
      <w:r>
        <w:rPr>
          <w:sz w:val="24"/>
          <w:szCs w:val="24"/>
        </w:rPr>
        <w:t>properties</w:t>
      </w:r>
      <w:r>
        <w:rPr>
          <w:spacing w:val="-10"/>
          <w:sz w:val="24"/>
          <w:szCs w:val="24"/>
        </w:rPr>
        <w:t xml:space="preserve"> </w:t>
      </w:r>
      <w:r>
        <w:rPr>
          <w:sz w:val="24"/>
          <w:szCs w:val="24"/>
        </w:rPr>
        <w:t>of</w:t>
      </w:r>
      <w:r>
        <w:rPr>
          <w:spacing w:val="-2"/>
          <w:sz w:val="24"/>
          <w:szCs w:val="24"/>
        </w:rPr>
        <w:t xml:space="preserve"> w</w:t>
      </w:r>
      <w:r>
        <w:rPr>
          <w:sz w:val="24"/>
          <w:szCs w:val="24"/>
        </w:rPr>
        <w:t>ords.</w:t>
      </w:r>
      <w:r>
        <w:rPr>
          <w:spacing w:val="8"/>
          <w:sz w:val="24"/>
          <w:szCs w:val="24"/>
        </w:rPr>
        <w:t xml:space="preserve"> </w:t>
      </w: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9"/>
          <w:sz w:val="24"/>
          <w:szCs w:val="24"/>
        </w:rPr>
        <w:t xml:space="preserve"> </w:t>
      </w:r>
      <w:r>
        <w:rPr>
          <w:sz w:val="24"/>
          <w:szCs w:val="24"/>
        </w:rPr>
        <w:t>Landauer</w:t>
      </w:r>
      <w:r>
        <w:rPr>
          <w:spacing w:val="-9"/>
          <w:sz w:val="24"/>
          <w:szCs w:val="24"/>
        </w:rPr>
        <w:t xml:space="preserve"> </w:t>
      </w:r>
      <w:r>
        <w:rPr>
          <w:sz w:val="24"/>
          <w:szCs w:val="24"/>
        </w:rPr>
        <w:t>and</w:t>
      </w:r>
      <w:r>
        <w:rPr>
          <w:spacing w:val="-3"/>
          <w:sz w:val="24"/>
          <w:szCs w:val="24"/>
        </w:rPr>
        <w:t xml:space="preserve"> </w:t>
      </w:r>
      <w:r>
        <w:rPr>
          <w:sz w:val="24"/>
          <w:szCs w:val="24"/>
        </w:rPr>
        <w:t>Dumais</w:t>
      </w:r>
      <w:r>
        <w:rPr>
          <w:spacing w:val="-7"/>
          <w:sz w:val="24"/>
          <w:szCs w:val="24"/>
        </w:rPr>
        <w:t xml:space="preserve"> </w:t>
      </w:r>
      <w:r>
        <w:rPr>
          <w:sz w:val="24"/>
          <w:szCs w:val="24"/>
        </w:rPr>
        <w:t>(1997)</w:t>
      </w:r>
      <w:r>
        <w:rPr>
          <w:spacing w:val="-6"/>
          <w:sz w:val="24"/>
          <w:szCs w:val="24"/>
        </w:rPr>
        <w:t xml:space="preserve"> </w:t>
      </w:r>
      <w:r>
        <w:rPr>
          <w:spacing w:val="-5"/>
          <w:sz w:val="24"/>
          <w:szCs w:val="24"/>
        </w:rPr>
        <w:t>b</w:t>
      </w:r>
      <w:r>
        <w:rPr>
          <w:sz w:val="24"/>
          <w:szCs w:val="24"/>
        </w:rPr>
        <w:t>uilt</w:t>
      </w:r>
      <w:r>
        <w:rPr>
          <w:spacing w:val="-4"/>
          <w:sz w:val="24"/>
          <w:szCs w:val="24"/>
        </w:rPr>
        <w:t xml:space="preserve"> </w:t>
      </w:r>
      <w:r>
        <w:rPr>
          <w:sz w:val="24"/>
          <w:szCs w:val="24"/>
        </w:rPr>
        <w:t>a</w:t>
      </w:r>
    </w:p>
    <w:p w:rsidR="00B72476" w:rsidRDefault="00CB77E8">
      <w:pPr>
        <w:spacing w:before="7" w:line="415" w:lineRule="auto"/>
        <w:ind w:left="100" w:right="75"/>
        <w:rPr>
          <w:sz w:val="24"/>
          <w:szCs w:val="24"/>
        </w:rPr>
        <w:sectPr w:rsidR="00B72476">
          <w:pgSz w:w="12240" w:h="15840"/>
          <w:pgMar w:top="960" w:right="1340" w:bottom="280" w:left="1340" w:header="736" w:footer="0" w:gutter="0"/>
          <w:cols w:space="720"/>
        </w:sectPr>
      </w:pPr>
      <w:r>
        <w:rPr>
          <w:spacing w:val="-2"/>
          <w:sz w:val="24"/>
          <w:szCs w:val="24"/>
        </w:rPr>
        <w:t>w</w:t>
      </w:r>
      <w:r>
        <w:rPr>
          <w:sz w:val="24"/>
          <w:szCs w:val="24"/>
        </w:rPr>
        <w:t>ord-document</w:t>
      </w:r>
      <w:r>
        <w:rPr>
          <w:spacing w:val="-15"/>
          <w:sz w:val="24"/>
          <w:szCs w:val="24"/>
        </w:rPr>
        <w:t xml:space="preserve"> </w:t>
      </w:r>
      <w:r>
        <w:rPr>
          <w:sz w:val="24"/>
          <w:szCs w:val="24"/>
        </w:rPr>
        <w:t>matrix</w:t>
      </w:r>
      <w:r>
        <w:rPr>
          <w:spacing w:val="-6"/>
          <w:sz w:val="24"/>
          <w:szCs w:val="24"/>
        </w:rPr>
        <w:t xml:space="preserve"> </w:t>
      </w:r>
      <w:r>
        <w:rPr>
          <w:sz w:val="24"/>
          <w:szCs w:val="24"/>
        </w:rPr>
        <w:t>from</w:t>
      </w:r>
      <w:r>
        <w:rPr>
          <w:spacing w:val="-5"/>
          <w:sz w:val="24"/>
          <w:szCs w:val="24"/>
        </w:rPr>
        <w:t xml:space="preserve"> </w:t>
      </w:r>
      <w:r>
        <w:rPr>
          <w:sz w:val="24"/>
          <w:szCs w:val="24"/>
        </w:rPr>
        <w:t>a</w:t>
      </w:r>
      <w:r>
        <w:rPr>
          <w:spacing w:val="-1"/>
          <w:sz w:val="24"/>
          <w:szCs w:val="24"/>
        </w:rPr>
        <w:t xml:space="preserve"> </w:t>
      </w:r>
      <w:r>
        <w:rPr>
          <w:sz w:val="24"/>
          <w:szCs w:val="24"/>
        </w:rPr>
        <w:t>corpus</w:t>
      </w:r>
      <w:r>
        <w:rPr>
          <w:spacing w:val="-6"/>
          <w:sz w:val="24"/>
          <w:szCs w:val="24"/>
        </w:rPr>
        <w:t xml:space="preserve"> </w:t>
      </w:r>
      <w:r>
        <w:rPr>
          <w:sz w:val="24"/>
          <w:szCs w:val="24"/>
        </w:rPr>
        <w:t>of</w:t>
      </w:r>
      <w:r>
        <w:rPr>
          <w:spacing w:val="-2"/>
          <w:sz w:val="24"/>
          <w:szCs w:val="24"/>
        </w:rPr>
        <w:t xml:space="preserve"> </w:t>
      </w:r>
      <w:r>
        <w:rPr>
          <w:sz w:val="24"/>
          <w:szCs w:val="24"/>
        </w:rPr>
        <w:t>en</w:t>
      </w:r>
      <w:r>
        <w:rPr>
          <w:spacing w:val="-4"/>
          <w:sz w:val="24"/>
          <w:szCs w:val="24"/>
        </w:rPr>
        <w:t>c</w:t>
      </w:r>
      <w:r>
        <w:rPr>
          <w:sz w:val="24"/>
          <w:szCs w:val="24"/>
        </w:rPr>
        <w:t>yclopedia</w:t>
      </w:r>
      <w:r>
        <w:rPr>
          <w:spacing w:val="-13"/>
          <w:sz w:val="24"/>
          <w:szCs w:val="24"/>
        </w:rPr>
        <w:t xml:space="preserve"> </w:t>
      </w:r>
      <w:r>
        <w:rPr>
          <w:sz w:val="24"/>
          <w:szCs w:val="24"/>
        </w:rPr>
        <w:t>articles,</w:t>
      </w:r>
      <w:r>
        <w:rPr>
          <w:spacing w:val="-8"/>
          <w:sz w:val="24"/>
          <w:szCs w:val="24"/>
        </w:rPr>
        <w:t xml:space="preserve"> </w:t>
      </w:r>
      <w:r>
        <w:rPr>
          <w:sz w:val="24"/>
          <w:szCs w:val="24"/>
        </w:rPr>
        <w:t>applied</w:t>
      </w:r>
      <w:r>
        <w:rPr>
          <w:spacing w:val="-7"/>
          <w:sz w:val="24"/>
          <w:szCs w:val="24"/>
        </w:rPr>
        <w:t xml:space="preserve"> </w:t>
      </w:r>
      <w:r>
        <w:rPr>
          <w:sz w:val="24"/>
          <w:szCs w:val="24"/>
        </w:rPr>
        <w:t>a</w:t>
      </w:r>
      <w:r>
        <w:rPr>
          <w:spacing w:val="-1"/>
          <w:sz w:val="24"/>
          <w:szCs w:val="24"/>
        </w:rPr>
        <w:t xml:space="preserve"> </w:t>
      </w:r>
      <w:r>
        <w:rPr>
          <w:sz w:val="24"/>
          <w:szCs w:val="24"/>
        </w:rPr>
        <w:t>dimensionality</w:t>
      </w:r>
      <w:r>
        <w:rPr>
          <w:spacing w:val="-14"/>
          <w:sz w:val="24"/>
          <w:szCs w:val="24"/>
        </w:rPr>
        <w:t xml:space="preserve"> </w:t>
      </w:r>
      <w:r>
        <w:rPr>
          <w:sz w:val="24"/>
          <w:szCs w:val="24"/>
        </w:rPr>
        <w:t>reduction technique</w:t>
      </w:r>
      <w:r>
        <w:rPr>
          <w:spacing w:val="-9"/>
          <w:sz w:val="24"/>
          <w:szCs w:val="24"/>
        </w:rPr>
        <w:t xml:space="preserve"> </w:t>
      </w:r>
      <w:r>
        <w:rPr>
          <w:sz w:val="24"/>
          <w:szCs w:val="24"/>
        </w:rPr>
        <w:t>(singular</w:t>
      </w:r>
      <w:r>
        <w:rPr>
          <w:spacing w:val="-9"/>
          <w:sz w:val="24"/>
          <w:szCs w:val="24"/>
        </w:rPr>
        <w:t xml:space="preserve"> </w:t>
      </w:r>
      <w:r>
        <w:rPr>
          <w:spacing w:val="-6"/>
          <w:sz w:val="24"/>
          <w:szCs w:val="24"/>
        </w:rPr>
        <w:t>v</w:t>
      </w:r>
      <w:r>
        <w:rPr>
          <w:sz w:val="24"/>
          <w:szCs w:val="24"/>
        </w:rPr>
        <w:t>alue</w:t>
      </w:r>
      <w:r>
        <w:rPr>
          <w:spacing w:val="-5"/>
          <w:sz w:val="24"/>
          <w:szCs w:val="24"/>
        </w:rPr>
        <w:t xml:space="preserve"> </w:t>
      </w:r>
      <w:r>
        <w:rPr>
          <w:sz w:val="24"/>
          <w:szCs w:val="24"/>
        </w:rPr>
        <w:t>decomposition),</w:t>
      </w:r>
      <w:r>
        <w:rPr>
          <w:spacing w:val="-16"/>
          <w:sz w:val="24"/>
          <w:szCs w:val="24"/>
        </w:rPr>
        <w:t xml:space="preserve"> </w:t>
      </w:r>
      <w:r>
        <w:rPr>
          <w:sz w:val="24"/>
          <w:szCs w:val="24"/>
        </w:rPr>
        <w:t>and</w:t>
      </w:r>
      <w:r>
        <w:rPr>
          <w:spacing w:val="-3"/>
          <w:sz w:val="24"/>
          <w:szCs w:val="24"/>
        </w:rPr>
        <w:t xml:space="preserve"> </w:t>
      </w:r>
      <w:r>
        <w:rPr>
          <w:sz w:val="24"/>
          <w:szCs w:val="24"/>
        </w:rPr>
        <w:t>computed</w:t>
      </w:r>
      <w:r>
        <w:rPr>
          <w:spacing w:val="-9"/>
          <w:sz w:val="24"/>
          <w:szCs w:val="24"/>
        </w:rPr>
        <w:t xml:space="preserve"> </w:t>
      </w:r>
      <w:r>
        <w:rPr>
          <w:sz w:val="24"/>
          <w:szCs w:val="24"/>
        </w:rPr>
        <w:t>the</w:t>
      </w:r>
      <w:r>
        <w:rPr>
          <w:spacing w:val="-3"/>
          <w:sz w:val="24"/>
          <w:szCs w:val="24"/>
        </w:rPr>
        <w:t xml:space="preserve"> </w:t>
      </w:r>
      <w:r>
        <w:rPr>
          <w:sz w:val="24"/>
          <w:szCs w:val="24"/>
        </w:rPr>
        <w:t>similarity</w:t>
      </w:r>
      <w:r>
        <w:rPr>
          <w:spacing w:val="-9"/>
          <w:sz w:val="24"/>
          <w:szCs w:val="24"/>
        </w:rPr>
        <w:t xml:space="preserve"> </w:t>
      </w:r>
      <w:r>
        <w:rPr>
          <w:sz w:val="24"/>
          <w:szCs w:val="24"/>
        </w:rPr>
        <w:t>between</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using</w:t>
      </w:r>
      <w:r>
        <w:rPr>
          <w:spacing w:val="-5"/>
          <w:sz w:val="24"/>
          <w:szCs w:val="24"/>
        </w:rPr>
        <w:t xml:space="preserve"> </w:t>
      </w:r>
      <w:r>
        <w:rPr>
          <w:sz w:val="24"/>
          <w:szCs w:val="24"/>
        </w:rPr>
        <w:t>a cosine</w:t>
      </w:r>
      <w:r>
        <w:rPr>
          <w:spacing w:val="-6"/>
          <w:sz w:val="24"/>
          <w:szCs w:val="24"/>
        </w:rPr>
        <w:t xml:space="preserve"> </w:t>
      </w:r>
      <w:r>
        <w:rPr>
          <w:sz w:val="24"/>
          <w:szCs w:val="24"/>
        </w:rPr>
        <w:t>measure.</w:t>
      </w:r>
      <w:r>
        <w:rPr>
          <w:spacing w:val="5"/>
          <w:sz w:val="24"/>
          <w:szCs w:val="24"/>
        </w:rPr>
        <w:t xml:space="preserve"> </w:t>
      </w:r>
      <w:r>
        <w:rPr>
          <w:sz w:val="24"/>
          <w:szCs w:val="24"/>
        </w:rPr>
        <w:t>This</w:t>
      </w:r>
      <w:r>
        <w:rPr>
          <w:spacing w:val="-4"/>
          <w:sz w:val="24"/>
          <w:szCs w:val="24"/>
        </w:rPr>
        <w:t xml:space="preserve"> </w:t>
      </w:r>
      <w:r>
        <w:rPr>
          <w:sz w:val="24"/>
          <w:szCs w:val="24"/>
        </w:rPr>
        <w:t>Latent</w:t>
      </w:r>
      <w:r>
        <w:rPr>
          <w:spacing w:val="-6"/>
          <w:sz w:val="24"/>
          <w:szCs w:val="24"/>
        </w:rPr>
        <w:t xml:space="preserve"> </w:t>
      </w:r>
      <w:r>
        <w:rPr>
          <w:sz w:val="24"/>
          <w:szCs w:val="24"/>
        </w:rPr>
        <w:t>Semantic</w:t>
      </w:r>
      <w:r>
        <w:rPr>
          <w:spacing w:val="-9"/>
          <w:sz w:val="24"/>
          <w:szCs w:val="24"/>
        </w:rPr>
        <w:t xml:space="preserve"> </w:t>
      </w:r>
      <w:r>
        <w:rPr>
          <w:sz w:val="24"/>
          <w:szCs w:val="24"/>
        </w:rPr>
        <w:t>Analysis</w:t>
      </w:r>
      <w:r>
        <w:rPr>
          <w:spacing w:val="-8"/>
          <w:sz w:val="24"/>
          <w:szCs w:val="24"/>
        </w:rPr>
        <w:t xml:space="preserve"> </w:t>
      </w:r>
      <w:r>
        <w:rPr>
          <w:sz w:val="24"/>
          <w:szCs w:val="24"/>
        </w:rPr>
        <w:t>model</w:t>
      </w:r>
      <w:r>
        <w:rPr>
          <w:spacing w:val="-6"/>
          <w:sz w:val="24"/>
          <w:szCs w:val="24"/>
        </w:rPr>
        <w:t xml:space="preserve"> </w:t>
      </w:r>
      <w:r>
        <w:rPr>
          <w:sz w:val="24"/>
          <w:szCs w:val="24"/>
        </w:rPr>
        <w:t>(LSA)</w:t>
      </w:r>
      <w:r>
        <w:rPr>
          <w:spacing w:val="-6"/>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able</w:t>
      </w:r>
      <w:r>
        <w:rPr>
          <w:spacing w:val="-4"/>
          <w:sz w:val="24"/>
          <w:szCs w:val="24"/>
        </w:rPr>
        <w:t xml:space="preserve"> </w:t>
      </w:r>
      <w:r>
        <w:rPr>
          <w:sz w:val="24"/>
          <w:szCs w:val="24"/>
        </w:rPr>
        <w:t>to</w:t>
      </w:r>
      <w:r>
        <w:rPr>
          <w:spacing w:val="-2"/>
          <w:sz w:val="24"/>
          <w:szCs w:val="24"/>
        </w:rPr>
        <w:t xml:space="preserve"> </w:t>
      </w:r>
      <w:r>
        <w:rPr>
          <w:sz w:val="24"/>
          <w:szCs w:val="24"/>
        </w:rPr>
        <w:t>successfully</w:t>
      </w:r>
      <w:r>
        <w:rPr>
          <w:spacing w:val="-12"/>
          <w:sz w:val="24"/>
          <w:szCs w:val="24"/>
        </w:rPr>
        <w:t xml:space="preserve"> </w:t>
      </w:r>
      <w:r>
        <w:rPr>
          <w:sz w:val="24"/>
          <w:szCs w:val="24"/>
        </w:rPr>
        <w:t>pass</w:t>
      </w:r>
      <w:r>
        <w:rPr>
          <w:spacing w:val="-4"/>
          <w:sz w:val="24"/>
          <w:szCs w:val="24"/>
        </w:rPr>
        <w:t xml:space="preserve"> </w:t>
      </w:r>
      <w:r>
        <w:rPr>
          <w:sz w:val="24"/>
          <w:szCs w:val="24"/>
        </w:rPr>
        <w:t xml:space="preserve">a </w:t>
      </w:r>
      <w:r>
        <w:rPr>
          <w:spacing w:val="-4"/>
          <w:sz w:val="24"/>
          <w:szCs w:val="24"/>
        </w:rPr>
        <w:t>T</w:t>
      </w:r>
      <w:r>
        <w:rPr>
          <w:sz w:val="24"/>
          <w:szCs w:val="24"/>
        </w:rPr>
        <w:t>OEFL</w:t>
      </w:r>
      <w:r>
        <w:rPr>
          <w:spacing w:val="-7"/>
          <w:sz w:val="24"/>
          <w:szCs w:val="24"/>
        </w:rPr>
        <w:t xml:space="preserve"> </w:t>
      </w:r>
      <w:r>
        <w:rPr>
          <w:sz w:val="24"/>
          <w:szCs w:val="24"/>
        </w:rPr>
        <w:t>syno</w:t>
      </w:r>
      <w:r>
        <w:rPr>
          <w:spacing w:val="-4"/>
          <w:sz w:val="24"/>
          <w:szCs w:val="24"/>
        </w:rPr>
        <w:t>n</w:t>
      </w:r>
      <w:r>
        <w:rPr>
          <w:sz w:val="24"/>
          <w:szCs w:val="24"/>
        </w:rPr>
        <w:t>ym</w:t>
      </w:r>
      <w:r>
        <w:rPr>
          <w:spacing w:val="-9"/>
          <w:sz w:val="24"/>
          <w:szCs w:val="24"/>
        </w:rPr>
        <w:t xml:space="preserve"> </w:t>
      </w:r>
      <w:r>
        <w:rPr>
          <w:sz w:val="24"/>
          <w:szCs w:val="24"/>
        </w:rPr>
        <w:t>test.</w:t>
      </w:r>
      <w:r>
        <w:rPr>
          <w:spacing w:val="10"/>
          <w:sz w:val="24"/>
          <w:szCs w:val="24"/>
        </w:rPr>
        <w:t xml:space="preserve"> </w:t>
      </w:r>
      <w:r>
        <w:rPr>
          <w:sz w:val="24"/>
          <w:szCs w:val="24"/>
        </w:rPr>
        <w:t>Redington</w:t>
      </w:r>
      <w:r>
        <w:rPr>
          <w:spacing w:val="-10"/>
          <w:sz w:val="24"/>
          <w:szCs w:val="24"/>
        </w:rPr>
        <w:t xml:space="preserve"> </w:t>
      </w:r>
      <w:r>
        <w:rPr>
          <w:sz w:val="24"/>
          <w:szCs w:val="24"/>
        </w:rPr>
        <w:t>et</w:t>
      </w:r>
      <w:r>
        <w:rPr>
          <w:spacing w:val="-2"/>
          <w:sz w:val="24"/>
          <w:szCs w:val="24"/>
        </w:rPr>
        <w:t xml:space="preserve"> </w:t>
      </w:r>
      <w:r>
        <w:rPr>
          <w:sz w:val="24"/>
          <w:szCs w:val="24"/>
        </w:rPr>
        <w:t>al.</w:t>
      </w:r>
      <w:r>
        <w:rPr>
          <w:spacing w:val="-2"/>
          <w:sz w:val="24"/>
          <w:szCs w:val="24"/>
        </w:rPr>
        <w:t xml:space="preserve"> </w:t>
      </w:r>
      <w:r>
        <w:rPr>
          <w:sz w:val="24"/>
          <w:szCs w:val="24"/>
        </w:rPr>
        <w:t>(1998)</w:t>
      </w:r>
      <w:r>
        <w:rPr>
          <w:spacing w:val="-6"/>
          <w:sz w:val="24"/>
          <w:szCs w:val="24"/>
        </w:rPr>
        <w:t xml:space="preserve"> </w:t>
      </w:r>
      <w:r>
        <w:rPr>
          <w:sz w:val="24"/>
          <w:szCs w:val="24"/>
        </w:rPr>
        <w:t>d</w:t>
      </w:r>
      <w:r>
        <w:rPr>
          <w:spacing w:val="-6"/>
          <w:sz w:val="24"/>
          <w:szCs w:val="24"/>
        </w:rPr>
        <w:t>e</w:t>
      </w:r>
      <w:r>
        <w:rPr>
          <w:spacing w:val="-4"/>
          <w:sz w:val="24"/>
          <w:szCs w:val="24"/>
        </w:rPr>
        <w:t>v</w:t>
      </w:r>
      <w:r>
        <w:rPr>
          <w:sz w:val="24"/>
          <w:szCs w:val="24"/>
        </w:rPr>
        <w:t>eloped</w:t>
      </w:r>
      <w:r>
        <w:rPr>
          <w:spacing w:val="-10"/>
          <w:sz w:val="24"/>
          <w:szCs w:val="24"/>
        </w:rPr>
        <w:t xml:space="preserve"> </w:t>
      </w:r>
      <w:r>
        <w:rPr>
          <w:sz w:val="24"/>
          <w:szCs w:val="24"/>
        </w:rPr>
        <w:t>a</w:t>
      </w:r>
      <w:r>
        <w:rPr>
          <w:spacing w:val="-1"/>
          <w:sz w:val="24"/>
          <w:szCs w:val="24"/>
        </w:rPr>
        <w:t xml:space="preserve"> </w:t>
      </w:r>
      <w:r>
        <w:rPr>
          <w:sz w:val="24"/>
          <w:szCs w:val="24"/>
        </w:rPr>
        <w:t>model</w:t>
      </w:r>
      <w:r>
        <w:rPr>
          <w:spacing w:val="-6"/>
          <w:sz w:val="24"/>
          <w:szCs w:val="24"/>
        </w:rPr>
        <w:t xml:space="preserve"> </w:t>
      </w:r>
      <w:r>
        <w:rPr>
          <w:sz w:val="24"/>
          <w:szCs w:val="24"/>
        </w:rPr>
        <w:t>that</w:t>
      </w:r>
      <w:r>
        <w:rPr>
          <w:spacing w:val="-4"/>
          <w:sz w:val="24"/>
          <w:szCs w:val="24"/>
        </w:rPr>
        <w:t xml:space="preserve"> </w:t>
      </w:r>
      <w:r>
        <w:rPr>
          <w:sz w:val="24"/>
          <w:szCs w:val="24"/>
        </w:rPr>
        <w:t>performs</w:t>
      </w:r>
      <w:r>
        <w:rPr>
          <w:spacing w:val="-9"/>
          <w:sz w:val="24"/>
          <w:szCs w:val="24"/>
        </w:rPr>
        <w:t xml:space="preserve"> </w:t>
      </w:r>
      <w:r>
        <w:rPr>
          <w:sz w:val="24"/>
          <w:szCs w:val="24"/>
        </w:rPr>
        <w:t>hierarchical clustering</w:t>
      </w:r>
      <w:r>
        <w:rPr>
          <w:spacing w:val="-9"/>
          <w:sz w:val="24"/>
          <w:szCs w:val="24"/>
        </w:rPr>
        <w:t xml:space="preserve"> </w:t>
      </w:r>
      <w:r>
        <w:rPr>
          <w:sz w:val="24"/>
          <w:szCs w:val="24"/>
        </w:rPr>
        <w:t>on</w:t>
      </w:r>
      <w:r>
        <w:rPr>
          <w:spacing w:val="-2"/>
          <w:sz w:val="24"/>
          <w:szCs w:val="24"/>
        </w:rPr>
        <w:t xml:space="preserve"> </w:t>
      </w:r>
      <w:r>
        <w:rPr>
          <w:sz w:val="24"/>
          <w:szCs w:val="24"/>
        </w:rPr>
        <w:t>a</w:t>
      </w:r>
      <w:r>
        <w:rPr>
          <w:spacing w:val="-1"/>
          <w:sz w:val="24"/>
          <w:szCs w:val="24"/>
        </w:rPr>
        <w:t xml:space="preserve"> </w:t>
      </w:r>
      <w:r>
        <w:rPr>
          <w:spacing w:val="-2"/>
          <w:sz w:val="24"/>
          <w:szCs w:val="24"/>
        </w:rPr>
        <w:t>w</w:t>
      </w:r>
      <w:r>
        <w:rPr>
          <w:sz w:val="24"/>
          <w:szCs w:val="24"/>
        </w:rPr>
        <w:t>ord-</w:t>
      </w:r>
      <w:r>
        <w:rPr>
          <w:spacing w:val="-2"/>
          <w:sz w:val="24"/>
          <w:szCs w:val="24"/>
        </w:rPr>
        <w:t>w</w:t>
      </w:r>
      <w:r>
        <w:rPr>
          <w:sz w:val="24"/>
          <w:szCs w:val="24"/>
        </w:rPr>
        <w:t>ord</w:t>
      </w:r>
      <w:r>
        <w:rPr>
          <w:spacing w:val="-11"/>
          <w:sz w:val="24"/>
          <w:szCs w:val="24"/>
        </w:rPr>
        <w:t xml:space="preserve"> </w:t>
      </w:r>
      <w:r>
        <w:rPr>
          <w:sz w:val="24"/>
          <w:szCs w:val="24"/>
        </w:rPr>
        <w:t>matrix.</w:t>
      </w:r>
      <w:r>
        <w:rPr>
          <w:spacing w:val="7"/>
          <w:sz w:val="24"/>
          <w:szCs w:val="24"/>
        </w:rPr>
        <w:t xml:space="preserve"> </w:t>
      </w:r>
      <w:r>
        <w:rPr>
          <w:sz w:val="24"/>
          <w:szCs w:val="24"/>
        </w:rPr>
        <w:t>Although</w:t>
      </w:r>
      <w:r>
        <w:rPr>
          <w:spacing w:val="-9"/>
          <w:sz w:val="24"/>
          <w:szCs w:val="24"/>
        </w:rPr>
        <w:t xml:space="preserve"> </w:t>
      </w:r>
      <w:r>
        <w:rPr>
          <w:sz w:val="24"/>
          <w:szCs w:val="24"/>
        </w:rPr>
        <w:t>this</w:t>
      </w:r>
      <w:r>
        <w:rPr>
          <w:spacing w:val="-3"/>
          <w:sz w:val="24"/>
          <w:szCs w:val="24"/>
        </w:rPr>
        <w:t xml:space="preserve"> </w:t>
      </w:r>
      <w:r>
        <w:rPr>
          <w:sz w:val="24"/>
          <w:szCs w:val="24"/>
        </w:rPr>
        <w:t>model</w:t>
      </w:r>
      <w:r>
        <w:rPr>
          <w:spacing w:val="-6"/>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d</w:t>
      </w:r>
      <w:r>
        <w:rPr>
          <w:spacing w:val="-6"/>
          <w:sz w:val="24"/>
          <w:szCs w:val="24"/>
        </w:rPr>
        <w:t>e</w:t>
      </w:r>
      <w:r>
        <w:rPr>
          <w:spacing w:val="-4"/>
          <w:sz w:val="24"/>
          <w:szCs w:val="24"/>
        </w:rPr>
        <w:t>v</w:t>
      </w:r>
      <w:r>
        <w:rPr>
          <w:sz w:val="24"/>
          <w:szCs w:val="24"/>
        </w:rPr>
        <w:t>eloped</w:t>
      </w:r>
      <w:r>
        <w:rPr>
          <w:spacing w:val="-10"/>
          <w:sz w:val="24"/>
          <w:szCs w:val="24"/>
        </w:rPr>
        <w:t xml:space="preserve"> </w:t>
      </w:r>
      <w:r>
        <w:rPr>
          <w:sz w:val="24"/>
          <w:szCs w:val="24"/>
        </w:rPr>
        <w:t>to</w:t>
      </w:r>
      <w:r>
        <w:rPr>
          <w:spacing w:val="-2"/>
          <w:sz w:val="24"/>
          <w:szCs w:val="24"/>
        </w:rPr>
        <w:t xml:space="preserve"> </w:t>
      </w:r>
      <w:r>
        <w:rPr>
          <w:sz w:val="24"/>
          <w:szCs w:val="24"/>
        </w:rPr>
        <w:t>learn</w:t>
      </w:r>
      <w:r>
        <w:rPr>
          <w:spacing w:val="-5"/>
          <w:sz w:val="24"/>
          <w:szCs w:val="24"/>
        </w:rPr>
        <w:t xml:space="preserve"> </w:t>
      </w:r>
      <w:r>
        <w:rPr>
          <w:w w:val="99"/>
          <w:sz w:val="24"/>
          <w:szCs w:val="24"/>
        </w:rPr>
        <w:t>syntactic cat</w:t>
      </w:r>
      <w:r>
        <w:rPr>
          <w:spacing w:val="-4"/>
          <w:w w:val="99"/>
          <w:sz w:val="24"/>
          <w:szCs w:val="24"/>
        </w:rPr>
        <w:t>e</w:t>
      </w:r>
      <w:r>
        <w:rPr>
          <w:w w:val="99"/>
          <w:sz w:val="24"/>
          <w:szCs w:val="24"/>
        </w:rPr>
        <w:t>gories</w:t>
      </w:r>
      <w:r>
        <w:rPr>
          <w:sz w:val="24"/>
          <w:szCs w:val="24"/>
        </w:rPr>
        <w:t xml:space="preserve"> li</w:t>
      </w:r>
      <w:r>
        <w:rPr>
          <w:spacing w:val="-2"/>
          <w:sz w:val="24"/>
          <w:szCs w:val="24"/>
        </w:rPr>
        <w:t>k</w:t>
      </w:r>
      <w:r>
        <w:rPr>
          <w:sz w:val="24"/>
          <w:szCs w:val="24"/>
        </w:rPr>
        <w:t>e</w:t>
      </w:r>
      <w:r>
        <w:rPr>
          <w:spacing w:val="-4"/>
          <w:sz w:val="24"/>
          <w:szCs w:val="24"/>
        </w:rPr>
        <w:t xml:space="preserve"> </w:t>
      </w:r>
      <w:r>
        <w:rPr>
          <w:sz w:val="24"/>
          <w:szCs w:val="24"/>
        </w:rPr>
        <w:t>noun,</w:t>
      </w:r>
      <w:r>
        <w:rPr>
          <w:spacing w:val="-5"/>
          <w:sz w:val="24"/>
          <w:szCs w:val="24"/>
        </w:rPr>
        <w:t xml:space="preserve"> </w:t>
      </w:r>
      <w:r>
        <w:rPr>
          <w:spacing w:val="-4"/>
          <w:sz w:val="24"/>
          <w:szCs w:val="24"/>
        </w:rPr>
        <w:t>v</w:t>
      </w:r>
      <w:r>
        <w:rPr>
          <w:sz w:val="24"/>
          <w:szCs w:val="24"/>
        </w:rPr>
        <w:t>erb,</w:t>
      </w:r>
      <w:r>
        <w:rPr>
          <w:spacing w:val="-5"/>
          <w:sz w:val="24"/>
          <w:szCs w:val="24"/>
        </w:rPr>
        <w:t xml:space="preserve"> </w:t>
      </w:r>
      <w:r>
        <w:rPr>
          <w:sz w:val="24"/>
          <w:szCs w:val="24"/>
        </w:rPr>
        <w:t>and</w:t>
      </w:r>
      <w:r>
        <w:rPr>
          <w:spacing w:val="-3"/>
          <w:sz w:val="24"/>
          <w:szCs w:val="24"/>
        </w:rPr>
        <w:t xml:space="preserve"> </w:t>
      </w:r>
      <w:r>
        <w:rPr>
          <w:sz w:val="24"/>
          <w:szCs w:val="24"/>
        </w:rPr>
        <w:t>adject</w:t>
      </w:r>
      <w:r>
        <w:rPr>
          <w:spacing w:val="-6"/>
          <w:sz w:val="24"/>
          <w:szCs w:val="24"/>
        </w:rPr>
        <w:t>i</w:t>
      </w:r>
      <w:r>
        <w:rPr>
          <w:spacing w:val="-4"/>
          <w:sz w:val="24"/>
          <w:szCs w:val="24"/>
        </w:rPr>
        <w:t>v</w:t>
      </w:r>
      <w:r>
        <w:rPr>
          <w:sz w:val="24"/>
          <w:szCs w:val="24"/>
        </w:rPr>
        <w:t>e,</w:t>
      </w:r>
      <w:r>
        <w:rPr>
          <w:spacing w:val="-9"/>
          <w:sz w:val="24"/>
          <w:szCs w:val="24"/>
        </w:rPr>
        <w:t xml:space="preserve"> </w:t>
      </w:r>
      <w:r>
        <w:rPr>
          <w:sz w:val="24"/>
          <w:szCs w:val="24"/>
        </w:rPr>
        <w:t>it</w:t>
      </w:r>
      <w:r>
        <w:rPr>
          <w:spacing w:val="-1"/>
          <w:sz w:val="24"/>
          <w:szCs w:val="24"/>
        </w:rPr>
        <w:t xml:space="preserve"> </w:t>
      </w:r>
      <w:r>
        <w:rPr>
          <w:sz w:val="24"/>
          <w:szCs w:val="24"/>
        </w:rPr>
        <w:t>often</w:t>
      </w:r>
      <w:r>
        <w:rPr>
          <w:spacing w:val="-5"/>
          <w:sz w:val="24"/>
          <w:szCs w:val="24"/>
        </w:rPr>
        <w:t xml:space="preserve"> </w:t>
      </w:r>
      <w:r>
        <w:rPr>
          <w:sz w:val="24"/>
          <w:szCs w:val="24"/>
        </w:rPr>
        <w:t>learned</w:t>
      </w:r>
      <w:r>
        <w:rPr>
          <w:spacing w:val="-7"/>
          <w:sz w:val="24"/>
          <w:szCs w:val="24"/>
        </w:rPr>
        <w:t xml:space="preserve"> </w:t>
      </w:r>
      <w:r>
        <w:rPr>
          <w:sz w:val="24"/>
          <w:szCs w:val="24"/>
        </w:rPr>
        <w:t>clusters</w:t>
      </w:r>
      <w:r>
        <w:rPr>
          <w:spacing w:val="-7"/>
          <w:sz w:val="24"/>
          <w:szCs w:val="24"/>
        </w:rPr>
        <w:t xml:space="preserve"> </w:t>
      </w:r>
      <w:r>
        <w:rPr>
          <w:sz w:val="24"/>
          <w:szCs w:val="24"/>
        </w:rPr>
        <w:t>that</w:t>
      </w:r>
      <w:r>
        <w:rPr>
          <w:spacing w:val="-4"/>
          <w:sz w:val="24"/>
          <w:szCs w:val="24"/>
        </w:rPr>
        <w:t xml:space="preserve"> </w:t>
      </w:r>
      <w:r>
        <w:rPr>
          <w:sz w:val="24"/>
          <w:szCs w:val="24"/>
        </w:rPr>
        <w:t>had</w:t>
      </w:r>
      <w:r>
        <w:rPr>
          <w:spacing w:val="-3"/>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20" w:right="130"/>
        <w:rPr>
          <w:sz w:val="24"/>
          <w:szCs w:val="24"/>
        </w:rPr>
      </w:pP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9"/>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cluster</w:t>
      </w:r>
      <w:r>
        <w:rPr>
          <w:spacing w:val="-6"/>
          <w:sz w:val="24"/>
          <w:szCs w:val="24"/>
        </w:rPr>
        <w:t xml:space="preserve"> </w:t>
      </w:r>
      <w:r>
        <w:rPr>
          <w:sz w:val="24"/>
          <w:szCs w:val="24"/>
        </w:rPr>
        <w:t>of</w:t>
      </w:r>
      <w:r>
        <w:rPr>
          <w:spacing w:val="-2"/>
          <w:sz w:val="24"/>
          <w:szCs w:val="24"/>
        </w:rPr>
        <w:t xml:space="preserve"> </w:t>
      </w:r>
      <w:r>
        <w:rPr>
          <w:sz w:val="24"/>
          <w:szCs w:val="24"/>
        </w:rPr>
        <w:t>adject</w:t>
      </w:r>
      <w:r>
        <w:rPr>
          <w:spacing w:val="-6"/>
          <w:sz w:val="24"/>
          <w:szCs w:val="24"/>
        </w:rPr>
        <w:t>i</w:t>
      </w:r>
      <w:r>
        <w:rPr>
          <w:spacing w:val="-4"/>
          <w:sz w:val="24"/>
          <w:szCs w:val="24"/>
        </w:rPr>
        <w:t>v</w:t>
      </w:r>
      <w:r>
        <w:rPr>
          <w:sz w:val="24"/>
          <w:szCs w:val="24"/>
        </w:rPr>
        <w:t>es,</w:t>
      </w:r>
      <w:r>
        <w:rPr>
          <w:spacing w:val="-10"/>
          <w:sz w:val="24"/>
          <w:szCs w:val="24"/>
        </w:rPr>
        <w:t xml:space="preserve"> </w:t>
      </w:r>
      <w:r>
        <w:rPr>
          <w:sz w:val="24"/>
          <w:szCs w:val="24"/>
        </w:rPr>
        <w:t>color</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number</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formed</w:t>
      </w:r>
      <w:r>
        <w:rPr>
          <w:spacing w:val="-7"/>
          <w:sz w:val="24"/>
          <w:szCs w:val="24"/>
        </w:rPr>
        <w:t xml:space="preserve"> </w:t>
      </w:r>
      <w:r>
        <w:rPr>
          <w:sz w:val="24"/>
          <w:szCs w:val="24"/>
        </w:rPr>
        <w:t>separate</w:t>
      </w:r>
      <w:r>
        <w:rPr>
          <w:spacing w:val="-8"/>
          <w:sz w:val="24"/>
          <w:szCs w:val="24"/>
        </w:rPr>
        <w:t xml:space="preserve"> </w:t>
      </w:r>
      <w:r>
        <w:rPr>
          <w:sz w:val="24"/>
          <w:szCs w:val="24"/>
        </w:rPr>
        <w:t>clusters (p448).</w:t>
      </w:r>
      <w:r>
        <w:rPr>
          <w:spacing w:val="7"/>
          <w:sz w:val="24"/>
          <w:szCs w:val="24"/>
        </w:rPr>
        <w:t xml:space="preserve"> </w:t>
      </w:r>
      <w:r>
        <w:rPr>
          <w:sz w:val="24"/>
          <w:szCs w:val="24"/>
        </w:rPr>
        <w:t>The</w:t>
      </w:r>
      <w:r>
        <w:rPr>
          <w:spacing w:val="-4"/>
          <w:sz w:val="24"/>
          <w:szCs w:val="24"/>
        </w:rPr>
        <w:t xml:space="preserve"> </w:t>
      </w:r>
      <w:r>
        <w:rPr>
          <w:sz w:val="24"/>
          <w:szCs w:val="24"/>
        </w:rPr>
        <w:t>success</w:t>
      </w:r>
      <w:r>
        <w:rPr>
          <w:spacing w:val="-7"/>
          <w:sz w:val="24"/>
          <w:szCs w:val="24"/>
        </w:rPr>
        <w:t xml:space="preserve"> </w:t>
      </w:r>
      <w:r>
        <w:rPr>
          <w:sz w:val="24"/>
          <w:szCs w:val="24"/>
        </w:rPr>
        <w:t>of</w:t>
      </w:r>
      <w:r>
        <w:rPr>
          <w:spacing w:val="-2"/>
          <w:sz w:val="24"/>
          <w:szCs w:val="24"/>
        </w:rPr>
        <w:t xml:space="preserve"> </w:t>
      </w:r>
      <w:r>
        <w:rPr>
          <w:sz w:val="24"/>
          <w:szCs w:val="24"/>
        </w:rPr>
        <w:t>early</w:t>
      </w:r>
      <w:r>
        <w:rPr>
          <w:spacing w:val="-5"/>
          <w:sz w:val="24"/>
          <w:szCs w:val="24"/>
        </w:rPr>
        <w:t xml:space="preserve"> </w:t>
      </w:r>
      <w:r>
        <w:rPr>
          <w:sz w:val="24"/>
          <w:szCs w:val="24"/>
        </w:rPr>
        <w:t>computational</w:t>
      </w:r>
      <w:r>
        <w:rPr>
          <w:spacing w:val="-14"/>
          <w:sz w:val="24"/>
          <w:szCs w:val="24"/>
        </w:rPr>
        <w:t xml:space="preserve"> </w:t>
      </w:r>
      <w:r>
        <w:rPr>
          <w:sz w:val="24"/>
          <w:szCs w:val="24"/>
        </w:rPr>
        <w:t>models</w:t>
      </w:r>
      <w:r>
        <w:rPr>
          <w:spacing w:val="-7"/>
          <w:sz w:val="24"/>
          <w:szCs w:val="24"/>
        </w:rPr>
        <w:t xml:space="preserve"> </w:t>
      </w:r>
      <w:r>
        <w:rPr>
          <w:sz w:val="24"/>
          <w:szCs w:val="24"/>
        </w:rPr>
        <w:t>led</w:t>
      </w:r>
      <w:r>
        <w:rPr>
          <w:spacing w:val="-3"/>
          <w:sz w:val="24"/>
          <w:szCs w:val="24"/>
        </w:rPr>
        <w:t xml:space="preserve"> </w:t>
      </w:r>
      <w:r>
        <w:rPr>
          <w:sz w:val="24"/>
          <w:szCs w:val="24"/>
        </w:rPr>
        <w:t>to</w:t>
      </w:r>
      <w:r>
        <w:rPr>
          <w:spacing w:val="-2"/>
          <w:sz w:val="24"/>
          <w:szCs w:val="24"/>
        </w:rPr>
        <w:t xml:space="preserve"> </w:t>
      </w:r>
      <w:r>
        <w:rPr>
          <w:sz w:val="24"/>
          <w:szCs w:val="24"/>
        </w:rPr>
        <w:t>a</w:t>
      </w:r>
      <w:r>
        <w:rPr>
          <w:spacing w:val="-1"/>
          <w:sz w:val="24"/>
          <w:szCs w:val="24"/>
        </w:rPr>
        <w:t xml:space="preserve"> </w:t>
      </w:r>
      <w:r>
        <w:rPr>
          <w:sz w:val="24"/>
          <w:szCs w:val="24"/>
        </w:rPr>
        <w:t>proliferation</w:t>
      </w:r>
      <w:r>
        <w:rPr>
          <w:spacing w:val="-12"/>
          <w:sz w:val="24"/>
          <w:szCs w:val="24"/>
        </w:rPr>
        <w:t xml:space="preserve"> </w:t>
      </w:r>
      <w:r>
        <w:rPr>
          <w:sz w:val="24"/>
          <w:szCs w:val="24"/>
        </w:rPr>
        <w:t>of</w:t>
      </w:r>
      <w:r>
        <w:rPr>
          <w:spacing w:val="-2"/>
          <w:sz w:val="24"/>
          <w:szCs w:val="24"/>
        </w:rPr>
        <w:t xml:space="preserve"> </w:t>
      </w:r>
      <w:r>
        <w:rPr>
          <w:sz w:val="24"/>
          <w:szCs w:val="24"/>
        </w:rPr>
        <w:t>models</w:t>
      </w:r>
      <w:r>
        <w:rPr>
          <w:spacing w:val="-7"/>
          <w:sz w:val="24"/>
          <w:szCs w:val="24"/>
        </w:rPr>
        <w:t xml:space="preserve"> </w:t>
      </w:r>
      <w:r>
        <w:rPr>
          <w:sz w:val="24"/>
          <w:szCs w:val="24"/>
        </w:rPr>
        <w:t>that</w:t>
      </w:r>
      <w:r>
        <w:rPr>
          <w:spacing w:val="-4"/>
          <w:sz w:val="24"/>
          <w:szCs w:val="24"/>
        </w:rPr>
        <w:t xml:space="preserve"> </w:t>
      </w:r>
      <w:r>
        <w:rPr>
          <w:w w:val="99"/>
          <w:sz w:val="24"/>
          <w:szCs w:val="24"/>
        </w:rPr>
        <w:t>learn from</w:t>
      </w:r>
      <w:r>
        <w:rPr>
          <w:sz w:val="24"/>
          <w:szCs w:val="24"/>
        </w:rPr>
        <w:t xml:space="preserve"> co-occurrence</w:t>
      </w:r>
      <w:r>
        <w:rPr>
          <w:spacing w:val="-14"/>
          <w:sz w:val="24"/>
          <w:szCs w:val="24"/>
        </w:rPr>
        <w:t xml:space="preserve"> </w:t>
      </w:r>
      <w:r>
        <w:rPr>
          <w:sz w:val="24"/>
          <w:szCs w:val="24"/>
        </w:rPr>
        <w:t>information</w:t>
      </w:r>
      <w:r>
        <w:rPr>
          <w:spacing w:val="-11"/>
          <w:sz w:val="24"/>
          <w:szCs w:val="24"/>
        </w:rPr>
        <w:t xml:space="preserve"> </w:t>
      </w:r>
      <w:r>
        <w:rPr>
          <w:sz w:val="24"/>
          <w:szCs w:val="24"/>
        </w:rPr>
        <w:t>(see</w:t>
      </w:r>
      <w:r>
        <w:rPr>
          <w:spacing w:val="-4"/>
          <w:sz w:val="24"/>
          <w:szCs w:val="24"/>
        </w:rPr>
        <w:t xml:space="preserve"> </w:t>
      </w:r>
      <w:r>
        <w:rPr>
          <w:sz w:val="24"/>
          <w:szCs w:val="24"/>
        </w:rPr>
        <w:t>Riordan</w:t>
      </w:r>
      <w:r>
        <w:rPr>
          <w:spacing w:val="-8"/>
          <w:sz w:val="24"/>
          <w:szCs w:val="24"/>
        </w:rPr>
        <w:t xml:space="preserve"> </w:t>
      </w:r>
      <w:r>
        <w:rPr>
          <w:sz w:val="24"/>
          <w:szCs w:val="24"/>
        </w:rPr>
        <w:t>&amp;</w:t>
      </w:r>
      <w:r>
        <w:rPr>
          <w:spacing w:val="-2"/>
          <w:sz w:val="24"/>
          <w:szCs w:val="24"/>
        </w:rPr>
        <w:t xml:space="preserve"> </w:t>
      </w:r>
      <w:r>
        <w:rPr>
          <w:sz w:val="24"/>
          <w:szCs w:val="24"/>
        </w:rPr>
        <w:t>Jones,</w:t>
      </w:r>
      <w:r>
        <w:rPr>
          <w:spacing w:val="-6"/>
          <w:sz w:val="24"/>
          <w:szCs w:val="24"/>
        </w:rPr>
        <w:t xml:space="preserve"> </w:t>
      </w:r>
      <w:r>
        <w:rPr>
          <w:sz w:val="24"/>
          <w:szCs w:val="24"/>
        </w:rPr>
        <w:t>2010</w:t>
      </w:r>
      <w:r>
        <w:rPr>
          <w:spacing w:val="-5"/>
          <w:sz w:val="24"/>
          <w:szCs w:val="24"/>
        </w:rPr>
        <w:t xml:space="preserve"> </w:t>
      </w:r>
      <w:r>
        <w:rPr>
          <w:sz w:val="24"/>
          <w:szCs w:val="24"/>
        </w:rPr>
        <w:t>for</w:t>
      </w:r>
      <w:r>
        <w:rPr>
          <w:spacing w:val="-3"/>
          <w:sz w:val="24"/>
          <w:szCs w:val="24"/>
        </w:rPr>
        <w:t xml:space="preserve"> </w:t>
      </w:r>
      <w:r>
        <w:rPr>
          <w:sz w:val="24"/>
          <w:szCs w:val="24"/>
        </w:rPr>
        <w:t>an</w:t>
      </w:r>
      <w:r>
        <w:rPr>
          <w:spacing w:val="-2"/>
          <w:sz w:val="24"/>
          <w:szCs w:val="24"/>
        </w:rPr>
        <w:t xml:space="preserve"> </w:t>
      </w:r>
      <w:r>
        <w:rPr>
          <w:spacing w:val="-4"/>
          <w:sz w:val="24"/>
          <w:szCs w:val="24"/>
        </w:rPr>
        <w:t>ov</w:t>
      </w:r>
      <w:r>
        <w:rPr>
          <w:sz w:val="24"/>
          <w:szCs w:val="24"/>
        </w:rPr>
        <w:t>ervi</w:t>
      </w:r>
      <w:r>
        <w:rPr>
          <w:spacing w:val="-6"/>
          <w:sz w:val="24"/>
          <w:szCs w:val="24"/>
        </w:rPr>
        <w:t>e</w:t>
      </w:r>
      <w:r>
        <w:rPr>
          <w:sz w:val="24"/>
          <w:szCs w:val="24"/>
        </w:rPr>
        <w:t>w</w:t>
      </w:r>
      <w:r>
        <w:rPr>
          <w:spacing w:val="-9"/>
          <w:sz w:val="24"/>
          <w:szCs w:val="24"/>
        </w:rPr>
        <w:t xml:space="preserve"> </w:t>
      </w:r>
      <w:r>
        <w:rPr>
          <w:sz w:val="24"/>
          <w:szCs w:val="24"/>
        </w:rPr>
        <w:t>and</w:t>
      </w:r>
      <w:r>
        <w:rPr>
          <w:spacing w:val="-3"/>
          <w:sz w:val="24"/>
          <w:szCs w:val="24"/>
        </w:rPr>
        <w:t xml:space="preserve"> </w:t>
      </w:r>
      <w:r>
        <w:rPr>
          <w:sz w:val="24"/>
          <w:szCs w:val="24"/>
        </w:rPr>
        <w:t>comparison</w:t>
      </w:r>
      <w:r>
        <w:rPr>
          <w:spacing w:val="-11"/>
          <w:sz w:val="24"/>
          <w:szCs w:val="24"/>
        </w:rPr>
        <w:t xml:space="preserve"> </w:t>
      </w:r>
      <w:r>
        <w:rPr>
          <w:sz w:val="24"/>
          <w:szCs w:val="24"/>
        </w:rPr>
        <w:t>of state-of-the-art</w:t>
      </w:r>
      <w:r>
        <w:rPr>
          <w:spacing w:val="-14"/>
          <w:sz w:val="24"/>
          <w:szCs w:val="24"/>
        </w:rPr>
        <w:t xml:space="preserve"> </w:t>
      </w:r>
      <w:r>
        <w:rPr>
          <w:sz w:val="24"/>
          <w:szCs w:val="24"/>
        </w:rPr>
        <w:t>models).</w:t>
      </w:r>
      <w:r>
        <w:rPr>
          <w:spacing w:val="6"/>
          <w:sz w:val="24"/>
          <w:szCs w:val="24"/>
        </w:rPr>
        <w:t xml:space="preserve"> </w:t>
      </w:r>
      <w:r>
        <w:rPr>
          <w:sz w:val="24"/>
          <w:szCs w:val="24"/>
        </w:rPr>
        <w:t>The</w:t>
      </w:r>
      <w:r>
        <w:rPr>
          <w:spacing w:val="-4"/>
          <w:sz w:val="24"/>
          <w:szCs w:val="24"/>
        </w:rPr>
        <w:t xml:space="preserve"> </w:t>
      </w:r>
      <w:r>
        <w:rPr>
          <w:sz w:val="24"/>
          <w:szCs w:val="24"/>
        </w:rPr>
        <w:t>computational</w:t>
      </w:r>
      <w:r>
        <w:rPr>
          <w:spacing w:val="-14"/>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is</w:t>
      </w:r>
      <w:r>
        <w:rPr>
          <w:spacing w:val="-2"/>
          <w:sz w:val="24"/>
          <w:szCs w:val="24"/>
        </w:rPr>
        <w:t xml:space="preserve"> </w:t>
      </w:r>
      <w:r>
        <w:rPr>
          <w:sz w:val="24"/>
          <w:szCs w:val="24"/>
        </w:rPr>
        <w:t>quite</w:t>
      </w:r>
      <w:r>
        <w:rPr>
          <w:spacing w:val="-5"/>
          <w:sz w:val="24"/>
          <w:szCs w:val="24"/>
        </w:rPr>
        <w:t xml:space="preserve"> </w:t>
      </w:r>
      <w:r>
        <w:rPr>
          <w:sz w:val="24"/>
          <w:szCs w:val="24"/>
        </w:rPr>
        <w:t>strong:</w:t>
      </w:r>
      <w:r>
        <w:rPr>
          <w:spacing w:val="7"/>
          <w:sz w:val="24"/>
          <w:szCs w:val="24"/>
        </w:rPr>
        <w:t xml:space="preserve"> </w:t>
      </w:r>
      <w:r>
        <w:rPr>
          <w:sz w:val="24"/>
          <w:szCs w:val="24"/>
        </w:rPr>
        <w:t>In</w:t>
      </w:r>
      <w:r>
        <w:rPr>
          <w:spacing w:val="-2"/>
          <w:sz w:val="24"/>
          <w:szCs w:val="24"/>
        </w:rPr>
        <w:t xml:space="preserve"> </w:t>
      </w:r>
      <w:r>
        <w:rPr>
          <w:sz w:val="24"/>
          <w:szCs w:val="24"/>
        </w:rPr>
        <w:t>principle,</w:t>
      </w:r>
      <w:r>
        <w:rPr>
          <w:spacing w:val="-9"/>
          <w:sz w:val="24"/>
          <w:szCs w:val="24"/>
        </w:rPr>
        <w:t xml:space="preserve"> </w:t>
      </w:r>
      <w:r>
        <w:rPr>
          <w:sz w:val="24"/>
          <w:szCs w:val="24"/>
        </w:rPr>
        <w:t>statistical patterns</w:t>
      </w:r>
      <w:r>
        <w:rPr>
          <w:spacing w:val="-8"/>
          <w:sz w:val="24"/>
          <w:szCs w:val="24"/>
        </w:rPr>
        <w:t xml:space="preserve"> </w:t>
      </w:r>
      <w:r>
        <w:rPr>
          <w:sz w:val="24"/>
          <w:szCs w:val="24"/>
        </w:rPr>
        <w:t>of</w:t>
      </w:r>
      <w:r>
        <w:rPr>
          <w:spacing w:val="-2"/>
          <w:sz w:val="24"/>
          <w:szCs w:val="24"/>
        </w:rPr>
        <w:t xml:space="preserve"> </w:t>
      </w:r>
      <w:r>
        <w:rPr>
          <w:sz w:val="24"/>
          <w:szCs w:val="24"/>
        </w:rPr>
        <w:t>co-occurrence</w:t>
      </w:r>
      <w:r>
        <w:rPr>
          <w:spacing w:val="-14"/>
          <w:sz w:val="24"/>
          <w:szCs w:val="24"/>
        </w:rPr>
        <w:t xml:space="preserve"> </w:t>
      </w:r>
      <w:r>
        <w:rPr>
          <w:sz w:val="24"/>
          <w:szCs w:val="24"/>
        </w:rPr>
        <w:t>can</w:t>
      </w:r>
      <w:r>
        <w:rPr>
          <w:spacing w:val="-3"/>
          <w:sz w:val="24"/>
          <w:szCs w:val="24"/>
        </w:rPr>
        <w:t xml:space="preserve"> </w:t>
      </w:r>
      <w:r>
        <w:rPr>
          <w:sz w:val="24"/>
          <w:szCs w:val="24"/>
        </w:rPr>
        <w:t>dr</w:t>
      </w:r>
      <w:r>
        <w:rPr>
          <w:spacing w:val="-6"/>
          <w:sz w:val="24"/>
          <w:szCs w:val="24"/>
        </w:rPr>
        <w:t>i</w:t>
      </w:r>
      <w:r>
        <w:rPr>
          <w:spacing w:val="-4"/>
          <w:sz w:val="24"/>
          <w:szCs w:val="24"/>
        </w:rPr>
        <w:t>v</w:t>
      </w:r>
      <w:r>
        <w:rPr>
          <w:sz w:val="24"/>
          <w:szCs w:val="24"/>
        </w:rPr>
        <w:t>e</w:t>
      </w:r>
      <w:r>
        <w:rPr>
          <w:spacing w:val="-5"/>
          <w:sz w:val="24"/>
          <w:szCs w:val="24"/>
        </w:rPr>
        <w:t xml:space="preserve"> </w:t>
      </w:r>
      <w:r>
        <w:rPr>
          <w:sz w:val="24"/>
          <w:szCs w:val="24"/>
        </w:rPr>
        <w:t>learning</w:t>
      </w:r>
      <w:r>
        <w:rPr>
          <w:spacing w:val="-8"/>
          <w:sz w:val="24"/>
          <w:szCs w:val="24"/>
        </w:rPr>
        <w:t xml:space="preserve"> </w:t>
      </w:r>
      <w:r>
        <w:rPr>
          <w:sz w:val="24"/>
          <w:szCs w:val="24"/>
        </w:rPr>
        <w:t>for</w:t>
      </w:r>
      <w:r>
        <w:rPr>
          <w:spacing w:val="-3"/>
          <w:sz w:val="24"/>
          <w:szCs w:val="24"/>
        </w:rPr>
        <w:t xml:space="preserve"> </w:t>
      </w:r>
      <w:r>
        <w:rPr>
          <w:sz w:val="24"/>
          <w:szCs w:val="24"/>
        </w:rPr>
        <w:t>some</w:t>
      </w:r>
      <w:r>
        <w:rPr>
          <w:spacing w:val="-5"/>
          <w:sz w:val="24"/>
          <w:szCs w:val="24"/>
        </w:rPr>
        <w:t xml:space="preserve"> </w:t>
      </w:r>
      <w:r>
        <w:rPr>
          <w:sz w:val="24"/>
          <w:szCs w:val="24"/>
        </w:rPr>
        <w:t>aspects</w:t>
      </w:r>
      <w:r>
        <w:rPr>
          <w:spacing w:val="-7"/>
          <w:sz w:val="24"/>
          <w:szCs w:val="24"/>
        </w:rPr>
        <w:t xml:space="preserve"> </w:t>
      </w:r>
      <w:r>
        <w:rPr>
          <w:sz w:val="24"/>
          <w:szCs w:val="24"/>
        </w:rPr>
        <w:t>of</w:t>
      </w:r>
      <w:r>
        <w:rPr>
          <w:spacing w:val="-2"/>
          <w:sz w:val="24"/>
          <w:szCs w:val="24"/>
        </w:rPr>
        <w:t xml:space="preserve"> w</w:t>
      </w:r>
      <w:r>
        <w:rPr>
          <w:sz w:val="24"/>
          <w:szCs w:val="24"/>
        </w:rPr>
        <w:t>ord</w:t>
      </w:r>
      <w:r>
        <w:rPr>
          <w:spacing w:val="-5"/>
          <w:sz w:val="24"/>
          <w:szCs w:val="24"/>
        </w:rPr>
        <w:t xml:space="preserve"> </w:t>
      </w:r>
      <w:r>
        <w:rPr>
          <w:sz w:val="24"/>
          <w:szCs w:val="24"/>
        </w:rPr>
        <w:t>meaning.</w:t>
      </w:r>
    </w:p>
    <w:p w:rsidR="00B72476" w:rsidRDefault="00CB77E8">
      <w:pPr>
        <w:spacing w:before="36" w:line="415" w:lineRule="auto"/>
        <w:ind w:left="120" w:right="59" w:firstLine="576"/>
        <w:rPr>
          <w:sz w:val="24"/>
          <w:szCs w:val="24"/>
        </w:rPr>
      </w:pPr>
      <w:r>
        <w:rPr>
          <w:sz w:val="24"/>
          <w:szCs w:val="24"/>
        </w:rPr>
        <w:t>There</w:t>
      </w:r>
      <w:r>
        <w:rPr>
          <w:spacing w:val="-6"/>
          <w:sz w:val="24"/>
          <w:szCs w:val="24"/>
        </w:rPr>
        <w:t xml:space="preserve"> </w:t>
      </w:r>
      <w:r>
        <w:rPr>
          <w:sz w:val="24"/>
          <w:szCs w:val="24"/>
        </w:rPr>
        <w:t>are</w:t>
      </w:r>
      <w:r>
        <w:rPr>
          <w:spacing w:val="-3"/>
          <w:sz w:val="24"/>
          <w:szCs w:val="24"/>
        </w:rPr>
        <w:t xml:space="preserve"> </w:t>
      </w:r>
      <w:r>
        <w:rPr>
          <w:sz w:val="24"/>
          <w:szCs w:val="24"/>
        </w:rPr>
        <w:t>computational</w:t>
      </w:r>
      <w:r>
        <w:rPr>
          <w:spacing w:val="-14"/>
          <w:sz w:val="24"/>
          <w:szCs w:val="24"/>
        </w:rPr>
        <w:t xml:space="preserve"> </w:t>
      </w:r>
      <w:r>
        <w:rPr>
          <w:sz w:val="24"/>
          <w:szCs w:val="24"/>
        </w:rPr>
        <w:t>proofs</w:t>
      </w:r>
      <w:r>
        <w:rPr>
          <w:spacing w:val="-6"/>
          <w:sz w:val="24"/>
          <w:szCs w:val="24"/>
        </w:rPr>
        <w:t xml:space="preserve"> </w:t>
      </w:r>
      <w:r>
        <w:rPr>
          <w:sz w:val="24"/>
          <w:szCs w:val="24"/>
        </w:rPr>
        <w:t>of</w:t>
      </w:r>
      <w:r>
        <w:rPr>
          <w:spacing w:val="-2"/>
          <w:sz w:val="24"/>
          <w:szCs w:val="24"/>
        </w:rPr>
        <w:t xml:space="preserve"> </w:t>
      </w:r>
      <w:r>
        <w:rPr>
          <w:sz w:val="24"/>
          <w:szCs w:val="24"/>
        </w:rPr>
        <w:t>concept,</w:t>
      </w:r>
      <w:r>
        <w:rPr>
          <w:spacing w:val="-8"/>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there</w:t>
      </w:r>
      <w:r>
        <w:rPr>
          <w:spacing w:val="-5"/>
          <w:sz w:val="24"/>
          <w:szCs w:val="24"/>
        </w:rPr>
        <w:t xml:space="preserve"> </w:t>
      </w:r>
      <w:r>
        <w:rPr>
          <w:sz w:val="24"/>
          <w:szCs w:val="24"/>
        </w:rPr>
        <w:t>is</w:t>
      </w:r>
      <w:r>
        <w:rPr>
          <w:spacing w:val="-2"/>
          <w:sz w:val="24"/>
          <w:szCs w:val="24"/>
        </w:rPr>
        <w:t xml:space="preserve"> </w:t>
      </w:r>
      <w:r>
        <w:rPr>
          <w:sz w:val="24"/>
          <w:szCs w:val="24"/>
        </w:rPr>
        <w:t>little</w:t>
      </w:r>
      <w:r>
        <w:rPr>
          <w:spacing w:val="-4"/>
          <w:sz w:val="24"/>
          <w:szCs w:val="24"/>
        </w:rPr>
        <w:t xml:space="preserve"> </w:t>
      </w:r>
      <w:r>
        <w:rPr>
          <w:sz w:val="24"/>
          <w:szCs w:val="24"/>
        </w:rPr>
        <w:t>di</w:t>
      </w:r>
      <w:r>
        <w:rPr>
          <w:spacing w:val="-9"/>
          <w:sz w:val="24"/>
          <w:szCs w:val="24"/>
        </w:rPr>
        <w:t>r</w:t>
      </w:r>
      <w:r>
        <w:rPr>
          <w:sz w:val="24"/>
          <w:szCs w:val="24"/>
        </w:rPr>
        <w:t>ect</w:t>
      </w:r>
      <w:r>
        <w:rPr>
          <w:spacing w:val="12"/>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that</w:t>
      </w:r>
      <w:r>
        <w:rPr>
          <w:spacing w:val="-4"/>
          <w:sz w:val="24"/>
          <w:szCs w:val="24"/>
        </w:rPr>
        <w:t xml:space="preserve"> </w:t>
      </w:r>
      <w:r>
        <w:rPr>
          <w:sz w:val="24"/>
          <w:szCs w:val="24"/>
        </w:rPr>
        <w:t>humans</w:t>
      </w:r>
      <w:r>
        <w:rPr>
          <w:spacing w:val="-8"/>
          <w:sz w:val="24"/>
          <w:szCs w:val="24"/>
        </w:rPr>
        <w:t xml:space="preserve"> </w:t>
      </w:r>
      <w:r>
        <w:rPr>
          <w:sz w:val="24"/>
          <w:szCs w:val="24"/>
        </w:rPr>
        <w:t>use co-occurrence</w:t>
      </w:r>
      <w:r>
        <w:rPr>
          <w:spacing w:val="-14"/>
          <w:sz w:val="24"/>
          <w:szCs w:val="24"/>
        </w:rPr>
        <w:t xml:space="preserve"> </w:t>
      </w:r>
      <w:r>
        <w:rPr>
          <w:sz w:val="24"/>
          <w:szCs w:val="24"/>
        </w:rPr>
        <w:t>information</w:t>
      </w:r>
      <w:r>
        <w:rPr>
          <w:spacing w:val="-11"/>
          <w:sz w:val="24"/>
          <w:szCs w:val="24"/>
        </w:rPr>
        <w:t xml:space="preserve"> </w:t>
      </w:r>
      <w:r>
        <w:rPr>
          <w:sz w:val="24"/>
          <w:szCs w:val="24"/>
        </w:rPr>
        <w:t>to</w:t>
      </w:r>
      <w:r>
        <w:rPr>
          <w:spacing w:val="-2"/>
          <w:sz w:val="24"/>
          <w:szCs w:val="24"/>
        </w:rPr>
        <w:t xml:space="preserve"> </w:t>
      </w:r>
      <w:r>
        <w:rPr>
          <w:sz w:val="24"/>
          <w:szCs w:val="24"/>
        </w:rPr>
        <w:t>learn</w:t>
      </w:r>
      <w:r>
        <w:rPr>
          <w:spacing w:val="-5"/>
          <w:sz w:val="24"/>
          <w:szCs w:val="24"/>
        </w:rPr>
        <w:t xml:space="preserve"> </w:t>
      </w:r>
      <w:r>
        <w:rPr>
          <w:sz w:val="24"/>
          <w:szCs w:val="24"/>
        </w:rPr>
        <w:t>meaning.</w:t>
      </w:r>
      <w:r>
        <w:rPr>
          <w:spacing w:val="5"/>
          <w:sz w:val="24"/>
          <w:szCs w:val="24"/>
        </w:rPr>
        <w:t xml:space="preserve"> </w:t>
      </w:r>
      <w:r>
        <w:rPr>
          <w:sz w:val="24"/>
          <w:szCs w:val="24"/>
        </w:rPr>
        <w:t>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w:t>
      </w:r>
      <w:r>
        <w:rPr>
          <w:spacing w:val="-9"/>
          <w:sz w:val="24"/>
          <w:szCs w:val="24"/>
        </w:rPr>
        <w:t xml:space="preserve"> </w:t>
      </w:r>
      <w:r>
        <w:rPr>
          <w:sz w:val="24"/>
          <w:szCs w:val="24"/>
        </w:rPr>
        <w:t>one</w:t>
      </w:r>
      <w:r>
        <w:rPr>
          <w:spacing w:val="-3"/>
          <w:sz w:val="24"/>
          <w:szCs w:val="24"/>
        </w:rPr>
        <w:t xml:space="preserve"> </w:t>
      </w:r>
      <w:r>
        <w:rPr>
          <w:sz w:val="24"/>
          <w:szCs w:val="24"/>
        </w:rPr>
        <w:t>influential</w:t>
      </w:r>
      <w:r>
        <w:rPr>
          <w:spacing w:val="-20"/>
          <w:sz w:val="24"/>
          <w:szCs w:val="24"/>
        </w:rPr>
        <w:t xml:space="preserve"> </w:t>
      </w:r>
      <w:r>
        <w:rPr>
          <w:sz w:val="24"/>
          <w:szCs w:val="24"/>
        </w:rPr>
        <w:t>case</w:t>
      </w:r>
      <w:r>
        <w:rPr>
          <w:spacing w:val="-4"/>
          <w:sz w:val="24"/>
          <w:szCs w:val="24"/>
        </w:rPr>
        <w:t xml:space="preserve"> </w:t>
      </w:r>
      <w:r>
        <w:rPr>
          <w:sz w:val="24"/>
          <w:szCs w:val="24"/>
        </w:rPr>
        <w:t>study</w:t>
      </w:r>
      <w:r>
        <w:rPr>
          <w:spacing w:val="-5"/>
          <w:sz w:val="24"/>
          <w:szCs w:val="24"/>
        </w:rPr>
        <w:t xml:space="preserve"> </w:t>
      </w:r>
      <w:r>
        <w:rPr>
          <w:sz w:val="24"/>
          <w:szCs w:val="24"/>
        </w:rPr>
        <w:t>o</w:t>
      </w:r>
      <w:r>
        <w:rPr>
          <w:spacing w:val="-6"/>
          <w:sz w:val="24"/>
          <w:szCs w:val="24"/>
        </w:rPr>
        <w:t>f</w:t>
      </w:r>
      <w:r>
        <w:rPr>
          <w:sz w:val="24"/>
          <w:szCs w:val="24"/>
        </w:rPr>
        <w:t>fers</w:t>
      </w:r>
      <w:r>
        <w:rPr>
          <w:spacing w:val="-6"/>
          <w:sz w:val="24"/>
          <w:szCs w:val="24"/>
        </w:rPr>
        <w:t xml:space="preserve"> </w:t>
      </w:r>
      <w:r>
        <w:rPr>
          <w:sz w:val="24"/>
          <w:szCs w:val="24"/>
        </w:rPr>
        <w:t>some indirect</w:t>
      </w:r>
      <w:r>
        <w:rPr>
          <w:spacing w:val="-7"/>
          <w:sz w:val="24"/>
          <w:szCs w:val="24"/>
        </w:rPr>
        <w:t xml:space="preserve"> </w:t>
      </w:r>
      <w:r>
        <w:rPr>
          <w:spacing w:val="-6"/>
          <w:sz w:val="24"/>
          <w:szCs w:val="24"/>
        </w:rPr>
        <w:t>e</w:t>
      </w:r>
      <w:r>
        <w:rPr>
          <w:sz w:val="24"/>
          <w:szCs w:val="24"/>
        </w:rPr>
        <w:t>vidence.</w:t>
      </w:r>
      <w:r>
        <w:rPr>
          <w:spacing w:val="5"/>
          <w:sz w:val="24"/>
          <w:szCs w:val="24"/>
        </w:rPr>
        <w:t xml:space="preserve"> </w:t>
      </w:r>
      <w:r>
        <w:rPr>
          <w:sz w:val="24"/>
          <w:szCs w:val="24"/>
        </w:rPr>
        <w:t>Shepard</w:t>
      </w:r>
      <w:r>
        <w:rPr>
          <w:spacing w:val="-8"/>
          <w:sz w:val="24"/>
          <w:szCs w:val="24"/>
        </w:rPr>
        <w:t xml:space="preserve"> </w:t>
      </w:r>
      <w:r>
        <w:rPr>
          <w:sz w:val="24"/>
          <w:szCs w:val="24"/>
        </w:rPr>
        <w:t>and</w:t>
      </w:r>
      <w:r>
        <w:rPr>
          <w:spacing w:val="-3"/>
          <w:sz w:val="24"/>
          <w:szCs w:val="24"/>
        </w:rPr>
        <w:t xml:space="preserve"> </w:t>
      </w:r>
      <w:r>
        <w:rPr>
          <w:sz w:val="24"/>
          <w:szCs w:val="24"/>
        </w:rPr>
        <w:t>Cooper</w:t>
      </w:r>
      <w:r>
        <w:rPr>
          <w:spacing w:val="-7"/>
          <w:sz w:val="24"/>
          <w:szCs w:val="24"/>
        </w:rPr>
        <w:t xml:space="preserve"> </w:t>
      </w:r>
      <w:r>
        <w:rPr>
          <w:sz w:val="24"/>
          <w:szCs w:val="24"/>
        </w:rPr>
        <w:t>(1992)</w:t>
      </w:r>
      <w:r>
        <w:rPr>
          <w:spacing w:val="-6"/>
          <w:sz w:val="24"/>
          <w:szCs w:val="24"/>
        </w:rPr>
        <w:t xml:space="preserve"> </w:t>
      </w:r>
      <w:r>
        <w:rPr>
          <w:sz w:val="24"/>
          <w:szCs w:val="24"/>
        </w:rPr>
        <w:t>presented</w:t>
      </w:r>
      <w:r>
        <w:rPr>
          <w:spacing w:val="-9"/>
          <w:sz w:val="24"/>
          <w:szCs w:val="24"/>
        </w:rPr>
        <w:t xml:space="preserve"> </w:t>
      </w:r>
      <w:r>
        <w:rPr>
          <w:sz w:val="24"/>
          <w:szCs w:val="24"/>
        </w:rPr>
        <w:t>congenitally</w:t>
      </w:r>
      <w:r>
        <w:rPr>
          <w:spacing w:val="-12"/>
          <w:sz w:val="24"/>
          <w:szCs w:val="24"/>
        </w:rPr>
        <w:t xml:space="preserve"> </w:t>
      </w:r>
      <w:r>
        <w:rPr>
          <w:sz w:val="24"/>
          <w:szCs w:val="24"/>
        </w:rPr>
        <w:t>blind,</w:t>
      </w:r>
      <w:r>
        <w:rPr>
          <w:spacing w:val="-6"/>
          <w:sz w:val="24"/>
          <w:szCs w:val="24"/>
        </w:rPr>
        <w:t xml:space="preserve"> </w:t>
      </w:r>
      <w:r>
        <w:rPr>
          <w:sz w:val="24"/>
          <w:szCs w:val="24"/>
        </w:rPr>
        <w:t>colo</w:t>
      </w:r>
      <w:r>
        <w:rPr>
          <w:spacing w:val="-5"/>
          <w:sz w:val="24"/>
          <w:szCs w:val="24"/>
        </w:rPr>
        <w:t>r</w:t>
      </w:r>
      <w:r>
        <w:rPr>
          <w:sz w:val="24"/>
          <w:szCs w:val="24"/>
        </w:rPr>
        <w:t>-blind,</w:t>
      </w:r>
      <w:r>
        <w:rPr>
          <w:spacing w:val="-11"/>
          <w:sz w:val="24"/>
          <w:szCs w:val="24"/>
        </w:rPr>
        <w:t xml:space="preserve"> </w:t>
      </w:r>
      <w:r>
        <w:rPr>
          <w:sz w:val="24"/>
          <w:szCs w:val="24"/>
        </w:rPr>
        <w:t>and normally</w:t>
      </w:r>
      <w:r>
        <w:rPr>
          <w:spacing w:val="-9"/>
          <w:sz w:val="24"/>
          <w:szCs w:val="24"/>
        </w:rPr>
        <w:t xml:space="preserve"> </w:t>
      </w:r>
      <w:r>
        <w:rPr>
          <w:sz w:val="24"/>
          <w:szCs w:val="24"/>
        </w:rPr>
        <w:t>sighted</w:t>
      </w:r>
      <w:r>
        <w:rPr>
          <w:spacing w:val="-7"/>
          <w:sz w:val="24"/>
          <w:szCs w:val="24"/>
        </w:rPr>
        <w:t xml:space="preserve"> </w:t>
      </w:r>
      <w:r>
        <w:rPr>
          <w:sz w:val="24"/>
          <w:szCs w:val="24"/>
        </w:rPr>
        <w:t>participants</w:t>
      </w:r>
      <w:r>
        <w:rPr>
          <w:spacing w:val="-11"/>
          <w:sz w:val="24"/>
          <w:szCs w:val="24"/>
        </w:rPr>
        <w:t xml:space="preserve"> </w:t>
      </w:r>
      <w:r>
        <w:rPr>
          <w:sz w:val="24"/>
          <w:szCs w:val="24"/>
        </w:rPr>
        <w:t>with</w:t>
      </w:r>
      <w:r>
        <w:rPr>
          <w:spacing w:val="-4"/>
          <w:sz w:val="24"/>
          <w:szCs w:val="24"/>
        </w:rPr>
        <w:t xml:space="preserve"> </w:t>
      </w:r>
      <w:r>
        <w:rPr>
          <w:sz w:val="24"/>
          <w:szCs w:val="24"/>
        </w:rPr>
        <w:t>pairs</w:t>
      </w:r>
      <w:r>
        <w:rPr>
          <w:spacing w:val="-5"/>
          <w:sz w:val="24"/>
          <w:szCs w:val="24"/>
        </w:rPr>
        <w:t xml:space="preserve"> </w:t>
      </w:r>
      <w:r>
        <w:rPr>
          <w:sz w:val="24"/>
          <w:szCs w:val="24"/>
        </w:rPr>
        <w:t>of</w:t>
      </w:r>
      <w:r>
        <w:rPr>
          <w:spacing w:val="-2"/>
          <w:sz w:val="24"/>
          <w:szCs w:val="24"/>
        </w:rPr>
        <w:t xml:space="preserve"> </w:t>
      </w:r>
      <w:r>
        <w:rPr>
          <w:sz w:val="24"/>
          <w:szCs w:val="24"/>
        </w:rPr>
        <w:t>color</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as</w:t>
      </w:r>
      <w:r>
        <w:rPr>
          <w:spacing w:val="-2"/>
          <w:sz w:val="24"/>
          <w:szCs w:val="24"/>
        </w:rPr>
        <w:t>k</w:t>
      </w:r>
      <w:r>
        <w:rPr>
          <w:sz w:val="24"/>
          <w:szCs w:val="24"/>
        </w:rPr>
        <w:t>ed</w:t>
      </w:r>
      <w:r>
        <w:rPr>
          <w:spacing w:val="-6"/>
          <w:sz w:val="24"/>
          <w:szCs w:val="24"/>
        </w:rPr>
        <w:t xml:space="preserve"> </w:t>
      </w:r>
      <w:r>
        <w:rPr>
          <w:sz w:val="24"/>
          <w:szCs w:val="24"/>
        </w:rPr>
        <w:t>them</w:t>
      </w:r>
      <w:r>
        <w:rPr>
          <w:spacing w:val="-5"/>
          <w:sz w:val="24"/>
          <w:szCs w:val="24"/>
        </w:rPr>
        <w:t xml:space="preserve"> </w:t>
      </w:r>
      <w:r>
        <w:rPr>
          <w:sz w:val="24"/>
          <w:szCs w:val="24"/>
        </w:rPr>
        <w:t>to</w:t>
      </w:r>
      <w:r>
        <w:rPr>
          <w:spacing w:val="-2"/>
          <w:sz w:val="24"/>
          <w:szCs w:val="24"/>
        </w:rPr>
        <w:t xml:space="preserve"> </w:t>
      </w:r>
      <w:r>
        <w:rPr>
          <w:sz w:val="24"/>
          <w:szCs w:val="24"/>
        </w:rPr>
        <w:t>ma</w:t>
      </w:r>
      <w:r>
        <w:rPr>
          <w:spacing w:val="-2"/>
          <w:sz w:val="24"/>
          <w:szCs w:val="24"/>
        </w:rPr>
        <w:t>k</w:t>
      </w:r>
      <w:r>
        <w:rPr>
          <w:sz w:val="24"/>
          <w:szCs w:val="24"/>
        </w:rPr>
        <w:t>e</w:t>
      </w:r>
      <w:r>
        <w:rPr>
          <w:spacing w:val="-5"/>
          <w:sz w:val="24"/>
          <w:szCs w:val="24"/>
        </w:rPr>
        <w:t xml:space="preserve"> </w:t>
      </w:r>
      <w:r>
        <w:rPr>
          <w:sz w:val="24"/>
          <w:szCs w:val="24"/>
        </w:rPr>
        <w:t>similarity</w:t>
      </w:r>
      <w:r>
        <w:rPr>
          <w:spacing w:val="-9"/>
          <w:sz w:val="24"/>
          <w:szCs w:val="24"/>
        </w:rPr>
        <w:t xml:space="preserve"> </w:t>
      </w:r>
      <w:r>
        <w:rPr>
          <w:sz w:val="24"/>
          <w:szCs w:val="24"/>
        </w:rPr>
        <w:t>ratings. As</w:t>
      </w:r>
      <w:r>
        <w:rPr>
          <w:spacing w:val="-3"/>
          <w:sz w:val="24"/>
          <w:szCs w:val="24"/>
        </w:rPr>
        <w:t xml:space="preserve"> </w:t>
      </w:r>
      <w:r>
        <w:rPr>
          <w:sz w:val="24"/>
          <w:szCs w:val="24"/>
        </w:rPr>
        <w:t>might</w:t>
      </w:r>
      <w:r>
        <w:rPr>
          <w:spacing w:val="-6"/>
          <w:sz w:val="24"/>
          <w:szCs w:val="24"/>
        </w:rPr>
        <w:t xml:space="preserve"> </w:t>
      </w:r>
      <w:r>
        <w:rPr>
          <w:sz w:val="24"/>
          <w:szCs w:val="24"/>
        </w:rPr>
        <w:t>be</w:t>
      </w:r>
      <w:r>
        <w:rPr>
          <w:spacing w:val="-2"/>
          <w:sz w:val="24"/>
          <w:szCs w:val="24"/>
        </w:rPr>
        <w:t xml:space="preserve"> </w:t>
      </w:r>
      <w:r>
        <w:rPr>
          <w:sz w:val="24"/>
          <w:szCs w:val="24"/>
        </w:rPr>
        <w:t>predicted,</w:t>
      </w:r>
      <w:r>
        <w:rPr>
          <w:spacing w:val="-10"/>
          <w:sz w:val="24"/>
          <w:szCs w:val="24"/>
        </w:rPr>
        <w:t xml:space="preserve"> </w:t>
      </w:r>
      <w:r>
        <w:rPr>
          <w:sz w:val="24"/>
          <w:szCs w:val="24"/>
        </w:rPr>
        <w:t>the</w:t>
      </w:r>
      <w:r>
        <w:rPr>
          <w:spacing w:val="-3"/>
          <w:sz w:val="24"/>
          <w:szCs w:val="24"/>
        </w:rPr>
        <w:t xml:space="preserve"> </w:t>
      </w:r>
      <w:r>
        <w:rPr>
          <w:sz w:val="24"/>
          <w:szCs w:val="24"/>
        </w:rPr>
        <w:t>ratings</w:t>
      </w:r>
      <w:r>
        <w:rPr>
          <w:spacing w:val="-7"/>
          <w:sz w:val="24"/>
          <w:szCs w:val="24"/>
        </w:rPr>
        <w:t xml:space="preserve"> </w:t>
      </w:r>
      <w:r>
        <w:rPr>
          <w:sz w:val="24"/>
          <w:szCs w:val="24"/>
        </w:rPr>
        <w:t>of</w:t>
      </w:r>
      <w:r>
        <w:rPr>
          <w:spacing w:val="-2"/>
          <w:sz w:val="24"/>
          <w:szCs w:val="24"/>
        </w:rPr>
        <w:t xml:space="preserve"> </w:t>
      </w:r>
      <w:r>
        <w:rPr>
          <w:sz w:val="24"/>
          <w:szCs w:val="24"/>
        </w:rPr>
        <w:t>blind</w:t>
      </w:r>
      <w:r>
        <w:rPr>
          <w:spacing w:val="-5"/>
          <w:sz w:val="24"/>
          <w:szCs w:val="24"/>
        </w:rPr>
        <w:t xml:space="preserve"> </w:t>
      </w:r>
      <w:r>
        <w:rPr>
          <w:sz w:val="24"/>
          <w:szCs w:val="24"/>
        </w:rPr>
        <w:t>participants</w:t>
      </w:r>
      <w:r>
        <w:rPr>
          <w:spacing w:val="-11"/>
          <w:sz w:val="24"/>
          <w:szCs w:val="24"/>
        </w:rPr>
        <w:t xml:space="preserve"> </w:t>
      </w:r>
      <w:r>
        <w:rPr>
          <w:sz w:val="24"/>
          <w:szCs w:val="24"/>
        </w:rPr>
        <w:t>did</w:t>
      </w:r>
      <w:r>
        <w:rPr>
          <w:spacing w:val="-3"/>
          <w:sz w:val="24"/>
          <w:szCs w:val="24"/>
        </w:rPr>
        <w:t xml:space="preserve"> </w:t>
      </w:r>
      <w:r>
        <w:rPr>
          <w:sz w:val="24"/>
          <w:szCs w:val="24"/>
        </w:rPr>
        <w:t>not</w:t>
      </w:r>
      <w:r>
        <w:rPr>
          <w:spacing w:val="-3"/>
          <w:sz w:val="24"/>
          <w:szCs w:val="24"/>
        </w:rPr>
        <w:t xml:space="preserve"> </w:t>
      </w:r>
      <w:r>
        <w:rPr>
          <w:sz w:val="24"/>
          <w:szCs w:val="24"/>
        </w:rPr>
        <w:t>correlate</w:t>
      </w:r>
      <w:r>
        <w:rPr>
          <w:spacing w:val="-8"/>
          <w:sz w:val="24"/>
          <w:szCs w:val="24"/>
        </w:rPr>
        <w:t xml:space="preserve"> </w:t>
      </w:r>
      <w:r>
        <w:rPr>
          <w:sz w:val="24"/>
          <w:szCs w:val="24"/>
        </w:rPr>
        <w:t>highly</w:t>
      </w:r>
      <w:r>
        <w:rPr>
          <w:spacing w:val="-6"/>
          <w:sz w:val="24"/>
          <w:szCs w:val="24"/>
        </w:rPr>
        <w:t xml:space="preserve"> </w:t>
      </w:r>
      <w:r>
        <w:rPr>
          <w:sz w:val="24"/>
          <w:szCs w:val="24"/>
        </w:rPr>
        <w:t>with</w:t>
      </w:r>
      <w:r>
        <w:rPr>
          <w:spacing w:val="-4"/>
          <w:sz w:val="24"/>
          <w:szCs w:val="24"/>
        </w:rPr>
        <w:t xml:space="preserve"> </w:t>
      </w:r>
      <w:r>
        <w:rPr>
          <w:sz w:val="24"/>
          <w:szCs w:val="24"/>
        </w:rPr>
        <w:t>normally sighted</w:t>
      </w:r>
      <w:r>
        <w:rPr>
          <w:spacing w:val="-7"/>
          <w:sz w:val="24"/>
          <w:szCs w:val="24"/>
        </w:rPr>
        <w:t xml:space="preserve"> </w:t>
      </w:r>
      <w:r>
        <w:rPr>
          <w:sz w:val="24"/>
          <w:szCs w:val="24"/>
        </w:rPr>
        <w:t>ind</w:t>
      </w:r>
      <w:r>
        <w:rPr>
          <w:spacing w:val="-6"/>
          <w:sz w:val="24"/>
          <w:szCs w:val="24"/>
        </w:rPr>
        <w:t>i</w:t>
      </w:r>
      <w:r>
        <w:rPr>
          <w:sz w:val="24"/>
          <w:szCs w:val="24"/>
        </w:rPr>
        <w:t>viduals.</w:t>
      </w:r>
      <w:r>
        <w:rPr>
          <w:spacing w:val="3"/>
          <w:sz w:val="24"/>
          <w:szCs w:val="24"/>
        </w:rPr>
        <w:t xml:space="preserve"> </w:t>
      </w:r>
      <w:r>
        <w:rPr>
          <w:sz w:val="24"/>
          <w:szCs w:val="24"/>
        </w:rPr>
        <w:t>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w:t>
      </w:r>
      <w:r>
        <w:rPr>
          <w:spacing w:val="-9"/>
          <w:sz w:val="24"/>
          <w:szCs w:val="24"/>
        </w:rPr>
        <w:t xml:space="preserve"> </w:t>
      </w:r>
      <w:r>
        <w:rPr>
          <w:sz w:val="24"/>
          <w:szCs w:val="24"/>
        </w:rPr>
        <w:t>their</w:t>
      </w:r>
      <w:r>
        <w:rPr>
          <w:spacing w:val="-4"/>
          <w:sz w:val="24"/>
          <w:szCs w:val="24"/>
        </w:rPr>
        <w:t xml:space="preserve"> </w:t>
      </w:r>
      <w:r>
        <w:rPr>
          <w:sz w:val="24"/>
          <w:szCs w:val="24"/>
        </w:rPr>
        <w:t>ratings</w:t>
      </w:r>
      <w:r>
        <w:rPr>
          <w:spacing w:val="-7"/>
          <w:sz w:val="24"/>
          <w:szCs w:val="24"/>
        </w:rPr>
        <w:t xml:space="preserve"> </w:t>
      </w:r>
      <w:r>
        <w:rPr>
          <w:sz w:val="24"/>
          <w:szCs w:val="24"/>
        </w:rPr>
        <w:t>did</w:t>
      </w:r>
      <w:r>
        <w:rPr>
          <w:spacing w:val="-3"/>
          <w:sz w:val="24"/>
          <w:szCs w:val="24"/>
        </w:rPr>
        <w:t xml:space="preserve"> </w:t>
      </w:r>
      <w:r>
        <w:rPr>
          <w:sz w:val="24"/>
          <w:szCs w:val="24"/>
        </w:rPr>
        <w:t>appear</w:t>
      </w:r>
      <w:r>
        <w:rPr>
          <w:spacing w:val="-6"/>
          <w:sz w:val="24"/>
          <w:szCs w:val="24"/>
        </w:rPr>
        <w:t xml:space="preserve"> </w:t>
      </w:r>
      <w:r>
        <w:rPr>
          <w:sz w:val="24"/>
          <w:szCs w:val="24"/>
        </w:rPr>
        <w:t>to</w:t>
      </w:r>
      <w:r>
        <w:rPr>
          <w:spacing w:val="-2"/>
          <w:sz w:val="24"/>
          <w:szCs w:val="24"/>
        </w:rPr>
        <w:t xml:space="preserve"> </w:t>
      </w:r>
      <w:r>
        <w:rPr>
          <w:sz w:val="24"/>
          <w:szCs w:val="24"/>
        </w:rPr>
        <w:t>preser</w:t>
      </w:r>
      <w:r>
        <w:rPr>
          <w:spacing w:val="-4"/>
          <w:sz w:val="24"/>
          <w:szCs w:val="24"/>
        </w:rPr>
        <w:t>v</w:t>
      </w:r>
      <w:r>
        <w:rPr>
          <w:sz w:val="24"/>
          <w:szCs w:val="24"/>
        </w:rPr>
        <w:t>e</w:t>
      </w:r>
      <w:r>
        <w:rPr>
          <w:spacing w:val="-8"/>
          <w:sz w:val="24"/>
          <w:szCs w:val="24"/>
        </w:rPr>
        <w:t xml:space="preserve"> </w:t>
      </w:r>
      <w:r>
        <w:rPr>
          <w:sz w:val="24"/>
          <w:szCs w:val="24"/>
        </w:rPr>
        <w:t>the</w:t>
      </w:r>
      <w:r>
        <w:rPr>
          <w:spacing w:val="-3"/>
          <w:sz w:val="24"/>
          <w:szCs w:val="24"/>
        </w:rPr>
        <w:t xml:space="preserve"> </w:t>
      </w:r>
      <w:r>
        <w:rPr>
          <w:sz w:val="24"/>
          <w:szCs w:val="24"/>
        </w:rPr>
        <w:t>local</w:t>
      </w:r>
      <w:r>
        <w:rPr>
          <w:spacing w:val="-5"/>
          <w:sz w:val="24"/>
          <w:szCs w:val="24"/>
        </w:rPr>
        <w:t xml:space="preserve"> </w:t>
      </w:r>
      <w:r>
        <w:rPr>
          <w:sz w:val="24"/>
          <w:szCs w:val="24"/>
        </w:rPr>
        <w:t>similarity relationships—violet</w:t>
      </w:r>
      <w:r>
        <w:rPr>
          <w:spacing w:val="-20"/>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rated</w:t>
      </w:r>
      <w:r>
        <w:rPr>
          <w:spacing w:val="-5"/>
          <w:sz w:val="24"/>
          <w:szCs w:val="24"/>
        </w:rPr>
        <w:t xml:space="preserve"> </w:t>
      </w:r>
      <w:r>
        <w:rPr>
          <w:sz w:val="24"/>
          <w:szCs w:val="24"/>
        </w:rPr>
        <w:t>most</w:t>
      </w:r>
      <w:r>
        <w:rPr>
          <w:spacing w:val="-5"/>
          <w:sz w:val="24"/>
          <w:szCs w:val="24"/>
        </w:rPr>
        <w:t xml:space="preserve"> </w:t>
      </w:r>
      <w:r>
        <w:rPr>
          <w:sz w:val="24"/>
          <w:szCs w:val="24"/>
        </w:rPr>
        <w:t>similar</w:t>
      </w:r>
      <w:r>
        <w:rPr>
          <w:spacing w:val="-7"/>
          <w:sz w:val="24"/>
          <w:szCs w:val="24"/>
        </w:rPr>
        <w:t xml:space="preserve"> </w:t>
      </w:r>
      <w:r>
        <w:rPr>
          <w:sz w:val="24"/>
          <w:szCs w:val="24"/>
        </w:rPr>
        <w:t>to</w:t>
      </w:r>
      <w:r>
        <w:rPr>
          <w:spacing w:val="-2"/>
          <w:sz w:val="24"/>
          <w:szCs w:val="24"/>
        </w:rPr>
        <w:t xml:space="preserve"> </w:t>
      </w:r>
      <w:r>
        <w:rPr>
          <w:sz w:val="24"/>
          <w:szCs w:val="24"/>
        </w:rPr>
        <w:t>purple,</w:t>
      </w:r>
      <w:r>
        <w:rPr>
          <w:spacing w:val="-7"/>
          <w:sz w:val="24"/>
          <w:szCs w:val="24"/>
        </w:rPr>
        <w:t xml:space="preserve"> </w:t>
      </w:r>
      <w:r>
        <w:rPr>
          <w:sz w:val="24"/>
          <w:szCs w:val="24"/>
        </w:rPr>
        <w:t>teal</w:t>
      </w:r>
      <w:r>
        <w:rPr>
          <w:spacing w:val="-3"/>
          <w:sz w:val="24"/>
          <w:szCs w:val="24"/>
        </w:rPr>
        <w:t xml:space="preserve"> </w:t>
      </w:r>
      <w:r>
        <w:rPr>
          <w:sz w:val="24"/>
          <w:szCs w:val="24"/>
        </w:rPr>
        <w:t>to</w:t>
      </w:r>
      <w:r>
        <w:rPr>
          <w:spacing w:val="-2"/>
          <w:sz w:val="24"/>
          <w:szCs w:val="24"/>
        </w:rPr>
        <w:t xml:space="preserve"> </w:t>
      </w:r>
      <w:r>
        <w:rPr>
          <w:sz w:val="24"/>
          <w:szCs w:val="24"/>
        </w:rPr>
        <w:t>green,</w:t>
      </w:r>
      <w:r>
        <w:rPr>
          <w:spacing w:val="-6"/>
          <w:sz w:val="24"/>
          <w:szCs w:val="24"/>
        </w:rPr>
        <w:t xml:space="preserve"> </w:t>
      </w:r>
      <w:r>
        <w:rPr>
          <w:sz w:val="24"/>
          <w:szCs w:val="24"/>
        </w:rPr>
        <w:t>and</w:t>
      </w:r>
      <w:r>
        <w:rPr>
          <w:spacing w:val="-3"/>
          <w:sz w:val="24"/>
          <w:szCs w:val="24"/>
        </w:rPr>
        <w:t xml:space="preserve"> </w:t>
      </w:r>
      <w:r>
        <w:rPr>
          <w:sz w:val="24"/>
          <w:szCs w:val="24"/>
        </w:rPr>
        <w:t>so</w:t>
      </w:r>
      <w:r>
        <w:rPr>
          <w:spacing w:val="-2"/>
          <w:sz w:val="24"/>
          <w:szCs w:val="24"/>
        </w:rPr>
        <w:t xml:space="preserve"> </w:t>
      </w:r>
      <w:r>
        <w:rPr>
          <w:sz w:val="24"/>
          <w:szCs w:val="24"/>
        </w:rPr>
        <w:t>forth.</w:t>
      </w:r>
      <w:r>
        <w:rPr>
          <w:spacing w:val="9"/>
          <w:sz w:val="24"/>
          <w:szCs w:val="24"/>
        </w:rPr>
        <w:t xml:space="preserve"> </w:t>
      </w:r>
      <w:r>
        <w:rPr>
          <w:sz w:val="24"/>
          <w:szCs w:val="24"/>
        </w:rPr>
        <w:t>H</w:t>
      </w:r>
      <w:r>
        <w:rPr>
          <w:spacing w:val="-6"/>
          <w:sz w:val="24"/>
          <w:szCs w:val="24"/>
        </w:rPr>
        <w:t>o</w:t>
      </w:r>
      <w:r>
        <w:rPr>
          <w:sz w:val="24"/>
          <w:szCs w:val="24"/>
        </w:rPr>
        <w:t>w</w:t>
      </w:r>
      <w:r>
        <w:rPr>
          <w:spacing w:val="-5"/>
          <w:sz w:val="24"/>
          <w:szCs w:val="24"/>
        </w:rPr>
        <w:t xml:space="preserve"> </w:t>
      </w:r>
      <w:r>
        <w:rPr>
          <w:sz w:val="24"/>
          <w:szCs w:val="24"/>
        </w:rPr>
        <w:t xml:space="preserve">might </w:t>
      </w:r>
      <w:ins w:id="23" w:author="lera boroditsky" w:date="2013-12-05T09:24:00Z">
        <w:r w:rsidR="00B92F31">
          <w:rPr>
            <w:sz w:val="24"/>
            <w:szCs w:val="24"/>
          </w:rPr>
          <w:t xml:space="preserve">have </w:t>
        </w:r>
      </w:ins>
      <w:r>
        <w:rPr>
          <w:sz w:val="24"/>
          <w:szCs w:val="24"/>
        </w:rPr>
        <w:t>congenitally</w:t>
      </w:r>
      <w:r>
        <w:rPr>
          <w:spacing w:val="-12"/>
          <w:sz w:val="24"/>
          <w:szCs w:val="24"/>
        </w:rPr>
        <w:t xml:space="preserve"> </w:t>
      </w:r>
      <w:r>
        <w:rPr>
          <w:sz w:val="24"/>
          <w:szCs w:val="24"/>
        </w:rPr>
        <w:t>blind</w:t>
      </w:r>
      <w:r>
        <w:rPr>
          <w:spacing w:val="-5"/>
          <w:sz w:val="24"/>
          <w:szCs w:val="24"/>
        </w:rPr>
        <w:t xml:space="preserve"> </w:t>
      </w:r>
      <w:r>
        <w:rPr>
          <w:sz w:val="24"/>
          <w:szCs w:val="24"/>
        </w:rPr>
        <w:t>ind</w:t>
      </w:r>
      <w:r>
        <w:rPr>
          <w:spacing w:val="-6"/>
          <w:sz w:val="24"/>
          <w:szCs w:val="24"/>
        </w:rPr>
        <w:t>i</w:t>
      </w:r>
      <w:r>
        <w:rPr>
          <w:sz w:val="24"/>
          <w:szCs w:val="24"/>
        </w:rPr>
        <w:t>viduals</w:t>
      </w:r>
      <w:r>
        <w:rPr>
          <w:spacing w:val="-11"/>
          <w:sz w:val="24"/>
          <w:szCs w:val="24"/>
        </w:rPr>
        <w:t xml:space="preserve"> </w:t>
      </w:r>
      <w:del w:id="24" w:author="lera boroditsky" w:date="2013-12-05T09:24:00Z">
        <w:r w:rsidDel="00B92F31">
          <w:rPr>
            <w:sz w:val="24"/>
            <w:szCs w:val="24"/>
          </w:rPr>
          <w:delText>h</w:delText>
        </w:r>
        <w:r w:rsidDel="00B92F31">
          <w:rPr>
            <w:spacing w:val="-5"/>
            <w:sz w:val="24"/>
            <w:szCs w:val="24"/>
          </w:rPr>
          <w:delText>a</w:delText>
        </w:r>
        <w:r w:rsidDel="00B92F31">
          <w:rPr>
            <w:spacing w:val="-4"/>
            <w:sz w:val="24"/>
            <w:szCs w:val="24"/>
          </w:rPr>
          <w:delText>v</w:delText>
        </w:r>
        <w:r w:rsidDel="00B92F31">
          <w:rPr>
            <w:sz w:val="24"/>
            <w:szCs w:val="24"/>
          </w:rPr>
          <w:delText>e</w:delText>
        </w:r>
        <w:r w:rsidDel="00B92F31">
          <w:rPr>
            <w:spacing w:val="-5"/>
            <w:sz w:val="24"/>
            <w:szCs w:val="24"/>
          </w:rPr>
          <w:delText xml:space="preserve"> </w:delText>
        </w:r>
      </w:del>
      <w:r>
        <w:rPr>
          <w:sz w:val="24"/>
          <w:szCs w:val="24"/>
        </w:rPr>
        <w:t>learned</w:t>
      </w:r>
      <w:r>
        <w:rPr>
          <w:spacing w:val="-7"/>
          <w:sz w:val="24"/>
          <w:szCs w:val="24"/>
        </w:rPr>
        <w:t xml:space="preserve"> </w:t>
      </w:r>
      <w:r>
        <w:rPr>
          <w:sz w:val="24"/>
          <w:szCs w:val="24"/>
        </w:rPr>
        <w:t>a</w:t>
      </w:r>
      <w:r>
        <w:rPr>
          <w:spacing w:val="-4"/>
          <w:sz w:val="24"/>
          <w:szCs w:val="24"/>
        </w:rPr>
        <w:t>n</w:t>
      </w:r>
      <w:r>
        <w:rPr>
          <w:sz w:val="24"/>
          <w:szCs w:val="24"/>
        </w:rPr>
        <w:t>ything</w:t>
      </w:r>
      <w:r>
        <w:rPr>
          <w:spacing w:val="-8"/>
          <w:sz w:val="24"/>
          <w:szCs w:val="24"/>
        </w:rPr>
        <w:t xml:space="preserve"> </w:t>
      </w:r>
      <w:r>
        <w:rPr>
          <w:sz w:val="24"/>
          <w:szCs w:val="24"/>
        </w:rPr>
        <w:t>about</w:t>
      </w:r>
      <w:r>
        <w:rPr>
          <w:spacing w:val="-5"/>
          <w:sz w:val="24"/>
          <w:szCs w:val="24"/>
        </w:rPr>
        <w:t xml:space="preserve"> </w:t>
      </w:r>
      <w:r>
        <w:rPr>
          <w:sz w:val="24"/>
          <w:szCs w:val="24"/>
        </w:rPr>
        <w:t>color</w:t>
      </w:r>
      <w:r>
        <w:rPr>
          <w:spacing w:val="-5"/>
          <w:sz w:val="24"/>
          <w:szCs w:val="24"/>
        </w:rPr>
        <w:t xml:space="preserve"> </w:t>
      </w:r>
      <w:r>
        <w:rPr>
          <w:sz w:val="24"/>
          <w:szCs w:val="24"/>
        </w:rPr>
        <w:t>relationships?</w:t>
      </w:r>
      <w:r>
        <w:rPr>
          <w:spacing w:val="1"/>
          <w:sz w:val="24"/>
          <w:szCs w:val="24"/>
        </w:rPr>
        <w:t xml:space="preserve"> </w:t>
      </w:r>
      <w:r>
        <w:rPr>
          <w:sz w:val="24"/>
          <w:szCs w:val="24"/>
        </w:rPr>
        <w:t>One</w:t>
      </w:r>
      <w:r>
        <w:rPr>
          <w:spacing w:val="-4"/>
          <w:sz w:val="24"/>
          <w:szCs w:val="24"/>
        </w:rPr>
        <w:t xml:space="preserve"> </w:t>
      </w:r>
      <w:r>
        <w:rPr>
          <w:sz w:val="24"/>
          <w:szCs w:val="24"/>
        </w:rPr>
        <w:t>possibilit</w:t>
      </w:r>
      <w:r>
        <w:rPr>
          <w:spacing w:val="-16"/>
          <w:sz w:val="24"/>
          <w:szCs w:val="24"/>
        </w:rPr>
        <w:t>y</w:t>
      </w:r>
      <w:r>
        <w:rPr>
          <w:sz w:val="24"/>
          <w:szCs w:val="24"/>
        </w:rPr>
        <w:t>, raised</w:t>
      </w:r>
      <w:r>
        <w:rPr>
          <w:spacing w:val="-6"/>
          <w:sz w:val="24"/>
          <w:szCs w:val="24"/>
        </w:rPr>
        <w:t xml:space="preserve"> </w:t>
      </w:r>
      <w:r>
        <w:rPr>
          <w:sz w:val="24"/>
          <w:szCs w:val="24"/>
        </w:rPr>
        <w:t>by</w:t>
      </w:r>
      <w:r>
        <w:rPr>
          <w:spacing w:val="-2"/>
          <w:sz w:val="24"/>
          <w:szCs w:val="24"/>
        </w:rPr>
        <w:t xml:space="preserve"> </w:t>
      </w:r>
      <w:r>
        <w:rPr>
          <w:sz w:val="24"/>
          <w:szCs w:val="24"/>
        </w:rPr>
        <w:t>Shepard</w:t>
      </w:r>
      <w:r>
        <w:rPr>
          <w:spacing w:val="-8"/>
          <w:sz w:val="24"/>
          <w:szCs w:val="24"/>
        </w:rPr>
        <w:t xml:space="preserve"> </w:t>
      </w:r>
      <w:r>
        <w:rPr>
          <w:sz w:val="24"/>
          <w:szCs w:val="24"/>
        </w:rPr>
        <w:t>and</w:t>
      </w:r>
      <w:r>
        <w:rPr>
          <w:spacing w:val="-3"/>
          <w:sz w:val="24"/>
          <w:szCs w:val="24"/>
        </w:rPr>
        <w:t xml:space="preserve"> </w:t>
      </w:r>
      <w:r>
        <w:rPr>
          <w:sz w:val="24"/>
          <w:szCs w:val="24"/>
        </w:rPr>
        <w:t>Coope</w:t>
      </w:r>
      <w:r>
        <w:rPr>
          <w:spacing w:val="-10"/>
          <w:sz w:val="24"/>
          <w:szCs w:val="24"/>
        </w:rPr>
        <w:t>r</w:t>
      </w:r>
      <w:r>
        <w:rPr>
          <w:sz w:val="24"/>
          <w:szCs w:val="24"/>
        </w:rPr>
        <w:t>,</w:t>
      </w:r>
      <w:r>
        <w:rPr>
          <w:spacing w:val="-8"/>
          <w:sz w:val="24"/>
          <w:szCs w:val="24"/>
        </w:rPr>
        <w:t xml:space="preserve"> </w:t>
      </w:r>
      <w:r>
        <w:rPr>
          <w:sz w:val="24"/>
          <w:szCs w:val="24"/>
        </w:rPr>
        <w:t>is</w:t>
      </w:r>
      <w:r>
        <w:rPr>
          <w:spacing w:val="-2"/>
          <w:sz w:val="24"/>
          <w:szCs w:val="24"/>
        </w:rPr>
        <w:t xml:space="preserve"> </w:t>
      </w:r>
      <w:r>
        <w:rPr>
          <w:sz w:val="24"/>
          <w:szCs w:val="24"/>
        </w:rPr>
        <w:t>that</w:t>
      </w:r>
      <w:r>
        <w:rPr>
          <w:spacing w:val="-4"/>
          <w:sz w:val="24"/>
          <w:szCs w:val="24"/>
        </w:rPr>
        <w:t xml:space="preserve"> </w:t>
      </w:r>
      <w:r>
        <w:rPr>
          <w:sz w:val="24"/>
          <w:szCs w:val="24"/>
        </w:rPr>
        <w:t>the</w:t>
      </w:r>
      <w:r>
        <w:rPr>
          <w:spacing w:val="-3"/>
          <w:sz w:val="24"/>
          <w:szCs w:val="24"/>
        </w:rPr>
        <w:t xml:space="preserve"> </w:t>
      </w:r>
      <w:r>
        <w:rPr>
          <w:sz w:val="24"/>
          <w:szCs w:val="24"/>
        </w:rPr>
        <w:t>blind</w:t>
      </w:r>
      <w:r>
        <w:rPr>
          <w:spacing w:val="-5"/>
          <w:sz w:val="24"/>
          <w:szCs w:val="24"/>
        </w:rPr>
        <w:t xml:space="preserve"> </w:t>
      </w:r>
      <w:r>
        <w:rPr>
          <w:sz w:val="24"/>
          <w:szCs w:val="24"/>
        </w:rPr>
        <w:t>may</w:t>
      </w:r>
      <w:r>
        <w:rPr>
          <w:spacing w:val="-4"/>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pacing w:val="-4"/>
          <w:sz w:val="24"/>
          <w:szCs w:val="24"/>
        </w:rPr>
        <w:t>e</w:t>
      </w:r>
      <w:r>
        <w:rPr>
          <w:sz w:val="24"/>
          <w:szCs w:val="24"/>
        </w:rPr>
        <w:t>xtracted</w:t>
      </w:r>
      <w:r>
        <w:rPr>
          <w:spacing w:val="-9"/>
          <w:sz w:val="24"/>
          <w:szCs w:val="24"/>
        </w:rPr>
        <w:t xml:space="preserve"> </w:t>
      </w:r>
      <w:r>
        <w:rPr>
          <w:sz w:val="24"/>
          <w:szCs w:val="24"/>
        </w:rPr>
        <w:t>these</w:t>
      </w:r>
      <w:r>
        <w:rPr>
          <w:spacing w:val="-5"/>
          <w:sz w:val="24"/>
          <w:szCs w:val="24"/>
        </w:rPr>
        <w:t xml:space="preserve"> </w:t>
      </w:r>
      <w:r>
        <w:rPr>
          <w:sz w:val="24"/>
          <w:szCs w:val="24"/>
        </w:rPr>
        <w:t>relationships</w:t>
      </w:r>
      <w:r>
        <w:rPr>
          <w:spacing w:val="-12"/>
          <w:sz w:val="24"/>
          <w:szCs w:val="24"/>
        </w:rPr>
        <w:t xml:space="preserve"> </w:t>
      </w:r>
      <w:r>
        <w:rPr>
          <w:sz w:val="24"/>
          <w:szCs w:val="24"/>
        </w:rPr>
        <w:t>from</w:t>
      </w:r>
      <w:r>
        <w:rPr>
          <w:spacing w:val="-5"/>
          <w:sz w:val="24"/>
          <w:szCs w:val="24"/>
        </w:rPr>
        <w:t xml:space="preserve"> </w:t>
      </w:r>
      <w:r>
        <w:rPr>
          <w:sz w:val="24"/>
          <w:szCs w:val="24"/>
        </w:rPr>
        <w:t>their linguistic</w:t>
      </w:r>
      <w:r>
        <w:rPr>
          <w:spacing w:val="-9"/>
          <w:sz w:val="24"/>
          <w:szCs w:val="24"/>
        </w:rPr>
        <w:t xml:space="preserve"> </w:t>
      </w:r>
      <w:r>
        <w:rPr>
          <w:sz w:val="24"/>
          <w:szCs w:val="24"/>
        </w:rPr>
        <w:t>input.</w:t>
      </w:r>
      <w:r>
        <w:rPr>
          <w:spacing w:val="8"/>
          <w:sz w:val="24"/>
          <w:szCs w:val="24"/>
        </w:rPr>
        <w:t xml:space="preserve"> </w:t>
      </w:r>
      <w:r>
        <w:rPr>
          <w:sz w:val="24"/>
          <w:szCs w:val="24"/>
        </w:rPr>
        <w:t>More</w:t>
      </w:r>
      <w:r>
        <w:rPr>
          <w:spacing w:val="-5"/>
          <w:sz w:val="24"/>
          <w:szCs w:val="24"/>
        </w:rPr>
        <w:t xml:space="preserve"> </w:t>
      </w:r>
      <w:r>
        <w:rPr>
          <w:sz w:val="24"/>
          <w:szCs w:val="24"/>
        </w:rPr>
        <w:t>recent</w:t>
      </w:r>
      <w:r>
        <w:rPr>
          <w:spacing w:val="-6"/>
          <w:sz w:val="24"/>
          <w:szCs w:val="24"/>
        </w:rPr>
        <w:t xml:space="preserve"> </w:t>
      </w:r>
      <w:r>
        <w:rPr>
          <w:spacing w:val="-2"/>
          <w:sz w:val="24"/>
          <w:szCs w:val="24"/>
        </w:rPr>
        <w:t>w</w:t>
      </w:r>
      <w:r>
        <w:rPr>
          <w:sz w:val="24"/>
          <w:szCs w:val="24"/>
        </w:rPr>
        <w:t>ork</w:t>
      </w:r>
      <w:r>
        <w:rPr>
          <w:spacing w:val="-5"/>
          <w:sz w:val="24"/>
          <w:szCs w:val="24"/>
        </w:rPr>
        <w:t xml:space="preserve"> </w:t>
      </w:r>
      <w:r>
        <w:rPr>
          <w:sz w:val="24"/>
          <w:szCs w:val="24"/>
        </w:rPr>
        <w:t>by</w:t>
      </w:r>
      <w:r>
        <w:rPr>
          <w:spacing w:val="-2"/>
          <w:sz w:val="24"/>
          <w:szCs w:val="24"/>
        </w:rPr>
        <w:t xml:space="preserve"> </w:t>
      </w:r>
      <w:r>
        <w:rPr>
          <w:sz w:val="24"/>
          <w:szCs w:val="24"/>
        </w:rPr>
        <w:t>Bed</w:t>
      </w:r>
      <w:r>
        <w:rPr>
          <w:spacing w:val="-4"/>
          <w:sz w:val="24"/>
          <w:szCs w:val="24"/>
        </w:rPr>
        <w:t>n</w:t>
      </w:r>
      <w:r>
        <w:rPr>
          <w:spacing w:val="-16"/>
          <w:sz w:val="24"/>
          <w:szCs w:val="24"/>
        </w:rPr>
        <w:t>y</w:t>
      </w:r>
      <w:r>
        <w:rPr>
          <w:sz w:val="24"/>
          <w:szCs w:val="24"/>
        </w:rPr>
        <w:t>,</w:t>
      </w:r>
      <w:r>
        <w:rPr>
          <w:spacing w:val="-7"/>
          <w:sz w:val="24"/>
          <w:szCs w:val="24"/>
        </w:rPr>
        <w:t xml:space="preserve"> </w:t>
      </w:r>
      <w:r>
        <w:rPr>
          <w:spacing w:val="-8"/>
          <w:sz w:val="24"/>
          <w:szCs w:val="24"/>
        </w:rPr>
        <w:t>K</w:t>
      </w:r>
      <w:r>
        <w:rPr>
          <w:sz w:val="24"/>
          <w:szCs w:val="24"/>
        </w:rPr>
        <w:t>oste</w:t>
      </w:r>
      <w:r>
        <w:rPr>
          <w:spacing w:val="-5"/>
          <w:sz w:val="24"/>
          <w:szCs w:val="24"/>
        </w:rPr>
        <w:t>r</w:t>
      </w:r>
      <w:r>
        <w:rPr>
          <w:sz w:val="24"/>
          <w:szCs w:val="24"/>
        </w:rPr>
        <w:t>-Hale,</w:t>
      </w:r>
      <w:r>
        <w:rPr>
          <w:spacing w:val="-12"/>
          <w:sz w:val="24"/>
          <w:szCs w:val="24"/>
        </w:rPr>
        <w:t xml:space="preserve"> </w:t>
      </w:r>
      <w:r>
        <w:rPr>
          <w:sz w:val="24"/>
          <w:szCs w:val="24"/>
        </w:rPr>
        <w:t>Johnston,</w:t>
      </w:r>
      <w:r>
        <w:rPr>
          <w:spacing w:val="-9"/>
          <w:sz w:val="24"/>
          <w:szCs w:val="24"/>
        </w:rPr>
        <w:t xml:space="preserve"> </w:t>
      </w:r>
      <w:r>
        <w:rPr>
          <w:spacing w:val="-24"/>
          <w:sz w:val="24"/>
          <w:szCs w:val="24"/>
        </w:rPr>
        <w:t>Y</w:t>
      </w:r>
      <w:r>
        <w:rPr>
          <w:sz w:val="24"/>
          <w:szCs w:val="24"/>
        </w:rPr>
        <w:t>azzolino,</w:t>
      </w:r>
      <w:r>
        <w:rPr>
          <w:spacing w:val="-10"/>
          <w:sz w:val="24"/>
          <w:szCs w:val="24"/>
        </w:rPr>
        <w:t xml:space="preserve"> </w:t>
      </w:r>
      <w:r>
        <w:rPr>
          <w:sz w:val="24"/>
          <w:szCs w:val="24"/>
        </w:rPr>
        <w:t>and</w:t>
      </w:r>
      <w:r>
        <w:rPr>
          <w:spacing w:val="-3"/>
          <w:sz w:val="24"/>
          <w:szCs w:val="24"/>
        </w:rPr>
        <w:t xml:space="preserve"> </w:t>
      </w:r>
      <w:r>
        <w:rPr>
          <w:sz w:val="24"/>
          <w:szCs w:val="24"/>
        </w:rPr>
        <w:t>Sa</w:t>
      </w:r>
      <w:r>
        <w:rPr>
          <w:spacing w:val="-4"/>
          <w:sz w:val="24"/>
          <w:szCs w:val="24"/>
        </w:rPr>
        <w:t>x</w:t>
      </w:r>
      <w:r>
        <w:rPr>
          <w:sz w:val="24"/>
          <w:szCs w:val="24"/>
        </w:rPr>
        <w:t>e</w:t>
      </w:r>
      <w:r>
        <w:rPr>
          <w:spacing w:val="-5"/>
          <w:sz w:val="24"/>
          <w:szCs w:val="24"/>
        </w:rPr>
        <w:t xml:space="preserve"> </w:t>
      </w:r>
      <w:r>
        <w:rPr>
          <w:sz w:val="24"/>
          <w:szCs w:val="24"/>
        </w:rPr>
        <w:t>(2012) has</w:t>
      </w:r>
      <w:r>
        <w:rPr>
          <w:spacing w:val="-3"/>
          <w:sz w:val="24"/>
          <w:szCs w:val="24"/>
        </w:rPr>
        <w:t xml:space="preserve"> </w:t>
      </w:r>
      <w:r>
        <w:rPr>
          <w:sz w:val="24"/>
          <w:szCs w:val="24"/>
        </w:rPr>
        <w:t>sh</w:t>
      </w:r>
      <w:r>
        <w:rPr>
          <w:spacing w:val="-6"/>
          <w:sz w:val="24"/>
          <w:szCs w:val="24"/>
        </w:rPr>
        <w:t>o</w:t>
      </w:r>
      <w:r>
        <w:rPr>
          <w:sz w:val="24"/>
          <w:szCs w:val="24"/>
        </w:rPr>
        <w:t>wn</w:t>
      </w:r>
      <w:r>
        <w:rPr>
          <w:spacing w:val="-6"/>
          <w:sz w:val="24"/>
          <w:szCs w:val="24"/>
        </w:rPr>
        <w:t xml:space="preserve"> </w:t>
      </w:r>
      <w:r>
        <w:rPr>
          <w:sz w:val="24"/>
          <w:szCs w:val="24"/>
        </w:rPr>
        <w:t>similar</w:t>
      </w:r>
      <w:r>
        <w:rPr>
          <w:spacing w:val="-7"/>
          <w:sz w:val="24"/>
          <w:szCs w:val="24"/>
        </w:rPr>
        <w:t xml:space="preserve"> </w:t>
      </w:r>
      <w:r>
        <w:rPr>
          <w:sz w:val="24"/>
          <w:szCs w:val="24"/>
        </w:rPr>
        <w:t>results</w:t>
      </w:r>
      <w:r>
        <w:rPr>
          <w:spacing w:val="-6"/>
          <w:sz w:val="24"/>
          <w:szCs w:val="24"/>
        </w:rPr>
        <w:t xml:space="preserve"> </w:t>
      </w:r>
      <w:r>
        <w:rPr>
          <w:sz w:val="24"/>
          <w:szCs w:val="24"/>
        </w:rPr>
        <w:t>with</w:t>
      </w:r>
      <w:r>
        <w:rPr>
          <w:spacing w:val="-4"/>
          <w:sz w:val="24"/>
          <w:szCs w:val="24"/>
        </w:rPr>
        <w:t xml:space="preserve"> </w:t>
      </w:r>
      <w:r>
        <w:rPr>
          <w:sz w:val="24"/>
          <w:szCs w:val="24"/>
        </w:rPr>
        <w:t>kn</w:t>
      </w:r>
      <w:r>
        <w:rPr>
          <w:spacing w:val="-6"/>
          <w:sz w:val="24"/>
          <w:szCs w:val="24"/>
        </w:rPr>
        <w:t>o</w:t>
      </w:r>
      <w:r>
        <w:rPr>
          <w:sz w:val="24"/>
          <w:szCs w:val="24"/>
        </w:rPr>
        <w:t>wledge</w:t>
      </w:r>
      <w:r>
        <w:rPr>
          <w:spacing w:val="-11"/>
          <w:sz w:val="24"/>
          <w:szCs w:val="24"/>
        </w:rPr>
        <w:t xml:space="preserve"> </w:t>
      </w:r>
      <w:r>
        <w:rPr>
          <w:sz w:val="24"/>
          <w:szCs w:val="24"/>
        </w:rPr>
        <w:t>of</w:t>
      </w:r>
      <w:r>
        <w:rPr>
          <w:spacing w:val="-2"/>
          <w:sz w:val="24"/>
          <w:szCs w:val="24"/>
        </w:rPr>
        <w:t xml:space="preserve"> </w:t>
      </w:r>
      <w:r>
        <w:rPr>
          <w:sz w:val="24"/>
          <w:szCs w:val="24"/>
        </w:rPr>
        <w:t>visual</w:t>
      </w:r>
      <w:r>
        <w:rPr>
          <w:spacing w:val="-6"/>
          <w:sz w:val="24"/>
          <w:szCs w:val="24"/>
        </w:rPr>
        <w:t xml:space="preserve"> </w:t>
      </w:r>
      <w:r>
        <w:rPr>
          <w:spacing w:val="-4"/>
          <w:sz w:val="24"/>
          <w:szCs w:val="24"/>
        </w:rPr>
        <w:t>v</w:t>
      </w:r>
      <w:r>
        <w:rPr>
          <w:sz w:val="24"/>
          <w:szCs w:val="24"/>
        </w:rPr>
        <w:t>erbs.</w:t>
      </w:r>
    </w:p>
    <w:p w:rsidR="00B72476" w:rsidRDefault="00CB77E8">
      <w:pPr>
        <w:spacing w:before="36" w:line="415" w:lineRule="auto"/>
        <w:ind w:left="120" w:right="97" w:firstLine="576"/>
        <w:rPr>
          <w:sz w:val="24"/>
          <w:szCs w:val="24"/>
        </w:rPr>
      </w:pPr>
      <w:r>
        <w:rPr>
          <w:sz w:val="24"/>
          <w:szCs w:val="24"/>
        </w:rPr>
        <w:t>These</w:t>
      </w:r>
      <w:r>
        <w:rPr>
          <w:spacing w:val="-6"/>
          <w:sz w:val="24"/>
          <w:szCs w:val="24"/>
        </w:rPr>
        <w:t xml:space="preserve"> </w:t>
      </w:r>
      <w:r>
        <w:rPr>
          <w:sz w:val="24"/>
          <w:szCs w:val="24"/>
        </w:rPr>
        <w:t>demonstrations</w:t>
      </w:r>
      <w:r>
        <w:rPr>
          <w:spacing w:val="-15"/>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blind,</w:t>
      </w:r>
      <w:r>
        <w:rPr>
          <w:spacing w:val="-6"/>
          <w:sz w:val="24"/>
          <w:szCs w:val="24"/>
        </w:rPr>
        <w:t xml:space="preserve"> </w:t>
      </w:r>
      <w:r>
        <w:rPr>
          <w:sz w:val="24"/>
          <w:szCs w:val="24"/>
        </w:rPr>
        <w:t>while</w:t>
      </w:r>
      <w:r>
        <w:rPr>
          <w:spacing w:val="-5"/>
          <w:sz w:val="24"/>
          <w:szCs w:val="24"/>
        </w:rPr>
        <w:t xml:space="preserve"> </w:t>
      </w:r>
      <w:r>
        <w:rPr>
          <w:sz w:val="24"/>
          <w:szCs w:val="24"/>
        </w:rPr>
        <w:t>suggest</w:t>
      </w:r>
      <w:r>
        <w:rPr>
          <w:spacing w:val="-6"/>
          <w:sz w:val="24"/>
          <w:szCs w:val="24"/>
        </w:rPr>
        <w:t>i</w:t>
      </w:r>
      <w:r>
        <w:rPr>
          <w:spacing w:val="-4"/>
          <w:sz w:val="24"/>
          <w:szCs w:val="24"/>
        </w:rPr>
        <w:t>v</w:t>
      </w:r>
      <w:r>
        <w:rPr>
          <w:sz w:val="24"/>
          <w:szCs w:val="24"/>
        </w:rPr>
        <w:t>e,</w:t>
      </w:r>
      <w:r>
        <w:rPr>
          <w:spacing w:val="-11"/>
          <w:sz w:val="24"/>
          <w:szCs w:val="24"/>
        </w:rPr>
        <w:t xml:space="preserve"> </w:t>
      </w:r>
      <w:r>
        <w:rPr>
          <w:sz w:val="24"/>
          <w:szCs w:val="24"/>
        </w:rPr>
        <w:t>are</w:t>
      </w:r>
      <w:r>
        <w:rPr>
          <w:spacing w:val="-3"/>
          <w:sz w:val="24"/>
          <w:szCs w:val="24"/>
        </w:rPr>
        <w:t xml:space="preserve"> </w:t>
      </w:r>
      <w:r>
        <w:rPr>
          <w:sz w:val="24"/>
          <w:szCs w:val="24"/>
        </w:rPr>
        <w:t>only</w:t>
      </w:r>
      <w:r>
        <w:rPr>
          <w:spacing w:val="-4"/>
          <w:sz w:val="24"/>
          <w:szCs w:val="24"/>
        </w:rPr>
        <w:t xml:space="preserve"> </w:t>
      </w:r>
      <w:r>
        <w:rPr>
          <w:sz w:val="24"/>
          <w:szCs w:val="24"/>
        </w:rPr>
        <w:t>indirect</w:t>
      </w:r>
      <w:r>
        <w:rPr>
          <w:spacing w:val="-7"/>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of distri</w:t>
      </w:r>
      <w:r>
        <w:rPr>
          <w:spacing w:val="-5"/>
          <w:sz w:val="24"/>
          <w:szCs w:val="24"/>
        </w:rPr>
        <w:t>b</w:t>
      </w:r>
      <w:r>
        <w:rPr>
          <w:sz w:val="24"/>
          <w:szCs w:val="24"/>
        </w:rPr>
        <w:t>utional</w:t>
      </w:r>
      <w:r>
        <w:rPr>
          <w:spacing w:val="-13"/>
          <w:sz w:val="24"/>
          <w:szCs w:val="24"/>
        </w:rPr>
        <w:t xml:space="preserve"> </w:t>
      </w:r>
      <w:r>
        <w:rPr>
          <w:sz w:val="24"/>
          <w:szCs w:val="24"/>
        </w:rPr>
        <w:t>learning.</w:t>
      </w:r>
      <w:r>
        <w:rPr>
          <w:spacing w:val="6"/>
          <w:sz w:val="24"/>
          <w:szCs w:val="24"/>
        </w:rPr>
        <w:t xml:space="preserve"> </w:t>
      </w:r>
      <w:r>
        <w:rPr>
          <w:sz w:val="24"/>
          <w:szCs w:val="24"/>
        </w:rPr>
        <w:t>Researchers</w:t>
      </w:r>
      <w:r>
        <w:rPr>
          <w:spacing w:val="-12"/>
          <w:sz w:val="24"/>
          <w:szCs w:val="24"/>
        </w:rPr>
        <w:t xml:space="preserve"> </w:t>
      </w:r>
      <w:r>
        <w:rPr>
          <w:sz w:val="24"/>
          <w:szCs w:val="24"/>
        </w:rPr>
        <w:t>studying</w:t>
      </w:r>
      <w:r>
        <w:rPr>
          <w:spacing w:val="-8"/>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t>
      </w:r>
      <w:r>
        <w:rPr>
          <w:sz w:val="24"/>
          <w:szCs w:val="24"/>
        </w:rPr>
        <w:t>grammatical</w:t>
      </w:r>
      <w:r>
        <w:rPr>
          <w:spacing w:val="-12"/>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(as</w:t>
      </w:r>
      <w:r>
        <w:rPr>
          <w:spacing w:val="-3"/>
          <w:sz w:val="24"/>
          <w:szCs w:val="24"/>
        </w:rPr>
        <w:t xml:space="preserve"> </w:t>
      </w:r>
      <w:r>
        <w:rPr>
          <w:sz w:val="24"/>
          <w:szCs w:val="24"/>
        </w:rPr>
        <w:t>opposed</w:t>
      </w:r>
      <w:r>
        <w:rPr>
          <w:spacing w:val="-8"/>
          <w:sz w:val="24"/>
          <w:szCs w:val="24"/>
        </w:rPr>
        <w:t xml:space="preserve"> </w:t>
      </w:r>
      <w:r>
        <w:rPr>
          <w:sz w:val="24"/>
          <w:szCs w:val="24"/>
        </w:rPr>
        <w:t xml:space="preserve">to </w:t>
      </w:r>
      <w:r>
        <w:rPr>
          <w:spacing w:val="-2"/>
          <w:sz w:val="24"/>
          <w:szCs w:val="24"/>
        </w:rPr>
        <w:t>w</w:t>
      </w:r>
      <w:r>
        <w:rPr>
          <w:sz w:val="24"/>
          <w:szCs w:val="24"/>
        </w:rPr>
        <w:t>ord</w:t>
      </w:r>
      <w:r>
        <w:rPr>
          <w:spacing w:val="-5"/>
          <w:sz w:val="24"/>
          <w:szCs w:val="24"/>
        </w:rPr>
        <w:t xml:space="preserve"> </w:t>
      </w:r>
      <w:r>
        <w:rPr>
          <w:sz w:val="24"/>
          <w:szCs w:val="24"/>
        </w:rPr>
        <w:t>meanings)</w:t>
      </w:r>
      <w:r>
        <w:rPr>
          <w:spacing w:val="-10"/>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empl</w:t>
      </w:r>
      <w:r>
        <w:rPr>
          <w:spacing w:val="-2"/>
          <w:sz w:val="24"/>
          <w:szCs w:val="24"/>
        </w:rPr>
        <w:t>o</w:t>
      </w:r>
      <w:r>
        <w:rPr>
          <w:sz w:val="24"/>
          <w:szCs w:val="24"/>
        </w:rPr>
        <w:t>yed</w:t>
      </w:r>
      <w:r>
        <w:rPr>
          <w:spacing w:val="-9"/>
          <w:sz w:val="24"/>
          <w:szCs w:val="24"/>
        </w:rPr>
        <w:t xml:space="preserve"> </w:t>
      </w:r>
      <w:r>
        <w:rPr>
          <w:sz w:val="24"/>
          <w:szCs w:val="24"/>
        </w:rPr>
        <w:t>methods</w:t>
      </w:r>
      <w:r>
        <w:rPr>
          <w:spacing w:val="-8"/>
          <w:sz w:val="24"/>
          <w:szCs w:val="24"/>
        </w:rPr>
        <w:t xml:space="preserve"> </w:t>
      </w:r>
      <w:r>
        <w:rPr>
          <w:sz w:val="24"/>
          <w:szCs w:val="24"/>
        </w:rPr>
        <w:t>that</w:t>
      </w:r>
      <w:r>
        <w:rPr>
          <w:spacing w:val="-4"/>
          <w:sz w:val="24"/>
          <w:szCs w:val="24"/>
        </w:rPr>
        <w:t xml:space="preserve"> </w:t>
      </w:r>
      <w:r>
        <w:rPr>
          <w:sz w:val="24"/>
          <w:szCs w:val="24"/>
        </w:rPr>
        <w:t>can</w:t>
      </w:r>
      <w:r>
        <w:rPr>
          <w:spacing w:val="-3"/>
          <w:sz w:val="24"/>
          <w:szCs w:val="24"/>
        </w:rPr>
        <w:t xml:space="preserve"> </w:t>
      </w:r>
      <w:r>
        <w:rPr>
          <w:sz w:val="24"/>
          <w:szCs w:val="24"/>
        </w:rPr>
        <w:t>in</w:t>
      </w:r>
      <w:r>
        <w:rPr>
          <w:spacing w:val="-2"/>
          <w:sz w:val="24"/>
          <w:szCs w:val="24"/>
        </w:rPr>
        <w:t xml:space="preserve"> </w:t>
      </w:r>
      <w:r>
        <w:rPr>
          <w:sz w:val="24"/>
          <w:szCs w:val="24"/>
        </w:rPr>
        <w:t>principle</w:t>
      </w:r>
      <w:r>
        <w:rPr>
          <w:spacing w:val="-9"/>
          <w:sz w:val="24"/>
          <w:szCs w:val="24"/>
        </w:rPr>
        <w:t xml:space="preserve"> </w:t>
      </w:r>
      <w:r>
        <w:rPr>
          <w:sz w:val="24"/>
          <w:szCs w:val="24"/>
        </w:rPr>
        <w:t>pr</w:t>
      </w:r>
      <w:r>
        <w:rPr>
          <w:spacing w:val="-4"/>
          <w:sz w:val="24"/>
          <w:szCs w:val="24"/>
        </w:rPr>
        <w:t>o</w:t>
      </w:r>
      <w:r>
        <w:rPr>
          <w:sz w:val="24"/>
          <w:szCs w:val="24"/>
        </w:rPr>
        <w:t>vide</w:t>
      </w:r>
      <w:r>
        <w:rPr>
          <w:spacing w:val="-7"/>
          <w:sz w:val="24"/>
          <w:szCs w:val="24"/>
        </w:rPr>
        <w:t xml:space="preserve"> </w:t>
      </w:r>
      <w:r>
        <w:rPr>
          <w:sz w:val="24"/>
          <w:szCs w:val="24"/>
        </w:rPr>
        <w:t>stronger</w:t>
      </w:r>
      <w:r>
        <w:rPr>
          <w:spacing w:val="-8"/>
          <w:sz w:val="24"/>
          <w:szCs w:val="24"/>
        </w:rPr>
        <w:t xml:space="preserve"> </w:t>
      </w:r>
      <w:r>
        <w:rPr>
          <w:spacing w:val="-6"/>
          <w:sz w:val="24"/>
          <w:szCs w:val="24"/>
        </w:rPr>
        <w:t>e</w:t>
      </w:r>
      <w:r>
        <w:rPr>
          <w:sz w:val="24"/>
          <w:szCs w:val="24"/>
        </w:rPr>
        <w:t>vidence.</w:t>
      </w:r>
      <w:r>
        <w:rPr>
          <w:spacing w:val="5"/>
          <w:sz w:val="24"/>
          <w:szCs w:val="24"/>
        </w:rPr>
        <w:t xml:space="preserve"> </w:t>
      </w:r>
      <w:r>
        <w:rPr>
          <w:sz w:val="24"/>
          <w:szCs w:val="24"/>
        </w:rPr>
        <w:t>These studies</w:t>
      </w:r>
      <w:r>
        <w:rPr>
          <w:spacing w:val="-7"/>
          <w:sz w:val="24"/>
          <w:szCs w:val="24"/>
        </w:rPr>
        <w:t xml:space="preserve"> </w:t>
      </w:r>
      <w:r>
        <w:rPr>
          <w:spacing w:val="-4"/>
          <w:sz w:val="24"/>
          <w:szCs w:val="24"/>
        </w:rPr>
        <w:t>e</w:t>
      </w:r>
      <w:r>
        <w:rPr>
          <w:sz w:val="24"/>
          <w:szCs w:val="24"/>
        </w:rPr>
        <w:t>xpose</w:t>
      </w:r>
      <w:r>
        <w:rPr>
          <w:spacing w:val="-7"/>
          <w:sz w:val="24"/>
          <w:szCs w:val="24"/>
        </w:rPr>
        <w:t xml:space="preserve"> </w:t>
      </w:r>
      <w:r>
        <w:rPr>
          <w:sz w:val="24"/>
          <w:szCs w:val="24"/>
        </w:rPr>
        <w:t>learners</w:t>
      </w:r>
      <w:r>
        <w:rPr>
          <w:spacing w:val="-8"/>
          <w:sz w:val="24"/>
          <w:szCs w:val="24"/>
        </w:rPr>
        <w:t xml:space="preserve"> </w:t>
      </w:r>
      <w:r>
        <w:rPr>
          <w:sz w:val="24"/>
          <w:szCs w:val="24"/>
        </w:rPr>
        <w:t>to</w:t>
      </w:r>
      <w:r>
        <w:rPr>
          <w:spacing w:val="-2"/>
          <w:sz w:val="24"/>
          <w:szCs w:val="24"/>
        </w:rPr>
        <w:t xml:space="preserve"> </w:t>
      </w:r>
      <w:r>
        <w:rPr>
          <w:sz w:val="24"/>
          <w:szCs w:val="24"/>
        </w:rPr>
        <w:t>artificial</w:t>
      </w:r>
      <w:r>
        <w:rPr>
          <w:spacing w:val="-16"/>
          <w:sz w:val="24"/>
          <w:szCs w:val="24"/>
        </w:rPr>
        <w:t xml:space="preserve"> </w:t>
      </w:r>
      <w:r>
        <w:rPr>
          <w:sz w:val="24"/>
          <w:szCs w:val="24"/>
        </w:rPr>
        <w:t>languages</w:t>
      </w:r>
      <w:r>
        <w:rPr>
          <w:spacing w:val="-10"/>
          <w:sz w:val="24"/>
          <w:szCs w:val="24"/>
        </w:rPr>
        <w:t xml:space="preserve"> </w:t>
      </w:r>
      <w:r>
        <w:rPr>
          <w:sz w:val="24"/>
          <w:szCs w:val="24"/>
        </w:rPr>
        <w:t>with</w:t>
      </w:r>
      <w:r>
        <w:rPr>
          <w:spacing w:val="-4"/>
          <w:sz w:val="24"/>
          <w:szCs w:val="24"/>
        </w:rPr>
        <w:t xml:space="preserve"> </w:t>
      </w:r>
      <w:r>
        <w:rPr>
          <w:sz w:val="24"/>
          <w:szCs w:val="24"/>
        </w:rPr>
        <w:t>certain</w:t>
      </w:r>
      <w:r>
        <w:rPr>
          <w:spacing w:val="-7"/>
          <w:sz w:val="24"/>
          <w:szCs w:val="24"/>
        </w:rPr>
        <w:t xml:space="preserve"> </w:t>
      </w: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and</w:t>
      </w:r>
      <w:r>
        <w:rPr>
          <w:spacing w:val="-3"/>
          <w:sz w:val="24"/>
          <w:szCs w:val="24"/>
        </w:rPr>
        <w:t xml:space="preserve"> </w:t>
      </w:r>
      <w:r>
        <w:rPr>
          <w:sz w:val="24"/>
          <w:szCs w:val="24"/>
        </w:rPr>
        <w:t>measure whether</w:t>
      </w:r>
      <w:r>
        <w:rPr>
          <w:spacing w:val="-8"/>
          <w:sz w:val="24"/>
          <w:szCs w:val="24"/>
        </w:rPr>
        <w:t xml:space="preserve"> </w:t>
      </w:r>
      <w:r>
        <w:rPr>
          <w:sz w:val="24"/>
          <w:szCs w:val="24"/>
        </w:rPr>
        <w:t>learners</w:t>
      </w:r>
      <w:r>
        <w:rPr>
          <w:spacing w:val="-8"/>
          <w:sz w:val="24"/>
          <w:szCs w:val="24"/>
        </w:rPr>
        <w:t xml:space="preserve"> </w:t>
      </w:r>
      <w:r>
        <w:rPr>
          <w:sz w:val="24"/>
          <w:szCs w:val="24"/>
        </w:rPr>
        <w:t>form</w:t>
      </w:r>
      <w:r>
        <w:rPr>
          <w:spacing w:val="-5"/>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basis</w:t>
      </w:r>
      <w:r>
        <w:rPr>
          <w:spacing w:val="-5"/>
          <w:sz w:val="24"/>
          <w:szCs w:val="24"/>
        </w:rPr>
        <w:t xml:space="preserve"> </w:t>
      </w:r>
      <w:r>
        <w:rPr>
          <w:sz w:val="24"/>
          <w:szCs w:val="24"/>
        </w:rPr>
        <w:t>of</w:t>
      </w:r>
      <w:r>
        <w:rPr>
          <w:spacing w:val="-2"/>
          <w:sz w:val="24"/>
          <w:szCs w:val="24"/>
        </w:rPr>
        <w:t xml:space="preserve"> </w:t>
      </w:r>
      <w:r>
        <w:rPr>
          <w:sz w:val="24"/>
          <w:szCs w:val="24"/>
        </w:rPr>
        <w:t>these</w:t>
      </w:r>
      <w:r>
        <w:rPr>
          <w:spacing w:val="-5"/>
          <w:sz w:val="24"/>
          <w:szCs w:val="24"/>
        </w:rPr>
        <w:t xml:space="preserve"> </w:t>
      </w:r>
      <w:r>
        <w:rPr>
          <w:sz w:val="24"/>
          <w:szCs w:val="24"/>
        </w:rPr>
        <w:t>r</w:t>
      </w:r>
      <w:r>
        <w:rPr>
          <w:spacing w:val="-4"/>
          <w:sz w:val="24"/>
          <w:szCs w:val="24"/>
        </w:rPr>
        <w:t>e</w:t>
      </w:r>
      <w:r>
        <w:rPr>
          <w:sz w:val="24"/>
          <w:szCs w:val="24"/>
        </w:rPr>
        <w:t>gularities.</w:t>
      </w:r>
      <w:r>
        <w:rPr>
          <w:spacing w:val="3"/>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n</w:t>
      </w:r>
      <w:r>
        <w:rPr>
          <w:spacing w:val="-4"/>
          <w:sz w:val="24"/>
          <w:szCs w:val="24"/>
        </w:rPr>
        <w:t>e</w:t>
      </w:r>
      <w:r>
        <w:rPr>
          <w:sz w:val="24"/>
          <w:szCs w:val="24"/>
        </w:rPr>
        <w:t>xt</w:t>
      </w:r>
      <w:r>
        <w:rPr>
          <w:spacing w:val="-4"/>
          <w:sz w:val="24"/>
          <w:szCs w:val="24"/>
        </w:rPr>
        <w:t xml:space="preserve"> </w:t>
      </w:r>
      <w:r>
        <w:rPr>
          <w:sz w:val="24"/>
          <w:szCs w:val="24"/>
        </w:rPr>
        <w:t>section,</w:t>
      </w:r>
      <w:r>
        <w:rPr>
          <w:spacing w:val="-7"/>
          <w:sz w:val="24"/>
          <w:szCs w:val="24"/>
        </w:rPr>
        <w:t xml:space="preserve"> </w:t>
      </w:r>
      <w:r>
        <w:rPr>
          <w:sz w:val="24"/>
          <w:szCs w:val="24"/>
        </w:rPr>
        <w:t>we</w:t>
      </w:r>
      <w:r>
        <w:rPr>
          <w:spacing w:val="-3"/>
          <w:sz w:val="24"/>
          <w:szCs w:val="24"/>
        </w:rPr>
        <w:t xml:space="preserve"> </w:t>
      </w:r>
      <w:r>
        <w:rPr>
          <w:sz w:val="24"/>
          <w:szCs w:val="24"/>
        </w:rPr>
        <w:t>discuss results</w:t>
      </w:r>
      <w:r>
        <w:rPr>
          <w:spacing w:val="-6"/>
          <w:sz w:val="24"/>
          <w:szCs w:val="24"/>
        </w:rPr>
        <w:t xml:space="preserve"> </w:t>
      </w:r>
      <w:r>
        <w:rPr>
          <w:sz w:val="24"/>
          <w:szCs w:val="24"/>
        </w:rPr>
        <w:t>of</w:t>
      </w:r>
      <w:r>
        <w:rPr>
          <w:spacing w:val="-2"/>
          <w:sz w:val="24"/>
          <w:szCs w:val="24"/>
        </w:rPr>
        <w:t xml:space="preserve"> </w:t>
      </w:r>
      <w:r>
        <w:rPr>
          <w:sz w:val="24"/>
          <w:szCs w:val="24"/>
        </w:rPr>
        <w:t>studies</w:t>
      </w:r>
      <w:r>
        <w:rPr>
          <w:spacing w:val="-7"/>
          <w:sz w:val="24"/>
          <w:szCs w:val="24"/>
        </w:rPr>
        <w:t xml:space="preserve"> </w:t>
      </w:r>
      <w:r>
        <w:rPr>
          <w:sz w:val="24"/>
          <w:szCs w:val="24"/>
        </w:rPr>
        <w:t>that</w:t>
      </w:r>
      <w:r>
        <w:rPr>
          <w:spacing w:val="-4"/>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pacing w:val="-4"/>
          <w:sz w:val="24"/>
          <w:szCs w:val="24"/>
        </w:rPr>
        <w:t>e</w:t>
      </w:r>
      <w:r>
        <w:rPr>
          <w:sz w:val="24"/>
          <w:szCs w:val="24"/>
        </w:rPr>
        <w:t>xamined</w:t>
      </w:r>
      <w:r>
        <w:rPr>
          <w:spacing w:val="-9"/>
          <w:sz w:val="24"/>
          <w:szCs w:val="24"/>
        </w:rPr>
        <w:t xml:space="preserve"> </w:t>
      </w:r>
      <w:r>
        <w:rPr>
          <w:sz w:val="24"/>
          <w:szCs w:val="24"/>
        </w:rPr>
        <w:t>a</w:t>
      </w:r>
      <w:r>
        <w:rPr>
          <w:spacing w:val="-1"/>
          <w:sz w:val="24"/>
          <w:szCs w:val="24"/>
        </w:rPr>
        <w:t xml:space="preserve"> </w:t>
      </w:r>
      <w:r>
        <w:rPr>
          <w:sz w:val="24"/>
          <w:szCs w:val="24"/>
        </w:rPr>
        <w:t>kind</w:t>
      </w:r>
      <w:r>
        <w:rPr>
          <w:spacing w:val="-4"/>
          <w:sz w:val="24"/>
          <w:szCs w:val="24"/>
        </w:rPr>
        <w:t xml:space="preserve"> </w:t>
      </w:r>
      <w:r>
        <w:rPr>
          <w:sz w:val="24"/>
          <w:szCs w:val="24"/>
        </w:rPr>
        <w:t>of</w:t>
      </w:r>
      <w:r>
        <w:rPr>
          <w:spacing w:val="-2"/>
          <w:sz w:val="24"/>
          <w:szCs w:val="24"/>
        </w:rPr>
        <w:t xml:space="preserve"> </w:t>
      </w:r>
      <w:r>
        <w:rPr>
          <w:sz w:val="24"/>
          <w:szCs w:val="24"/>
        </w:rPr>
        <w:t>co-occurrence</w:t>
      </w:r>
      <w:r>
        <w:rPr>
          <w:spacing w:val="-14"/>
          <w:sz w:val="24"/>
          <w:szCs w:val="24"/>
        </w:rPr>
        <w:t xml:space="preserve"> </w:t>
      </w:r>
      <w:r>
        <w:rPr>
          <w:sz w:val="24"/>
          <w:szCs w:val="24"/>
        </w:rPr>
        <w:t>structure,</w:t>
      </w:r>
      <w:r>
        <w:rPr>
          <w:spacing w:val="-9"/>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z w:val="24"/>
          <w:szCs w:val="24"/>
        </w:rPr>
        <w:t>as</w:t>
      </w:r>
      <w:r>
        <w:rPr>
          <w:spacing w:val="-2"/>
          <w:sz w:val="24"/>
          <w:szCs w:val="24"/>
        </w:rPr>
        <w:t xml:space="preserve"> </w:t>
      </w:r>
      <w:r>
        <w:rPr>
          <w:sz w:val="24"/>
          <w:szCs w:val="24"/>
        </w:rPr>
        <w:t>the</w:t>
      </w:r>
      <w:r>
        <w:rPr>
          <w:spacing w:val="-3"/>
          <w:sz w:val="24"/>
          <w:szCs w:val="24"/>
        </w:rPr>
        <w:t xml:space="preserve"> </w:t>
      </w:r>
      <w:r>
        <w:rPr>
          <w:sz w:val="24"/>
          <w:szCs w:val="24"/>
        </w:rPr>
        <w:t>MNPQ language.</w:t>
      </w:r>
    </w:p>
    <w:p w:rsidR="00B72476" w:rsidRDefault="00B72476">
      <w:pPr>
        <w:spacing w:line="200" w:lineRule="exact"/>
      </w:pPr>
    </w:p>
    <w:p w:rsidR="00B72476" w:rsidRDefault="00B72476">
      <w:pPr>
        <w:spacing w:before="3" w:line="240" w:lineRule="exact"/>
        <w:rPr>
          <w:sz w:val="24"/>
          <w:szCs w:val="24"/>
        </w:rPr>
      </w:pPr>
    </w:p>
    <w:p w:rsidR="00B72476" w:rsidRDefault="00CB77E8">
      <w:pPr>
        <w:ind w:left="120"/>
        <w:rPr>
          <w:sz w:val="24"/>
          <w:szCs w:val="24"/>
        </w:rPr>
      </w:pPr>
      <w:r>
        <w:rPr>
          <w:sz w:val="24"/>
          <w:szCs w:val="24"/>
        </w:rPr>
        <w:t>A</w:t>
      </w:r>
      <w:r>
        <w:rPr>
          <w:spacing w:val="-2"/>
          <w:sz w:val="24"/>
          <w:szCs w:val="24"/>
        </w:rPr>
        <w:t xml:space="preserve"> </w:t>
      </w:r>
      <w:r>
        <w:rPr>
          <w:sz w:val="24"/>
          <w:szCs w:val="24"/>
        </w:rPr>
        <w:t>puzzle:</w:t>
      </w:r>
      <w:r>
        <w:rPr>
          <w:spacing w:val="49"/>
          <w:sz w:val="24"/>
          <w:szCs w:val="24"/>
        </w:rPr>
        <w:t xml:space="preserve"> </w:t>
      </w:r>
      <w:r>
        <w:rPr>
          <w:sz w:val="24"/>
          <w:szCs w:val="24"/>
        </w:rPr>
        <w:t>the</w:t>
      </w:r>
      <w:r>
        <w:rPr>
          <w:spacing w:val="23"/>
          <w:sz w:val="24"/>
          <w:szCs w:val="24"/>
        </w:rPr>
        <w:t xml:space="preserve"> </w:t>
      </w:r>
      <w:r>
        <w:rPr>
          <w:sz w:val="24"/>
          <w:szCs w:val="24"/>
        </w:rPr>
        <w:t>MNPQ</w:t>
      </w:r>
      <w:r>
        <w:rPr>
          <w:spacing w:val="35"/>
          <w:sz w:val="24"/>
          <w:szCs w:val="24"/>
        </w:rPr>
        <w:t xml:space="preserve"> </w:t>
      </w:r>
      <w:r>
        <w:rPr>
          <w:w w:val="105"/>
          <w:sz w:val="24"/>
          <w:szCs w:val="24"/>
        </w:rPr>
        <w:t>language</w:t>
      </w:r>
    </w:p>
    <w:p w:rsidR="00B72476" w:rsidRDefault="00B72476">
      <w:pPr>
        <w:spacing w:line="200" w:lineRule="exact"/>
      </w:pPr>
    </w:p>
    <w:p w:rsidR="00B72476" w:rsidRDefault="00B72476">
      <w:pPr>
        <w:spacing w:before="15" w:line="260" w:lineRule="exact"/>
        <w:rPr>
          <w:sz w:val="26"/>
          <w:szCs w:val="26"/>
        </w:rPr>
      </w:pPr>
    </w:p>
    <w:p w:rsidR="00B72476" w:rsidRDefault="00CB77E8">
      <w:pPr>
        <w:ind w:left="696"/>
        <w:rPr>
          <w:sz w:val="24"/>
          <w:szCs w:val="24"/>
        </w:rPr>
      </w:pPr>
      <w:r>
        <w:rPr>
          <w:sz w:val="24"/>
          <w:szCs w:val="24"/>
        </w:rPr>
        <w:t>The</w:t>
      </w:r>
      <w:r>
        <w:rPr>
          <w:spacing w:val="-4"/>
          <w:sz w:val="24"/>
          <w:szCs w:val="24"/>
        </w:rPr>
        <w:t xml:space="preserve"> </w:t>
      </w:r>
      <w:r>
        <w:rPr>
          <w:sz w:val="24"/>
          <w:szCs w:val="24"/>
        </w:rPr>
        <w:t>MNPQ</w:t>
      </w:r>
      <w:r>
        <w:rPr>
          <w:spacing w:val="-7"/>
          <w:sz w:val="24"/>
          <w:szCs w:val="24"/>
        </w:rPr>
        <w:t xml:space="preserve"> </w:t>
      </w:r>
      <w:r>
        <w:rPr>
          <w:sz w:val="24"/>
          <w:szCs w:val="24"/>
        </w:rPr>
        <w:t>language</w:t>
      </w:r>
      <w:r>
        <w:rPr>
          <w:spacing w:val="-9"/>
          <w:sz w:val="24"/>
          <w:szCs w:val="24"/>
        </w:rPr>
        <w:t xml:space="preserve"> </w:t>
      </w:r>
      <w:r>
        <w:rPr>
          <w:sz w:val="24"/>
          <w:szCs w:val="24"/>
        </w:rPr>
        <w:t>contains</w:t>
      </w:r>
      <w:r>
        <w:rPr>
          <w:spacing w:val="-8"/>
          <w:sz w:val="24"/>
          <w:szCs w:val="24"/>
        </w:rPr>
        <w:t xml:space="preserve"> </w:t>
      </w:r>
      <w:r>
        <w:rPr>
          <w:sz w:val="24"/>
          <w:szCs w:val="24"/>
        </w:rPr>
        <w:t>four</w:t>
      </w:r>
      <w:r>
        <w:rPr>
          <w:spacing w:val="-4"/>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of</w:t>
      </w:r>
      <w:r>
        <w:rPr>
          <w:spacing w:val="-2"/>
          <w:sz w:val="24"/>
          <w:szCs w:val="24"/>
        </w:rPr>
        <w:t xml:space="preserve"> w</w:t>
      </w:r>
      <w:r>
        <w:rPr>
          <w:sz w:val="24"/>
          <w:szCs w:val="24"/>
        </w:rPr>
        <w:t>ords,</w:t>
      </w:r>
      <w:r>
        <w:rPr>
          <w:spacing w:val="-6"/>
          <w:sz w:val="24"/>
          <w:szCs w:val="24"/>
        </w:rPr>
        <w:t xml:space="preserve"> </w:t>
      </w:r>
      <w:r>
        <w:rPr>
          <w:sz w:val="24"/>
          <w:szCs w:val="24"/>
        </w:rPr>
        <w:t>M</w:t>
      </w:r>
      <w:r>
        <w:rPr>
          <w:spacing w:val="-2"/>
          <w:sz w:val="24"/>
          <w:szCs w:val="24"/>
        </w:rPr>
        <w:t xml:space="preserve"> </w:t>
      </w:r>
      <w:r>
        <w:rPr>
          <w:sz w:val="24"/>
          <w:szCs w:val="24"/>
        </w:rPr>
        <w:t>(which</w:t>
      </w:r>
      <w:r>
        <w:rPr>
          <w:spacing w:val="-7"/>
          <w:sz w:val="24"/>
          <w:szCs w:val="24"/>
        </w:rPr>
        <w:t xml:space="preserve"> </w:t>
      </w:r>
      <w:r>
        <w:rPr>
          <w:sz w:val="24"/>
          <w:szCs w:val="24"/>
        </w:rPr>
        <w:t>includes</w:t>
      </w:r>
      <w:r>
        <w:rPr>
          <w:spacing w:val="-8"/>
          <w:sz w:val="24"/>
          <w:szCs w:val="24"/>
        </w:rPr>
        <w:t xml:space="preserve"> </w:t>
      </w:r>
      <w:r>
        <w:rPr>
          <w:sz w:val="24"/>
          <w:szCs w:val="24"/>
        </w:rPr>
        <w:t>m</w:t>
      </w:r>
      <w:r>
        <w:rPr>
          <w:spacing w:val="10"/>
          <w:position w:val="-4"/>
          <w:sz w:val="16"/>
          <w:szCs w:val="16"/>
        </w:rPr>
        <w:t>1</w:t>
      </w:r>
      <w:r>
        <w:rPr>
          <w:sz w:val="24"/>
          <w:szCs w:val="24"/>
        </w:rPr>
        <w:t>,</w:t>
      </w:r>
      <w:r>
        <w:rPr>
          <w:spacing w:val="20"/>
          <w:sz w:val="24"/>
          <w:szCs w:val="24"/>
        </w:rPr>
        <w:t xml:space="preserve"> </w:t>
      </w:r>
      <w:r>
        <w:rPr>
          <w:sz w:val="24"/>
          <w:szCs w:val="24"/>
        </w:rPr>
        <w:t>m</w:t>
      </w:r>
      <w:r>
        <w:rPr>
          <w:spacing w:val="10"/>
          <w:position w:val="-4"/>
          <w:sz w:val="16"/>
          <w:szCs w:val="16"/>
        </w:rPr>
        <w:t>2</w:t>
      </w:r>
      <w:r>
        <w:rPr>
          <w:sz w:val="24"/>
          <w:szCs w:val="24"/>
        </w:rPr>
        <w:t>,</w:t>
      </w:r>
      <w:r>
        <w:rPr>
          <w:spacing w:val="20"/>
          <w:sz w:val="24"/>
          <w:szCs w:val="24"/>
        </w:rPr>
        <w:t xml:space="preserve"> </w:t>
      </w:r>
      <w:r>
        <w:rPr>
          <w:sz w:val="24"/>
          <w:szCs w:val="24"/>
        </w:rPr>
        <w:t>and</w:t>
      </w:r>
    </w:p>
    <w:p w:rsidR="00B72476" w:rsidRDefault="00B72476">
      <w:pPr>
        <w:spacing w:before="9" w:line="160" w:lineRule="exact"/>
        <w:rPr>
          <w:sz w:val="17"/>
          <w:szCs w:val="17"/>
        </w:rPr>
      </w:pPr>
    </w:p>
    <w:p w:rsidR="00B72476" w:rsidRDefault="00CB77E8">
      <w:pPr>
        <w:ind w:left="120"/>
        <w:rPr>
          <w:sz w:val="24"/>
          <w:szCs w:val="24"/>
        </w:rPr>
        <w:sectPr w:rsidR="00B72476">
          <w:pgSz w:w="12240" w:h="15840"/>
          <w:pgMar w:top="960" w:right="1340" w:bottom="280" w:left="1320" w:header="736" w:footer="0" w:gutter="0"/>
          <w:cols w:space="720"/>
        </w:sectPr>
      </w:pPr>
      <w:r>
        <w:rPr>
          <w:sz w:val="24"/>
          <w:szCs w:val="24"/>
        </w:rPr>
        <w:t>m</w:t>
      </w:r>
      <w:r>
        <w:rPr>
          <w:position w:val="-4"/>
          <w:sz w:val="16"/>
          <w:szCs w:val="16"/>
        </w:rPr>
        <w:t>3</w:t>
      </w:r>
      <w:r>
        <w:rPr>
          <w:spacing w:val="-9"/>
          <w:position w:val="-4"/>
          <w:sz w:val="16"/>
          <w:szCs w:val="16"/>
        </w:rPr>
        <w:t xml:space="preserve"> </w:t>
      </w:r>
      <w:r>
        <w:rPr>
          <w:sz w:val="24"/>
          <w:szCs w:val="24"/>
        </w:rPr>
        <w:t>),</w:t>
      </w:r>
      <w:r>
        <w:rPr>
          <w:spacing w:val="-1"/>
          <w:sz w:val="24"/>
          <w:szCs w:val="24"/>
        </w:rPr>
        <w:t xml:space="preserve"> </w:t>
      </w:r>
      <w:r>
        <w:rPr>
          <w:sz w:val="24"/>
          <w:szCs w:val="24"/>
        </w:rPr>
        <w:t>N</w:t>
      </w:r>
      <w:r>
        <w:rPr>
          <w:spacing w:val="-2"/>
          <w:sz w:val="24"/>
          <w:szCs w:val="24"/>
        </w:rPr>
        <w:t xml:space="preserve"> </w:t>
      </w:r>
      <w:r>
        <w:rPr>
          <w:sz w:val="24"/>
          <w:szCs w:val="24"/>
        </w:rPr>
        <w:t>(n</w:t>
      </w:r>
      <w:r>
        <w:rPr>
          <w:spacing w:val="10"/>
          <w:position w:val="-4"/>
          <w:sz w:val="16"/>
          <w:szCs w:val="16"/>
        </w:rPr>
        <w:t>1</w:t>
      </w:r>
      <w:r>
        <w:rPr>
          <w:sz w:val="24"/>
          <w:szCs w:val="24"/>
        </w:rPr>
        <w:t>,</w:t>
      </w:r>
      <w:r>
        <w:rPr>
          <w:spacing w:val="22"/>
          <w:sz w:val="24"/>
          <w:szCs w:val="24"/>
        </w:rPr>
        <w:t xml:space="preserve"> </w:t>
      </w:r>
      <w:r>
        <w:rPr>
          <w:sz w:val="24"/>
          <w:szCs w:val="24"/>
        </w:rPr>
        <w:t>n</w:t>
      </w:r>
      <w:r>
        <w:rPr>
          <w:spacing w:val="10"/>
          <w:position w:val="-4"/>
          <w:sz w:val="16"/>
          <w:szCs w:val="16"/>
        </w:rPr>
        <w:t>2</w:t>
      </w:r>
      <w:r>
        <w:rPr>
          <w:sz w:val="24"/>
          <w:szCs w:val="24"/>
        </w:rPr>
        <w:t>,</w:t>
      </w:r>
      <w:r>
        <w:rPr>
          <w:spacing w:val="23"/>
          <w:sz w:val="24"/>
          <w:szCs w:val="24"/>
        </w:rPr>
        <w:t xml:space="preserve"> </w:t>
      </w:r>
      <w:r>
        <w:rPr>
          <w:sz w:val="24"/>
          <w:szCs w:val="24"/>
        </w:rPr>
        <w:t>n</w:t>
      </w:r>
      <w:r>
        <w:rPr>
          <w:spacing w:val="10"/>
          <w:position w:val="-4"/>
          <w:sz w:val="16"/>
          <w:szCs w:val="16"/>
        </w:rPr>
        <w:t>3</w:t>
      </w:r>
      <w:r>
        <w:rPr>
          <w:sz w:val="24"/>
          <w:szCs w:val="24"/>
        </w:rPr>
        <w:t>),</w:t>
      </w:r>
      <w:r>
        <w:rPr>
          <w:spacing w:val="22"/>
          <w:sz w:val="24"/>
          <w:szCs w:val="24"/>
        </w:rPr>
        <w:t xml:space="preserve"> </w:t>
      </w:r>
      <w:r>
        <w:rPr>
          <w:sz w:val="24"/>
          <w:szCs w:val="24"/>
        </w:rPr>
        <w:t>P</w:t>
      </w:r>
      <w:r>
        <w:rPr>
          <w:spacing w:val="-1"/>
          <w:sz w:val="24"/>
          <w:szCs w:val="24"/>
        </w:rPr>
        <w:t xml:space="preserve"> </w:t>
      </w:r>
      <w:r>
        <w:rPr>
          <w:sz w:val="24"/>
          <w:szCs w:val="24"/>
        </w:rPr>
        <w:t>(p</w:t>
      </w:r>
      <w:r>
        <w:rPr>
          <w:spacing w:val="10"/>
          <w:position w:val="-4"/>
          <w:sz w:val="16"/>
          <w:szCs w:val="16"/>
        </w:rPr>
        <w:t>1</w:t>
      </w:r>
      <w:r>
        <w:rPr>
          <w:sz w:val="24"/>
          <w:szCs w:val="24"/>
        </w:rPr>
        <w:t>,</w:t>
      </w:r>
      <w:r>
        <w:rPr>
          <w:spacing w:val="-1"/>
          <w:sz w:val="24"/>
          <w:szCs w:val="24"/>
        </w:rPr>
        <w:t xml:space="preserve"> </w:t>
      </w:r>
      <w:r>
        <w:rPr>
          <w:sz w:val="24"/>
          <w:szCs w:val="24"/>
        </w:rPr>
        <w:t>p</w:t>
      </w:r>
      <w:r>
        <w:rPr>
          <w:spacing w:val="10"/>
          <w:position w:val="-4"/>
          <w:sz w:val="16"/>
          <w:szCs w:val="16"/>
        </w:rPr>
        <w:t>2</w:t>
      </w:r>
      <w:r>
        <w:rPr>
          <w:sz w:val="24"/>
          <w:szCs w:val="24"/>
        </w:rPr>
        <w:t>, p</w:t>
      </w:r>
      <w:r>
        <w:rPr>
          <w:spacing w:val="10"/>
          <w:position w:val="-4"/>
          <w:sz w:val="16"/>
          <w:szCs w:val="16"/>
        </w:rPr>
        <w:t>3</w:t>
      </w:r>
      <w:r>
        <w:rPr>
          <w:sz w:val="24"/>
          <w:szCs w:val="24"/>
        </w:rPr>
        <w:t>),</w:t>
      </w:r>
      <w:r>
        <w:rPr>
          <w:spacing w:val="-1"/>
          <w:sz w:val="24"/>
          <w:szCs w:val="24"/>
        </w:rPr>
        <w:t xml:space="preserve"> </w:t>
      </w:r>
      <w:r>
        <w:rPr>
          <w:sz w:val="24"/>
          <w:szCs w:val="24"/>
        </w:rPr>
        <w:t>and</w:t>
      </w:r>
      <w:r>
        <w:rPr>
          <w:spacing w:val="-3"/>
          <w:sz w:val="24"/>
          <w:szCs w:val="24"/>
        </w:rPr>
        <w:t xml:space="preserve"> </w:t>
      </w:r>
      <w:r>
        <w:rPr>
          <w:sz w:val="24"/>
          <w:szCs w:val="24"/>
        </w:rPr>
        <w:t>Q</w:t>
      </w:r>
      <w:r>
        <w:rPr>
          <w:spacing w:val="-2"/>
          <w:sz w:val="24"/>
          <w:szCs w:val="24"/>
        </w:rPr>
        <w:t xml:space="preserve"> </w:t>
      </w:r>
      <w:r>
        <w:rPr>
          <w:w w:val="99"/>
          <w:sz w:val="24"/>
          <w:szCs w:val="24"/>
        </w:rPr>
        <w:t>(</w:t>
      </w:r>
      <w:r>
        <w:rPr>
          <w:w w:val="86"/>
          <w:sz w:val="24"/>
          <w:szCs w:val="24"/>
        </w:rPr>
        <w:t>q</w:t>
      </w:r>
      <w:r>
        <w:rPr>
          <w:w w:val="105"/>
          <w:position w:val="-4"/>
          <w:sz w:val="16"/>
          <w:szCs w:val="16"/>
        </w:rPr>
        <w:t>1</w:t>
      </w:r>
      <w:r>
        <w:rPr>
          <w:spacing w:val="-30"/>
          <w:position w:val="-4"/>
          <w:sz w:val="16"/>
          <w:szCs w:val="16"/>
        </w:rPr>
        <w:t xml:space="preserve"> </w:t>
      </w:r>
      <w:r>
        <w:rPr>
          <w:sz w:val="24"/>
          <w:szCs w:val="24"/>
        </w:rPr>
        <w:t>,</w:t>
      </w:r>
      <w:r>
        <w:rPr>
          <w:spacing w:val="-1"/>
          <w:sz w:val="24"/>
          <w:szCs w:val="24"/>
        </w:rPr>
        <w:t xml:space="preserve"> </w:t>
      </w:r>
      <w:r>
        <w:rPr>
          <w:w w:val="86"/>
          <w:sz w:val="24"/>
          <w:szCs w:val="24"/>
        </w:rPr>
        <w:t>q</w:t>
      </w:r>
      <w:r>
        <w:rPr>
          <w:w w:val="105"/>
          <w:position w:val="-4"/>
          <w:sz w:val="16"/>
          <w:szCs w:val="16"/>
        </w:rPr>
        <w:t>2</w:t>
      </w:r>
      <w:r>
        <w:rPr>
          <w:spacing w:val="-30"/>
          <w:position w:val="-4"/>
          <w:sz w:val="16"/>
          <w:szCs w:val="16"/>
        </w:rPr>
        <w:t xml:space="preserve"> </w:t>
      </w:r>
      <w:r>
        <w:rPr>
          <w:sz w:val="24"/>
          <w:szCs w:val="24"/>
        </w:rPr>
        <w:t>,</w:t>
      </w:r>
      <w:r>
        <w:rPr>
          <w:spacing w:val="-1"/>
          <w:sz w:val="24"/>
          <w:szCs w:val="24"/>
        </w:rPr>
        <w:t xml:space="preserve"> </w:t>
      </w:r>
      <w:r>
        <w:rPr>
          <w:w w:val="86"/>
          <w:sz w:val="24"/>
          <w:szCs w:val="24"/>
        </w:rPr>
        <w:t>q</w:t>
      </w:r>
      <w:r>
        <w:rPr>
          <w:w w:val="105"/>
          <w:position w:val="-4"/>
          <w:sz w:val="16"/>
          <w:szCs w:val="16"/>
        </w:rPr>
        <w:t>3</w:t>
      </w:r>
      <w:r>
        <w:rPr>
          <w:spacing w:val="-30"/>
          <w:position w:val="-4"/>
          <w:sz w:val="16"/>
          <w:szCs w:val="16"/>
        </w:rPr>
        <w:t xml:space="preserve"> </w:t>
      </w:r>
      <w:r>
        <w:rPr>
          <w:sz w:val="24"/>
          <w:szCs w:val="24"/>
        </w:rPr>
        <w:t>).</w:t>
      </w:r>
      <w:r>
        <w:rPr>
          <w:spacing w:val="13"/>
          <w:sz w:val="24"/>
          <w:szCs w:val="24"/>
        </w:rPr>
        <w:t xml:space="preserve"> </w:t>
      </w:r>
      <w:r>
        <w:rPr>
          <w:spacing w:val="-4"/>
          <w:sz w:val="24"/>
          <w:szCs w:val="24"/>
        </w:rPr>
        <w:t>P</w:t>
      </w:r>
      <w:r>
        <w:rPr>
          <w:sz w:val="24"/>
          <w:szCs w:val="24"/>
        </w:rPr>
        <w:t>articipants</w:t>
      </w:r>
      <w:r>
        <w:rPr>
          <w:spacing w:val="-11"/>
          <w:sz w:val="24"/>
          <w:szCs w:val="24"/>
        </w:rPr>
        <w:t xml:space="preserve"> </w:t>
      </w:r>
      <w:r>
        <w:rPr>
          <w:sz w:val="24"/>
          <w:szCs w:val="24"/>
        </w:rPr>
        <w:t>hear</w:t>
      </w:r>
      <w:r>
        <w:rPr>
          <w:spacing w:val="-4"/>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types</w:t>
      </w:r>
      <w:r>
        <w:rPr>
          <w:spacing w:val="-5"/>
          <w:sz w:val="24"/>
          <w:szCs w:val="24"/>
        </w:rPr>
        <w:t xml:space="preserve"> </w:t>
      </w:r>
      <w:r>
        <w:rPr>
          <w:sz w:val="24"/>
          <w:szCs w:val="24"/>
        </w:rPr>
        <w:t>of</w:t>
      </w:r>
      <w:r>
        <w:rPr>
          <w:spacing w:val="-2"/>
          <w:sz w:val="24"/>
          <w:szCs w:val="24"/>
        </w:rPr>
        <w:t xml:space="preserve"> </w:t>
      </w:r>
      <w:r>
        <w:rPr>
          <w:sz w:val="24"/>
          <w:szCs w:val="24"/>
        </w:rPr>
        <w:t>training</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08" w:lineRule="auto"/>
        <w:ind w:left="100" w:right="64"/>
        <w:rPr>
          <w:sz w:val="24"/>
          <w:szCs w:val="24"/>
        </w:rPr>
      </w:pPr>
      <w:r>
        <w:rPr>
          <w:sz w:val="24"/>
          <w:szCs w:val="24"/>
        </w:rPr>
        <w:t>sentences:</w:t>
      </w:r>
      <w:r>
        <w:rPr>
          <w:spacing w:val="4"/>
          <w:sz w:val="24"/>
          <w:szCs w:val="24"/>
        </w:rPr>
        <w:t xml:space="preserve"> </w:t>
      </w:r>
      <w:r>
        <w:rPr>
          <w:sz w:val="24"/>
          <w:szCs w:val="24"/>
        </w:rPr>
        <w:t>MN</w:t>
      </w:r>
      <w:r>
        <w:rPr>
          <w:spacing w:val="-4"/>
          <w:sz w:val="24"/>
          <w:szCs w:val="24"/>
        </w:rPr>
        <w:t xml:space="preserve"> </w:t>
      </w:r>
      <w:r>
        <w:rPr>
          <w:sz w:val="24"/>
          <w:szCs w:val="24"/>
        </w:rPr>
        <w:t>and</w:t>
      </w:r>
      <w:r>
        <w:rPr>
          <w:spacing w:val="-3"/>
          <w:sz w:val="24"/>
          <w:szCs w:val="24"/>
        </w:rPr>
        <w:t xml:space="preserve"> </w:t>
      </w:r>
      <w:r>
        <w:rPr>
          <w:sz w:val="24"/>
          <w:szCs w:val="24"/>
        </w:rPr>
        <w:t>PQ.</w:t>
      </w:r>
      <w:r>
        <w:rPr>
          <w:spacing w:val="-4"/>
          <w:sz w:val="24"/>
          <w:szCs w:val="24"/>
        </w:rPr>
        <w:t xml:space="preserve"> </w:t>
      </w:r>
      <w:r>
        <w:rPr>
          <w:sz w:val="24"/>
          <w:szCs w:val="24"/>
        </w:rPr>
        <w:t>Thus,</w:t>
      </w:r>
      <w:r>
        <w:rPr>
          <w:spacing w:val="-5"/>
          <w:sz w:val="24"/>
          <w:szCs w:val="24"/>
        </w:rPr>
        <w:t xml:space="preserve"> </w:t>
      </w:r>
      <w:r>
        <w:rPr>
          <w:sz w:val="24"/>
          <w:szCs w:val="24"/>
        </w:rPr>
        <w:t>sentences</w:t>
      </w:r>
      <w:r>
        <w:rPr>
          <w:spacing w:val="-9"/>
          <w:sz w:val="24"/>
          <w:szCs w:val="24"/>
        </w:rPr>
        <w:t xml:space="preserve"> </w:t>
      </w:r>
      <w:r>
        <w:rPr>
          <w:sz w:val="24"/>
          <w:szCs w:val="24"/>
        </w:rPr>
        <w:t>li</w:t>
      </w:r>
      <w:r>
        <w:rPr>
          <w:spacing w:val="-2"/>
          <w:sz w:val="24"/>
          <w:szCs w:val="24"/>
        </w:rPr>
        <w:t>k</w:t>
      </w:r>
      <w:r>
        <w:rPr>
          <w:sz w:val="24"/>
          <w:szCs w:val="24"/>
        </w:rPr>
        <w:t>e</w:t>
      </w:r>
      <w:r>
        <w:rPr>
          <w:spacing w:val="-4"/>
          <w:sz w:val="24"/>
          <w:szCs w:val="24"/>
        </w:rPr>
        <w:t xml:space="preserve"> </w:t>
      </w:r>
      <w:r>
        <w:rPr>
          <w:sz w:val="24"/>
          <w:szCs w:val="24"/>
        </w:rPr>
        <w:t>m</w:t>
      </w:r>
      <w:r>
        <w:rPr>
          <w:spacing w:val="10"/>
          <w:position w:val="-4"/>
          <w:sz w:val="16"/>
          <w:szCs w:val="16"/>
        </w:rPr>
        <w:t>1</w:t>
      </w:r>
      <w:r>
        <w:rPr>
          <w:sz w:val="24"/>
          <w:szCs w:val="24"/>
        </w:rPr>
        <w:t>n</w:t>
      </w:r>
      <w:r>
        <w:rPr>
          <w:position w:val="-4"/>
          <w:sz w:val="16"/>
          <w:szCs w:val="16"/>
        </w:rPr>
        <w:t xml:space="preserve">3 </w:t>
      </w:r>
      <w:r>
        <w:rPr>
          <w:spacing w:val="34"/>
          <w:position w:val="-4"/>
          <w:sz w:val="16"/>
          <w:szCs w:val="16"/>
        </w:rPr>
        <w:t xml:space="preserve"> </w:t>
      </w:r>
      <w:r>
        <w:rPr>
          <w:sz w:val="24"/>
          <w:szCs w:val="24"/>
        </w:rPr>
        <w:t>are</w:t>
      </w:r>
      <w:r>
        <w:rPr>
          <w:spacing w:val="-3"/>
          <w:sz w:val="24"/>
          <w:szCs w:val="24"/>
        </w:rPr>
        <w:t xml:space="preserve"> </w:t>
      </w:r>
      <w:r>
        <w:rPr>
          <w:sz w:val="24"/>
          <w:szCs w:val="24"/>
        </w:rPr>
        <w:t>grammatical</w:t>
      </w:r>
      <w:r>
        <w:rPr>
          <w:spacing w:val="-12"/>
          <w:sz w:val="24"/>
          <w:szCs w:val="24"/>
        </w:rPr>
        <w:t xml:space="preserve"> </w:t>
      </w:r>
      <w:r>
        <w:rPr>
          <w:sz w:val="24"/>
          <w:szCs w:val="24"/>
        </w:rPr>
        <w:t>while</w:t>
      </w:r>
      <w:r>
        <w:rPr>
          <w:spacing w:val="-5"/>
          <w:sz w:val="24"/>
          <w:szCs w:val="24"/>
        </w:rPr>
        <w:t xml:space="preserve"> </w:t>
      </w:r>
      <w:r>
        <w:rPr>
          <w:sz w:val="24"/>
          <w:szCs w:val="24"/>
        </w:rPr>
        <w:t>sentences</w:t>
      </w:r>
      <w:r>
        <w:rPr>
          <w:spacing w:val="-9"/>
          <w:sz w:val="24"/>
          <w:szCs w:val="24"/>
        </w:rPr>
        <w:t xml:space="preserve"> </w:t>
      </w:r>
      <w:r>
        <w:rPr>
          <w:sz w:val="24"/>
          <w:szCs w:val="24"/>
        </w:rPr>
        <w:t>li</w:t>
      </w:r>
      <w:r>
        <w:rPr>
          <w:spacing w:val="-2"/>
          <w:sz w:val="24"/>
          <w:szCs w:val="24"/>
        </w:rPr>
        <w:t>k</w:t>
      </w:r>
      <w:r>
        <w:rPr>
          <w:sz w:val="24"/>
          <w:szCs w:val="24"/>
        </w:rPr>
        <w:t>e</w:t>
      </w:r>
      <w:r>
        <w:rPr>
          <w:spacing w:val="-4"/>
          <w:sz w:val="24"/>
          <w:szCs w:val="24"/>
        </w:rPr>
        <w:t xml:space="preserve"> </w:t>
      </w:r>
      <w:r>
        <w:rPr>
          <w:sz w:val="24"/>
          <w:szCs w:val="24"/>
        </w:rPr>
        <w:t>m</w:t>
      </w:r>
      <w:r>
        <w:rPr>
          <w:position w:val="-4"/>
          <w:sz w:val="16"/>
          <w:szCs w:val="16"/>
        </w:rPr>
        <w:t>1</w:t>
      </w:r>
      <w:r>
        <w:rPr>
          <w:spacing w:val="-9"/>
          <w:position w:val="-4"/>
          <w:sz w:val="16"/>
          <w:szCs w:val="16"/>
        </w:rPr>
        <w:t xml:space="preserve"> </w:t>
      </w:r>
      <w:r>
        <w:rPr>
          <w:sz w:val="24"/>
          <w:szCs w:val="24"/>
        </w:rPr>
        <w:t>q</w:t>
      </w:r>
      <w:r>
        <w:rPr>
          <w:position w:val="-4"/>
          <w:sz w:val="16"/>
          <w:szCs w:val="16"/>
        </w:rPr>
        <w:t>3</w:t>
      </w:r>
      <w:r>
        <w:rPr>
          <w:spacing w:val="17"/>
          <w:position w:val="-4"/>
          <w:sz w:val="16"/>
          <w:szCs w:val="16"/>
        </w:rPr>
        <w:t xml:space="preserve"> </w:t>
      </w:r>
      <w:r>
        <w:rPr>
          <w:sz w:val="24"/>
          <w:szCs w:val="24"/>
        </w:rPr>
        <w:t>are ill</w:t>
      </w:r>
      <w:r>
        <w:rPr>
          <w:spacing w:val="-4"/>
          <w:sz w:val="24"/>
          <w:szCs w:val="24"/>
        </w:rPr>
        <w:t>e</w:t>
      </w:r>
      <w:r>
        <w:rPr>
          <w:spacing w:val="-1"/>
          <w:sz w:val="24"/>
          <w:szCs w:val="24"/>
        </w:rPr>
        <w:t>g</w:t>
      </w:r>
      <w:r>
        <w:rPr>
          <w:sz w:val="24"/>
          <w:szCs w:val="24"/>
        </w:rPr>
        <w:t>al.</w:t>
      </w:r>
      <w:r>
        <w:rPr>
          <w:spacing w:val="7"/>
          <w:sz w:val="24"/>
          <w:szCs w:val="24"/>
        </w:rPr>
        <w:t xml:space="preserve"> </w:t>
      </w:r>
      <w:r>
        <w:rPr>
          <w:sz w:val="24"/>
          <w:szCs w:val="24"/>
        </w:rPr>
        <w:t>Early</w:t>
      </w:r>
      <w:r>
        <w:rPr>
          <w:spacing w:val="-5"/>
          <w:sz w:val="24"/>
          <w:szCs w:val="24"/>
        </w:rPr>
        <w:t xml:space="preserve"> </w:t>
      </w:r>
      <w:r>
        <w:rPr>
          <w:sz w:val="24"/>
          <w:szCs w:val="24"/>
        </w:rPr>
        <w:t>i</w:t>
      </w:r>
      <w:r>
        <w:rPr>
          <w:spacing w:val="-10"/>
          <w:sz w:val="24"/>
          <w:szCs w:val="24"/>
        </w:rPr>
        <w:t>n</w:t>
      </w:r>
      <w:r>
        <w:rPr>
          <w:spacing w:val="-4"/>
          <w:sz w:val="24"/>
          <w:szCs w:val="24"/>
        </w:rPr>
        <w:t>v</w:t>
      </w:r>
      <w:r>
        <w:rPr>
          <w:sz w:val="24"/>
          <w:szCs w:val="24"/>
        </w:rPr>
        <w:t>esti</w:t>
      </w:r>
      <w:r>
        <w:rPr>
          <w:spacing w:val="-1"/>
          <w:sz w:val="24"/>
          <w:szCs w:val="24"/>
        </w:rPr>
        <w:t>g</w:t>
      </w:r>
      <w:r>
        <w:rPr>
          <w:sz w:val="24"/>
          <w:szCs w:val="24"/>
        </w:rPr>
        <w:t>ations</w:t>
      </w:r>
      <w:r>
        <w:rPr>
          <w:spacing w:val="-13"/>
          <w:sz w:val="24"/>
          <w:szCs w:val="24"/>
        </w:rPr>
        <w:t xml:space="preserve"> </w:t>
      </w:r>
      <w:r>
        <w:rPr>
          <w:sz w:val="24"/>
          <w:szCs w:val="24"/>
        </w:rPr>
        <w:t>(Braine,</w:t>
      </w:r>
      <w:r>
        <w:rPr>
          <w:spacing w:val="-8"/>
          <w:sz w:val="24"/>
          <w:szCs w:val="24"/>
        </w:rPr>
        <w:t xml:space="preserve"> </w:t>
      </w:r>
      <w:r>
        <w:rPr>
          <w:sz w:val="24"/>
          <w:szCs w:val="24"/>
        </w:rPr>
        <w:t>1966;</w:t>
      </w:r>
      <w:r>
        <w:rPr>
          <w:spacing w:val="-5"/>
          <w:sz w:val="24"/>
          <w:szCs w:val="24"/>
        </w:rPr>
        <w:t xml:space="preserve"> </w:t>
      </w:r>
      <w:r>
        <w:rPr>
          <w:sz w:val="24"/>
          <w:szCs w:val="24"/>
        </w:rPr>
        <w:t>K.</w:t>
      </w:r>
      <w:r>
        <w:rPr>
          <w:spacing w:val="-2"/>
          <w:sz w:val="24"/>
          <w:szCs w:val="24"/>
        </w:rPr>
        <w:t xml:space="preserve"> </w:t>
      </w:r>
      <w:r>
        <w:rPr>
          <w:sz w:val="24"/>
          <w:szCs w:val="24"/>
        </w:rPr>
        <w:t>H.</w:t>
      </w:r>
      <w:r>
        <w:rPr>
          <w:spacing w:val="-2"/>
          <w:sz w:val="24"/>
          <w:szCs w:val="24"/>
        </w:rPr>
        <w:t xml:space="preserve"> </w:t>
      </w:r>
      <w:r>
        <w:rPr>
          <w:sz w:val="24"/>
          <w:szCs w:val="24"/>
        </w:rPr>
        <w:t>Smith,</w:t>
      </w:r>
      <w:r>
        <w:rPr>
          <w:spacing w:val="-6"/>
          <w:sz w:val="24"/>
          <w:szCs w:val="24"/>
        </w:rPr>
        <w:t xml:space="preserve"> </w:t>
      </w:r>
      <w:r>
        <w:rPr>
          <w:sz w:val="24"/>
          <w:szCs w:val="24"/>
        </w:rPr>
        <w:t>1966)</w:t>
      </w:r>
      <w:r>
        <w:rPr>
          <w:spacing w:val="-6"/>
          <w:sz w:val="24"/>
          <w:szCs w:val="24"/>
        </w:rPr>
        <w:t xml:space="preserve"> </w:t>
      </w:r>
      <w:r>
        <w:rPr>
          <w:sz w:val="24"/>
          <w:szCs w:val="24"/>
        </w:rPr>
        <w:t>found</w:t>
      </w:r>
      <w:r>
        <w:rPr>
          <w:spacing w:val="-6"/>
          <w:sz w:val="24"/>
          <w:szCs w:val="24"/>
        </w:rPr>
        <w:t xml:space="preserve"> </w:t>
      </w:r>
      <w:r>
        <w:rPr>
          <w:sz w:val="24"/>
          <w:szCs w:val="24"/>
        </w:rPr>
        <w:t>that</w:t>
      </w:r>
      <w:r>
        <w:rPr>
          <w:spacing w:val="-4"/>
          <w:sz w:val="24"/>
          <w:szCs w:val="24"/>
        </w:rPr>
        <w:t xml:space="preserve"> </w:t>
      </w:r>
      <w:r>
        <w:rPr>
          <w:sz w:val="24"/>
          <w:szCs w:val="24"/>
        </w:rPr>
        <w:t>participants</w:t>
      </w:r>
      <w:r>
        <w:rPr>
          <w:spacing w:val="-11"/>
          <w:sz w:val="24"/>
          <w:szCs w:val="24"/>
        </w:rPr>
        <w:t xml:space="preserve"> </w:t>
      </w:r>
      <w:r>
        <w:rPr>
          <w:sz w:val="24"/>
          <w:szCs w:val="24"/>
        </w:rPr>
        <w:t>tend</w:t>
      </w:r>
      <w:r>
        <w:rPr>
          <w:spacing w:val="-4"/>
          <w:sz w:val="24"/>
          <w:szCs w:val="24"/>
        </w:rPr>
        <w:t xml:space="preserve"> </w:t>
      </w:r>
      <w:r>
        <w:rPr>
          <w:sz w:val="24"/>
          <w:szCs w:val="24"/>
        </w:rPr>
        <w:t>to endorse</w:t>
      </w:r>
      <w:r>
        <w:rPr>
          <w:spacing w:val="-7"/>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z w:val="24"/>
          <w:szCs w:val="24"/>
        </w:rPr>
        <w:t>grammatical</w:t>
      </w:r>
      <w:r>
        <w:rPr>
          <w:spacing w:val="-12"/>
          <w:sz w:val="24"/>
          <w:szCs w:val="24"/>
        </w:rPr>
        <w:t xml:space="preserve"> </w:t>
      </w:r>
      <w:r>
        <w:rPr>
          <w:sz w:val="24"/>
          <w:szCs w:val="24"/>
        </w:rPr>
        <w:t>sentences</w:t>
      </w:r>
      <w:r>
        <w:rPr>
          <w:spacing w:val="-9"/>
          <w:sz w:val="24"/>
          <w:szCs w:val="24"/>
        </w:rPr>
        <w:t xml:space="preserve"> </w:t>
      </w:r>
      <w:r>
        <w:rPr>
          <w:sz w:val="24"/>
          <w:szCs w:val="24"/>
        </w:rPr>
        <w:t>as</w:t>
      </w:r>
      <w:r>
        <w:rPr>
          <w:spacing w:val="-2"/>
          <w:sz w:val="24"/>
          <w:szCs w:val="24"/>
        </w:rPr>
        <w:t xml:space="preserve"> f</w:t>
      </w:r>
      <w:r>
        <w:rPr>
          <w:sz w:val="24"/>
          <w:szCs w:val="24"/>
        </w:rPr>
        <w:t>amilia</w:t>
      </w:r>
      <w:r>
        <w:rPr>
          <w:spacing w:val="-13"/>
          <w:sz w:val="24"/>
          <w:szCs w:val="24"/>
        </w:rPr>
        <w:t>r</w:t>
      </w:r>
      <w:r>
        <w:rPr>
          <w:sz w:val="24"/>
          <w:szCs w:val="24"/>
        </w:rPr>
        <w:t>.</w:t>
      </w:r>
      <w:r>
        <w:rPr>
          <w:spacing w:val="6"/>
          <w:sz w:val="24"/>
          <w:szCs w:val="24"/>
        </w:rPr>
        <w:t xml:space="preserve"> </w:t>
      </w:r>
      <w:r>
        <w:rPr>
          <w:sz w:val="24"/>
          <w:szCs w:val="24"/>
        </w:rPr>
        <w:t>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w:t>
      </w:r>
      <w:r>
        <w:rPr>
          <w:spacing w:val="-9"/>
          <w:sz w:val="24"/>
          <w:szCs w:val="24"/>
        </w:rPr>
        <w:t xml:space="preserve"> </w:t>
      </w:r>
      <w:r>
        <w:rPr>
          <w:sz w:val="24"/>
          <w:szCs w:val="24"/>
        </w:rPr>
        <w:t>participants</w:t>
      </w:r>
      <w:r>
        <w:rPr>
          <w:spacing w:val="-11"/>
          <w:sz w:val="24"/>
          <w:szCs w:val="24"/>
        </w:rPr>
        <w:t xml:space="preserve"> </w:t>
      </w:r>
      <w:r>
        <w:rPr>
          <w:sz w:val="24"/>
          <w:szCs w:val="24"/>
        </w:rPr>
        <w:t>also</w:t>
      </w:r>
      <w:r>
        <w:rPr>
          <w:spacing w:val="-4"/>
          <w:sz w:val="24"/>
          <w:szCs w:val="24"/>
        </w:rPr>
        <w:t xml:space="preserve"> </w:t>
      </w:r>
      <w:r>
        <w:rPr>
          <w:sz w:val="24"/>
          <w:szCs w:val="24"/>
        </w:rPr>
        <w:t>endorse ungrammatical</w:t>
      </w:r>
      <w:r>
        <w:rPr>
          <w:spacing w:val="-14"/>
          <w:sz w:val="24"/>
          <w:szCs w:val="24"/>
        </w:rPr>
        <w:t xml:space="preserve"> </w:t>
      </w:r>
      <w:r>
        <w:rPr>
          <w:sz w:val="24"/>
          <w:szCs w:val="24"/>
        </w:rPr>
        <w:t>MQ</w:t>
      </w:r>
      <w:r>
        <w:rPr>
          <w:spacing w:val="-4"/>
          <w:sz w:val="24"/>
          <w:szCs w:val="24"/>
        </w:rPr>
        <w:t xml:space="preserve"> </w:t>
      </w:r>
      <w:r>
        <w:rPr>
          <w:sz w:val="24"/>
          <w:szCs w:val="24"/>
        </w:rPr>
        <w:t>and</w:t>
      </w:r>
      <w:r>
        <w:rPr>
          <w:spacing w:val="-3"/>
          <w:sz w:val="24"/>
          <w:szCs w:val="24"/>
        </w:rPr>
        <w:t xml:space="preserve"> </w:t>
      </w:r>
      <w:r>
        <w:rPr>
          <w:sz w:val="24"/>
          <w:szCs w:val="24"/>
        </w:rPr>
        <w:t>PN</w:t>
      </w:r>
      <w:r>
        <w:rPr>
          <w:spacing w:val="-3"/>
          <w:sz w:val="24"/>
          <w:szCs w:val="24"/>
        </w:rPr>
        <w:t xml:space="preserve"> </w:t>
      </w:r>
      <w:r>
        <w:rPr>
          <w:sz w:val="24"/>
          <w:szCs w:val="24"/>
        </w:rPr>
        <w:t>sentences,</w:t>
      </w:r>
      <w:r>
        <w:rPr>
          <w:spacing w:val="-10"/>
          <w:sz w:val="24"/>
          <w:szCs w:val="24"/>
        </w:rPr>
        <w:t xml:space="preserve"> </w:t>
      </w:r>
      <w:r>
        <w:rPr>
          <w:sz w:val="24"/>
          <w:szCs w:val="24"/>
        </w:rPr>
        <w:t>suggesting</w:t>
      </w:r>
      <w:r>
        <w:rPr>
          <w:spacing w:val="-10"/>
          <w:sz w:val="24"/>
          <w:szCs w:val="24"/>
        </w:rPr>
        <w:t xml:space="preserve"> </w:t>
      </w:r>
      <w:r>
        <w:rPr>
          <w:sz w:val="24"/>
          <w:szCs w:val="24"/>
        </w:rPr>
        <w:t>that</w:t>
      </w:r>
      <w:r>
        <w:rPr>
          <w:spacing w:val="-4"/>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learn</w:t>
      </w:r>
      <w:r>
        <w:rPr>
          <w:spacing w:val="-5"/>
          <w:sz w:val="24"/>
          <w:szCs w:val="24"/>
        </w:rPr>
        <w:t xml:space="preserve"> </w:t>
      </w:r>
      <w:r>
        <w:rPr>
          <w:sz w:val="24"/>
          <w:szCs w:val="24"/>
        </w:rPr>
        <w:t>position</w:t>
      </w:r>
      <w:r>
        <w:rPr>
          <w:spacing w:val="-8"/>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(that</w:t>
      </w:r>
      <w:r>
        <w:rPr>
          <w:spacing w:val="-4"/>
          <w:sz w:val="24"/>
          <w:szCs w:val="24"/>
        </w:rPr>
        <w:t xml:space="preserve"> </w:t>
      </w:r>
      <w:r>
        <w:rPr>
          <w:sz w:val="24"/>
          <w:szCs w:val="24"/>
        </w:rPr>
        <w:t>M/P come</w:t>
      </w:r>
      <w:r>
        <w:rPr>
          <w:spacing w:val="-5"/>
          <w:sz w:val="24"/>
          <w:szCs w:val="24"/>
        </w:rPr>
        <w:t xml:space="preserve"> </w:t>
      </w:r>
      <w:r>
        <w:rPr>
          <w:sz w:val="24"/>
          <w:szCs w:val="24"/>
        </w:rPr>
        <w:t>first</w:t>
      </w:r>
      <w:r>
        <w:rPr>
          <w:spacing w:val="-15"/>
          <w:sz w:val="24"/>
          <w:szCs w:val="24"/>
        </w:rPr>
        <w:t xml:space="preserve"> </w:t>
      </w:r>
      <w:r>
        <w:rPr>
          <w:sz w:val="24"/>
          <w:szCs w:val="24"/>
        </w:rPr>
        <w:t>and</w:t>
      </w:r>
      <w:r>
        <w:rPr>
          <w:spacing w:val="-3"/>
          <w:sz w:val="24"/>
          <w:szCs w:val="24"/>
        </w:rPr>
        <w:t xml:space="preserve"> </w:t>
      </w:r>
      <w:r>
        <w:rPr>
          <w:sz w:val="24"/>
          <w:szCs w:val="24"/>
        </w:rPr>
        <w:t>N/Q</w:t>
      </w:r>
      <w:r>
        <w:rPr>
          <w:spacing w:val="-4"/>
          <w:sz w:val="24"/>
          <w:szCs w:val="24"/>
        </w:rPr>
        <w:t xml:space="preserve"> </w:t>
      </w:r>
      <w:r>
        <w:rPr>
          <w:sz w:val="24"/>
          <w:szCs w:val="24"/>
        </w:rPr>
        <w:t>come</w:t>
      </w:r>
      <w:r>
        <w:rPr>
          <w:spacing w:val="-5"/>
          <w:sz w:val="24"/>
          <w:szCs w:val="24"/>
        </w:rPr>
        <w:t xml:space="preserve"> </w:t>
      </w:r>
      <w:r>
        <w:rPr>
          <w:sz w:val="24"/>
          <w:szCs w:val="24"/>
        </w:rPr>
        <w:t>second)</w:t>
      </w:r>
      <w:r>
        <w:rPr>
          <w:spacing w:val="-7"/>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not</w:t>
      </w:r>
      <w:r>
        <w:rPr>
          <w:spacing w:val="-3"/>
          <w:sz w:val="24"/>
          <w:szCs w:val="24"/>
        </w:rPr>
        <w:t xml:space="preserve"> </w:t>
      </w: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(that</w:t>
      </w:r>
      <w:r>
        <w:rPr>
          <w:spacing w:val="-4"/>
          <w:sz w:val="24"/>
          <w:szCs w:val="24"/>
        </w:rPr>
        <w:t xml:space="preserve"> </w:t>
      </w:r>
      <w:r>
        <w:rPr>
          <w:sz w:val="24"/>
          <w:szCs w:val="24"/>
        </w:rPr>
        <w:t>M</w:t>
      </w:r>
      <w:r>
        <w:rPr>
          <w:spacing w:val="-2"/>
          <w:sz w:val="24"/>
          <w:szCs w:val="24"/>
        </w:rPr>
        <w:t xml:space="preserve"> </w:t>
      </w:r>
      <w:r>
        <w:rPr>
          <w:sz w:val="24"/>
          <w:szCs w:val="24"/>
        </w:rPr>
        <w:t>co-occurs</w:t>
      </w:r>
      <w:r>
        <w:rPr>
          <w:spacing w:val="-9"/>
          <w:sz w:val="24"/>
          <w:szCs w:val="24"/>
        </w:rPr>
        <w:t xml:space="preserve"> </w:t>
      </w:r>
      <w:r>
        <w:rPr>
          <w:sz w:val="24"/>
          <w:szCs w:val="24"/>
        </w:rPr>
        <w:t>with</w:t>
      </w:r>
      <w:r>
        <w:rPr>
          <w:spacing w:val="-4"/>
          <w:sz w:val="24"/>
          <w:szCs w:val="24"/>
        </w:rPr>
        <w:t xml:space="preserve"> </w:t>
      </w:r>
      <w:r>
        <w:rPr>
          <w:sz w:val="24"/>
          <w:szCs w:val="24"/>
        </w:rPr>
        <w:t>N</w:t>
      </w:r>
      <w:r>
        <w:rPr>
          <w:spacing w:val="-2"/>
          <w:sz w:val="24"/>
          <w:szCs w:val="24"/>
        </w:rPr>
        <w:t xml:space="preserve"> </w:t>
      </w:r>
      <w:r>
        <w:rPr>
          <w:spacing w:val="-5"/>
          <w:sz w:val="24"/>
          <w:szCs w:val="24"/>
        </w:rPr>
        <w:t>b</w:t>
      </w:r>
      <w:r>
        <w:rPr>
          <w:sz w:val="24"/>
          <w:szCs w:val="24"/>
        </w:rPr>
        <w:t>ut</w:t>
      </w:r>
    </w:p>
    <w:p w:rsidR="00B72476" w:rsidRDefault="00CB77E8">
      <w:pPr>
        <w:spacing w:before="16" w:line="415" w:lineRule="auto"/>
        <w:ind w:left="100" w:right="458"/>
        <w:rPr>
          <w:sz w:val="24"/>
          <w:szCs w:val="24"/>
        </w:rPr>
      </w:pPr>
      <w:r>
        <w:rPr>
          <w:sz w:val="24"/>
          <w:szCs w:val="24"/>
        </w:rPr>
        <w:t>not</w:t>
      </w:r>
      <w:r>
        <w:rPr>
          <w:spacing w:val="-3"/>
          <w:sz w:val="24"/>
          <w:szCs w:val="24"/>
        </w:rPr>
        <w:t xml:space="preserve"> </w:t>
      </w:r>
      <w:r>
        <w:rPr>
          <w:sz w:val="24"/>
          <w:szCs w:val="24"/>
        </w:rPr>
        <w:t>Q</w:t>
      </w:r>
      <w:r>
        <w:rPr>
          <w:spacing w:val="-2"/>
          <w:sz w:val="24"/>
          <w:szCs w:val="24"/>
        </w:rPr>
        <w:t xml:space="preserve"> </w:t>
      </w:r>
      <w:r>
        <w:rPr>
          <w:sz w:val="24"/>
          <w:szCs w:val="24"/>
        </w:rPr>
        <w:t>and</w:t>
      </w:r>
      <w:r>
        <w:rPr>
          <w:spacing w:val="-3"/>
          <w:sz w:val="24"/>
          <w:szCs w:val="24"/>
        </w:rPr>
        <w:t xml:space="preserve"> </w:t>
      </w:r>
      <w:r>
        <w:rPr>
          <w:sz w:val="24"/>
          <w:szCs w:val="24"/>
        </w:rPr>
        <w:t>that</w:t>
      </w:r>
      <w:r>
        <w:rPr>
          <w:spacing w:val="-4"/>
          <w:sz w:val="24"/>
          <w:szCs w:val="24"/>
        </w:rPr>
        <w:t xml:space="preserve"> </w:t>
      </w:r>
      <w:r>
        <w:rPr>
          <w:sz w:val="24"/>
          <w:szCs w:val="24"/>
        </w:rPr>
        <w:t>P</w:t>
      </w:r>
      <w:r>
        <w:rPr>
          <w:spacing w:val="-1"/>
          <w:sz w:val="24"/>
          <w:szCs w:val="24"/>
        </w:rPr>
        <w:t xml:space="preserve"> </w:t>
      </w:r>
      <w:r>
        <w:rPr>
          <w:sz w:val="24"/>
          <w:szCs w:val="24"/>
        </w:rPr>
        <w:t>occurs</w:t>
      </w:r>
      <w:r>
        <w:rPr>
          <w:spacing w:val="-6"/>
          <w:sz w:val="24"/>
          <w:szCs w:val="24"/>
        </w:rPr>
        <w:t xml:space="preserve"> </w:t>
      </w:r>
      <w:r>
        <w:rPr>
          <w:sz w:val="24"/>
          <w:szCs w:val="24"/>
        </w:rPr>
        <w:t>with</w:t>
      </w:r>
      <w:r>
        <w:rPr>
          <w:spacing w:val="-4"/>
          <w:sz w:val="24"/>
          <w:szCs w:val="24"/>
        </w:rPr>
        <w:t xml:space="preserve"> </w:t>
      </w:r>
      <w:r>
        <w:rPr>
          <w:sz w:val="24"/>
          <w:szCs w:val="24"/>
        </w:rPr>
        <w:t>Q</w:t>
      </w:r>
      <w:r>
        <w:rPr>
          <w:spacing w:val="-2"/>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not</w:t>
      </w:r>
      <w:r>
        <w:rPr>
          <w:spacing w:val="-3"/>
          <w:sz w:val="24"/>
          <w:szCs w:val="24"/>
        </w:rPr>
        <w:t xml:space="preserve"> </w:t>
      </w:r>
      <w:r>
        <w:rPr>
          <w:sz w:val="24"/>
          <w:szCs w:val="24"/>
        </w:rPr>
        <w:t>N).</w:t>
      </w:r>
      <w:r>
        <w:rPr>
          <w:spacing w:val="-3"/>
          <w:sz w:val="24"/>
          <w:szCs w:val="24"/>
        </w:rPr>
        <w:t xml:space="preserve"> </w:t>
      </w:r>
      <w:r>
        <w:rPr>
          <w:sz w:val="24"/>
          <w:szCs w:val="24"/>
        </w:rPr>
        <w:t>This</w:t>
      </w:r>
      <w:r>
        <w:rPr>
          <w:spacing w:val="-4"/>
          <w:sz w:val="24"/>
          <w:szCs w:val="24"/>
        </w:rPr>
        <w:t xml:space="preserve"> </w:t>
      </w:r>
      <w:r>
        <w:rPr>
          <w:spacing w:val="-2"/>
          <w:sz w:val="24"/>
          <w:szCs w:val="24"/>
        </w:rPr>
        <w:t>f</w:t>
      </w:r>
      <w:r>
        <w:rPr>
          <w:sz w:val="24"/>
          <w:szCs w:val="24"/>
        </w:rPr>
        <w:t>ailure</w:t>
      </w:r>
      <w:r>
        <w:rPr>
          <w:spacing w:val="-6"/>
          <w:sz w:val="24"/>
          <w:szCs w:val="24"/>
        </w:rPr>
        <w:t xml:space="preserve"> </w:t>
      </w:r>
      <w:r>
        <w:rPr>
          <w:sz w:val="24"/>
          <w:szCs w:val="24"/>
        </w:rPr>
        <w:t>to</w:t>
      </w:r>
      <w:r>
        <w:rPr>
          <w:spacing w:val="-2"/>
          <w:sz w:val="24"/>
          <w:szCs w:val="24"/>
        </w:rPr>
        <w:t xml:space="preserve"> </w:t>
      </w:r>
      <w:r>
        <w:rPr>
          <w:sz w:val="24"/>
          <w:szCs w:val="24"/>
        </w:rPr>
        <w:t>learn</w:t>
      </w:r>
      <w:r>
        <w:rPr>
          <w:spacing w:val="-5"/>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basis</w:t>
      </w:r>
      <w:r>
        <w:rPr>
          <w:spacing w:val="-5"/>
          <w:sz w:val="24"/>
          <w:szCs w:val="24"/>
        </w:rPr>
        <w:t xml:space="preserve"> </w:t>
      </w:r>
      <w:r>
        <w:rPr>
          <w:sz w:val="24"/>
          <w:szCs w:val="24"/>
        </w:rPr>
        <w:t>of</w:t>
      </w:r>
      <w:r>
        <w:rPr>
          <w:spacing w:val="-2"/>
          <w:sz w:val="24"/>
          <w:szCs w:val="24"/>
        </w:rPr>
        <w:t xml:space="preserve"> </w:t>
      </w:r>
      <w:r>
        <w:rPr>
          <w:sz w:val="24"/>
          <w:szCs w:val="24"/>
        </w:rPr>
        <w:t>pure co-occurrence</w:t>
      </w:r>
      <w:r>
        <w:rPr>
          <w:spacing w:val="-14"/>
          <w:sz w:val="24"/>
          <w:szCs w:val="24"/>
        </w:rPr>
        <w:t xml:space="preserve"> </w:t>
      </w:r>
      <w:r>
        <w:rPr>
          <w:sz w:val="24"/>
          <w:szCs w:val="24"/>
        </w:rPr>
        <w:t>has</w:t>
      </w:r>
      <w:r>
        <w:rPr>
          <w:spacing w:val="-3"/>
          <w:sz w:val="24"/>
          <w:szCs w:val="24"/>
        </w:rPr>
        <w:t xml:space="preserve"> </w:t>
      </w:r>
      <w:r>
        <w:rPr>
          <w:sz w:val="24"/>
          <w:szCs w:val="24"/>
        </w:rPr>
        <w:t>been</w:t>
      </w:r>
      <w:r>
        <w:rPr>
          <w:spacing w:val="-5"/>
          <w:sz w:val="24"/>
          <w:szCs w:val="24"/>
        </w:rPr>
        <w:t xml:space="preserve"> </w:t>
      </w:r>
      <w:r>
        <w:rPr>
          <w:sz w:val="24"/>
          <w:szCs w:val="24"/>
        </w:rPr>
        <w:t>reliably</w:t>
      </w:r>
      <w:r>
        <w:rPr>
          <w:spacing w:val="-7"/>
          <w:sz w:val="24"/>
          <w:szCs w:val="24"/>
        </w:rPr>
        <w:t xml:space="preserve"> </w:t>
      </w:r>
      <w:r>
        <w:rPr>
          <w:sz w:val="24"/>
          <w:szCs w:val="24"/>
        </w:rPr>
        <w:t>obser</w:t>
      </w:r>
      <w:r>
        <w:rPr>
          <w:spacing w:val="-4"/>
          <w:sz w:val="24"/>
          <w:szCs w:val="24"/>
        </w:rPr>
        <w:t>v</w:t>
      </w:r>
      <w:r>
        <w:rPr>
          <w:sz w:val="24"/>
          <w:szCs w:val="24"/>
        </w:rPr>
        <w:t>ed</w:t>
      </w:r>
      <w:r>
        <w:rPr>
          <w:spacing w:val="-9"/>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number</w:t>
      </w:r>
      <w:r>
        <w:rPr>
          <w:spacing w:val="-7"/>
          <w:sz w:val="24"/>
          <w:szCs w:val="24"/>
        </w:rPr>
        <w:t xml:space="preserve"> </w:t>
      </w:r>
      <w:r>
        <w:rPr>
          <w:sz w:val="24"/>
          <w:szCs w:val="24"/>
        </w:rPr>
        <w:t>of</w:t>
      </w:r>
      <w:r>
        <w:rPr>
          <w:spacing w:val="-2"/>
          <w:sz w:val="24"/>
          <w:szCs w:val="24"/>
        </w:rPr>
        <w:t xml:space="preserve"> </w:t>
      </w:r>
      <w:r>
        <w:rPr>
          <w:sz w:val="24"/>
          <w:szCs w:val="24"/>
        </w:rPr>
        <w:t>studies</w:t>
      </w:r>
      <w:r>
        <w:rPr>
          <w:spacing w:val="-7"/>
          <w:sz w:val="24"/>
          <w:szCs w:val="24"/>
        </w:rPr>
        <w:t xml:space="preserve"> </w:t>
      </w:r>
      <w:r>
        <w:rPr>
          <w:sz w:val="24"/>
          <w:szCs w:val="24"/>
        </w:rPr>
        <w:t>(Braine,</w:t>
      </w:r>
      <w:r>
        <w:rPr>
          <w:spacing w:val="-8"/>
          <w:sz w:val="24"/>
          <w:szCs w:val="24"/>
        </w:rPr>
        <w:t xml:space="preserve"> </w:t>
      </w:r>
      <w:r>
        <w:rPr>
          <w:sz w:val="24"/>
          <w:szCs w:val="24"/>
        </w:rPr>
        <w:t>1987;</w:t>
      </w:r>
      <w:r>
        <w:rPr>
          <w:spacing w:val="-5"/>
          <w:sz w:val="24"/>
          <w:szCs w:val="24"/>
        </w:rPr>
        <w:t xml:space="preserve"> </w:t>
      </w:r>
      <w:r>
        <w:rPr>
          <w:sz w:val="24"/>
          <w:szCs w:val="24"/>
        </w:rPr>
        <w:t>Brooks</w:t>
      </w:r>
      <w:r>
        <w:rPr>
          <w:spacing w:val="-7"/>
          <w:sz w:val="24"/>
          <w:szCs w:val="24"/>
        </w:rPr>
        <w:t xml:space="preserve"> </w:t>
      </w:r>
      <w:r>
        <w:rPr>
          <w:sz w:val="24"/>
          <w:szCs w:val="24"/>
        </w:rPr>
        <w:t>et</w:t>
      </w:r>
      <w:r>
        <w:rPr>
          <w:spacing w:val="-2"/>
          <w:sz w:val="24"/>
          <w:szCs w:val="24"/>
        </w:rPr>
        <w:t xml:space="preserve"> </w:t>
      </w:r>
      <w:r>
        <w:rPr>
          <w:sz w:val="24"/>
          <w:szCs w:val="24"/>
        </w:rPr>
        <w:t>al.,</w:t>
      </w:r>
    </w:p>
    <w:p w:rsidR="00B72476" w:rsidRDefault="00CB77E8">
      <w:pPr>
        <w:spacing w:before="7"/>
        <w:ind w:left="100"/>
        <w:rPr>
          <w:sz w:val="24"/>
          <w:szCs w:val="24"/>
        </w:rPr>
      </w:pPr>
      <w:r>
        <w:rPr>
          <w:sz w:val="24"/>
          <w:szCs w:val="24"/>
        </w:rPr>
        <w:t>1993;</w:t>
      </w:r>
      <w:r>
        <w:rPr>
          <w:spacing w:val="-5"/>
          <w:sz w:val="24"/>
          <w:szCs w:val="24"/>
        </w:rPr>
        <w:t xml:space="preserve"> </w:t>
      </w:r>
      <w:r>
        <w:rPr>
          <w:sz w:val="24"/>
          <w:szCs w:val="24"/>
        </w:rPr>
        <w:t>Frank</w:t>
      </w:r>
      <w:r>
        <w:rPr>
          <w:spacing w:val="-6"/>
          <w:sz w:val="24"/>
          <w:szCs w:val="24"/>
        </w:rPr>
        <w:t xml:space="preserve"> </w:t>
      </w:r>
      <w:r>
        <w:rPr>
          <w:sz w:val="24"/>
          <w:szCs w:val="24"/>
        </w:rPr>
        <w:t>&amp;</w:t>
      </w:r>
      <w:r>
        <w:rPr>
          <w:spacing w:val="-2"/>
          <w:sz w:val="24"/>
          <w:szCs w:val="24"/>
        </w:rPr>
        <w:t xml:space="preserve"> </w:t>
      </w:r>
      <w:r>
        <w:rPr>
          <w:sz w:val="24"/>
          <w:szCs w:val="24"/>
        </w:rPr>
        <w:t>Gibson,</w:t>
      </w:r>
      <w:r>
        <w:rPr>
          <w:spacing w:val="-8"/>
          <w:sz w:val="24"/>
          <w:szCs w:val="24"/>
        </w:rPr>
        <w:t xml:space="preserve"> </w:t>
      </w:r>
      <w:r>
        <w:rPr>
          <w:sz w:val="24"/>
          <w:szCs w:val="24"/>
        </w:rPr>
        <w:t>2011;</w:t>
      </w:r>
      <w:r>
        <w:rPr>
          <w:spacing w:val="-5"/>
          <w:sz w:val="24"/>
          <w:szCs w:val="24"/>
        </w:rPr>
        <w:t xml:space="preserve"> </w:t>
      </w:r>
      <w:r>
        <w:rPr>
          <w:sz w:val="24"/>
          <w:szCs w:val="24"/>
        </w:rPr>
        <w:t>Frigo</w:t>
      </w:r>
      <w:r>
        <w:rPr>
          <w:spacing w:val="-5"/>
          <w:sz w:val="24"/>
          <w:szCs w:val="24"/>
        </w:rPr>
        <w:t xml:space="preserve"> </w:t>
      </w:r>
      <w:r>
        <w:rPr>
          <w:sz w:val="24"/>
          <w:szCs w:val="24"/>
        </w:rPr>
        <w:t>&amp;</w:t>
      </w:r>
      <w:r>
        <w:rPr>
          <w:spacing w:val="-2"/>
          <w:sz w:val="24"/>
          <w:szCs w:val="24"/>
        </w:rPr>
        <w:t xml:space="preserve"> </w:t>
      </w:r>
      <w:r>
        <w:rPr>
          <w:sz w:val="24"/>
          <w:szCs w:val="24"/>
        </w:rPr>
        <w:t>McDonald,</w:t>
      </w:r>
      <w:r>
        <w:rPr>
          <w:spacing w:val="-11"/>
          <w:sz w:val="24"/>
          <w:szCs w:val="24"/>
        </w:rPr>
        <w:t xml:space="preserve"> </w:t>
      </w:r>
      <w:r>
        <w:rPr>
          <w:sz w:val="24"/>
          <w:szCs w:val="24"/>
        </w:rPr>
        <w:t>1998;</w:t>
      </w:r>
      <w:r>
        <w:rPr>
          <w:spacing w:val="-5"/>
          <w:sz w:val="24"/>
          <w:szCs w:val="24"/>
        </w:rPr>
        <w:t xml:space="preserve"> </w:t>
      </w:r>
      <w:r>
        <w:rPr>
          <w:sz w:val="24"/>
          <w:szCs w:val="24"/>
        </w:rPr>
        <w:t>Ger</w:t>
      </w:r>
      <w:r>
        <w:rPr>
          <w:spacing w:val="-2"/>
          <w:sz w:val="24"/>
          <w:szCs w:val="24"/>
        </w:rPr>
        <w:t>k</w:t>
      </w:r>
      <w:r>
        <w:rPr>
          <w:sz w:val="24"/>
          <w:szCs w:val="24"/>
        </w:rPr>
        <w:t>en</w:t>
      </w:r>
      <w:r>
        <w:rPr>
          <w:spacing w:val="-7"/>
          <w:sz w:val="24"/>
          <w:szCs w:val="24"/>
        </w:rPr>
        <w:t xml:space="preserve"> </w:t>
      </w:r>
      <w:r>
        <w:rPr>
          <w:sz w:val="24"/>
          <w:szCs w:val="24"/>
        </w:rPr>
        <w:t>et</w:t>
      </w:r>
      <w:r>
        <w:rPr>
          <w:spacing w:val="-2"/>
          <w:sz w:val="24"/>
          <w:szCs w:val="24"/>
        </w:rPr>
        <w:t xml:space="preserve"> </w:t>
      </w:r>
      <w:r>
        <w:rPr>
          <w:sz w:val="24"/>
          <w:szCs w:val="24"/>
        </w:rPr>
        <w:t>al.,</w:t>
      </w:r>
      <w:r>
        <w:rPr>
          <w:spacing w:val="-3"/>
          <w:sz w:val="24"/>
          <w:szCs w:val="24"/>
        </w:rPr>
        <w:t xml:space="preserve"> </w:t>
      </w:r>
      <w:r>
        <w:rPr>
          <w:sz w:val="24"/>
          <w:szCs w:val="24"/>
        </w:rPr>
        <w:t>2005;</w:t>
      </w:r>
      <w:r>
        <w:rPr>
          <w:spacing w:val="-5"/>
          <w:sz w:val="24"/>
          <w:szCs w:val="24"/>
        </w:rPr>
        <w:t xml:space="preserve"> </w:t>
      </w:r>
      <w:r>
        <w:rPr>
          <w:spacing w:val="-6"/>
          <w:sz w:val="24"/>
          <w:szCs w:val="24"/>
        </w:rPr>
        <w:t>K</w:t>
      </w:r>
      <w:r>
        <w:rPr>
          <w:sz w:val="24"/>
          <w:szCs w:val="24"/>
        </w:rPr>
        <w:t>empe</w:t>
      </w:r>
      <w:r>
        <w:rPr>
          <w:spacing w:val="-7"/>
          <w:sz w:val="24"/>
          <w:szCs w:val="24"/>
        </w:rPr>
        <w:t xml:space="preserve"> </w:t>
      </w:r>
      <w:r>
        <w:rPr>
          <w:sz w:val="24"/>
          <w:szCs w:val="24"/>
        </w:rPr>
        <w:t>&amp;</w:t>
      </w:r>
      <w:r>
        <w:rPr>
          <w:spacing w:val="-2"/>
          <w:sz w:val="24"/>
          <w:szCs w:val="24"/>
        </w:rPr>
        <w:t xml:space="preserve"> </w:t>
      </w:r>
      <w:r>
        <w:rPr>
          <w:sz w:val="24"/>
          <w:szCs w:val="24"/>
        </w:rPr>
        <w:t>Brooks,</w:t>
      </w:r>
    </w:p>
    <w:p w:rsidR="00B72476" w:rsidRDefault="00B72476">
      <w:pPr>
        <w:spacing w:before="2" w:line="200" w:lineRule="exact"/>
      </w:pPr>
    </w:p>
    <w:p w:rsidR="00B72476" w:rsidRDefault="00CB77E8">
      <w:pPr>
        <w:spacing w:line="415" w:lineRule="auto"/>
        <w:ind w:left="100" w:right="93"/>
        <w:rPr>
          <w:sz w:val="24"/>
          <w:szCs w:val="24"/>
        </w:rPr>
      </w:pPr>
      <w:r>
        <w:rPr>
          <w:sz w:val="24"/>
          <w:szCs w:val="24"/>
        </w:rPr>
        <w:t>2001;</w:t>
      </w:r>
      <w:r>
        <w:rPr>
          <w:spacing w:val="-5"/>
          <w:sz w:val="24"/>
          <w:szCs w:val="24"/>
        </w:rPr>
        <w:t xml:space="preserve"> </w:t>
      </w:r>
      <w:r>
        <w:rPr>
          <w:sz w:val="24"/>
          <w:szCs w:val="24"/>
        </w:rPr>
        <w:t>La</w:t>
      </w:r>
      <w:r>
        <w:rPr>
          <w:spacing w:val="-4"/>
          <w:sz w:val="24"/>
          <w:szCs w:val="24"/>
        </w:rPr>
        <w:t>n</w:t>
      </w:r>
      <w:r>
        <w:rPr>
          <w:sz w:val="24"/>
          <w:szCs w:val="24"/>
        </w:rPr>
        <w:t>y</w:t>
      </w:r>
      <w:r>
        <w:rPr>
          <w:spacing w:val="-5"/>
          <w:sz w:val="24"/>
          <w:szCs w:val="24"/>
        </w:rPr>
        <w:t xml:space="preserve"> </w:t>
      </w:r>
      <w:r>
        <w:rPr>
          <w:sz w:val="24"/>
          <w:szCs w:val="24"/>
        </w:rPr>
        <w:t>&amp;</w:t>
      </w:r>
      <w:r>
        <w:rPr>
          <w:spacing w:val="-2"/>
          <w:sz w:val="24"/>
          <w:szCs w:val="24"/>
        </w:rPr>
        <w:t xml:space="preserve"> </w:t>
      </w:r>
      <w:r>
        <w:rPr>
          <w:sz w:val="24"/>
          <w:szCs w:val="24"/>
        </w:rPr>
        <w:t>Sa</w:t>
      </w:r>
      <w:r>
        <w:rPr>
          <w:spacing w:val="-6"/>
          <w:sz w:val="24"/>
          <w:szCs w:val="24"/>
        </w:rPr>
        <w:t>f</w:t>
      </w:r>
      <w:r>
        <w:rPr>
          <w:sz w:val="24"/>
          <w:szCs w:val="24"/>
        </w:rPr>
        <w:t>fran,</w:t>
      </w:r>
      <w:r>
        <w:rPr>
          <w:spacing w:val="-8"/>
          <w:sz w:val="24"/>
          <w:szCs w:val="24"/>
        </w:rPr>
        <w:t xml:space="preserve"> </w:t>
      </w:r>
      <w:r>
        <w:rPr>
          <w:sz w:val="24"/>
          <w:szCs w:val="24"/>
        </w:rPr>
        <w:t>2010).</w:t>
      </w:r>
      <w:r>
        <w:rPr>
          <w:spacing w:val="8"/>
          <w:sz w:val="24"/>
          <w:szCs w:val="24"/>
        </w:rPr>
        <w:t xml:space="preserve"> </w:t>
      </w:r>
      <w:commentRangeStart w:id="25"/>
      <w:r>
        <w:rPr>
          <w:sz w:val="24"/>
          <w:szCs w:val="24"/>
        </w:rPr>
        <w:t>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w:t>
      </w:r>
      <w:r>
        <w:rPr>
          <w:spacing w:val="-9"/>
          <w:sz w:val="24"/>
          <w:szCs w:val="24"/>
        </w:rPr>
        <w:t xml:space="preserve"> </w:t>
      </w:r>
      <w:r>
        <w:rPr>
          <w:sz w:val="24"/>
          <w:szCs w:val="24"/>
        </w:rPr>
        <w:t>Reede</w:t>
      </w:r>
      <w:r>
        <w:rPr>
          <w:spacing w:val="-10"/>
          <w:sz w:val="24"/>
          <w:szCs w:val="24"/>
        </w:rPr>
        <w:t>r</w:t>
      </w:r>
      <w:r>
        <w:rPr>
          <w:sz w:val="24"/>
          <w:szCs w:val="24"/>
        </w:rPr>
        <w:t>,</w:t>
      </w:r>
      <w:r>
        <w:rPr>
          <w:spacing w:val="-7"/>
          <w:sz w:val="24"/>
          <w:szCs w:val="24"/>
        </w:rPr>
        <w:t xml:space="preserve"> </w:t>
      </w:r>
      <w:r>
        <w:rPr>
          <w:sz w:val="24"/>
          <w:szCs w:val="24"/>
        </w:rPr>
        <w:t>N</w:t>
      </w:r>
      <w:r>
        <w:rPr>
          <w:spacing w:val="-6"/>
          <w:sz w:val="24"/>
          <w:szCs w:val="24"/>
        </w:rPr>
        <w:t>e</w:t>
      </w:r>
      <w:r>
        <w:rPr>
          <w:sz w:val="24"/>
          <w:szCs w:val="24"/>
        </w:rPr>
        <w:t>wport,</w:t>
      </w:r>
      <w:r>
        <w:rPr>
          <w:spacing w:val="-9"/>
          <w:sz w:val="24"/>
          <w:szCs w:val="24"/>
        </w:rPr>
        <w:t xml:space="preserve"> </w:t>
      </w:r>
      <w:r>
        <w:rPr>
          <w:sz w:val="24"/>
          <w:szCs w:val="24"/>
        </w:rPr>
        <w:t>and</w:t>
      </w:r>
      <w:r>
        <w:rPr>
          <w:spacing w:val="-3"/>
          <w:sz w:val="24"/>
          <w:szCs w:val="24"/>
        </w:rPr>
        <w:t xml:space="preserve"> </w:t>
      </w:r>
      <w:r>
        <w:rPr>
          <w:sz w:val="24"/>
          <w:szCs w:val="24"/>
        </w:rPr>
        <w:t>Aslin</w:t>
      </w:r>
      <w:r>
        <w:rPr>
          <w:spacing w:val="-5"/>
          <w:sz w:val="24"/>
          <w:szCs w:val="24"/>
        </w:rPr>
        <w:t xml:space="preserve"> </w:t>
      </w:r>
      <w:r>
        <w:rPr>
          <w:sz w:val="24"/>
          <w:szCs w:val="24"/>
        </w:rPr>
        <w:t>(2009,</w:t>
      </w:r>
      <w:r>
        <w:rPr>
          <w:spacing w:val="-6"/>
          <w:sz w:val="24"/>
          <w:szCs w:val="24"/>
        </w:rPr>
        <w:t xml:space="preserve"> </w:t>
      </w:r>
      <w:r>
        <w:rPr>
          <w:sz w:val="24"/>
          <w:szCs w:val="24"/>
        </w:rPr>
        <w:t>Experiment</w:t>
      </w:r>
      <w:r>
        <w:rPr>
          <w:spacing w:val="-11"/>
          <w:sz w:val="24"/>
          <w:szCs w:val="24"/>
        </w:rPr>
        <w:t xml:space="preserve"> </w:t>
      </w:r>
      <w:r>
        <w:rPr>
          <w:sz w:val="24"/>
          <w:szCs w:val="24"/>
        </w:rPr>
        <w:t>5)</w:t>
      </w:r>
      <w:r>
        <w:rPr>
          <w:spacing w:val="-2"/>
          <w:sz w:val="24"/>
          <w:szCs w:val="24"/>
        </w:rPr>
        <w:t xml:space="preserve"> </w:t>
      </w:r>
      <w:r>
        <w:rPr>
          <w:sz w:val="24"/>
          <w:szCs w:val="24"/>
        </w:rPr>
        <w:t>report successful</w:t>
      </w:r>
      <w:r>
        <w:rPr>
          <w:spacing w:val="-10"/>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z w:val="24"/>
          <w:szCs w:val="24"/>
        </w:rPr>
        <w:t>related</w:t>
      </w:r>
      <w:r>
        <w:rPr>
          <w:spacing w:val="-7"/>
          <w:sz w:val="24"/>
          <w:szCs w:val="24"/>
        </w:rPr>
        <w:t xml:space="preserve"> </w:t>
      </w:r>
      <w:r>
        <w:rPr>
          <w:sz w:val="24"/>
          <w:szCs w:val="24"/>
        </w:rPr>
        <w:t>language,</w:t>
      </w:r>
      <w:r>
        <w:rPr>
          <w:spacing w:val="-9"/>
          <w:sz w:val="24"/>
          <w:szCs w:val="24"/>
        </w:rPr>
        <w:t xml:space="preserve"> </w:t>
      </w:r>
      <w:r>
        <w:rPr>
          <w:sz w:val="24"/>
          <w:szCs w:val="24"/>
        </w:rPr>
        <w:t>(Q)AXB(R).</w:t>
      </w:r>
      <w:r>
        <w:rPr>
          <w:spacing w:val="-12"/>
          <w:sz w:val="24"/>
          <w:szCs w:val="24"/>
        </w:rPr>
        <w:t xml:space="preserve"> </w:t>
      </w:r>
      <w:r>
        <w:rPr>
          <w:sz w:val="24"/>
          <w:szCs w:val="24"/>
        </w:rPr>
        <w:t>In</w:t>
      </w:r>
      <w:r>
        <w:rPr>
          <w:spacing w:val="-2"/>
          <w:sz w:val="24"/>
          <w:szCs w:val="24"/>
        </w:rPr>
        <w:t xml:space="preserve"> </w:t>
      </w:r>
      <w:r>
        <w:rPr>
          <w:sz w:val="24"/>
          <w:szCs w:val="24"/>
        </w:rPr>
        <w:t>this</w:t>
      </w:r>
      <w:r>
        <w:rPr>
          <w:spacing w:val="-3"/>
          <w:sz w:val="24"/>
          <w:szCs w:val="24"/>
        </w:rPr>
        <w:t xml:space="preserve"> </w:t>
      </w:r>
      <w:r>
        <w:rPr>
          <w:sz w:val="24"/>
          <w:szCs w:val="24"/>
        </w:rPr>
        <w:t>language,</w:t>
      </w:r>
      <w:r>
        <w:rPr>
          <w:spacing w:val="-9"/>
          <w:sz w:val="24"/>
          <w:szCs w:val="24"/>
        </w:rPr>
        <w:t xml:space="preserve"> </w:t>
      </w:r>
      <w:r>
        <w:rPr>
          <w:sz w:val="24"/>
          <w:szCs w:val="24"/>
        </w:rPr>
        <w:t>there</w:t>
      </w:r>
      <w:r>
        <w:rPr>
          <w:spacing w:val="-5"/>
          <w:sz w:val="24"/>
          <w:szCs w:val="24"/>
        </w:rPr>
        <w:t xml:space="preserve"> </w:t>
      </w:r>
      <w:r>
        <w:rPr>
          <w:sz w:val="24"/>
          <w:szCs w:val="24"/>
        </w:rPr>
        <w:t>are</w:t>
      </w:r>
      <w:r>
        <w:rPr>
          <w:spacing w:val="-3"/>
          <w:sz w:val="24"/>
          <w:szCs w:val="24"/>
        </w:rPr>
        <w:t xml:space="preserve"> </w:t>
      </w:r>
      <w:r>
        <w:rPr>
          <w:sz w:val="24"/>
          <w:szCs w:val="24"/>
        </w:rPr>
        <w:t>optional</w:t>
      </w:r>
      <w:r>
        <w:rPr>
          <w:spacing w:val="-8"/>
          <w:sz w:val="24"/>
          <w:szCs w:val="24"/>
        </w:rPr>
        <w:t xml:space="preserve"> </w:t>
      </w:r>
      <w:r>
        <w:rPr>
          <w:sz w:val="24"/>
          <w:szCs w:val="24"/>
        </w:rPr>
        <w:t>Q</w:t>
      </w:r>
      <w:r>
        <w:rPr>
          <w:spacing w:val="-2"/>
          <w:sz w:val="24"/>
          <w:szCs w:val="24"/>
        </w:rPr>
        <w:t xml:space="preserve"> </w:t>
      </w:r>
      <w:r>
        <w:rPr>
          <w:w w:val="99"/>
          <w:sz w:val="24"/>
          <w:szCs w:val="24"/>
        </w:rPr>
        <w:t>and R</w:t>
      </w:r>
      <w:r>
        <w:rPr>
          <w:sz w:val="24"/>
          <w:szCs w:val="24"/>
        </w:rPr>
        <w:t xml:space="preserve"> cat</w:t>
      </w:r>
      <w:r>
        <w:rPr>
          <w:spacing w:val="-4"/>
          <w:sz w:val="24"/>
          <w:szCs w:val="24"/>
        </w:rPr>
        <w:t>e</w:t>
      </w:r>
      <w:r>
        <w:rPr>
          <w:sz w:val="24"/>
          <w:szCs w:val="24"/>
        </w:rPr>
        <w:t>gories</w:t>
      </w:r>
      <w:r>
        <w:rPr>
          <w:spacing w:val="-10"/>
          <w:sz w:val="24"/>
          <w:szCs w:val="24"/>
        </w:rPr>
        <w:t xml:space="preserve"> </w:t>
      </w:r>
      <w:r>
        <w:rPr>
          <w:sz w:val="24"/>
          <w:szCs w:val="24"/>
        </w:rPr>
        <w:t>that</w:t>
      </w:r>
      <w:r>
        <w:rPr>
          <w:spacing w:val="-4"/>
          <w:sz w:val="24"/>
          <w:szCs w:val="24"/>
        </w:rPr>
        <w:t xml:space="preserve"> </w:t>
      </w:r>
      <w:r>
        <w:rPr>
          <w:sz w:val="24"/>
          <w:szCs w:val="24"/>
        </w:rPr>
        <w:t>ser</w:t>
      </w:r>
      <w:r>
        <w:rPr>
          <w:spacing w:val="-4"/>
          <w:sz w:val="24"/>
          <w:szCs w:val="24"/>
        </w:rPr>
        <w:t>v</w:t>
      </w:r>
      <w:r>
        <w:rPr>
          <w:sz w:val="24"/>
          <w:szCs w:val="24"/>
        </w:rPr>
        <w:t>e</w:t>
      </w:r>
      <w:r>
        <w:rPr>
          <w:spacing w:val="-5"/>
          <w:sz w:val="24"/>
          <w:szCs w:val="24"/>
        </w:rPr>
        <w:t xml:space="preserve"> </w:t>
      </w:r>
      <w:r>
        <w:rPr>
          <w:sz w:val="24"/>
          <w:szCs w:val="24"/>
        </w:rPr>
        <w:t>to</w:t>
      </w:r>
      <w:r>
        <w:rPr>
          <w:spacing w:val="-2"/>
          <w:sz w:val="24"/>
          <w:szCs w:val="24"/>
        </w:rPr>
        <w:t xml:space="preserve"> </w:t>
      </w:r>
      <w:r>
        <w:rPr>
          <w:sz w:val="24"/>
          <w:szCs w:val="24"/>
        </w:rPr>
        <w:t>deconfound</w:t>
      </w:r>
      <w:r>
        <w:rPr>
          <w:spacing w:val="-11"/>
          <w:sz w:val="24"/>
          <w:szCs w:val="24"/>
        </w:rPr>
        <w:t xml:space="preserve"> </w:t>
      </w: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from</w:t>
      </w:r>
      <w:r>
        <w:rPr>
          <w:spacing w:val="-5"/>
          <w:sz w:val="24"/>
          <w:szCs w:val="24"/>
        </w:rPr>
        <w:t xml:space="preserve"> </w:t>
      </w:r>
      <w:r>
        <w:rPr>
          <w:sz w:val="24"/>
          <w:szCs w:val="24"/>
        </w:rPr>
        <w:t>positional</w:t>
      </w:r>
      <w:r>
        <w:rPr>
          <w:spacing w:val="-9"/>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(i.e., in</w:t>
      </w:r>
      <w:r>
        <w:rPr>
          <w:spacing w:val="-2"/>
          <w:sz w:val="24"/>
          <w:szCs w:val="24"/>
        </w:rPr>
        <w:t xml:space="preserve"> </w:t>
      </w:r>
      <w:r>
        <w:rPr>
          <w:sz w:val="24"/>
          <w:szCs w:val="24"/>
        </w:rPr>
        <w:t>MNPQ,</w:t>
      </w:r>
      <w:r>
        <w:rPr>
          <w:spacing w:val="-8"/>
          <w:sz w:val="24"/>
          <w:szCs w:val="24"/>
        </w:rPr>
        <w:t xml:space="preserve"> </w:t>
      </w:r>
      <w:r>
        <w:rPr>
          <w:sz w:val="24"/>
          <w:szCs w:val="24"/>
        </w:rPr>
        <w:t>Ms</w:t>
      </w:r>
      <w:r>
        <w:rPr>
          <w:spacing w:val="-3"/>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are</w:t>
      </w:r>
      <w:r>
        <w:rPr>
          <w:spacing w:val="-3"/>
          <w:sz w:val="24"/>
          <w:szCs w:val="24"/>
        </w:rPr>
        <w:t xml:space="preserve"> </w:t>
      </w:r>
      <w:r>
        <w:rPr>
          <w:sz w:val="24"/>
          <w:szCs w:val="24"/>
        </w:rPr>
        <w:t>a</w:t>
      </w:r>
      <w:r>
        <w:rPr>
          <w:spacing w:val="-2"/>
          <w:sz w:val="24"/>
          <w:szCs w:val="24"/>
        </w:rPr>
        <w:t>lw</w:t>
      </w:r>
      <w:r>
        <w:rPr>
          <w:sz w:val="24"/>
          <w:szCs w:val="24"/>
        </w:rPr>
        <w:t>ays</w:t>
      </w:r>
      <w:r>
        <w:rPr>
          <w:spacing w:val="-7"/>
          <w:sz w:val="24"/>
          <w:szCs w:val="24"/>
        </w:rPr>
        <w:t xml:space="preserve"> </w:t>
      </w:r>
      <w:r>
        <w:rPr>
          <w:sz w:val="24"/>
          <w:szCs w:val="24"/>
        </w:rPr>
        <w:t>sentence-initial</w:t>
      </w:r>
      <w:r>
        <w:rPr>
          <w:spacing w:val="-15"/>
          <w:sz w:val="24"/>
          <w:szCs w:val="24"/>
        </w:rPr>
        <w:t xml:space="preserve"> </w:t>
      </w:r>
      <w:r>
        <w:rPr>
          <w:sz w:val="24"/>
          <w:szCs w:val="24"/>
        </w:rPr>
        <w:t>and</w:t>
      </w:r>
      <w:r>
        <w:rPr>
          <w:spacing w:val="-3"/>
          <w:sz w:val="24"/>
          <w:szCs w:val="24"/>
        </w:rPr>
        <w:t xml:space="preserve"> </w:t>
      </w:r>
      <w:r>
        <w:rPr>
          <w:sz w:val="24"/>
          <w:szCs w:val="24"/>
        </w:rPr>
        <w:t>Ns</w:t>
      </w:r>
      <w:r>
        <w:rPr>
          <w:spacing w:val="-3"/>
          <w:sz w:val="24"/>
          <w:szCs w:val="24"/>
        </w:rPr>
        <w:t xml:space="preserve"> </w:t>
      </w:r>
      <w:r>
        <w:rPr>
          <w:sz w:val="24"/>
          <w:szCs w:val="24"/>
        </w:rPr>
        <w:t>and</w:t>
      </w:r>
      <w:r>
        <w:rPr>
          <w:spacing w:val="-3"/>
          <w:sz w:val="24"/>
          <w:szCs w:val="24"/>
        </w:rPr>
        <w:t xml:space="preserve"> </w:t>
      </w:r>
      <w:r>
        <w:rPr>
          <w:sz w:val="24"/>
          <w:szCs w:val="24"/>
        </w:rPr>
        <w:t>Qs</w:t>
      </w:r>
      <w:r>
        <w:rPr>
          <w:spacing w:val="-3"/>
          <w:sz w:val="24"/>
          <w:szCs w:val="24"/>
        </w:rPr>
        <w:t xml:space="preserve"> </w:t>
      </w:r>
      <w:r>
        <w:rPr>
          <w:sz w:val="24"/>
          <w:szCs w:val="24"/>
        </w:rPr>
        <w:t>are</w:t>
      </w:r>
      <w:r>
        <w:rPr>
          <w:spacing w:val="-3"/>
          <w:sz w:val="24"/>
          <w:szCs w:val="24"/>
        </w:rPr>
        <w:t xml:space="preserve"> </w:t>
      </w:r>
      <w:r>
        <w:rPr>
          <w:sz w:val="24"/>
          <w:szCs w:val="24"/>
        </w:rPr>
        <w:t>a</w:t>
      </w:r>
      <w:r>
        <w:rPr>
          <w:spacing w:val="-2"/>
          <w:sz w:val="24"/>
          <w:szCs w:val="24"/>
        </w:rPr>
        <w:t>lw</w:t>
      </w:r>
      <w:r>
        <w:rPr>
          <w:sz w:val="24"/>
          <w:szCs w:val="24"/>
        </w:rPr>
        <w:t>ays</w:t>
      </w:r>
      <w:r>
        <w:rPr>
          <w:spacing w:val="-7"/>
          <w:sz w:val="24"/>
          <w:szCs w:val="24"/>
        </w:rPr>
        <w:t xml:space="preserve"> </w:t>
      </w:r>
      <w:r>
        <w:rPr>
          <w:sz w:val="24"/>
          <w:szCs w:val="24"/>
        </w:rPr>
        <w:t>sentence-final). 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w:t>
      </w:r>
      <w:r>
        <w:rPr>
          <w:spacing w:val="-9"/>
          <w:sz w:val="24"/>
          <w:szCs w:val="24"/>
        </w:rPr>
        <w:t xml:space="preserve"> </w:t>
      </w:r>
      <w:r>
        <w:rPr>
          <w:sz w:val="24"/>
          <w:szCs w:val="24"/>
        </w:rPr>
        <w:t>it</w:t>
      </w:r>
      <w:r>
        <w:rPr>
          <w:spacing w:val="-1"/>
          <w:sz w:val="24"/>
          <w:szCs w:val="24"/>
        </w:rPr>
        <w:t xml:space="preserve"> </w:t>
      </w:r>
      <w:r>
        <w:rPr>
          <w:sz w:val="24"/>
          <w:szCs w:val="24"/>
        </w:rPr>
        <w:t>is</w:t>
      </w:r>
      <w:r>
        <w:rPr>
          <w:spacing w:val="-2"/>
          <w:sz w:val="24"/>
          <w:szCs w:val="24"/>
        </w:rPr>
        <w:t xml:space="preserve"> </w:t>
      </w:r>
      <w:r>
        <w:rPr>
          <w:sz w:val="24"/>
          <w:szCs w:val="24"/>
        </w:rPr>
        <w:t>di</w:t>
      </w:r>
      <w:r>
        <w:rPr>
          <w:spacing w:val="-6"/>
          <w:sz w:val="24"/>
          <w:szCs w:val="24"/>
        </w:rPr>
        <w:t>f</w:t>
      </w:r>
      <w:r>
        <w:rPr>
          <w:sz w:val="24"/>
          <w:szCs w:val="24"/>
        </w:rPr>
        <w:t>ficult</w:t>
      </w:r>
      <w:r>
        <w:rPr>
          <w:spacing w:val="-18"/>
          <w:sz w:val="24"/>
          <w:szCs w:val="24"/>
        </w:rPr>
        <w:t xml:space="preserve"> </w:t>
      </w:r>
      <w:r>
        <w:rPr>
          <w:sz w:val="24"/>
          <w:szCs w:val="24"/>
        </w:rPr>
        <w:t>to</w:t>
      </w:r>
      <w:r>
        <w:rPr>
          <w:spacing w:val="-2"/>
          <w:sz w:val="24"/>
          <w:szCs w:val="24"/>
        </w:rPr>
        <w:t xml:space="preserve"> </w:t>
      </w:r>
      <w:r>
        <w:rPr>
          <w:sz w:val="24"/>
          <w:szCs w:val="24"/>
        </w:rPr>
        <w:t>directly</w:t>
      </w:r>
      <w:r>
        <w:rPr>
          <w:spacing w:val="-7"/>
          <w:sz w:val="24"/>
          <w:szCs w:val="24"/>
        </w:rPr>
        <w:t xml:space="preserve"> </w:t>
      </w:r>
      <w:r>
        <w:rPr>
          <w:sz w:val="24"/>
          <w:szCs w:val="24"/>
        </w:rPr>
        <w:t>compare</w:t>
      </w:r>
      <w:r>
        <w:rPr>
          <w:spacing w:val="-8"/>
          <w:sz w:val="24"/>
          <w:szCs w:val="24"/>
        </w:rPr>
        <w:t xml:space="preserve"> </w:t>
      </w:r>
      <w:r>
        <w:rPr>
          <w:sz w:val="24"/>
          <w:szCs w:val="24"/>
        </w:rPr>
        <w:t>(Q)AXB(R)</w:t>
      </w:r>
      <w:r>
        <w:rPr>
          <w:spacing w:val="-12"/>
          <w:sz w:val="24"/>
          <w:szCs w:val="24"/>
        </w:rPr>
        <w:t xml:space="preserve"> </w:t>
      </w:r>
      <w:r>
        <w:rPr>
          <w:sz w:val="24"/>
          <w:szCs w:val="24"/>
        </w:rPr>
        <w:t>and</w:t>
      </w:r>
      <w:r>
        <w:rPr>
          <w:spacing w:val="-3"/>
          <w:sz w:val="24"/>
          <w:szCs w:val="24"/>
        </w:rPr>
        <w:t xml:space="preserve"> </w:t>
      </w:r>
      <w:r>
        <w:rPr>
          <w:sz w:val="24"/>
          <w:szCs w:val="24"/>
        </w:rPr>
        <w:t>MNPQ</w:t>
      </w:r>
      <w:r>
        <w:rPr>
          <w:spacing w:val="-7"/>
          <w:sz w:val="24"/>
          <w:szCs w:val="24"/>
        </w:rPr>
        <w:t xml:space="preserve"> </w:t>
      </w:r>
      <w:r>
        <w:rPr>
          <w:sz w:val="24"/>
          <w:szCs w:val="24"/>
        </w:rPr>
        <w:t>results,</w:t>
      </w:r>
      <w:r>
        <w:rPr>
          <w:spacing w:val="-7"/>
          <w:sz w:val="24"/>
          <w:szCs w:val="24"/>
        </w:rPr>
        <w:t xml:space="preserve"> </w:t>
      </w:r>
      <w:r>
        <w:rPr>
          <w:sz w:val="24"/>
          <w:szCs w:val="24"/>
        </w:rPr>
        <w:t>due</w:t>
      </w:r>
      <w:r>
        <w:rPr>
          <w:spacing w:val="-3"/>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presence</w:t>
      </w:r>
      <w:r>
        <w:rPr>
          <w:spacing w:val="-8"/>
          <w:sz w:val="24"/>
          <w:szCs w:val="24"/>
        </w:rPr>
        <w:t xml:space="preserve"> </w:t>
      </w:r>
      <w:r>
        <w:rPr>
          <w:sz w:val="24"/>
          <w:szCs w:val="24"/>
        </w:rPr>
        <w:t>of an</w:t>
      </w:r>
      <w:r>
        <w:rPr>
          <w:spacing w:val="-2"/>
          <w:sz w:val="24"/>
          <w:szCs w:val="24"/>
        </w:rPr>
        <w:t xml:space="preserve"> </w:t>
      </w:r>
      <w:r>
        <w:rPr>
          <w:sz w:val="24"/>
          <w:szCs w:val="24"/>
        </w:rPr>
        <w:t>additional</w:t>
      </w:r>
      <w:r>
        <w:rPr>
          <w:spacing w:val="-10"/>
          <w:sz w:val="24"/>
          <w:szCs w:val="24"/>
        </w:rPr>
        <w:t xml:space="preserve"> </w:t>
      </w:r>
      <w:r>
        <w:rPr>
          <w:sz w:val="24"/>
          <w:szCs w:val="24"/>
        </w:rPr>
        <w:t>X</w:t>
      </w:r>
      <w:r>
        <w:rPr>
          <w:spacing w:val="-2"/>
          <w:sz w:val="24"/>
          <w:szCs w:val="24"/>
        </w:rPr>
        <w:t xml:space="preserve"> </w:t>
      </w:r>
      <w:r>
        <w:rPr>
          <w:sz w:val="24"/>
          <w:szCs w:val="24"/>
        </w:rPr>
        <w:t>cat</w:t>
      </w:r>
      <w:r>
        <w:rPr>
          <w:spacing w:val="-4"/>
          <w:sz w:val="24"/>
          <w:szCs w:val="24"/>
        </w:rPr>
        <w:t>e</w:t>
      </w:r>
      <w:r>
        <w:rPr>
          <w:sz w:val="24"/>
          <w:szCs w:val="24"/>
        </w:rPr>
        <w:t>gory</w:t>
      </w:r>
      <w:r>
        <w:rPr>
          <w:spacing w:val="-8"/>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former;</w:t>
      </w:r>
      <w:r>
        <w:rPr>
          <w:spacing w:val="-7"/>
          <w:sz w:val="24"/>
          <w:szCs w:val="24"/>
        </w:rPr>
        <w:t xml:space="preserve"> </w:t>
      </w:r>
      <w:r>
        <w:rPr>
          <w:sz w:val="24"/>
          <w:szCs w:val="24"/>
        </w:rPr>
        <w:t>reconciling</w:t>
      </w:r>
      <w:r>
        <w:rPr>
          <w:spacing w:val="-11"/>
          <w:sz w:val="24"/>
          <w:szCs w:val="24"/>
        </w:rPr>
        <w:t xml:space="preserve"> </w:t>
      </w:r>
      <w:r>
        <w:rPr>
          <w:sz w:val="24"/>
          <w:szCs w:val="24"/>
        </w:rPr>
        <w:t>results</w:t>
      </w:r>
      <w:r>
        <w:rPr>
          <w:spacing w:val="-6"/>
          <w:sz w:val="24"/>
          <w:szCs w:val="24"/>
        </w:rPr>
        <w:t xml:space="preserve"> </w:t>
      </w:r>
      <w:r>
        <w:rPr>
          <w:sz w:val="24"/>
          <w:szCs w:val="24"/>
        </w:rPr>
        <w:t>from</w:t>
      </w:r>
      <w:r>
        <w:rPr>
          <w:spacing w:val="-5"/>
          <w:sz w:val="24"/>
          <w:szCs w:val="24"/>
        </w:rPr>
        <w:t xml:space="preserve"> </w:t>
      </w:r>
      <w:r>
        <w:rPr>
          <w:sz w:val="24"/>
          <w:szCs w:val="24"/>
        </w:rPr>
        <w:t>these</w:t>
      </w:r>
      <w:r>
        <w:rPr>
          <w:spacing w:val="-5"/>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languages</w:t>
      </w:r>
      <w:r>
        <w:rPr>
          <w:spacing w:val="-10"/>
          <w:sz w:val="24"/>
          <w:szCs w:val="24"/>
        </w:rPr>
        <w:t xml:space="preserve"> </w:t>
      </w:r>
      <w:r>
        <w:rPr>
          <w:sz w:val="24"/>
          <w:szCs w:val="24"/>
        </w:rPr>
        <w:t>is</w:t>
      </w:r>
      <w:r>
        <w:rPr>
          <w:spacing w:val="-2"/>
          <w:sz w:val="24"/>
          <w:szCs w:val="24"/>
        </w:rPr>
        <w:t xml:space="preserve"> </w:t>
      </w:r>
      <w:r>
        <w:rPr>
          <w:sz w:val="24"/>
          <w:szCs w:val="24"/>
        </w:rPr>
        <w:t>a</w:t>
      </w:r>
      <w:r>
        <w:rPr>
          <w:spacing w:val="-1"/>
          <w:sz w:val="24"/>
          <w:szCs w:val="24"/>
        </w:rPr>
        <w:t xml:space="preserve"> </w:t>
      </w:r>
      <w:r>
        <w:rPr>
          <w:sz w:val="24"/>
          <w:szCs w:val="24"/>
        </w:rPr>
        <w:t>topic</w:t>
      </w:r>
      <w:r>
        <w:rPr>
          <w:spacing w:val="-5"/>
          <w:sz w:val="24"/>
          <w:szCs w:val="24"/>
        </w:rPr>
        <w:t xml:space="preserve"> </w:t>
      </w:r>
      <w:r>
        <w:rPr>
          <w:sz w:val="24"/>
          <w:szCs w:val="24"/>
        </w:rPr>
        <w:t>for future</w:t>
      </w:r>
      <w:r>
        <w:rPr>
          <w:spacing w:val="-6"/>
          <w:sz w:val="24"/>
          <w:szCs w:val="24"/>
        </w:rPr>
        <w:t xml:space="preserve"> </w:t>
      </w:r>
      <w:r>
        <w:rPr>
          <w:spacing w:val="-2"/>
          <w:sz w:val="24"/>
          <w:szCs w:val="24"/>
        </w:rPr>
        <w:t>w</w:t>
      </w:r>
      <w:r>
        <w:rPr>
          <w:sz w:val="24"/>
          <w:szCs w:val="24"/>
        </w:rPr>
        <w:t>ork.</w:t>
      </w:r>
      <w:r>
        <w:rPr>
          <w:spacing w:val="8"/>
          <w:sz w:val="24"/>
          <w:szCs w:val="24"/>
        </w:rPr>
        <w:t xml:space="preserve"> </w:t>
      </w:r>
      <w:r>
        <w:rPr>
          <w:sz w:val="24"/>
          <w:szCs w:val="24"/>
        </w:rPr>
        <w:t>N</w:t>
      </w:r>
      <w:r>
        <w:rPr>
          <w:spacing w:val="-6"/>
          <w:sz w:val="24"/>
          <w:szCs w:val="24"/>
        </w:rPr>
        <w:t>e</w:t>
      </w:r>
      <w:r>
        <w:rPr>
          <w:spacing w:val="-4"/>
          <w:sz w:val="24"/>
          <w:szCs w:val="24"/>
        </w:rPr>
        <w:t>v</w:t>
      </w:r>
      <w:r>
        <w:rPr>
          <w:sz w:val="24"/>
          <w:szCs w:val="24"/>
        </w:rPr>
        <w:t>ertheless</w:t>
      </w:r>
      <w:commentRangeEnd w:id="25"/>
      <w:r w:rsidR="00B92F31">
        <w:rPr>
          <w:rStyle w:val="CommentReference"/>
        </w:rPr>
        <w:commentReference w:id="25"/>
      </w:r>
      <w:r>
        <w:rPr>
          <w:sz w:val="24"/>
          <w:szCs w:val="24"/>
        </w:rPr>
        <w:t>,</w:t>
      </w:r>
      <w:r>
        <w:rPr>
          <w:spacing w:val="-13"/>
          <w:sz w:val="24"/>
          <w:szCs w:val="24"/>
        </w:rPr>
        <w:t xml:space="preserve"> </w:t>
      </w:r>
      <w:r>
        <w:rPr>
          <w:sz w:val="24"/>
          <w:szCs w:val="24"/>
        </w:rPr>
        <w:t>the</w:t>
      </w:r>
      <w:r>
        <w:rPr>
          <w:spacing w:val="-3"/>
          <w:sz w:val="24"/>
          <w:szCs w:val="24"/>
        </w:rPr>
        <w:t xml:space="preserve"> </w:t>
      </w:r>
      <w:r>
        <w:rPr>
          <w:sz w:val="24"/>
          <w:szCs w:val="24"/>
        </w:rPr>
        <w:t>MNPQ</w:t>
      </w:r>
      <w:r>
        <w:rPr>
          <w:spacing w:val="-7"/>
          <w:sz w:val="24"/>
          <w:szCs w:val="24"/>
        </w:rPr>
        <w:t xml:space="preserve"> </w:t>
      </w:r>
      <w:r>
        <w:rPr>
          <w:spacing w:val="-2"/>
          <w:sz w:val="24"/>
          <w:szCs w:val="24"/>
        </w:rPr>
        <w:t>f</w:t>
      </w:r>
      <w:r>
        <w:rPr>
          <w:sz w:val="24"/>
          <w:szCs w:val="24"/>
        </w:rPr>
        <w:t>ailures</w:t>
      </w:r>
      <w:r>
        <w:rPr>
          <w:spacing w:val="-7"/>
          <w:sz w:val="24"/>
          <w:szCs w:val="24"/>
        </w:rPr>
        <w:t xml:space="preserve"> </w:t>
      </w:r>
      <w:r>
        <w:rPr>
          <w:sz w:val="24"/>
          <w:szCs w:val="24"/>
        </w:rPr>
        <w:t>are</w:t>
      </w:r>
      <w:r>
        <w:rPr>
          <w:spacing w:val="-3"/>
          <w:sz w:val="24"/>
          <w:szCs w:val="24"/>
        </w:rPr>
        <w:t xml:space="preserve"> </w:t>
      </w:r>
      <w:r>
        <w:rPr>
          <w:sz w:val="24"/>
          <w:szCs w:val="24"/>
        </w:rPr>
        <w:t>puzzling,</w:t>
      </w:r>
      <w:r>
        <w:rPr>
          <w:spacing w:val="-9"/>
          <w:sz w:val="24"/>
          <w:szCs w:val="24"/>
        </w:rPr>
        <w:t xml:space="preserve"> </w:t>
      </w:r>
      <w:r>
        <w:rPr>
          <w:sz w:val="24"/>
          <w:szCs w:val="24"/>
        </w:rPr>
        <w:t>g</w:t>
      </w:r>
      <w:r>
        <w:rPr>
          <w:spacing w:val="-6"/>
          <w:sz w:val="24"/>
          <w:szCs w:val="24"/>
        </w:rPr>
        <w:t>i</w:t>
      </w:r>
      <w:r>
        <w:rPr>
          <w:spacing w:val="-4"/>
          <w:sz w:val="24"/>
          <w:szCs w:val="24"/>
        </w:rPr>
        <w:t>v</w:t>
      </w:r>
      <w:r>
        <w:rPr>
          <w:sz w:val="24"/>
          <w:szCs w:val="24"/>
        </w:rPr>
        <w:t>en</w:t>
      </w:r>
      <w:r>
        <w:rPr>
          <w:spacing w:val="-5"/>
          <w:sz w:val="24"/>
          <w:szCs w:val="24"/>
        </w:rPr>
        <w:t xml:space="preserve"> </w:t>
      </w:r>
      <w:r>
        <w:rPr>
          <w:sz w:val="24"/>
          <w:szCs w:val="24"/>
        </w:rPr>
        <w:t>that</w:t>
      </w:r>
      <w:r>
        <w:rPr>
          <w:spacing w:val="-4"/>
          <w:sz w:val="24"/>
          <w:szCs w:val="24"/>
        </w:rPr>
        <w:t xml:space="preserve"> </w:t>
      </w:r>
      <w:r>
        <w:rPr>
          <w:sz w:val="24"/>
          <w:szCs w:val="24"/>
        </w:rPr>
        <w:t>computational</w:t>
      </w:r>
      <w:r>
        <w:rPr>
          <w:spacing w:val="-14"/>
          <w:sz w:val="24"/>
          <w:szCs w:val="24"/>
        </w:rPr>
        <w:t xml:space="preserve"> </w:t>
      </w:r>
      <w:r>
        <w:rPr>
          <w:sz w:val="24"/>
          <w:szCs w:val="24"/>
        </w:rPr>
        <w:t>models suggest</w:t>
      </w:r>
      <w:r>
        <w:rPr>
          <w:spacing w:val="-7"/>
          <w:sz w:val="24"/>
          <w:szCs w:val="24"/>
        </w:rPr>
        <w:t xml:space="preserve"> </w:t>
      </w:r>
      <w:r>
        <w:rPr>
          <w:sz w:val="24"/>
          <w:szCs w:val="24"/>
        </w:rPr>
        <w:t>that</w:t>
      </w:r>
      <w:r>
        <w:rPr>
          <w:spacing w:val="-4"/>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is</w:t>
      </w:r>
      <w:r>
        <w:rPr>
          <w:spacing w:val="-2"/>
          <w:sz w:val="24"/>
          <w:szCs w:val="24"/>
        </w:rPr>
        <w:t xml:space="preserve"> </w:t>
      </w:r>
      <w:r>
        <w:rPr>
          <w:sz w:val="24"/>
          <w:szCs w:val="24"/>
        </w:rPr>
        <w:t>a</w:t>
      </w:r>
      <w:r>
        <w:rPr>
          <w:spacing w:val="-1"/>
          <w:sz w:val="24"/>
          <w:szCs w:val="24"/>
        </w:rPr>
        <w:t xml:space="preserve"> </w:t>
      </w:r>
      <w:r>
        <w:rPr>
          <w:sz w:val="24"/>
          <w:szCs w:val="24"/>
        </w:rPr>
        <w:t>p</w:t>
      </w:r>
      <w:r>
        <w:rPr>
          <w:spacing w:val="-6"/>
          <w:sz w:val="24"/>
          <w:szCs w:val="24"/>
        </w:rPr>
        <w:t>o</w:t>
      </w:r>
      <w:r>
        <w:rPr>
          <w:sz w:val="24"/>
          <w:szCs w:val="24"/>
        </w:rPr>
        <w:t>werful</w:t>
      </w:r>
      <w:r>
        <w:rPr>
          <w:spacing w:val="-9"/>
          <w:sz w:val="24"/>
          <w:szCs w:val="24"/>
        </w:rPr>
        <w:t xml:space="preserve"> </w:t>
      </w:r>
      <w:r>
        <w:rPr>
          <w:sz w:val="24"/>
          <w:szCs w:val="24"/>
        </w:rPr>
        <w:t>mechanism.</w:t>
      </w:r>
    </w:p>
    <w:p w:rsidR="00B72476" w:rsidRDefault="00B72476">
      <w:pPr>
        <w:spacing w:before="16" w:line="280" w:lineRule="exact"/>
        <w:rPr>
          <w:sz w:val="28"/>
          <w:szCs w:val="28"/>
        </w:rPr>
      </w:pPr>
    </w:p>
    <w:p w:rsidR="00B72476" w:rsidRDefault="00CB77E8">
      <w:pPr>
        <w:spacing w:line="415" w:lineRule="auto"/>
        <w:ind w:left="100" w:right="59" w:firstLine="576"/>
        <w:rPr>
          <w:sz w:val="24"/>
          <w:szCs w:val="24"/>
        </w:rPr>
        <w:sectPr w:rsidR="00B72476">
          <w:pgSz w:w="12240" w:h="15840"/>
          <w:pgMar w:top="960" w:right="1340" w:bottom="280" w:left="1340" w:header="736" w:footer="0" w:gutter="0"/>
          <w:cols w:space="720"/>
        </w:sectPr>
      </w:pPr>
      <w:del w:id="26" w:author="lera boroditsky" w:date="2013-12-05T09:28:00Z">
        <w:r w:rsidDel="00B92F31">
          <w:rPr>
            <w:sz w:val="24"/>
            <w:szCs w:val="24"/>
          </w:rPr>
          <w:delText>Ma</w:delText>
        </w:r>
        <w:r w:rsidDel="00B92F31">
          <w:rPr>
            <w:spacing w:val="-4"/>
            <w:sz w:val="24"/>
            <w:szCs w:val="24"/>
          </w:rPr>
          <w:delText>n</w:delText>
        </w:r>
        <w:r w:rsidDel="00B92F31">
          <w:rPr>
            <w:sz w:val="24"/>
            <w:szCs w:val="24"/>
          </w:rPr>
          <w:delText>y</w:delText>
        </w:r>
        <w:r w:rsidDel="00B92F31">
          <w:rPr>
            <w:spacing w:val="-6"/>
            <w:sz w:val="24"/>
            <w:szCs w:val="24"/>
          </w:rPr>
          <w:delText xml:space="preserve"> </w:delText>
        </w:r>
        <w:r w:rsidDel="00B92F31">
          <w:rPr>
            <w:sz w:val="24"/>
            <w:szCs w:val="24"/>
          </w:rPr>
          <w:delText>of</w:delText>
        </w:r>
        <w:r w:rsidDel="00B92F31">
          <w:rPr>
            <w:spacing w:val="-2"/>
            <w:sz w:val="24"/>
            <w:szCs w:val="24"/>
          </w:rPr>
          <w:delText xml:space="preserve"> </w:delText>
        </w:r>
        <w:r w:rsidDel="00B92F31">
          <w:rPr>
            <w:sz w:val="24"/>
            <w:szCs w:val="24"/>
          </w:rPr>
          <w:delText>these</w:delText>
        </w:r>
        <w:r w:rsidDel="00B92F31">
          <w:rPr>
            <w:spacing w:val="-5"/>
            <w:sz w:val="24"/>
            <w:szCs w:val="24"/>
          </w:rPr>
          <w:delText xml:space="preserve"> </w:delText>
        </w:r>
        <w:r w:rsidDel="00B92F31">
          <w:rPr>
            <w:sz w:val="24"/>
            <w:szCs w:val="24"/>
          </w:rPr>
          <w:delText>same</w:delText>
        </w:r>
        <w:r w:rsidDel="00B92F31">
          <w:rPr>
            <w:spacing w:val="-5"/>
            <w:sz w:val="24"/>
            <w:szCs w:val="24"/>
          </w:rPr>
          <w:delText xml:space="preserve"> </w:delText>
        </w:r>
        <w:r w:rsidDel="00B92F31">
          <w:rPr>
            <w:sz w:val="24"/>
            <w:szCs w:val="24"/>
          </w:rPr>
          <w:delText>studies</w:delText>
        </w:r>
        <w:r w:rsidDel="00B92F31">
          <w:rPr>
            <w:spacing w:val="-7"/>
            <w:sz w:val="24"/>
            <w:szCs w:val="24"/>
          </w:rPr>
          <w:delText xml:space="preserve"> </w:delText>
        </w:r>
        <w:r w:rsidDel="00B92F31">
          <w:rPr>
            <w:sz w:val="24"/>
            <w:szCs w:val="24"/>
          </w:rPr>
          <w:delText>h</w:delText>
        </w:r>
        <w:r w:rsidDel="00B92F31">
          <w:rPr>
            <w:spacing w:val="-5"/>
            <w:sz w:val="24"/>
            <w:szCs w:val="24"/>
          </w:rPr>
          <w:delText>a</w:delText>
        </w:r>
        <w:r w:rsidDel="00B92F31">
          <w:rPr>
            <w:spacing w:val="-4"/>
            <w:sz w:val="24"/>
            <w:szCs w:val="24"/>
          </w:rPr>
          <w:delText>v</w:delText>
        </w:r>
        <w:r w:rsidDel="00B92F31">
          <w:rPr>
            <w:sz w:val="24"/>
            <w:szCs w:val="24"/>
          </w:rPr>
          <w:delText>e</w:delText>
        </w:r>
        <w:r w:rsidDel="00B92F31">
          <w:rPr>
            <w:spacing w:val="-5"/>
            <w:sz w:val="24"/>
            <w:szCs w:val="24"/>
          </w:rPr>
          <w:delText xml:space="preserve"> </w:delText>
        </w:r>
        <w:r w:rsidDel="00B92F31">
          <w:rPr>
            <w:sz w:val="24"/>
            <w:szCs w:val="24"/>
          </w:rPr>
          <w:delText>also</w:delText>
        </w:r>
        <w:r w:rsidDel="00B92F31">
          <w:rPr>
            <w:spacing w:val="-4"/>
            <w:sz w:val="24"/>
            <w:szCs w:val="24"/>
          </w:rPr>
          <w:delText xml:space="preserve"> </w:delText>
        </w:r>
        <w:r w:rsidDel="00B92F31">
          <w:rPr>
            <w:sz w:val="24"/>
            <w:szCs w:val="24"/>
          </w:rPr>
          <w:delText>demonstrated</w:delText>
        </w:r>
        <w:r w:rsidDel="00B92F31">
          <w:rPr>
            <w:spacing w:val="-13"/>
            <w:sz w:val="24"/>
            <w:szCs w:val="24"/>
          </w:rPr>
          <w:delText xml:space="preserve"> </w:delText>
        </w:r>
        <w:r w:rsidDel="00B92F31">
          <w:rPr>
            <w:sz w:val="24"/>
            <w:szCs w:val="24"/>
          </w:rPr>
          <w:delText>that</w:delText>
        </w:r>
        <w:r w:rsidDel="00B92F31">
          <w:rPr>
            <w:spacing w:val="-4"/>
            <w:sz w:val="24"/>
            <w:szCs w:val="24"/>
          </w:rPr>
          <w:delText xml:space="preserve"> </w:delText>
        </w:r>
      </w:del>
      <w:r>
        <w:rPr>
          <w:sz w:val="24"/>
          <w:szCs w:val="24"/>
        </w:rPr>
        <w:t>MNPQ</w:t>
      </w:r>
      <w:r>
        <w:rPr>
          <w:spacing w:val="-7"/>
          <w:sz w:val="24"/>
          <w:szCs w:val="24"/>
        </w:rPr>
        <w:t xml:space="preserve"> </w:t>
      </w:r>
      <w:r>
        <w:rPr>
          <w:sz w:val="24"/>
          <w:szCs w:val="24"/>
        </w:rPr>
        <w:t>learning</w:t>
      </w:r>
      <w:r>
        <w:rPr>
          <w:spacing w:val="-8"/>
          <w:sz w:val="24"/>
          <w:szCs w:val="24"/>
        </w:rPr>
        <w:t xml:space="preserve"> </w:t>
      </w:r>
      <w:r>
        <w:rPr>
          <w:sz w:val="24"/>
          <w:szCs w:val="24"/>
        </w:rPr>
        <w:t>is</w:t>
      </w:r>
      <w:r>
        <w:rPr>
          <w:spacing w:val="-2"/>
          <w:sz w:val="24"/>
          <w:szCs w:val="24"/>
        </w:rPr>
        <w:t xml:space="preserve"> </w:t>
      </w:r>
      <w:r>
        <w:rPr>
          <w:sz w:val="24"/>
          <w:szCs w:val="24"/>
        </w:rPr>
        <w:t>possible, 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w:t>
      </w:r>
      <w:r>
        <w:rPr>
          <w:spacing w:val="-9"/>
          <w:sz w:val="24"/>
          <w:szCs w:val="24"/>
        </w:rPr>
        <w:t xml:space="preserve"> </w:t>
      </w:r>
      <w:r>
        <w:rPr>
          <w:sz w:val="24"/>
          <w:szCs w:val="24"/>
        </w:rPr>
        <w:t>when</w:t>
      </w:r>
      <w:r>
        <w:rPr>
          <w:spacing w:val="-5"/>
          <w:sz w:val="24"/>
          <w:szCs w:val="24"/>
        </w:rPr>
        <w:t xml:space="preserve"> </w:t>
      </w:r>
      <w:r>
        <w:rPr>
          <w:sz w:val="24"/>
          <w:szCs w:val="24"/>
        </w:rPr>
        <w:t>co-occurrence</w:t>
      </w:r>
      <w:r>
        <w:rPr>
          <w:spacing w:val="-14"/>
          <w:sz w:val="24"/>
          <w:szCs w:val="24"/>
        </w:rPr>
        <w:t xml:space="preserve"> </w:t>
      </w:r>
      <w:r>
        <w:rPr>
          <w:sz w:val="24"/>
          <w:szCs w:val="24"/>
        </w:rPr>
        <w:t>information</w:t>
      </w:r>
      <w:r>
        <w:rPr>
          <w:spacing w:val="-11"/>
          <w:sz w:val="24"/>
          <w:szCs w:val="24"/>
        </w:rPr>
        <w:t xml:space="preserve"> </w:t>
      </w:r>
      <w:r>
        <w:rPr>
          <w:sz w:val="24"/>
          <w:szCs w:val="24"/>
        </w:rPr>
        <w:t>is</w:t>
      </w:r>
      <w:r>
        <w:rPr>
          <w:spacing w:val="-2"/>
          <w:sz w:val="24"/>
          <w:szCs w:val="24"/>
        </w:rPr>
        <w:t xml:space="preserve"> </w:t>
      </w:r>
      <w:r>
        <w:rPr>
          <w:sz w:val="24"/>
          <w:szCs w:val="24"/>
        </w:rPr>
        <w:t>partially</w:t>
      </w:r>
      <w:r>
        <w:rPr>
          <w:spacing w:val="-8"/>
          <w:sz w:val="24"/>
          <w:szCs w:val="24"/>
        </w:rPr>
        <w:t xml:space="preserve"> </w:t>
      </w:r>
      <w:r>
        <w:rPr>
          <w:sz w:val="24"/>
          <w:szCs w:val="24"/>
        </w:rPr>
        <w:t>or</w:t>
      </w:r>
      <w:r>
        <w:rPr>
          <w:spacing w:val="-2"/>
          <w:sz w:val="24"/>
          <w:szCs w:val="24"/>
        </w:rPr>
        <w:t xml:space="preserve"> </w:t>
      </w:r>
      <w:r>
        <w:rPr>
          <w:sz w:val="24"/>
          <w:szCs w:val="24"/>
        </w:rPr>
        <w:t>completely</w:t>
      </w:r>
      <w:r>
        <w:rPr>
          <w:spacing w:val="-11"/>
          <w:sz w:val="24"/>
          <w:szCs w:val="24"/>
        </w:rPr>
        <w:t xml:space="preserve"> </w:t>
      </w:r>
      <w:r>
        <w:rPr>
          <w:sz w:val="24"/>
          <w:szCs w:val="24"/>
        </w:rPr>
        <w:t>correlated</w:t>
      </w:r>
      <w:r>
        <w:rPr>
          <w:spacing w:val="-10"/>
          <w:sz w:val="24"/>
          <w:szCs w:val="24"/>
        </w:rPr>
        <w:t xml:space="preserve"> </w:t>
      </w:r>
      <w:r>
        <w:rPr>
          <w:sz w:val="24"/>
          <w:szCs w:val="24"/>
        </w:rPr>
        <w:t>with</w:t>
      </w:r>
      <w:r>
        <w:rPr>
          <w:spacing w:val="-4"/>
          <w:sz w:val="24"/>
          <w:szCs w:val="24"/>
        </w:rPr>
        <w:t xml:space="preserve"> </w:t>
      </w:r>
      <w:r>
        <w:rPr>
          <w:sz w:val="24"/>
          <w:szCs w:val="24"/>
        </w:rPr>
        <w:t>another</w:t>
      </w:r>
      <w:r>
        <w:rPr>
          <w:spacing w:val="-7"/>
          <w:sz w:val="24"/>
          <w:szCs w:val="24"/>
        </w:rPr>
        <w:t xml:space="preserve"> </w:t>
      </w:r>
      <w:r>
        <w:rPr>
          <w:sz w:val="24"/>
          <w:szCs w:val="24"/>
        </w:rPr>
        <w:t xml:space="preserve">cue. </w:t>
      </w: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9"/>
          <w:sz w:val="24"/>
          <w:szCs w:val="24"/>
        </w:rPr>
        <w:t xml:space="preserve"> </w:t>
      </w:r>
      <w:r>
        <w:rPr>
          <w:sz w:val="24"/>
          <w:szCs w:val="24"/>
        </w:rPr>
        <w:t>Braine</w:t>
      </w:r>
      <w:r>
        <w:rPr>
          <w:spacing w:val="-6"/>
          <w:sz w:val="24"/>
          <w:szCs w:val="24"/>
        </w:rPr>
        <w:t xml:space="preserve"> </w:t>
      </w:r>
      <w:r>
        <w:rPr>
          <w:sz w:val="24"/>
          <w:szCs w:val="24"/>
        </w:rPr>
        <w:t>(1987)</w:t>
      </w:r>
      <w:r>
        <w:rPr>
          <w:spacing w:val="-6"/>
          <w:sz w:val="24"/>
          <w:szCs w:val="24"/>
        </w:rPr>
        <w:t xml:space="preserve"> </w:t>
      </w:r>
      <w:r>
        <w:rPr>
          <w:sz w:val="24"/>
          <w:szCs w:val="24"/>
        </w:rPr>
        <w:t>found</w:t>
      </w:r>
      <w:r>
        <w:rPr>
          <w:spacing w:val="-6"/>
          <w:sz w:val="24"/>
          <w:szCs w:val="24"/>
        </w:rPr>
        <w:t xml:space="preserve"> </w:t>
      </w:r>
      <w:r>
        <w:rPr>
          <w:sz w:val="24"/>
          <w:szCs w:val="24"/>
        </w:rPr>
        <w:t>successful</w:t>
      </w:r>
      <w:r>
        <w:rPr>
          <w:spacing w:val="-10"/>
          <w:sz w:val="24"/>
          <w:szCs w:val="24"/>
        </w:rPr>
        <w:t xml:space="preserve"> </w:t>
      </w:r>
      <w:r>
        <w:rPr>
          <w:sz w:val="24"/>
          <w:szCs w:val="24"/>
        </w:rPr>
        <w:t>MNPQ</w:t>
      </w:r>
      <w:r>
        <w:rPr>
          <w:spacing w:val="-7"/>
          <w:sz w:val="24"/>
          <w:szCs w:val="24"/>
        </w:rPr>
        <w:t xml:space="preserve"> </w:t>
      </w:r>
      <w:r>
        <w:rPr>
          <w:sz w:val="24"/>
          <w:szCs w:val="24"/>
        </w:rPr>
        <w:t>learning</w:t>
      </w:r>
      <w:r>
        <w:rPr>
          <w:spacing w:val="-8"/>
          <w:sz w:val="24"/>
          <w:szCs w:val="24"/>
        </w:rPr>
        <w:t xml:space="preserve"> </w:t>
      </w:r>
      <w:r>
        <w:rPr>
          <w:sz w:val="24"/>
          <w:szCs w:val="24"/>
        </w:rPr>
        <w:t>when</w:t>
      </w:r>
      <w:r>
        <w:rPr>
          <w:spacing w:val="-5"/>
          <w:sz w:val="24"/>
          <w:szCs w:val="24"/>
        </w:rPr>
        <w:t xml:space="preserve"> </w:t>
      </w:r>
      <w:r>
        <w:rPr>
          <w:sz w:val="24"/>
          <w:szCs w:val="24"/>
        </w:rPr>
        <w:t>co-occurrence</w:t>
      </w:r>
      <w:r>
        <w:rPr>
          <w:spacing w:val="-14"/>
          <w:sz w:val="24"/>
          <w:szCs w:val="24"/>
        </w:rPr>
        <w:t xml:space="preserve"> </w:t>
      </w:r>
      <w:r>
        <w:rPr>
          <w:sz w:val="24"/>
          <w:szCs w:val="24"/>
        </w:rPr>
        <w:t>information</w:t>
      </w:r>
      <w:r>
        <w:rPr>
          <w:spacing w:val="-11"/>
          <w:sz w:val="24"/>
          <w:szCs w:val="24"/>
        </w:rPr>
        <w:t xml:space="preserve"> </w:t>
      </w:r>
      <w:r>
        <w:rPr>
          <w:sz w:val="24"/>
          <w:szCs w:val="24"/>
        </w:rPr>
        <w:t>is partially</w:t>
      </w:r>
      <w:r>
        <w:rPr>
          <w:spacing w:val="-8"/>
          <w:sz w:val="24"/>
          <w:szCs w:val="24"/>
        </w:rPr>
        <w:t xml:space="preserve"> </w:t>
      </w:r>
      <w:r>
        <w:rPr>
          <w:sz w:val="24"/>
          <w:szCs w:val="24"/>
        </w:rPr>
        <w:t>correlated</w:t>
      </w:r>
      <w:r>
        <w:rPr>
          <w:spacing w:val="-10"/>
          <w:sz w:val="24"/>
          <w:szCs w:val="24"/>
        </w:rPr>
        <w:t xml:space="preserve"> </w:t>
      </w:r>
      <w:r>
        <w:rPr>
          <w:sz w:val="24"/>
          <w:szCs w:val="24"/>
        </w:rPr>
        <w:t>with</w:t>
      </w:r>
      <w:r>
        <w:rPr>
          <w:spacing w:val="-4"/>
          <w:sz w:val="24"/>
          <w:szCs w:val="24"/>
        </w:rPr>
        <w:t xml:space="preserve"> </w:t>
      </w:r>
      <w:r>
        <w:rPr>
          <w:sz w:val="24"/>
          <w:szCs w:val="24"/>
        </w:rPr>
        <w:t>natural</w:t>
      </w:r>
      <w:r>
        <w:rPr>
          <w:spacing w:val="-7"/>
          <w:sz w:val="24"/>
          <w:szCs w:val="24"/>
        </w:rPr>
        <w:t xml:space="preserve"> </w:t>
      </w:r>
      <w:r>
        <w:rPr>
          <w:sz w:val="24"/>
          <w:szCs w:val="24"/>
        </w:rPr>
        <w:t>gende</w:t>
      </w:r>
      <w:r>
        <w:rPr>
          <w:spacing w:val="-13"/>
          <w:sz w:val="24"/>
          <w:szCs w:val="24"/>
        </w:rPr>
        <w:t>r</w:t>
      </w:r>
      <w:r>
        <w:rPr>
          <w:sz w:val="24"/>
          <w:szCs w:val="24"/>
        </w:rPr>
        <w:t>.</w:t>
      </w:r>
      <w:r>
        <w:rPr>
          <w:spacing w:val="7"/>
          <w:sz w:val="24"/>
          <w:szCs w:val="24"/>
        </w:rPr>
        <w:t xml:space="preserve"> </w:t>
      </w:r>
      <w:r>
        <w:rPr>
          <w:sz w:val="24"/>
          <w:szCs w:val="24"/>
        </w:rPr>
        <w:t>In</w:t>
      </w:r>
      <w:r>
        <w:rPr>
          <w:spacing w:val="-2"/>
          <w:sz w:val="24"/>
          <w:szCs w:val="24"/>
        </w:rPr>
        <w:t xml:space="preserve"> </w:t>
      </w:r>
      <w:r>
        <w:rPr>
          <w:sz w:val="24"/>
          <w:szCs w:val="24"/>
        </w:rPr>
        <w:t>this</w:t>
      </w:r>
      <w:r>
        <w:rPr>
          <w:spacing w:val="-3"/>
          <w:sz w:val="24"/>
          <w:szCs w:val="24"/>
        </w:rPr>
        <w:t xml:space="preserve"> </w:t>
      </w:r>
      <w:r>
        <w:rPr>
          <w:spacing w:val="-4"/>
          <w:sz w:val="24"/>
          <w:szCs w:val="24"/>
        </w:rPr>
        <w:t>e</w:t>
      </w:r>
      <w:r>
        <w:rPr>
          <w:sz w:val="24"/>
          <w:szCs w:val="24"/>
        </w:rPr>
        <w:t>xperiment,</w:t>
      </w:r>
      <w:r>
        <w:rPr>
          <w:spacing w:val="-11"/>
          <w:sz w:val="24"/>
          <w:szCs w:val="24"/>
        </w:rPr>
        <w:t xml:space="preserve"> </w:t>
      </w:r>
      <w:r>
        <w:rPr>
          <w:sz w:val="24"/>
          <w:szCs w:val="24"/>
        </w:rPr>
        <w:t>participants</w:t>
      </w:r>
      <w:r>
        <w:rPr>
          <w:spacing w:val="-11"/>
          <w:sz w:val="24"/>
          <w:szCs w:val="24"/>
        </w:rPr>
        <w:t xml:space="preserve"> </w:t>
      </w:r>
      <w:r>
        <w:rPr>
          <w:sz w:val="24"/>
          <w:szCs w:val="24"/>
        </w:rPr>
        <w:t>acquired</w:t>
      </w:r>
      <w:r>
        <w:rPr>
          <w:spacing w:val="-8"/>
          <w:sz w:val="24"/>
          <w:szCs w:val="24"/>
        </w:rPr>
        <w:t xml:space="preserve"> </w:t>
      </w:r>
      <w:r>
        <w:rPr>
          <w:sz w:val="24"/>
          <w:szCs w:val="24"/>
        </w:rPr>
        <w:t>an</w:t>
      </w:r>
      <w:r>
        <w:rPr>
          <w:spacing w:val="-2"/>
          <w:sz w:val="24"/>
          <w:szCs w:val="24"/>
        </w:rPr>
        <w:t xml:space="preserve"> </w:t>
      </w:r>
      <w:r>
        <w:rPr>
          <w:sz w:val="24"/>
          <w:szCs w:val="24"/>
        </w:rPr>
        <w:t>artificial language</w:t>
      </w:r>
      <w:r>
        <w:rPr>
          <w:spacing w:val="-9"/>
          <w:sz w:val="24"/>
          <w:szCs w:val="24"/>
        </w:rPr>
        <w:t xml:space="preserve"> </w:t>
      </w:r>
      <w:r>
        <w:rPr>
          <w:sz w:val="24"/>
          <w:szCs w:val="24"/>
        </w:rPr>
        <w:t>by</w:t>
      </w:r>
      <w:r>
        <w:rPr>
          <w:spacing w:val="-2"/>
          <w:sz w:val="24"/>
          <w:szCs w:val="24"/>
        </w:rPr>
        <w:t xml:space="preserve"> </w:t>
      </w:r>
      <w:r>
        <w:rPr>
          <w:sz w:val="24"/>
          <w:szCs w:val="24"/>
        </w:rPr>
        <w:t>learning</w:t>
      </w:r>
      <w:r>
        <w:rPr>
          <w:spacing w:val="-8"/>
          <w:sz w:val="24"/>
          <w:szCs w:val="24"/>
        </w:rPr>
        <w:t xml:space="preserve"> </w:t>
      </w:r>
      <w:r>
        <w:rPr>
          <w:sz w:val="24"/>
          <w:szCs w:val="24"/>
        </w:rPr>
        <w:t>to</w:t>
      </w:r>
      <w:r>
        <w:rPr>
          <w:spacing w:val="-2"/>
          <w:sz w:val="24"/>
          <w:szCs w:val="24"/>
        </w:rPr>
        <w:t xml:space="preserve"> </w:t>
      </w:r>
      <w:r>
        <w:rPr>
          <w:sz w:val="24"/>
          <w:szCs w:val="24"/>
        </w:rPr>
        <w:t>name</w:t>
      </w:r>
      <w:r>
        <w:rPr>
          <w:spacing w:val="-5"/>
          <w:sz w:val="24"/>
          <w:szCs w:val="24"/>
        </w:rPr>
        <w:t xml:space="preserve"> </w:t>
      </w:r>
      <w:r>
        <w:rPr>
          <w:sz w:val="24"/>
          <w:szCs w:val="24"/>
        </w:rPr>
        <w:t>pictures</w:t>
      </w:r>
      <w:r>
        <w:rPr>
          <w:spacing w:val="-8"/>
          <w:sz w:val="24"/>
          <w:szCs w:val="24"/>
        </w:rPr>
        <w:t xml:space="preserve"> </w:t>
      </w:r>
      <w:r>
        <w:rPr>
          <w:sz w:val="24"/>
          <w:szCs w:val="24"/>
        </w:rPr>
        <w:t>of</w:t>
      </w:r>
      <w:r>
        <w:rPr>
          <w:spacing w:val="-2"/>
          <w:sz w:val="24"/>
          <w:szCs w:val="24"/>
        </w:rPr>
        <w:t xml:space="preserve"> </w:t>
      </w:r>
      <w:r>
        <w:rPr>
          <w:sz w:val="24"/>
          <w:szCs w:val="24"/>
        </w:rPr>
        <w:t>referents.</w:t>
      </w:r>
      <w:r>
        <w:rPr>
          <w:spacing w:val="5"/>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pacing w:val="-4"/>
          <w:sz w:val="24"/>
          <w:szCs w:val="24"/>
        </w:rPr>
        <w:t>e</w:t>
      </w:r>
      <w:r>
        <w:rPr>
          <w:sz w:val="24"/>
          <w:szCs w:val="24"/>
        </w:rPr>
        <w:t>xperimental</w:t>
      </w:r>
      <w:r>
        <w:rPr>
          <w:spacing w:val="-13"/>
          <w:sz w:val="24"/>
          <w:szCs w:val="24"/>
        </w:rPr>
        <w:t xml:space="preserve"> </w:t>
      </w:r>
      <w:r>
        <w:rPr>
          <w:sz w:val="24"/>
          <w:szCs w:val="24"/>
        </w:rPr>
        <w:t>condition,</w:t>
      </w:r>
      <w:r>
        <w:rPr>
          <w:spacing w:val="-10"/>
          <w:sz w:val="24"/>
          <w:szCs w:val="24"/>
        </w:rPr>
        <w:t xml:space="preserve"> </w:t>
      </w:r>
      <w:r>
        <w:rPr>
          <w:sz w:val="24"/>
          <w:szCs w:val="24"/>
        </w:rPr>
        <w:t>all</w:t>
      </w:r>
      <w:r>
        <w:rPr>
          <w:spacing w:val="-2"/>
          <w:sz w:val="24"/>
          <w:szCs w:val="24"/>
        </w:rPr>
        <w:t xml:space="preserve"> </w:t>
      </w:r>
      <w:r>
        <w:rPr>
          <w:sz w:val="24"/>
          <w:szCs w:val="24"/>
        </w:rPr>
        <w:t>pictures</w:t>
      </w:r>
      <w:r>
        <w:rPr>
          <w:spacing w:val="-8"/>
          <w:sz w:val="24"/>
          <w:szCs w:val="24"/>
        </w:rPr>
        <w:t xml:space="preserve"> </w:t>
      </w:r>
      <w:r>
        <w:rPr>
          <w:sz w:val="24"/>
          <w:szCs w:val="24"/>
        </w:rPr>
        <w:t>of men</w:t>
      </w:r>
      <w:r>
        <w:rPr>
          <w:spacing w:val="-6"/>
          <w:sz w:val="24"/>
          <w:szCs w:val="24"/>
        </w:rPr>
        <w:t xml:space="preserve"> </w:t>
      </w:r>
      <w:r>
        <w:rPr>
          <w:sz w:val="24"/>
          <w:szCs w:val="24"/>
        </w:rPr>
        <w:t>were</w:t>
      </w:r>
      <w:r>
        <w:rPr>
          <w:spacing w:val="-8"/>
          <w:sz w:val="24"/>
          <w:szCs w:val="24"/>
        </w:rPr>
        <w:t xml:space="preserve"> </w:t>
      </w:r>
      <w:r>
        <w:rPr>
          <w:sz w:val="24"/>
          <w:szCs w:val="24"/>
        </w:rPr>
        <w:t>labeled</w:t>
      </w:r>
      <w:r>
        <w:rPr>
          <w:spacing w:val="-9"/>
          <w:sz w:val="24"/>
          <w:szCs w:val="24"/>
        </w:rPr>
        <w:t xml:space="preserve"> </w:t>
      </w:r>
      <w:r>
        <w:rPr>
          <w:sz w:val="24"/>
          <w:szCs w:val="24"/>
        </w:rPr>
        <w:t>by</w:t>
      </w:r>
      <w:r>
        <w:rPr>
          <w:spacing w:val="-5"/>
          <w:sz w:val="24"/>
          <w:szCs w:val="24"/>
        </w:rPr>
        <w:t xml:space="preserve"> </w:t>
      </w:r>
      <w:r>
        <w:rPr>
          <w:sz w:val="24"/>
          <w:szCs w:val="24"/>
        </w:rPr>
        <w:t>Ms</w:t>
      </w:r>
      <w:r>
        <w:rPr>
          <w:spacing w:val="-5"/>
          <w:sz w:val="24"/>
          <w:szCs w:val="24"/>
        </w:rPr>
        <w:t xml:space="preserve"> </w:t>
      </w:r>
      <w:r>
        <w:rPr>
          <w:sz w:val="24"/>
          <w:szCs w:val="24"/>
        </w:rPr>
        <w:t>and</w:t>
      </w:r>
      <w:r>
        <w:rPr>
          <w:spacing w:val="-5"/>
          <w:sz w:val="24"/>
          <w:szCs w:val="24"/>
        </w:rPr>
        <w:t xml:space="preserve"> </w:t>
      </w:r>
      <w:r>
        <w:rPr>
          <w:sz w:val="24"/>
          <w:szCs w:val="24"/>
        </w:rPr>
        <w:t>all</w:t>
      </w:r>
      <w:r>
        <w:rPr>
          <w:spacing w:val="-5"/>
          <w:sz w:val="24"/>
          <w:szCs w:val="24"/>
        </w:rPr>
        <w:t xml:space="preserve"> </w:t>
      </w:r>
      <w:r>
        <w:rPr>
          <w:sz w:val="24"/>
          <w:szCs w:val="24"/>
        </w:rPr>
        <w:t>pictures</w:t>
      </w:r>
      <w:r>
        <w:rPr>
          <w:spacing w:val="-10"/>
          <w:sz w:val="24"/>
          <w:szCs w:val="24"/>
        </w:rPr>
        <w:t xml:space="preserve"> </w:t>
      </w:r>
      <w:r>
        <w:rPr>
          <w:sz w:val="24"/>
          <w:szCs w:val="24"/>
        </w:rPr>
        <w:t>of</w:t>
      </w:r>
      <w:r>
        <w:rPr>
          <w:spacing w:val="-4"/>
          <w:sz w:val="24"/>
          <w:szCs w:val="24"/>
        </w:rPr>
        <w:t xml:space="preserve"> </w:t>
      </w:r>
      <w:r>
        <w:rPr>
          <w:spacing w:val="-2"/>
          <w:sz w:val="24"/>
          <w:szCs w:val="24"/>
        </w:rPr>
        <w:t>w</w:t>
      </w:r>
      <w:r>
        <w:rPr>
          <w:sz w:val="24"/>
          <w:szCs w:val="24"/>
        </w:rPr>
        <w:t>omen</w:t>
      </w:r>
      <w:r>
        <w:rPr>
          <w:spacing w:val="-10"/>
          <w:sz w:val="24"/>
          <w:szCs w:val="24"/>
        </w:rPr>
        <w:t xml:space="preserve"> </w:t>
      </w:r>
      <w:r>
        <w:rPr>
          <w:sz w:val="24"/>
          <w:szCs w:val="24"/>
        </w:rPr>
        <w:t>were</w:t>
      </w:r>
      <w:r>
        <w:rPr>
          <w:spacing w:val="-7"/>
          <w:sz w:val="24"/>
          <w:szCs w:val="24"/>
        </w:rPr>
        <w:t xml:space="preserve"> </w:t>
      </w:r>
      <w:r>
        <w:rPr>
          <w:sz w:val="24"/>
          <w:szCs w:val="24"/>
        </w:rPr>
        <w:t>labeled</w:t>
      </w:r>
      <w:r>
        <w:rPr>
          <w:spacing w:val="-10"/>
          <w:sz w:val="24"/>
          <w:szCs w:val="24"/>
        </w:rPr>
        <w:t xml:space="preserve"> </w:t>
      </w:r>
      <w:r>
        <w:rPr>
          <w:sz w:val="24"/>
          <w:szCs w:val="24"/>
        </w:rPr>
        <w:t>by</w:t>
      </w:r>
      <w:r>
        <w:rPr>
          <w:spacing w:val="-4"/>
          <w:sz w:val="24"/>
          <w:szCs w:val="24"/>
        </w:rPr>
        <w:t xml:space="preserve"> </w:t>
      </w:r>
      <w:r>
        <w:rPr>
          <w:sz w:val="24"/>
          <w:szCs w:val="24"/>
        </w:rPr>
        <w:t>Ps</w:t>
      </w:r>
      <w:r>
        <w:rPr>
          <w:spacing w:val="-4"/>
          <w:sz w:val="24"/>
          <w:szCs w:val="24"/>
        </w:rPr>
        <w:t xml:space="preserve"> </w:t>
      </w:r>
      <w:r>
        <w:rPr>
          <w:sz w:val="24"/>
          <w:szCs w:val="24"/>
        </w:rPr>
        <w:t>(though</w:t>
      </w:r>
      <w:r>
        <w:rPr>
          <w:spacing w:val="-10"/>
          <w:sz w:val="24"/>
          <w:szCs w:val="24"/>
        </w:rPr>
        <w:t xml:space="preserve"> </w:t>
      </w:r>
      <w:r>
        <w:rPr>
          <w:sz w:val="24"/>
          <w:szCs w:val="24"/>
        </w:rPr>
        <w:t>not</w:t>
      </w:r>
      <w:r>
        <w:rPr>
          <w:spacing w:val="-5"/>
          <w:sz w:val="24"/>
          <w:szCs w:val="24"/>
        </w:rPr>
        <w:t xml:space="preserve"> </w:t>
      </w:r>
      <w:r>
        <w:rPr>
          <w:sz w:val="24"/>
          <w:szCs w:val="24"/>
        </w:rPr>
        <w:t>all</w:t>
      </w:r>
      <w:r>
        <w:rPr>
          <w:spacing w:val="-4"/>
          <w:sz w:val="24"/>
          <w:szCs w:val="24"/>
        </w:rPr>
        <w:t xml:space="preserve"> </w:t>
      </w:r>
      <w:r>
        <w:rPr>
          <w:sz w:val="24"/>
          <w:szCs w:val="24"/>
        </w:rPr>
        <w:t>Ms</w:t>
      </w:r>
      <w:r>
        <w:rPr>
          <w:spacing w:val="-6"/>
          <w:sz w:val="24"/>
          <w:szCs w:val="24"/>
        </w:rPr>
        <w:t xml:space="preserve"> </w:t>
      </w:r>
      <w:r>
        <w:rPr>
          <w:sz w:val="24"/>
          <w:szCs w:val="24"/>
        </w:rPr>
        <w:t>referred to</w:t>
      </w:r>
      <w:r>
        <w:rPr>
          <w:spacing w:val="-2"/>
          <w:sz w:val="24"/>
          <w:szCs w:val="24"/>
        </w:rPr>
        <w:t xml:space="preserve"> </w:t>
      </w:r>
      <w:r>
        <w:rPr>
          <w:sz w:val="24"/>
          <w:szCs w:val="24"/>
        </w:rPr>
        <w:t>men</w:t>
      </w:r>
      <w:r>
        <w:rPr>
          <w:spacing w:val="-4"/>
          <w:sz w:val="24"/>
          <w:szCs w:val="24"/>
        </w:rPr>
        <w:t xml:space="preserve"> </w:t>
      </w:r>
      <w:r>
        <w:rPr>
          <w:sz w:val="24"/>
          <w:szCs w:val="24"/>
        </w:rPr>
        <w:t>and</w:t>
      </w:r>
      <w:r>
        <w:rPr>
          <w:spacing w:val="-3"/>
          <w:sz w:val="24"/>
          <w:szCs w:val="24"/>
        </w:rPr>
        <w:t xml:space="preserve"> </w:t>
      </w:r>
      <w:r>
        <w:rPr>
          <w:sz w:val="24"/>
          <w:szCs w:val="24"/>
        </w:rPr>
        <w:t>not</w:t>
      </w:r>
      <w:r>
        <w:rPr>
          <w:spacing w:val="-3"/>
          <w:sz w:val="24"/>
          <w:szCs w:val="24"/>
        </w:rPr>
        <w:t xml:space="preserve"> </w:t>
      </w:r>
      <w:r>
        <w:rPr>
          <w:sz w:val="24"/>
          <w:szCs w:val="24"/>
        </w:rPr>
        <w:t>all</w:t>
      </w:r>
      <w:r>
        <w:rPr>
          <w:spacing w:val="-2"/>
          <w:sz w:val="24"/>
          <w:szCs w:val="24"/>
        </w:rPr>
        <w:t xml:space="preserve"> </w:t>
      </w:r>
      <w:r>
        <w:rPr>
          <w:sz w:val="24"/>
          <w:szCs w:val="24"/>
        </w:rPr>
        <w:t>Ps</w:t>
      </w:r>
      <w:r>
        <w:rPr>
          <w:spacing w:val="-2"/>
          <w:sz w:val="24"/>
          <w:szCs w:val="24"/>
        </w:rPr>
        <w:t xml:space="preserve"> </w:t>
      </w:r>
      <w:r>
        <w:rPr>
          <w:sz w:val="24"/>
          <w:szCs w:val="24"/>
        </w:rPr>
        <w:t>referred</w:t>
      </w:r>
      <w:r>
        <w:rPr>
          <w:spacing w:val="-8"/>
          <w:sz w:val="24"/>
          <w:szCs w:val="24"/>
        </w:rPr>
        <w:t xml:space="preserve"> </w:t>
      </w:r>
      <w:r>
        <w:rPr>
          <w:sz w:val="24"/>
          <w:szCs w:val="24"/>
        </w:rPr>
        <w:t>to</w:t>
      </w:r>
      <w:r>
        <w:rPr>
          <w:spacing w:val="-2"/>
          <w:sz w:val="24"/>
          <w:szCs w:val="24"/>
        </w:rPr>
        <w:t xml:space="preserve"> w</w:t>
      </w:r>
      <w:r>
        <w:rPr>
          <w:sz w:val="24"/>
          <w:szCs w:val="24"/>
        </w:rPr>
        <w:t>omen).</w:t>
      </w:r>
      <w:r>
        <w:rPr>
          <w:spacing w:val="6"/>
          <w:sz w:val="24"/>
          <w:szCs w:val="24"/>
        </w:rPr>
        <w:t xml:space="preserve"> </w:t>
      </w:r>
      <w:r>
        <w:rPr>
          <w:sz w:val="24"/>
          <w:szCs w:val="24"/>
        </w:rPr>
        <w:t>Learning</w:t>
      </w:r>
      <w:r>
        <w:rPr>
          <w:spacing w:val="-9"/>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pacing w:val="-2"/>
          <w:sz w:val="24"/>
          <w:szCs w:val="24"/>
        </w:rPr>
        <w:t>w</w:t>
      </w:r>
      <w:r>
        <w:rPr>
          <w:sz w:val="24"/>
          <w:szCs w:val="24"/>
        </w:rPr>
        <w:t xml:space="preserve">as </w:t>
      </w:r>
      <w:r>
        <w:rPr>
          <w:w w:val="98"/>
          <w:sz w:val="24"/>
          <w:szCs w:val="24"/>
        </w:rPr>
        <w:t>significantly</w:t>
      </w:r>
      <w:r>
        <w:rPr>
          <w:spacing w:val="-1"/>
          <w:w w:val="98"/>
          <w:sz w:val="24"/>
          <w:szCs w:val="24"/>
        </w:rPr>
        <w:t xml:space="preserve"> </w:t>
      </w:r>
      <w:r>
        <w:rPr>
          <w:sz w:val="24"/>
          <w:szCs w:val="24"/>
        </w:rPr>
        <w:t>higher</w:t>
      </w:r>
      <w:r>
        <w:rPr>
          <w:spacing w:val="-8"/>
          <w:sz w:val="24"/>
          <w:szCs w:val="24"/>
        </w:rPr>
        <w:t xml:space="preserve"> </w:t>
      </w:r>
      <w:r>
        <w:rPr>
          <w:sz w:val="24"/>
          <w:szCs w:val="24"/>
        </w:rPr>
        <w:t>in</w:t>
      </w:r>
      <w:r>
        <w:rPr>
          <w:spacing w:val="-4"/>
          <w:sz w:val="24"/>
          <w:szCs w:val="24"/>
        </w:rPr>
        <w:t xml:space="preserve"> </w:t>
      </w:r>
      <w:r>
        <w:rPr>
          <w:sz w:val="24"/>
          <w:szCs w:val="24"/>
        </w:rPr>
        <w:t>the</w:t>
      </w:r>
      <w:r>
        <w:rPr>
          <w:spacing w:val="-5"/>
          <w:sz w:val="24"/>
          <w:szCs w:val="24"/>
        </w:rPr>
        <w:t xml:space="preserve"> </w:t>
      </w:r>
      <w:r>
        <w:rPr>
          <w:spacing w:val="-4"/>
          <w:sz w:val="24"/>
          <w:szCs w:val="24"/>
        </w:rPr>
        <w:t>e</w:t>
      </w:r>
      <w:r>
        <w:rPr>
          <w:sz w:val="24"/>
          <w:szCs w:val="24"/>
        </w:rPr>
        <w:t>xperimental</w:t>
      </w:r>
      <w:r>
        <w:rPr>
          <w:spacing w:val="-14"/>
          <w:sz w:val="24"/>
          <w:szCs w:val="24"/>
        </w:rPr>
        <w:t xml:space="preserve"> </w:t>
      </w:r>
      <w:r>
        <w:rPr>
          <w:sz w:val="24"/>
          <w:szCs w:val="24"/>
        </w:rPr>
        <w:t>condition</w:t>
      </w:r>
      <w:r>
        <w:rPr>
          <w:spacing w:val="-11"/>
          <w:sz w:val="24"/>
          <w:szCs w:val="24"/>
        </w:rPr>
        <w:t xml:space="preserve"> </w:t>
      </w:r>
      <w:r>
        <w:rPr>
          <w:sz w:val="24"/>
          <w:szCs w:val="24"/>
        </w:rPr>
        <w:t>than</w:t>
      </w:r>
      <w:r>
        <w:rPr>
          <w:spacing w:val="-6"/>
          <w:sz w:val="24"/>
          <w:szCs w:val="24"/>
        </w:rPr>
        <w:t xml:space="preserve"> </w:t>
      </w:r>
      <w:r>
        <w:rPr>
          <w:sz w:val="24"/>
          <w:szCs w:val="24"/>
        </w:rPr>
        <w:t>in</w:t>
      </w:r>
      <w:r>
        <w:rPr>
          <w:spacing w:val="-4"/>
          <w:sz w:val="24"/>
          <w:szCs w:val="24"/>
        </w:rPr>
        <w:t xml:space="preserve"> </w:t>
      </w:r>
      <w:r>
        <w:rPr>
          <w:sz w:val="24"/>
          <w:szCs w:val="24"/>
        </w:rPr>
        <w:t>a</w:t>
      </w:r>
      <w:r>
        <w:rPr>
          <w:spacing w:val="-3"/>
          <w:sz w:val="24"/>
          <w:szCs w:val="24"/>
        </w:rPr>
        <w:t xml:space="preserve"> </w:t>
      </w:r>
      <w:r>
        <w:rPr>
          <w:sz w:val="24"/>
          <w:szCs w:val="24"/>
        </w:rPr>
        <w:t>control</w:t>
      </w:r>
      <w:r>
        <w:rPr>
          <w:spacing w:val="-9"/>
          <w:sz w:val="24"/>
          <w:szCs w:val="24"/>
        </w:rPr>
        <w:t xml:space="preserve"> </w:t>
      </w:r>
      <w:r>
        <w:rPr>
          <w:sz w:val="24"/>
          <w:szCs w:val="24"/>
        </w:rPr>
        <w:t>condition</w:t>
      </w:r>
      <w:r>
        <w:rPr>
          <w:spacing w:val="-11"/>
          <w:sz w:val="24"/>
          <w:szCs w:val="24"/>
        </w:rPr>
        <w:t xml:space="preserve"> </w:t>
      </w:r>
      <w:r>
        <w:rPr>
          <w:sz w:val="24"/>
          <w:szCs w:val="24"/>
        </w:rPr>
        <w:t>where</w:t>
      </w:r>
      <w:r>
        <w:rPr>
          <w:spacing w:val="-8"/>
          <w:sz w:val="24"/>
          <w:szCs w:val="24"/>
        </w:rPr>
        <w:t xml:space="preserve"> </w:t>
      </w:r>
      <w:r>
        <w:rPr>
          <w:sz w:val="24"/>
          <w:szCs w:val="24"/>
        </w:rPr>
        <w:t>natural</w:t>
      </w:r>
      <w:r>
        <w:rPr>
          <w:spacing w:val="-9"/>
          <w:sz w:val="24"/>
          <w:szCs w:val="24"/>
        </w:rPr>
        <w:t xml:space="preserve"> </w:t>
      </w:r>
      <w:r>
        <w:rPr>
          <w:sz w:val="24"/>
          <w:szCs w:val="24"/>
        </w:rPr>
        <w:t xml:space="preserve">gender </w:t>
      </w:r>
      <w:r>
        <w:rPr>
          <w:spacing w:val="-2"/>
          <w:sz w:val="24"/>
          <w:szCs w:val="24"/>
        </w:rPr>
        <w:t>w</w:t>
      </w:r>
      <w:r>
        <w:rPr>
          <w:sz w:val="24"/>
          <w:szCs w:val="24"/>
        </w:rPr>
        <w:t>as</w:t>
      </w:r>
      <w:r>
        <w:rPr>
          <w:spacing w:val="-4"/>
          <w:sz w:val="24"/>
          <w:szCs w:val="24"/>
        </w:rPr>
        <w:t xml:space="preserve"> </w:t>
      </w:r>
      <w:r>
        <w:rPr>
          <w:sz w:val="24"/>
          <w:szCs w:val="24"/>
        </w:rPr>
        <w:t>not</w:t>
      </w:r>
      <w:r>
        <w:rPr>
          <w:spacing w:val="-3"/>
          <w:sz w:val="24"/>
          <w:szCs w:val="24"/>
        </w:rPr>
        <w:t xml:space="preserve"> </w:t>
      </w:r>
      <w:r>
        <w:rPr>
          <w:sz w:val="24"/>
          <w:szCs w:val="24"/>
        </w:rPr>
        <w:t>correlated</w:t>
      </w:r>
      <w:r>
        <w:rPr>
          <w:spacing w:val="-10"/>
          <w:sz w:val="24"/>
          <w:szCs w:val="24"/>
        </w:rPr>
        <w:t xml:space="preserve"> </w:t>
      </w:r>
      <w:r>
        <w:rPr>
          <w:sz w:val="24"/>
          <w:szCs w:val="24"/>
        </w:rPr>
        <w:t>with</w:t>
      </w:r>
      <w:r>
        <w:rPr>
          <w:spacing w:val="-4"/>
          <w:sz w:val="24"/>
          <w:szCs w:val="24"/>
        </w:rPr>
        <w:t xml:space="preserve"> </w:t>
      </w:r>
      <w:r>
        <w:rPr>
          <w:sz w:val="24"/>
          <w:szCs w:val="24"/>
        </w:rPr>
        <w:t>M/P</w:t>
      </w:r>
      <w:r>
        <w:rPr>
          <w:spacing w:val="-4"/>
          <w:sz w:val="24"/>
          <w:szCs w:val="24"/>
        </w:rPr>
        <w:t xml:space="preserve"> </w:t>
      </w:r>
      <w:r>
        <w:rPr>
          <w:sz w:val="24"/>
          <w:szCs w:val="24"/>
        </w:rPr>
        <w:t>membership.</w:t>
      </w:r>
      <w:r>
        <w:rPr>
          <w:spacing w:val="2"/>
          <w:sz w:val="24"/>
          <w:szCs w:val="24"/>
        </w:rPr>
        <w:t xml:space="preserve"> </w:t>
      </w:r>
      <w:r>
        <w:rPr>
          <w:sz w:val="24"/>
          <w:szCs w:val="24"/>
        </w:rPr>
        <w:t>Though</w:t>
      </w:r>
      <w:r>
        <w:rPr>
          <w:spacing w:val="-7"/>
          <w:sz w:val="24"/>
          <w:szCs w:val="24"/>
        </w:rPr>
        <w:t xml:space="preserve"> </w:t>
      </w:r>
      <w:r>
        <w:rPr>
          <w:sz w:val="24"/>
          <w:szCs w:val="24"/>
        </w:rPr>
        <w:t>Braine</w:t>
      </w:r>
      <w:r>
        <w:rPr>
          <w:spacing w:val="-13"/>
          <w:sz w:val="24"/>
          <w:szCs w:val="24"/>
        </w:rPr>
        <w:t>’</w:t>
      </w:r>
      <w:r>
        <w:rPr>
          <w:sz w:val="24"/>
          <w:szCs w:val="24"/>
        </w:rPr>
        <w:t>s</w:t>
      </w:r>
      <w:r>
        <w:rPr>
          <w:spacing w:val="-8"/>
          <w:sz w:val="24"/>
          <w:szCs w:val="24"/>
        </w:rPr>
        <w:t xml:space="preserve"> </w:t>
      </w:r>
      <w:r>
        <w:rPr>
          <w:spacing w:val="-4"/>
          <w:sz w:val="24"/>
          <w:szCs w:val="24"/>
        </w:rPr>
        <w:t>e</w:t>
      </w:r>
      <w:r>
        <w:rPr>
          <w:sz w:val="24"/>
          <w:szCs w:val="24"/>
        </w:rPr>
        <w:t>xperiment</w:t>
      </w:r>
      <w:r>
        <w:rPr>
          <w:spacing w:val="-11"/>
          <w:sz w:val="24"/>
          <w:szCs w:val="24"/>
        </w:rPr>
        <w:t xml:space="preserve"> </w:t>
      </w:r>
      <w:r>
        <w:rPr>
          <w:sz w:val="24"/>
          <w:szCs w:val="24"/>
        </w:rPr>
        <w:t>combined</w:t>
      </w:r>
      <w:r>
        <w:rPr>
          <w:spacing w:val="-9"/>
          <w:sz w:val="24"/>
          <w:szCs w:val="24"/>
        </w:rPr>
        <w:t xml:space="preserve"> </w:t>
      </w:r>
      <w:r>
        <w:rPr>
          <w:sz w:val="24"/>
          <w:szCs w:val="24"/>
        </w:rPr>
        <w:t>co-occurrence cues</w:t>
      </w:r>
      <w:r>
        <w:rPr>
          <w:spacing w:val="-4"/>
          <w:sz w:val="24"/>
          <w:szCs w:val="24"/>
        </w:rPr>
        <w:t xml:space="preserve"> </w:t>
      </w:r>
      <w:r>
        <w:rPr>
          <w:sz w:val="24"/>
          <w:szCs w:val="24"/>
        </w:rPr>
        <w:t>with</w:t>
      </w:r>
      <w:r>
        <w:rPr>
          <w:spacing w:val="-4"/>
          <w:sz w:val="24"/>
          <w:szCs w:val="24"/>
        </w:rPr>
        <w:t xml:space="preserve"> </w:t>
      </w:r>
      <w:r>
        <w:rPr>
          <w:sz w:val="24"/>
          <w:szCs w:val="24"/>
        </w:rPr>
        <w:t>natural</w:t>
      </w:r>
      <w:r>
        <w:rPr>
          <w:spacing w:val="-7"/>
          <w:sz w:val="24"/>
          <w:szCs w:val="24"/>
        </w:rPr>
        <w:t xml:space="preserve"> </w:t>
      </w:r>
      <w:r>
        <w:rPr>
          <w:sz w:val="24"/>
          <w:szCs w:val="24"/>
        </w:rPr>
        <w:t>gende</w:t>
      </w:r>
      <w:r>
        <w:rPr>
          <w:spacing w:val="-10"/>
          <w:sz w:val="24"/>
          <w:szCs w:val="24"/>
        </w:rPr>
        <w:t>r</w:t>
      </w:r>
      <w:r>
        <w:rPr>
          <w:sz w:val="24"/>
          <w:szCs w:val="24"/>
        </w:rPr>
        <w:t>,</w:t>
      </w:r>
      <w:r>
        <w:rPr>
          <w:spacing w:val="-7"/>
          <w:sz w:val="24"/>
          <w:szCs w:val="24"/>
        </w:rPr>
        <w:t xml:space="preserve"> </w:t>
      </w:r>
      <w:r>
        <w:rPr>
          <w:sz w:val="24"/>
          <w:szCs w:val="24"/>
        </w:rPr>
        <w:t>he</w:t>
      </w:r>
      <w:r>
        <w:rPr>
          <w:spacing w:val="-2"/>
          <w:sz w:val="24"/>
          <w:szCs w:val="24"/>
        </w:rPr>
        <w:t xml:space="preserve"> </w:t>
      </w:r>
      <w:r>
        <w:rPr>
          <w:sz w:val="24"/>
          <w:szCs w:val="24"/>
        </w:rPr>
        <w:t>suggested</w:t>
      </w:r>
      <w:r>
        <w:rPr>
          <w:spacing w:val="-9"/>
          <w:sz w:val="24"/>
          <w:szCs w:val="24"/>
        </w:rPr>
        <w:t xml:space="preserve"> </w:t>
      </w:r>
      <w:r>
        <w:rPr>
          <w:sz w:val="24"/>
          <w:szCs w:val="24"/>
        </w:rPr>
        <w:t>that</w:t>
      </w:r>
      <w:r>
        <w:rPr>
          <w:spacing w:val="-4"/>
          <w:sz w:val="24"/>
          <w:szCs w:val="24"/>
        </w:rPr>
        <w:t xml:space="preserve"> </w:t>
      </w:r>
      <w:r>
        <w:rPr>
          <w:sz w:val="24"/>
          <w:szCs w:val="24"/>
        </w:rPr>
        <w:t>phonological</w:t>
      </w:r>
      <w:r>
        <w:rPr>
          <w:spacing w:val="-13"/>
          <w:sz w:val="24"/>
          <w:szCs w:val="24"/>
        </w:rPr>
        <w:t xml:space="preserve"> </w:t>
      </w:r>
      <w:r>
        <w:rPr>
          <w:sz w:val="24"/>
          <w:szCs w:val="24"/>
        </w:rPr>
        <w:t>cues</w:t>
      </w:r>
      <w:r>
        <w:rPr>
          <w:spacing w:val="-4"/>
          <w:sz w:val="24"/>
          <w:szCs w:val="24"/>
        </w:rPr>
        <w:t xml:space="preserve"> </w:t>
      </w:r>
      <w:r>
        <w:rPr>
          <w:sz w:val="24"/>
          <w:szCs w:val="24"/>
        </w:rPr>
        <w:t>might</w:t>
      </w:r>
      <w:r>
        <w:rPr>
          <w:spacing w:val="-6"/>
          <w:sz w:val="24"/>
          <w:szCs w:val="24"/>
        </w:rPr>
        <w:t xml:space="preserve"> </w:t>
      </w:r>
      <w:r>
        <w:rPr>
          <w:sz w:val="24"/>
          <w:szCs w:val="24"/>
        </w:rPr>
        <w:t>better</w:t>
      </w:r>
      <w:r>
        <w:rPr>
          <w:spacing w:val="-5"/>
          <w:sz w:val="24"/>
          <w:szCs w:val="24"/>
        </w:rPr>
        <w:t xml:space="preserve"> </w:t>
      </w:r>
      <w:r>
        <w:rPr>
          <w:sz w:val="24"/>
          <w:szCs w:val="24"/>
        </w:rPr>
        <w:t>ser</w:t>
      </w:r>
      <w:r>
        <w:rPr>
          <w:spacing w:val="-4"/>
          <w:sz w:val="24"/>
          <w:szCs w:val="24"/>
        </w:rPr>
        <w:t>v</w:t>
      </w:r>
      <w:r>
        <w:rPr>
          <w:sz w:val="24"/>
          <w:szCs w:val="24"/>
        </w:rPr>
        <w:t>e</w:t>
      </w:r>
      <w:r>
        <w:rPr>
          <w:spacing w:val="-5"/>
          <w:sz w:val="24"/>
          <w:szCs w:val="24"/>
        </w:rPr>
        <w:t xml:space="preserve"> </w:t>
      </w:r>
      <w:r>
        <w:rPr>
          <w:sz w:val="24"/>
          <w:szCs w:val="24"/>
        </w:rPr>
        <w:t>real-</w:t>
      </w:r>
      <w:r>
        <w:rPr>
          <w:spacing w:val="-2"/>
          <w:sz w:val="24"/>
          <w:szCs w:val="24"/>
        </w:rPr>
        <w:t>w</w:t>
      </w:r>
      <w:r>
        <w:rPr>
          <w:sz w:val="24"/>
          <w:szCs w:val="24"/>
        </w:rPr>
        <w:t>orld language</w:t>
      </w:r>
      <w:r>
        <w:rPr>
          <w:spacing w:val="-9"/>
          <w:sz w:val="24"/>
          <w:szCs w:val="24"/>
        </w:rPr>
        <w:t xml:space="preserve"> </w:t>
      </w:r>
      <w:r>
        <w:rPr>
          <w:sz w:val="24"/>
          <w:szCs w:val="24"/>
        </w:rPr>
        <w:t>learners.</w:t>
      </w:r>
      <w:r>
        <w:rPr>
          <w:spacing w:val="6"/>
          <w:sz w:val="24"/>
          <w:szCs w:val="24"/>
        </w:rPr>
        <w:t xml:space="preserve"> </w:t>
      </w:r>
      <w:r>
        <w:rPr>
          <w:spacing w:val="-4"/>
          <w:sz w:val="24"/>
          <w:szCs w:val="24"/>
        </w:rPr>
        <w:t>F</w:t>
      </w:r>
      <w:r>
        <w:rPr>
          <w:sz w:val="24"/>
          <w:szCs w:val="24"/>
        </w:rPr>
        <w:t>or</w:t>
      </w:r>
      <w:r>
        <w:rPr>
          <w:spacing w:val="-3"/>
          <w:sz w:val="24"/>
          <w:szCs w:val="24"/>
        </w:rPr>
        <w:t xml:space="preserve"> </w:t>
      </w:r>
      <w:r>
        <w:rPr>
          <w:sz w:val="24"/>
          <w:szCs w:val="24"/>
        </w:rPr>
        <w:t>instance,</w:t>
      </w:r>
      <w:r>
        <w:rPr>
          <w:spacing w:val="-8"/>
          <w:sz w:val="24"/>
          <w:szCs w:val="24"/>
        </w:rPr>
        <w:t xml:space="preserve"> </w:t>
      </w:r>
      <w:r>
        <w:rPr>
          <w:sz w:val="24"/>
          <w:szCs w:val="24"/>
        </w:rPr>
        <w:t>Spanish</w:t>
      </w:r>
      <w:r>
        <w:rPr>
          <w:spacing w:val="-8"/>
          <w:sz w:val="24"/>
          <w:szCs w:val="24"/>
        </w:rPr>
        <w:t xml:space="preserve"> </w:t>
      </w:r>
      <w:r>
        <w:rPr>
          <w:sz w:val="24"/>
          <w:szCs w:val="24"/>
        </w:rPr>
        <w:t>and</w:t>
      </w:r>
      <w:r>
        <w:rPr>
          <w:spacing w:val="-3"/>
          <w:sz w:val="24"/>
          <w:szCs w:val="24"/>
        </w:rPr>
        <w:t xml:space="preserve"> </w:t>
      </w:r>
      <w:r>
        <w:rPr>
          <w:sz w:val="24"/>
          <w:szCs w:val="24"/>
        </w:rPr>
        <w:t>Italian</w:t>
      </w:r>
      <w:r>
        <w:rPr>
          <w:spacing w:val="-6"/>
          <w:sz w:val="24"/>
          <w:szCs w:val="24"/>
        </w:rPr>
        <w:t xml:space="preserve"> </w:t>
      </w:r>
      <w:r>
        <w:rPr>
          <w:sz w:val="24"/>
          <w:szCs w:val="24"/>
        </w:rPr>
        <w:t>spea</w:t>
      </w:r>
      <w:r>
        <w:rPr>
          <w:spacing w:val="-2"/>
          <w:sz w:val="24"/>
          <w:szCs w:val="24"/>
        </w:rPr>
        <w:t>k</w:t>
      </w:r>
      <w:r>
        <w:rPr>
          <w:sz w:val="24"/>
          <w:szCs w:val="24"/>
        </w:rPr>
        <w:t>ers</w:t>
      </w:r>
      <w:r>
        <w:rPr>
          <w:spacing w:val="-8"/>
          <w:sz w:val="24"/>
          <w:szCs w:val="24"/>
        </w:rPr>
        <w:t xml:space="preserve"> </w:t>
      </w:r>
      <w:r>
        <w:rPr>
          <w:sz w:val="24"/>
          <w:szCs w:val="24"/>
        </w:rPr>
        <w:t>might</w:t>
      </w:r>
      <w:r>
        <w:rPr>
          <w:spacing w:val="-6"/>
          <w:sz w:val="24"/>
          <w:szCs w:val="24"/>
        </w:rPr>
        <w:t xml:space="preserve"> </w:t>
      </w:r>
      <w:r>
        <w:rPr>
          <w:sz w:val="24"/>
          <w:szCs w:val="24"/>
        </w:rPr>
        <w:t>learn</w:t>
      </w:r>
      <w:r>
        <w:rPr>
          <w:spacing w:val="-5"/>
          <w:sz w:val="24"/>
          <w:szCs w:val="24"/>
        </w:rPr>
        <w:t xml:space="preserve"> </w:t>
      </w:r>
      <w:r>
        <w:rPr>
          <w:sz w:val="24"/>
          <w:szCs w:val="24"/>
        </w:rPr>
        <w:t>grammatical</w:t>
      </w:r>
      <w:r>
        <w:rPr>
          <w:spacing w:val="-12"/>
          <w:sz w:val="24"/>
          <w:szCs w:val="24"/>
        </w:rPr>
        <w:t xml:space="preserve"> </w:t>
      </w:r>
      <w:r>
        <w:rPr>
          <w:sz w:val="24"/>
          <w:szCs w:val="24"/>
        </w:rPr>
        <w:t>gender</w:t>
      </w:r>
    </w:p>
    <w:p w:rsidR="00B72476" w:rsidRDefault="00B72476">
      <w:pPr>
        <w:spacing w:before="3"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21" w:line="415" w:lineRule="auto"/>
        <w:ind w:left="100" w:right="88"/>
        <w:rPr>
          <w:sz w:val="24"/>
          <w:szCs w:val="24"/>
        </w:rPr>
      </w:pP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by</w:t>
      </w:r>
      <w:r>
        <w:rPr>
          <w:spacing w:val="-2"/>
          <w:sz w:val="24"/>
          <w:szCs w:val="24"/>
        </w:rPr>
        <w:t xml:space="preserve"> </w:t>
      </w:r>
      <w:r>
        <w:rPr>
          <w:sz w:val="24"/>
          <w:szCs w:val="24"/>
        </w:rPr>
        <w:t>taking</w:t>
      </w:r>
      <w:r>
        <w:rPr>
          <w:spacing w:val="-6"/>
          <w:sz w:val="24"/>
          <w:szCs w:val="24"/>
        </w:rPr>
        <w:t xml:space="preserve"> </w:t>
      </w:r>
      <w:r>
        <w:rPr>
          <w:sz w:val="24"/>
          <w:szCs w:val="24"/>
        </w:rPr>
        <w:t>ad</w:t>
      </w:r>
      <w:r>
        <w:rPr>
          <w:spacing w:val="-6"/>
          <w:sz w:val="24"/>
          <w:szCs w:val="24"/>
        </w:rPr>
        <w:t>v</w:t>
      </w:r>
      <w:r>
        <w:rPr>
          <w:sz w:val="24"/>
          <w:szCs w:val="24"/>
        </w:rPr>
        <w:t>antage</w:t>
      </w:r>
      <w:r>
        <w:rPr>
          <w:spacing w:val="-10"/>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pacing w:val="-2"/>
          <w:sz w:val="24"/>
          <w:szCs w:val="24"/>
        </w:rPr>
        <w:t>f</w:t>
      </w:r>
      <w:r>
        <w:rPr>
          <w:sz w:val="24"/>
          <w:szCs w:val="24"/>
        </w:rPr>
        <w:t>act</w:t>
      </w:r>
      <w:r>
        <w:rPr>
          <w:spacing w:val="-4"/>
          <w:sz w:val="24"/>
          <w:szCs w:val="24"/>
        </w:rPr>
        <w:t xml:space="preserve"> </w:t>
      </w:r>
      <w:r>
        <w:rPr>
          <w:sz w:val="24"/>
          <w:szCs w:val="24"/>
        </w:rPr>
        <w:t>that</w:t>
      </w:r>
      <w:r>
        <w:rPr>
          <w:spacing w:val="-4"/>
          <w:sz w:val="24"/>
          <w:szCs w:val="24"/>
        </w:rPr>
        <w:t xml:space="preserve"> </w:t>
      </w:r>
      <w:r>
        <w:rPr>
          <w:sz w:val="24"/>
          <w:szCs w:val="24"/>
        </w:rPr>
        <w:t>feminine</w:t>
      </w:r>
      <w:r>
        <w:rPr>
          <w:spacing w:val="-9"/>
          <w:sz w:val="24"/>
          <w:szCs w:val="24"/>
        </w:rPr>
        <w:t xml:space="preserve"> </w:t>
      </w:r>
      <w:r>
        <w:rPr>
          <w:sz w:val="24"/>
          <w:szCs w:val="24"/>
        </w:rPr>
        <w:t>nouns</w:t>
      </w:r>
      <w:r>
        <w:rPr>
          <w:spacing w:val="-6"/>
          <w:sz w:val="24"/>
          <w:szCs w:val="24"/>
        </w:rPr>
        <w:t xml:space="preserve"> </w:t>
      </w:r>
      <w:r>
        <w:rPr>
          <w:sz w:val="24"/>
          <w:szCs w:val="24"/>
        </w:rPr>
        <w:t>often</w:t>
      </w:r>
      <w:r>
        <w:rPr>
          <w:spacing w:val="-5"/>
          <w:sz w:val="24"/>
          <w:szCs w:val="24"/>
        </w:rPr>
        <w:t xml:space="preserve"> </w:t>
      </w:r>
      <w:r>
        <w:rPr>
          <w:sz w:val="24"/>
          <w:szCs w:val="24"/>
        </w:rPr>
        <w:t>end</w:t>
      </w:r>
      <w:r>
        <w:rPr>
          <w:spacing w:val="-3"/>
          <w:sz w:val="24"/>
          <w:szCs w:val="24"/>
        </w:rPr>
        <w:t xml:space="preserve"> </w:t>
      </w:r>
      <w:r>
        <w:rPr>
          <w:sz w:val="24"/>
          <w:szCs w:val="24"/>
        </w:rPr>
        <w:t>with</w:t>
      </w:r>
      <w:r>
        <w:rPr>
          <w:spacing w:val="-4"/>
          <w:sz w:val="24"/>
          <w:szCs w:val="24"/>
        </w:rPr>
        <w:t xml:space="preserve"> </w:t>
      </w:r>
      <w:r>
        <w:rPr>
          <w:sz w:val="24"/>
          <w:szCs w:val="24"/>
        </w:rPr>
        <w:t>-a,</w:t>
      </w:r>
      <w:r>
        <w:rPr>
          <w:spacing w:val="11"/>
          <w:sz w:val="24"/>
          <w:szCs w:val="24"/>
        </w:rPr>
        <w:t xml:space="preserve"> </w:t>
      </w:r>
      <w:r>
        <w:rPr>
          <w:sz w:val="24"/>
          <w:szCs w:val="24"/>
        </w:rPr>
        <w:t>while</w:t>
      </w:r>
      <w:r>
        <w:rPr>
          <w:spacing w:val="-5"/>
          <w:sz w:val="24"/>
          <w:szCs w:val="24"/>
        </w:rPr>
        <w:t xml:space="preserve"> </w:t>
      </w:r>
      <w:r>
        <w:rPr>
          <w:sz w:val="24"/>
          <w:szCs w:val="24"/>
        </w:rPr>
        <w:t>masculine nouns</w:t>
      </w:r>
      <w:r>
        <w:rPr>
          <w:spacing w:val="-6"/>
          <w:sz w:val="24"/>
          <w:szCs w:val="24"/>
        </w:rPr>
        <w:t xml:space="preserve"> </w:t>
      </w:r>
      <w:r>
        <w:rPr>
          <w:sz w:val="24"/>
          <w:szCs w:val="24"/>
        </w:rPr>
        <w:t>often</w:t>
      </w:r>
      <w:r>
        <w:rPr>
          <w:spacing w:val="-5"/>
          <w:sz w:val="24"/>
          <w:szCs w:val="24"/>
        </w:rPr>
        <w:t xml:space="preserve"> </w:t>
      </w:r>
      <w:r>
        <w:rPr>
          <w:sz w:val="24"/>
          <w:szCs w:val="24"/>
        </w:rPr>
        <w:t>end</w:t>
      </w:r>
      <w:r>
        <w:rPr>
          <w:spacing w:val="-3"/>
          <w:sz w:val="24"/>
          <w:szCs w:val="24"/>
        </w:rPr>
        <w:t xml:space="preserve"> </w:t>
      </w:r>
      <w:r>
        <w:rPr>
          <w:sz w:val="24"/>
          <w:szCs w:val="24"/>
        </w:rPr>
        <w:t>with</w:t>
      </w:r>
      <w:r>
        <w:rPr>
          <w:spacing w:val="-4"/>
          <w:sz w:val="24"/>
          <w:szCs w:val="24"/>
        </w:rPr>
        <w:t xml:space="preserve"> </w:t>
      </w:r>
      <w:r>
        <w:rPr>
          <w:sz w:val="24"/>
          <w:szCs w:val="24"/>
        </w:rPr>
        <w:t>-o.</w:t>
      </w:r>
      <w:r>
        <w:rPr>
          <w:spacing w:val="11"/>
          <w:sz w:val="24"/>
          <w:szCs w:val="24"/>
        </w:rPr>
        <w:t xml:space="preserve"> </w:t>
      </w:r>
      <w:r>
        <w:rPr>
          <w:sz w:val="24"/>
          <w:szCs w:val="24"/>
        </w:rPr>
        <w:t>More</w:t>
      </w:r>
      <w:r>
        <w:rPr>
          <w:spacing w:val="-5"/>
          <w:sz w:val="24"/>
          <w:szCs w:val="24"/>
        </w:rPr>
        <w:t xml:space="preserve"> </w:t>
      </w:r>
      <w:r>
        <w:rPr>
          <w:sz w:val="24"/>
          <w:szCs w:val="24"/>
        </w:rPr>
        <w:t>generall</w:t>
      </w:r>
      <w:r>
        <w:rPr>
          <w:spacing w:val="-16"/>
          <w:sz w:val="24"/>
          <w:szCs w:val="24"/>
        </w:rPr>
        <w:t>y</w:t>
      </w:r>
      <w:r>
        <w:rPr>
          <w:sz w:val="24"/>
          <w:szCs w:val="24"/>
        </w:rPr>
        <w:t>,</w:t>
      </w:r>
      <w:r>
        <w:rPr>
          <w:spacing w:val="-10"/>
          <w:sz w:val="24"/>
          <w:szCs w:val="24"/>
        </w:rPr>
        <w:t xml:space="preserve"> </w:t>
      </w:r>
      <w:r>
        <w:rPr>
          <w:sz w:val="24"/>
          <w:szCs w:val="24"/>
        </w:rPr>
        <w:t>demonstrations</w:t>
      </w:r>
      <w:r>
        <w:rPr>
          <w:spacing w:val="-15"/>
          <w:sz w:val="24"/>
          <w:szCs w:val="24"/>
        </w:rPr>
        <w:t xml:space="preserve"> </w:t>
      </w:r>
      <w:r>
        <w:rPr>
          <w:sz w:val="24"/>
          <w:szCs w:val="24"/>
        </w:rPr>
        <w:t>that</w:t>
      </w:r>
      <w:r>
        <w:rPr>
          <w:spacing w:val="-4"/>
          <w:sz w:val="24"/>
          <w:szCs w:val="24"/>
        </w:rPr>
        <w:t xml:space="preserve"> </w:t>
      </w:r>
      <w:r>
        <w:rPr>
          <w:sz w:val="24"/>
          <w:szCs w:val="24"/>
        </w:rPr>
        <w:t>co-occurrence</w:t>
      </w:r>
      <w:r>
        <w:rPr>
          <w:spacing w:val="-14"/>
          <w:sz w:val="24"/>
          <w:szCs w:val="24"/>
        </w:rPr>
        <w:t xml:space="preserve"> </w:t>
      </w:r>
      <w:r>
        <w:rPr>
          <w:sz w:val="24"/>
          <w:szCs w:val="24"/>
        </w:rPr>
        <w:t>information</w:t>
      </w:r>
      <w:r>
        <w:rPr>
          <w:spacing w:val="-11"/>
          <w:sz w:val="24"/>
          <w:szCs w:val="24"/>
        </w:rPr>
        <w:t xml:space="preserve"> </w:t>
      </w:r>
      <w:r>
        <w:rPr>
          <w:sz w:val="24"/>
          <w:szCs w:val="24"/>
        </w:rPr>
        <w:t>can</w:t>
      </w:r>
      <w:r>
        <w:rPr>
          <w:spacing w:val="-3"/>
          <w:sz w:val="24"/>
          <w:szCs w:val="24"/>
        </w:rPr>
        <w:t xml:space="preserve"> </w:t>
      </w:r>
      <w:r>
        <w:rPr>
          <w:sz w:val="24"/>
          <w:szCs w:val="24"/>
        </w:rPr>
        <w:t>be useful</w:t>
      </w:r>
      <w:r>
        <w:rPr>
          <w:spacing w:val="-6"/>
          <w:sz w:val="24"/>
          <w:szCs w:val="24"/>
        </w:rPr>
        <w:t xml:space="preserve"> </w:t>
      </w:r>
      <w:r>
        <w:rPr>
          <w:sz w:val="24"/>
          <w:szCs w:val="24"/>
        </w:rPr>
        <w:t>in</w:t>
      </w:r>
      <w:r>
        <w:rPr>
          <w:spacing w:val="-2"/>
          <w:sz w:val="24"/>
          <w:szCs w:val="24"/>
        </w:rPr>
        <w:t xml:space="preserve"> </w:t>
      </w:r>
      <w:r>
        <w:rPr>
          <w:sz w:val="24"/>
          <w:szCs w:val="24"/>
        </w:rPr>
        <w:t>concert</w:t>
      </w:r>
      <w:r>
        <w:rPr>
          <w:spacing w:val="-7"/>
          <w:sz w:val="24"/>
          <w:szCs w:val="24"/>
        </w:rPr>
        <w:t xml:space="preserve"> </w:t>
      </w:r>
      <w:r>
        <w:rPr>
          <w:sz w:val="24"/>
          <w:szCs w:val="24"/>
        </w:rPr>
        <w:t>with</w:t>
      </w:r>
      <w:r>
        <w:rPr>
          <w:spacing w:val="-4"/>
          <w:sz w:val="24"/>
          <w:szCs w:val="24"/>
        </w:rPr>
        <w:t xml:space="preserve"> </w:t>
      </w:r>
      <w:r>
        <w:rPr>
          <w:sz w:val="24"/>
          <w:szCs w:val="24"/>
        </w:rPr>
        <w:t>other</w:t>
      </w:r>
      <w:r>
        <w:rPr>
          <w:spacing w:val="-5"/>
          <w:sz w:val="24"/>
          <w:szCs w:val="24"/>
        </w:rPr>
        <w:t xml:space="preserve"> </w:t>
      </w:r>
      <w:r>
        <w:rPr>
          <w:sz w:val="24"/>
          <w:szCs w:val="24"/>
        </w:rPr>
        <w:t>information</w:t>
      </w:r>
      <w:r>
        <w:rPr>
          <w:spacing w:val="-11"/>
          <w:sz w:val="24"/>
          <w:szCs w:val="24"/>
        </w:rPr>
        <w:t xml:space="preserve"> </w:t>
      </w:r>
      <w:r>
        <w:rPr>
          <w:sz w:val="24"/>
          <w:szCs w:val="24"/>
        </w:rPr>
        <w:t>sources</w:t>
      </w:r>
      <w:r>
        <w:rPr>
          <w:spacing w:val="-7"/>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encouraged</w:t>
      </w:r>
      <w:r>
        <w:rPr>
          <w:spacing w:val="-11"/>
          <w:sz w:val="24"/>
          <w:szCs w:val="24"/>
        </w:rPr>
        <w:t xml:space="preserve"> </w:t>
      </w:r>
      <w:r>
        <w:rPr>
          <w:sz w:val="24"/>
          <w:szCs w:val="24"/>
        </w:rPr>
        <w:t>researchers</w:t>
      </w:r>
      <w:r>
        <w:rPr>
          <w:spacing w:val="-11"/>
          <w:sz w:val="24"/>
          <w:szCs w:val="24"/>
        </w:rPr>
        <w:t xml:space="preserve"> </w:t>
      </w:r>
      <w:r>
        <w:rPr>
          <w:sz w:val="24"/>
          <w:szCs w:val="24"/>
        </w:rPr>
        <w:t>to</w:t>
      </w:r>
      <w:r>
        <w:rPr>
          <w:spacing w:val="-2"/>
          <w:sz w:val="24"/>
          <w:szCs w:val="24"/>
        </w:rPr>
        <w:t xml:space="preserve"> </w:t>
      </w:r>
      <w:r>
        <w:rPr>
          <w:sz w:val="24"/>
          <w:szCs w:val="24"/>
        </w:rPr>
        <w:t>study</w:t>
      </w:r>
      <w:r>
        <w:rPr>
          <w:spacing w:val="-5"/>
          <w:sz w:val="24"/>
          <w:szCs w:val="24"/>
        </w:rPr>
        <w:t xml:space="preserve"> </w:t>
      </w:r>
      <w:r>
        <w:rPr>
          <w:sz w:val="24"/>
          <w:szCs w:val="24"/>
        </w:rPr>
        <w:t>h</w:t>
      </w:r>
      <w:r>
        <w:rPr>
          <w:spacing w:val="-6"/>
          <w:sz w:val="24"/>
          <w:szCs w:val="24"/>
        </w:rPr>
        <w:t>o</w:t>
      </w:r>
      <w:r>
        <w:rPr>
          <w:sz w:val="24"/>
          <w:szCs w:val="24"/>
        </w:rPr>
        <w:t>w disparate</w:t>
      </w:r>
      <w:r>
        <w:rPr>
          <w:spacing w:val="-9"/>
          <w:sz w:val="24"/>
          <w:szCs w:val="24"/>
        </w:rPr>
        <w:t xml:space="preserve"> </w:t>
      </w:r>
      <w:r>
        <w:rPr>
          <w:sz w:val="24"/>
          <w:szCs w:val="24"/>
        </w:rPr>
        <w:t>sources</w:t>
      </w:r>
      <w:r>
        <w:rPr>
          <w:spacing w:val="-7"/>
          <w:sz w:val="24"/>
          <w:szCs w:val="24"/>
        </w:rPr>
        <w:t xml:space="preserve"> </w:t>
      </w:r>
      <w:r>
        <w:rPr>
          <w:sz w:val="24"/>
          <w:szCs w:val="24"/>
        </w:rPr>
        <w:t>might</w:t>
      </w:r>
      <w:r>
        <w:rPr>
          <w:spacing w:val="-6"/>
          <w:sz w:val="24"/>
          <w:szCs w:val="24"/>
        </w:rPr>
        <w:t xml:space="preserve"> </w:t>
      </w:r>
      <w:r>
        <w:rPr>
          <w:sz w:val="24"/>
          <w:szCs w:val="24"/>
        </w:rPr>
        <w:t>be</w:t>
      </w:r>
      <w:r>
        <w:rPr>
          <w:spacing w:val="-2"/>
          <w:sz w:val="24"/>
          <w:szCs w:val="24"/>
        </w:rPr>
        <w:t xml:space="preserve"> </w:t>
      </w:r>
      <w:r>
        <w:rPr>
          <w:sz w:val="24"/>
          <w:szCs w:val="24"/>
        </w:rPr>
        <w:t>int</w:t>
      </w:r>
      <w:r>
        <w:rPr>
          <w:spacing w:val="-4"/>
          <w:sz w:val="24"/>
          <w:szCs w:val="24"/>
        </w:rPr>
        <w:t>e</w:t>
      </w:r>
      <w:r>
        <w:rPr>
          <w:sz w:val="24"/>
          <w:szCs w:val="24"/>
        </w:rPr>
        <w:t>grated</w:t>
      </w:r>
      <w:r>
        <w:rPr>
          <w:spacing w:val="-10"/>
          <w:sz w:val="24"/>
          <w:szCs w:val="24"/>
        </w:rPr>
        <w:t xml:space="preserve"> </w:t>
      </w:r>
      <w:r>
        <w:rPr>
          <w:sz w:val="24"/>
          <w:szCs w:val="24"/>
        </w:rPr>
        <w:t>to</w:t>
      </w:r>
      <w:r>
        <w:rPr>
          <w:spacing w:val="-2"/>
          <w:sz w:val="24"/>
          <w:szCs w:val="24"/>
        </w:rPr>
        <w:t xml:space="preserve"> f</w:t>
      </w:r>
      <w:r>
        <w:rPr>
          <w:sz w:val="24"/>
          <w:szCs w:val="24"/>
        </w:rPr>
        <w:t>acilitate</w:t>
      </w:r>
      <w:r>
        <w:rPr>
          <w:spacing w:val="-8"/>
          <w:sz w:val="24"/>
          <w:szCs w:val="24"/>
        </w:rPr>
        <w:t xml:space="preserve"> </w:t>
      </w:r>
      <w:r>
        <w:rPr>
          <w:sz w:val="24"/>
          <w:szCs w:val="24"/>
        </w:rPr>
        <w:t>learning</w:t>
      </w:r>
      <w:r>
        <w:rPr>
          <w:spacing w:val="-8"/>
          <w:sz w:val="24"/>
          <w:szCs w:val="24"/>
        </w:rPr>
        <w:t xml:space="preserve"> </w:t>
      </w:r>
      <w:r>
        <w:rPr>
          <w:sz w:val="24"/>
          <w:szCs w:val="24"/>
        </w:rPr>
        <w:t>(e.g.,</w:t>
      </w:r>
      <w:r>
        <w:rPr>
          <w:spacing w:val="-5"/>
          <w:sz w:val="24"/>
          <w:szCs w:val="24"/>
        </w:rPr>
        <w:t xml:space="preserve"> </w:t>
      </w:r>
      <w:r>
        <w:rPr>
          <w:sz w:val="24"/>
          <w:szCs w:val="24"/>
        </w:rPr>
        <w:t>Johns</w:t>
      </w:r>
      <w:r>
        <w:rPr>
          <w:spacing w:val="-5"/>
          <w:sz w:val="24"/>
          <w:szCs w:val="24"/>
        </w:rPr>
        <w:t xml:space="preserve"> </w:t>
      </w:r>
      <w:r>
        <w:rPr>
          <w:sz w:val="24"/>
          <w:szCs w:val="24"/>
        </w:rPr>
        <w:t>&amp;</w:t>
      </w:r>
      <w:r>
        <w:rPr>
          <w:spacing w:val="-2"/>
          <w:sz w:val="24"/>
          <w:szCs w:val="24"/>
        </w:rPr>
        <w:t xml:space="preserve"> </w:t>
      </w:r>
      <w:r>
        <w:rPr>
          <w:sz w:val="24"/>
          <w:szCs w:val="24"/>
        </w:rPr>
        <w:t>Jones,</w:t>
      </w:r>
      <w:r>
        <w:rPr>
          <w:spacing w:val="-6"/>
          <w:sz w:val="24"/>
          <w:szCs w:val="24"/>
        </w:rPr>
        <w:t xml:space="preserve"> </w:t>
      </w:r>
      <w:r>
        <w:rPr>
          <w:sz w:val="24"/>
          <w:szCs w:val="24"/>
        </w:rPr>
        <w:t>2012;</w:t>
      </w:r>
      <w:r>
        <w:rPr>
          <w:spacing w:val="-5"/>
          <w:sz w:val="24"/>
          <w:szCs w:val="24"/>
        </w:rPr>
        <w:t xml:space="preserve"> </w:t>
      </w:r>
      <w:r>
        <w:rPr>
          <w:sz w:val="24"/>
          <w:szCs w:val="24"/>
        </w:rPr>
        <w:t>Monaghan, Chate</w:t>
      </w:r>
      <w:r>
        <w:rPr>
          <w:spacing w:val="-10"/>
          <w:sz w:val="24"/>
          <w:szCs w:val="24"/>
        </w:rPr>
        <w:t>r</w:t>
      </w:r>
      <w:r>
        <w:rPr>
          <w:sz w:val="24"/>
          <w:szCs w:val="24"/>
        </w:rPr>
        <w:t>,</w:t>
      </w:r>
      <w:r>
        <w:rPr>
          <w:spacing w:val="-7"/>
          <w:sz w:val="24"/>
          <w:szCs w:val="24"/>
        </w:rPr>
        <w:t xml:space="preserve"> </w:t>
      </w:r>
      <w:r>
        <w:rPr>
          <w:sz w:val="24"/>
          <w:szCs w:val="24"/>
        </w:rPr>
        <w:t>&amp;</w:t>
      </w:r>
      <w:r>
        <w:rPr>
          <w:spacing w:val="-2"/>
          <w:sz w:val="24"/>
          <w:szCs w:val="24"/>
        </w:rPr>
        <w:t xml:space="preserve"> </w:t>
      </w:r>
      <w:r>
        <w:rPr>
          <w:sz w:val="24"/>
          <w:szCs w:val="24"/>
        </w:rPr>
        <w:t>Christiansen,</w:t>
      </w:r>
      <w:r>
        <w:rPr>
          <w:spacing w:val="-13"/>
          <w:sz w:val="24"/>
          <w:szCs w:val="24"/>
        </w:rPr>
        <w:t xml:space="preserve"> </w:t>
      </w:r>
      <w:r>
        <w:rPr>
          <w:sz w:val="24"/>
          <w:szCs w:val="24"/>
        </w:rPr>
        <w:t>2005).</w:t>
      </w:r>
    </w:p>
    <w:p w:rsidR="00B72476" w:rsidRDefault="00B72476">
      <w:pPr>
        <w:spacing w:before="4" w:line="100" w:lineRule="exact"/>
        <w:rPr>
          <w:sz w:val="10"/>
          <w:szCs w:val="10"/>
        </w:rPr>
      </w:pPr>
    </w:p>
    <w:p w:rsidR="00B72476" w:rsidRDefault="00CB77E8">
      <w:pPr>
        <w:spacing w:line="415" w:lineRule="auto"/>
        <w:ind w:left="100" w:right="206" w:firstLine="576"/>
        <w:rPr>
          <w:sz w:val="24"/>
          <w:szCs w:val="24"/>
        </w:rPr>
      </w:pPr>
      <w:r>
        <w:rPr>
          <w:sz w:val="24"/>
          <w:szCs w:val="24"/>
        </w:rPr>
        <w:t>Nearly</w:t>
      </w:r>
      <w:r>
        <w:rPr>
          <w:spacing w:val="-7"/>
          <w:sz w:val="24"/>
          <w:szCs w:val="24"/>
        </w:rPr>
        <w:t xml:space="preserve"> </w:t>
      </w:r>
      <w:r>
        <w:rPr>
          <w:sz w:val="24"/>
          <w:szCs w:val="24"/>
        </w:rPr>
        <w:t>all</w:t>
      </w:r>
      <w:r>
        <w:rPr>
          <w:spacing w:val="-2"/>
          <w:sz w:val="24"/>
          <w:szCs w:val="24"/>
        </w:rPr>
        <w:t xml:space="preserve"> </w:t>
      </w:r>
      <w:r>
        <w:rPr>
          <w:sz w:val="24"/>
          <w:szCs w:val="24"/>
        </w:rPr>
        <w:t>of</w:t>
      </w:r>
      <w:r>
        <w:rPr>
          <w:spacing w:val="-2"/>
          <w:sz w:val="24"/>
          <w:szCs w:val="24"/>
        </w:rPr>
        <w:t xml:space="preserve"> </w:t>
      </w:r>
      <w:r>
        <w:rPr>
          <w:sz w:val="24"/>
          <w:szCs w:val="24"/>
        </w:rPr>
        <w:t>this</w:t>
      </w:r>
      <w:r>
        <w:rPr>
          <w:spacing w:val="-3"/>
          <w:sz w:val="24"/>
          <w:szCs w:val="24"/>
        </w:rPr>
        <w:t xml:space="preserve"> </w:t>
      </w:r>
      <w:r>
        <w:rPr>
          <w:sz w:val="24"/>
          <w:szCs w:val="24"/>
        </w:rPr>
        <w:t>empirical</w:t>
      </w:r>
      <w:r>
        <w:rPr>
          <w:spacing w:val="-9"/>
          <w:sz w:val="24"/>
          <w:szCs w:val="24"/>
        </w:rPr>
        <w:t xml:space="preserve"> </w:t>
      </w:r>
      <w:r>
        <w:rPr>
          <w:spacing w:val="-2"/>
          <w:sz w:val="24"/>
          <w:szCs w:val="24"/>
        </w:rPr>
        <w:t>w</w:t>
      </w:r>
      <w:r>
        <w:rPr>
          <w:sz w:val="24"/>
          <w:szCs w:val="24"/>
        </w:rPr>
        <w:t>ork</w:t>
      </w:r>
      <w:r>
        <w:rPr>
          <w:spacing w:val="-5"/>
          <w:sz w:val="24"/>
          <w:szCs w:val="24"/>
        </w:rPr>
        <w:t xml:space="preserve"> </w:t>
      </w:r>
      <w:r>
        <w:rPr>
          <w:sz w:val="24"/>
          <w:szCs w:val="24"/>
        </w:rPr>
        <w:t>has</w:t>
      </w:r>
      <w:r>
        <w:rPr>
          <w:spacing w:val="-3"/>
          <w:sz w:val="24"/>
          <w:szCs w:val="24"/>
        </w:rPr>
        <w:t xml:space="preserve"> </w:t>
      </w:r>
      <w:r>
        <w:rPr>
          <w:sz w:val="24"/>
          <w:szCs w:val="24"/>
        </w:rPr>
        <w:t>interpreted</w:t>
      </w:r>
      <w:r>
        <w:rPr>
          <w:spacing w:val="-10"/>
          <w:sz w:val="24"/>
          <w:szCs w:val="24"/>
        </w:rPr>
        <w:t xml:space="preserve"> </w:t>
      </w:r>
      <w:r>
        <w:rPr>
          <w:sz w:val="24"/>
          <w:szCs w:val="24"/>
        </w:rPr>
        <w:t>the</w:t>
      </w:r>
      <w:r>
        <w:rPr>
          <w:spacing w:val="-3"/>
          <w:sz w:val="24"/>
          <w:szCs w:val="24"/>
        </w:rPr>
        <w:t xml:space="preserve"> </w:t>
      </w:r>
      <w:r>
        <w:rPr>
          <w:sz w:val="24"/>
          <w:szCs w:val="24"/>
        </w:rPr>
        <w:t>results</w:t>
      </w:r>
      <w:r>
        <w:rPr>
          <w:spacing w:val="-6"/>
          <w:sz w:val="24"/>
          <w:szCs w:val="24"/>
        </w:rPr>
        <w:t xml:space="preserve"> </w:t>
      </w:r>
      <w:r>
        <w:rPr>
          <w:sz w:val="24"/>
          <w:szCs w:val="24"/>
        </w:rPr>
        <w:t>of</w:t>
      </w:r>
      <w:r>
        <w:rPr>
          <w:spacing w:val="-2"/>
          <w:sz w:val="24"/>
          <w:szCs w:val="24"/>
        </w:rPr>
        <w:t xml:space="preserve"> </w:t>
      </w:r>
      <w:r>
        <w:rPr>
          <w:sz w:val="24"/>
          <w:szCs w:val="24"/>
        </w:rPr>
        <w:t>human</w:t>
      </w:r>
      <w:r>
        <w:rPr>
          <w:spacing w:val="-7"/>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with reference</w:t>
      </w:r>
      <w:r>
        <w:rPr>
          <w:spacing w:val="-9"/>
          <w:sz w:val="24"/>
          <w:szCs w:val="24"/>
        </w:rPr>
        <w:t xml:space="preserve"> </w:t>
      </w:r>
      <w:r>
        <w:rPr>
          <w:sz w:val="24"/>
          <w:szCs w:val="24"/>
        </w:rPr>
        <w:t>to</w:t>
      </w:r>
      <w:r>
        <w:rPr>
          <w:spacing w:val="-2"/>
          <w:sz w:val="24"/>
          <w:szCs w:val="24"/>
        </w:rPr>
        <w:t xml:space="preserve"> </w:t>
      </w:r>
      <w:r>
        <w:rPr>
          <w:sz w:val="24"/>
          <w:szCs w:val="24"/>
        </w:rPr>
        <w:t>learning</w:t>
      </w:r>
      <w:r>
        <w:rPr>
          <w:spacing w:val="-8"/>
          <w:sz w:val="24"/>
          <w:szCs w:val="24"/>
        </w:rPr>
        <w:t xml:space="preserve"> </w:t>
      </w:r>
      <w:r>
        <w:rPr>
          <w:sz w:val="24"/>
          <w:szCs w:val="24"/>
        </w:rPr>
        <w:t>grammatical</w:t>
      </w:r>
      <w:r>
        <w:rPr>
          <w:spacing w:val="-12"/>
          <w:sz w:val="24"/>
          <w:szCs w:val="24"/>
        </w:rPr>
        <w:t xml:space="preserve"> </w:t>
      </w:r>
      <w:r>
        <w:rPr>
          <w:sz w:val="24"/>
          <w:szCs w:val="24"/>
        </w:rPr>
        <w:t>cat</w:t>
      </w:r>
      <w:r>
        <w:rPr>
          <w:spacing w:val="-4"/>
          <w:sz w:val="24"/>
          <w:szCs w:val="24"/>
        </w:rPr>
        <w:t>e</w:t>
      </w:r>
      <w:r>
        <w:rPr>
          <w:sz w:val="24"/>
          <w:szCs w:val="24"/>
        </w:rPr>
        <w:t>gor</w:t>
      </w:r>
      <w:r>
        <w:rPr>
          <w:spacing w:val="-16"/>
          <w:sz w:val="24"/>
          <w:szCs w:val="24"/>
        </w:rPr>
        <w:t>y</w:t>
      </w:r>
      <w:r>
        <w:rPr>
          <w:sz w:val="24"/>
          <w:szCs w:val="24"/>
        </w:rPr>
        <w:t>,</w:t>
      </w:r>
      <w:r>
        <w:rPr>
          <w:spacing w:val="-9"/>
          <w:sz w:val="24"/>
          <w:szCs w:val="24"/>
        </w:rPr>
        <w:t xml:space="preserve"> </w:t>
      </w:r>
      <w:r>
        <w:rPr>
          <w:sz w:val="24"/>
          <w:szCs w:val="24"/>
        </w:rPr>
        <w:t>rather</w:t>
      </w:r>
      <w:r>
        <w:rPr>
          <w:spacing w:val="-6"/>
          <w:sz w:val="24"/>
          <w:szCs w:val="24"/>
        </w:rPr>
        <w:t xml:space="preserve"> </w:t>
      </w:r>
      <w:r>
        <w:rPr>
          <w:sz w:val="24"/>
          <w:szCs w:val="24"/>
        </w:rPr>
        <w:t>than</w:t>
      </w:r>
      <w:r>
        <w:rPr>
          <w:spacing w:val="-4"/>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meaning.</w:t>
      </w:r>
      <w:r>
        <w:rPr>
          <w:spacing w:val="5"/>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our</w:t>
      </w:r>
      <w:r>
        <w:rPr>
          <w:spacing w:val="-3"/>
          <w:sz w:val="24"/>
          <w:szCs w:val="24"/>
        </w:rPr>
        <w:t xml:space="preserve"> </w:t>
      </w:r>
      <w:r>
        <w:rPr>
          <w:sz w:val="24"/>
          <w:szCs w:val="24"/>
        </w:rPr>
        <w:t>kn</w:t>
      </w:r>
      <w:r>
        <w:rPr>
          <w:spacing w:val="-6"/>
          <w:sz w:val="24"/>
          <w:szCs w:val="24"/>
        </w:rPr>
        <w:t>o</w:t>
      </w:r>
      <w:r>
        <w:rPr>
          <w:sz w:val="24"/>
          <w:szCs w:val="24"/>
        </w:rPr>
        <w:t>wledge,</w:t>
      </w:r>
      <w:r>
        <w:rPr>
          <w:spacing w:val="-11"/>
          <w:sz w:val="24"/>
          <w:szCs w:val="24"/>
        </w:rPr>
        <w:t xml:space="preserve"> </w:t>
      </w:r>
      <w:r>
        <w:rPr>
          <w:sz w:val="24"/>
          <w:szCs w:val="24"/>
        </w:rPr>
        <w:t>only one</w:t>
      </w:r>
      <w:r>
        <w:rPr>
          <w:spacing w:val="-3"/>
          <w:sz w:val="24"/>
          <w:szCs w:val="24"/>
        </w:rPr>
        <w:t xml:space="preserve"> </w:t>
      </w:r>
      <w:r>
        <w:rPr>
          <w:sz w:val="24"/>
          <w:szCs w:val="24"/>
        </w:rPr>
        <w:t>study</w:t>
      </w:r>
      <w:r>
        <w:rPr>
          <w:spacing w:val="-5"/>
          <w:sz w:val="24"/>
          <w:szCs w:val="24"/>
        </w:rPr>
        <w:t xml:space="preserve"> </w:t>
      </w:r>
      <w:r>
        <w:rPr>
          <w:sz w:val="24"/>
          <w:szCs w:val="24"/>
        </w:rPr>
        <w:t>has</w:t>
      </w:r>
      <w:r>
        <w:rPr>
          <w:spacing w:val="-3"/>
          <w:sz w:val="24"/>
          <w:szCs w:val="24"/>
        </w:rPr>
        <w:t xml:space="preserve"> </w:t>
      </w:r>
      <w:r>
        <w:rPr>
          <w:spacing w:val="-4"/>
          <w:sz w:val="24"/>
          <w:szCs w:val="24"/>
        </w:rPr>
        <w:t>e</w:t>
      </w:r>
      <w:r>
        <w:rPr>
          <w:sz w:val="24"/>
          <w:szCs w:val="24"/>
        </w:rPr>
        <w:t>xamined</w:t>
      </w:r>
      <w:r>
        <w:rPr>
          <w:spacing w:val="-9"/>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meaning.</w:t>
      </w:r>
      <w:r>
        <w:rPr>
          <w:spacing w:val="5"/>
          <w:sz w:val="24"/>
          <w:szCs w:val="24"/>
        </w:rPr>
        <w:t xml:space="preserve"> </w:t>
      </w:r>
      <w:r>
        <w:rPr>
          <w:sz w:val="24"/>
          <w:szCs w:val="24"/>
        </w:rPr>
        <w:t>Recentl</w:t>
      </w:r>
      <w:r>
        <w:rPr>
          <w:spacing w:val="-16"/>
          <w:sz w:val="24"/>
          <w:szCs w:val="24"/>
        </w:rPr>
        <w:t>y</w:t>
      </w:r>
      <w:r>
        <w:rPr>
          <w:sz w:val="24"/>
          <w:szCs w:val="24"/>
        </w:rPr>
        <w:t>,</w:t>
      </w:r>
      <w:r>
        <w:rPr>
          <w:spacing w:val="-9"/>
          <w:sz w:val="24"/>
          <w:szCs w:val="24"/>
        </w:rPr>
        <w:t xml:space="preserve"> </w:t>
      </w:r>
      <w:r>
        <w:rPr>
          <w:sz w:val="24"/>
          <w:szCs w:val="24"/>
        </w:rPr>
        <w:t>La</w:t>
      </w:r>
      <w:r>
        <w:rPr>
          <w:spacing w:val="-4"/>
          <w:sz w:val="24"/>
          <w:szCs w:val="24"/>
        </w:rPr>
        <w:t>n</w:t>
      </w:r>
      <w:r>
        <w:rPr>
          <w:sz w:val="24"/>
          <w:szCs w:val="24"/>
        </w:rPr>
        <w:t>y</w:t>
      </w:r>
      <w:r>
        <w:rPr>
          <w:spacing w:val="-5"/>
          <w:sz w:val="24"/>
          <w:szCs w:val="24"/>
        </w:rPr>
        <w:t xml:space="preserve"> </w:t>
      </w:r>
      <w:r>
        <w:rPr>
          <w:sz w:val="24"/>
          <w:szCs w:val="24"/>
        </w:rPr>
        <w:t>and</w:t>
      </w:r>
      <w:r>
        <w:rPr>
          <w:spacing w:val="-3"/>
          <w:sz w:val="24"/>
          <w:szCs w:val="24"/>
        </w:rPr>
        <w:t xml:space="preserve"> </w:t>
      </w:r>
      <w:r>
        <w:rPr>
          <w:sz w:val="24"/>
          <w:szCs w:val="24"/>
        </w:rPr>
        <w:t>Sa</w:t>
      </w:r>
      <w:r>
        <w:rPr>
          <w:spacing w:val="-6"/>
          <w:sz w:val="24"/>
          <w:szCs w:val="24"/>
        </w:rPr>
        <w:t>f</w:t>
      </w:r>
      <w:r>
        <w:rPr>
          <w:sz w:val="24"/>
          <w:szCs w:val="24"/>
        </w:rPr>
        <w:t>fran</w:t>
      </w:r>
      <w:r>
        <w:rPr>
          <w:spacing w:val="-7"/>
          <w:sz w:val="24"/>
          <w:szCs w:val="24"/>
        </w:rPr>
        <w:t xml:space="preserve"> </w:t>
      </w:r>
      <w:r>
        <w:rPr>
          <w:sz w:val="24"/>
          <w:szCs w:val="24"/>
        </w:rPr>
        <w:t>(2010)</w:t>
      </w:r>
      <w:r>
        <w:rPr>
          <w:spacing w:val="-6"/>
          <w:sz w:val="24"/>
          <w:szCs w:val="24"/>
        </w:rPr>
        <w:t xml:space="preserve"> </w:t>
      </w:r>
      <w:r>
        <w:rPr>
          <w:sz w:val="24"/>
          <w:szCs w:val="24"/>
        </w:rPr>
        <w:t>i</w:t>
      </w:r>
      <w:r>
        <w:rPr>
          <w:spacing w:val="-10"/>
          <w:sz w:val="24"/>
          <w:szCs w:val="24"/>
        </w:rPr>
        <w:t>n</w:t>
      </w:r>
      <w:r>
        <w:rPr>
          <w:spacing w:val="-4"/>
          <w:sz w:val="24"/>
          <w:szCs w:val="24"/>
        </w:rPr>
        <w:t>v</w:t>
      </w:r>
      <w:r>
        <w:rPr>
          <w:sz w:val="24"/>
          <w:szCs w:val="24"/>
        </w:rPr>
        <w:t>esti</w:t>
      </w:r>
      <w:r>
        <w:rPr>
          <w:spacing w:val="-1"/>
          <w:sz w:val="24"/>
          <w:szCs w:val="24"/>
        </w:rPr>
        <w:t>g</w:t>
      </w:r>
      <w:r>
        <w:rPr>
          <w:sz w:val="24"/>
          <w:szCs w:val="24"/>
        </w:rPr>
        <w:t>ated</w:t>
      </w:r>
      <w:r>
        <w:rPr>
          <w:spacing w:val="-12"/>
          <w:sz w:val="24"/>
          <w:szCs w:val="24"/>
        </w:rPr>
        <w:t xml:space="preserve"> </w:t>
      </w:r>
      <w:r>
        <w:rPr>
          <w:sz w:val="24"/>
          <w:szCs w:val="24"/>
        </w:rPr>
        <w:t>Braine</w:t>
      </w:r>
      <w:r>
        <w:rPr>
          <w:spacing w:val="-13"/>
          <w:sz w:val="24"/>
          <w:szCs w:val="24"/>
        </w:rPr>
        <w:t>’</w:t>
      </w:r>
      <w:r>
        <w:rPr>
          <w:sz w:val="24"/>
          <w:szCs w:val="24"/>
        </w:rPr>
        <w:t>s proposal</w:t>
      </w:r>
      <w:r>
        <w:rPr>
          <w:spacing w:val="-8"/>
          <w:sz w:val="24"/>
          <w:szCs w:val="24"/>
        </w:rPr>
        <w:t xml:space="preserve"> </w:t>
      </w:r>
      <w:r>
        <w:rPr>
          <w:sz w:val="24"/>
          <w:szCs w:val="24"/>
        </w:rPr>
        <w:t>of</w:t>
      </w:r>
      <w:r>
        <w:rPr>
          <w:spacing w:val="-2"/>
          <w:sz w:val="24"/>
          <w:szCs w:val="24"/>
        </w:rPr>
        <w:t xml:space="preserve"> </w:t>
      </w:r>
      <w:r>
        <w:rPr>
          <w:sz w:val="24"/>
          <w:szCs w:val="24"/>
        </w:rPr>
        <w:t>correlating</w:t>
      </w:r>
      <w:r>
        <w:rPr>
          <w:spacing w:val="-10"/>
          <w:sz w:val="24"/>
          <w:szCs w:val="24"/>
        </w:rPr>
        <w:t xml:space="preserve"> </w:t>
      </w:r>
      <w:r>
        <w:rPr>
          <w:sz w:val="24"/>
          <w:szCs w:val="24"/>
        </w:rPr>
        <w:t>co-occurrence</w:t>
      </w:r>
      <w:r>
        <w:rPr>
          <w:spacing w:val="-14"/>
          <w:sz w:val="24"/>
          <w:szCs w:val="24"/>
        </w:rPr>
        <w:t xml:space="preserve"> </w:t>
      </w:r>
      <w:r>
        <w:rPr>
          <w:sz w:val="24"/>
          <w:szCs w:val="24"/>
        </w:rPr>
        <w:t>and</w:t>
      </w:r>
      <w:r>
        <w:rPr>
          <w:spacing w:val="-3"/>
          <w:sz w:val="24"/>
          <w:szCs w:val="24"/>
        </w:rPr>
        <w:t xml:space="preserve"> </w:t>
      </w:r>
      <w:r>
        <w:rPr>
          <w:sz w:val="24"/>
          <w:szCs w:val="24"/>
        </w:rPr>
        <w:t>phonological</w:t>
      </w:r>
      <w:r>
        <w:rPr>
          <w:spacing w:val="-13"/>
          <w:sz w:val="24"/>
          <w:szCs w:val="24"/>
        </w:rPr>
        <w:t xml:space="preserve"> </w:t>
      </w:r>
      <w:r>
        <w:rPr>
          <w:sz w:val="24"/>
          <w:szCs w:val="24"/>
        </w:rPr>
        <w:t>cues</w:t>
      </w:r>
      <w:r>
        <w:rPr>
          <w:spacing w:val="-4"/>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study</w:t>
      </w:r>
      <w:r>
        <w:rPr>
          <w:spacing w:val="-5"/>
          <w:sz w:val="24"/>
          <w:szCs w:val="24"/>
        </w:rPr>
        <w:t xml:space="preserve"> </w:t>
      </w:r>
      <w:r>
        <w:rPr>
          <w:sz w:val="24"/>
          <w:szCs w:val="24"/>
        </w:rPr>
        <w:t>of</w:t>
      </w:r>
      <w:r>
        <w:rPr>
          <w:spacing w:val="-2"/>
          <w:sz w:val="24"/>
          <w:szCs w:val="24"/>
        </w:rPr>
        <w:t xml:space="preserve"> </w:t>
      </w:r>
      <w:r>
        <w:rPr>
          <w:sz w:val="24"/>
          <w:szCs w:val="24"/>
        </w:rPr>
        <w:t>meaning</w:t>
      </w:r>
      <w:r>
        <w:rPr>
          <w:spacing w:val="-8"/>
          <w:sz w:val="24"/>
          <w:szCs w:val="24"/>
        </w:rPr>
        <w:t xml:space="preserve"> </w:t>
      </w:r>
      <w:r>
        <w:rPr>
          <w:sz w:val="24"/>
          <w:szCs w:val="24"/>
        </w:rPr>
        <w:t>acquisition. Th</w:t>
      </w:r>
      <w:r>
        <w:rPr>
          <w:spacing w:val="-4"/>
          <w:sz w:val="24"/>
          <w:szCs w:val="24"/>
        </w:rPr>
        <w:t>e</w:t>
      </w:r>
      <w:r>
        <w:rPr>
          <w:sz w:val="24"/>
          <w:szCs w:val="24"/>
        </w:rPr>
        <w:t>y</w:t>
      </w:r>
      <w:r>
        <w:rPr>
          <w:spacing w:val="-5"/>
          <w:sz w:val="24"/>
          <w:szCs w:val="24"/>
        </w:rPr>
        <w:t xml:space="preserve"> </w:t>
      </w:r>
      <w:r>
        <w:rPr>
          <w:sz w:val="24"/>
          <w:szCs w:val="24"/>
        </w:rPr>
        <w:t>found</w:t>
      </w:r>
      <w:r>
        <w:rPr>
          <w:spacing w:val="-6"/>
          <w:sz w:val="24"/>
          <w:szCs w:val="24"/>
        </w:rPr>
        <w:t xml:space="preserve"> </w:t>
      </w:r>
      <w:r>
        <w:rPr>
          <w:sz w:val="24"/>
          <w:szCs w:val="24"/>
        </w:rPr>
        <w:t>that</w:t>
      </w:r>
      <w:r>
        <w:rPr>
          <w:spacing w:val="-4"/>
          <w:sz w:val="24"/>
          <w:szCs w:val="24"/>
        </w:rPr>
        <w:t xml:space="preserve"> </w:t>
      </w:r>
      <w:r>
        <w:rPr>
          <w:sz w:val="24"/>
          <w:szCs w:val="24"/>
        </w:rPr>
        <w:t>22-month</w:t>
      </w:r>
      <w:r>
        <w:rPr>
          <w:spacing w:val="-9"/>
          <w:sz w:val="24"/>
          <w:szCs w:val="24"/>
        </w:rPr>
        <w:t xml:space="preserve"> </w:t>
      </w:r>
      <w:r>
        <w:rPr>
          <w:sz w:val="24"/>
          <w:szCs w:val="24"/>
        </w:rPr>
        <w:t>old</w:t>
      </w:r>
      <w:r>
        <w:rPr>
          <w:spacing w:val="-3"/>
          <w:sz w:val="24"/>
          <w:szCs w:val="24"/>
        </w:rPr>
        <w:t xml:space="preserve"> </w:t>
      </w:r>
      <w:r>
        <w:rPr>
          <w:sz w:val="24"/>
          <w:szCs w:val="24"/>
        </w:rPr>
        <w:t>in</w:t>
      </w:r>
      <w:r>
        <w:rPr>
          <w:spacing w:val="-2"/>
          <w:sz w:val="24"/>
          <w:szCs w:val="24"/>
        </w:rPr>
        <w:t>f</w:t>
      </w:r>
      <w:r>
        <w:rPr>
          <w:sz w:val="24"/>
          <w:szCs w:val="24"/>
        </w:rPr>
        <w:t>ants</w:t>
      </w:r>
      <w:r>
        <w:rPr>
          <w:spacing w:val="-7"/>
          <w:sz w:val="24"/>
          <w:szCs w:val="24"/>
        </w:rPr>
        <w:t xml:space="preserve"> </w:t>
      </w:r>
      <w:r>
        <w:rPr>
          <w:sz w:val="24"/>
          <w:szCs w:val="24"/>
        </w:rPr>
        <w:t>successfully</w:t>
      </w:r>
      <w:r>
        <w:rPr>
          <w:spacing w:val="-12"/>
          <w:sz w:val="24"/>
          <w:szCs w:val="24"/>
        </w:rPr>
        <w:t xml:space="preserve"> </w:t>
      </w:r>
      <w:r>
        <w:rPr>
          <w:sz w:val="24"/>
          <w:szCs w:val="24"/>
        </w:rPr>
        <w:t>learned</w:t>
      </w:r>
      <w:r>
        <w:rPr>
          <w:spacing w:val="-7"/>
          <w:sz w:val="24"/>
          <w:szCs w:val="24"/>
        </w:rPr>
        <w:t xml:space="preserve"> </w:t>
      </w:r>
      <w:r>
        <w:rPr>
          <w:sz w:val="24"/>
          <w:szCs w:val="24"/>
        </w:rPr>
        <w:t>an</w:t>
      </w:r>
      <w:r>
        <w:rPr>
          <w:spacing w:val="-2"/>
          <w:sz w:val="24"/>
          <w:szCs w:val="24"/>
        </w:rPr>
        <w:t xml:space="preserve"> </w:t>
      </w:r>
      <w:r>
        <w:rPr>
          <w:sz w:val="24"/>
          <w:szCs w:val="24"/>
        </w:rPr>
        <w:t>MNPQ</w:t>
      </w:r>
      <w:r>
        <w:rPr>
          <w:spacing w:val="-7"/>
          <w:sz w:val="24"/>
          <w:szCs w:val="24"/>
        </w:rPr>
        <w:t xml:space="preserve"> </w:t>
      </w:r>
      <w:r>
        <w:rPr>
          <w:sz w:val="24"/>
          <w:szCs w:val="24"/>
        </w:rPr>
        <w:t>language</w:t>
      </w:r>
      <w:r>
        <w:rPr>
          <w:spacing w:val="-9"/>
          <w:sz w:val="24"/>
          <w:szCs w:val="24"/>
        </w:rPr>
        <w:t xml:space="preserve"> </w:t>
      </w:r>
      <w:r>
        <w:rPr>
          <w:sz w:val="24"/>
          <w:szCs w:val="24"/>
        </w:rPr>
        <w:t>when</w:t>
      </w:r>
    </w:p>
    <w:p w:rsidR="00B72476" w:rsidRDefault="00CB77E8">
      <w:pPr>
        <w:spacing w:before="7" w:line="415" w:lineRule="auto"/>
        <w:ind w:left="100" w:right="127"/>
        <w:rPr>
          <w:sz w:val="24"/>
          <w:szCs w:val="24"/>
        </w:rPr>
      </w:pPr>
      <w:r>
        <w:rPr>
          <w:sz w:val="24"/>
          <w:szCs w:val="24"/>
        </w:rPr>
        <w:t>co-occurrence</w:t>
      </w:r>
      <w:r>
        <w:rPr>
          <w:spacing w:val="-14"/>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aligned</w:t>
      </w:r>
      <w:r>
        <w:rPr>
          <w:spacing w:val="-7"/>
          <w:sz w:val="24"/>
          <w:szCs w:val="24"/>
        </w:rPr>
        <w:t xml:space="preserve"> </w:t>
      </w:r>
      <w:r>
        <w:rPr>
          <w:sz w:val="24"/>
          <w:szCs w:val="24"/>
        </w:rPr>
        <w:t>with</w:t>
      </w:r>
      <w:r>
        <w:rPr>
          <w:spacing w:val="-4"/>
          <w:sz w:val="24"/>
          <w:szCs w:val="24"/>
        </w:rPr>
        <w:t xml:space="preserve"> </w:t>
      </w:r>
      <w:r>
        <w:rPr>
          <w:sz w:val="24"/>
          <w:szCs w:val="24"/>
        </w:rPr>
        <w:t>the</w:t>
      </w:r>
      <w:r>
        <w:rPr>
          <w:spacing w:val="-3"/>
          <w:sz w:val="24"/>
          <w:szCs w:val="24"/>
        </w:rPr>
        <w:t xml:space="preserve"> </w:t>
      </w:r>
      <w:r>
        <w:rPr>
          <w:sz w:val="24"/>
          <w:szCs w:val="24"/>
        </w:rPr>
        <w:t>number</w:t>
      </w:r>
      <w:r>
        <w:rPr>
          <w:spacing w:val="-7"/>
          <w:sz w:val="24"/>
          <w:szCs w:val="24"/>
        </w:rPr>
        <w:t xml:space="preserve"> </w:t>
      </w:r>
      <w:r>
        <w:rPr>
          <w:sz w:val="24"/>
          <w:szCs w:val="24"/>
        </w:rPr>
        <w:t>of</w:t>
      </w:r>
      <w:r>
        <w:rPr>
          <w:spacing w:val="-2"/>
          <w:sz w:val="24"/>
          <w:szCs w:val="24"/>
        </w:rPr>
        <w:t xml:space="preserve"> </w:t>
      </w:r>
      <w:r>
        <w:rPr>
          <w:sz w:val="24"/>
          <w:szCs w:val="24"/>
        </w:rPr>
        <w:t>syllables</w:t>
      </w:r>
      <w:r>
        <w:rPr>
          <w:spacing w:val="-8"/>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(in</w:t>
      </w:r>
      <w:r>
        <w:rPr>
          <w:spacing w:val="-3"/>
          <w:sz w:val="24"/>
          <w:szCs w:val="24"/>
        </w:rPr>
        <w:t xml:space="preserve"> </w:t>
      </w:r>
      <w:r>
        <w:rPr>
          <w:sz w:val="24"/>
          <w:szCs w:val="24"/>
        </w:rPr>
        <w:t>particula</w:t>
      </w:r>
      <w:r>
        <w:rPr>
          <w:spacing w:val="-10"/>
          <w:sz w:val="24"/>
          <w:szCs w:val="24"/>
        </w:rPr>
        <w:t>r</w:t>
      </w:r>
      <w:r>
        <w:rPr>
          <w:sz w:val="24"/>
          <w:szCs w:val="24"/>
        </w:rPr>
        <w:t>,</w:t>
      </w:r>
      <w:r>
        <w:rPr>
          <w:spacing w:val="-10"/>
          <w:sz w:val="24"/>
          <w:szCs w:val="24"/>
        </w:rPr>
        <w:t xml:space="preserve"> </w:t>
      </w:r>
      <w:r>
        <w:rPr>
          <w:sz w:val="24"/>
          <w:szCs w:val="24"/>
        </w:rPr>
        <w:t>when</w:t>
      </w:r>
      <w:r>
        <w:rPr>
          <w:spacing w:val="-5"/>
          <w:sz w:val="24"/>
          <w:szCs w:val="24"/>
        </w:rPr>
        <w:t xml:space="preserve"> </w:t>
      </w:r>
      <w:r>
        <w:rPr>
          <w:sz w:val="24"/>
          <w:szCs w:val="24"/>
        </w:rPr>
        <w:t>N</w:t>
      </w:r>
      <w:r>
        <w:rPr>
          <w:spacing w:val="-2"/>
          <w:sz w:val="24"/>
          <w:szCs w:val="24"/>
        </w:rPr>
        <w:t xml:space="preserve"> w</w:t>
      </w:r>
      <w:r>
        <w:rPr>
          <w:sz w:val="24"/>
          <w:szCs w:val="24"/>
        </w:rPr>
        <w:t>ords were</w:t>
      </w:r>
      <w:r>
        <w:rPr>
          <w:spacing w:val="-5"/>
          <w:sz w:val="24"/>
          <w:szCs w:val="24"/>
        </w:rPr>
        <w:t xml:space="preserve"> </w:t>
      </w:r>
      <w:r>
        <w:rPr>
          <w:sz w:val="24"/>
          <w:szCs w:val="24"/>
        </w:rPr>
        <w:t>disyllabic</w:t>
      </w:r>
      <w:r>
        <w:rPr>
          <w:spacing w:val="-9"/>
          <w:sz w:val="24"/>
          <w:szCs w:val="24"/>
        </w:rPr>
        <w:t xml:space="preserve"> </w:t>
      </w:r>
      <w:r>
        <w:rPr>
          <w:sz w:val="24"/>
          <w:szCs w:val="24"/>
        </w:rPr>
        <w:t>and</w:t>
      </w:r>
      <w:r>
        <w:rPr>
          <w:spacing w:val="-3"/>
          <w:sz w:val="24"/>
          <w:szCs w:val="24"/>
        </w:rPr>
        <w:t xml:space="preserve"> </w:t>
      </w:r>
      <w:r>
        <w:rPr>
          <w:sz w:val="24"/>
          <w:szCs w:val="24"/>
        </w:rPr>
        <w:t>Q</w:t>
      </w:r>
      <w:r>
        <w:rPr>
          <w:spacing w:val="-2"/>
          <w:sz w:val="24"/>
          <w:szCs w:val="24"/>
        </w:rPr>
        <w:t xml:space="preserve"> w</w:t>
      </w:r>
      <w:r>
        <w:rPr>
          <w:sz w:val="24"/>
          <w:szCs w:val="24"/>
        </w:rPr>
        <w:t>ords</w:t>
      </w:r>
      <w:r>
        <w:rPr>
          <w:spacing w:val="-6"/>
          <w:sz w:val="24"/>
          <w:szCs w:val="24"/>
        </w:rPr>
        <w:t xml:space="preserve"> </w:t>
      </w:r>
      <w:r>
        <w:rPr>
          <w:sz w:val="24"/>
          <w:szCs w:val="24"/>
        </w:rPr>
        <w:t>were</w:t>
      </w:r>
      <w:r>
        <w:rPr>
          <w:spacing w:val="-5"/>
          <w:sz w:val="24"/>
          <w:szCs w:val="24"/>
        </w:rPr>
        <w:t xml:space="preserve"> </w:t>
      </w:r>
      <w:r>
        <w:rPr>
          <w:sz w:val="24"/>
          <w:szCs w:val="24"/>
        </w:rPr>
        <w:t>monosyllabic)</w:t>
      </w:r>
      <w:r>
        <w:rPr>
          <w:spacing w:val="-14"/>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not</w:t>
      </w:r>
      <w:r>
        <w:rPr>
          <w:spacing w:val="1"/>
          <w:sz w:val="24"/>
          <w:szCs w:val="24"/>
        </w:rPr>
        <w:t xml:space="preserve"> </w:t>
      </w:r>
      <w:r>
        <w:rPr>
          <w:sz w:val="24"/>
          <w:szCs w:val="24"/>
        </w:rPr>
        <w:t>when</w:t>
      </w:r>
      <w:r>
        <w:rPr>
          <w:spacing w:val="-5"/>
          <w:sz w:val="24"/>
          <w:szCs w:val="24"/>
        </w:rPr>
        <w:t xml:space="preserve"> </w:t>
      </w:r>
      <w:r>
        <w:rPr>
          <w:sz w:val="24"/>
          <w:szCs w:val="24"/>
        </w:rPr>
        <w:t>the</w:t>
      </w:r>
      <w:r>
        <w:rPr>
          <w:spacing w:val="-3"/>
          <w:sz w:val="24"/>
          <w:szCs w:val="24"/>
        </w:rPr>
        <w:t xml:space="preserve"> </w:t>
      </w:r>
      <w:r>
        <w:rPr>
          <w:sz w:val="24"/>
          <w:szCs w:val="24"/>
        </w:rPr>
        <w:t>number</w:t>
      </w:r>
      <w:r>
        <w:rPr>
          <w:spacing w:val="-7"/>
          <w:sz w:val="24"/>
          <w:szCs w:val="24"/>
        </w:rPr>
        <w:t xml:space="preserve"> </w:t>
      </w:r>
      <w:r>
        <w:rPr>
          <w:sz w:val="24"/>
          <w:szCs w:val="24"/>
        </w:rPr>
        <w:t>of</w:t>
      </w:r>
      <w:r>
        <w:rPr>
          <w:spacing w:val="-2"/>
          <w:sz w:val="24"/>
          <w:szCs w:val="24"/>
        </w:rPr>
        <w:t xml:space="preserve"> </w:t>
      </w:r>
      <w:r>
        <w:rPr>
          <w:sz w:val="24"/>
          <w:szCs w:val="24"/>
        </w:rPr>
        <w:t>syllables</w:t>
      </w:r>
      <w:r>
        <w:rPr>
          <w:spacing w:val="-8"/>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not predict</w:t>
      </w:r>
      <w:r>
        <w:rPr>
          <w:spacing w:val="-6"/>
          <w:sz w:val="24"/>
          <w:szCs w:val="24"/>
        </w:rPr>
        <w:t>i</w:t>
      </w:r>
      <w:r>
        <w:rPr>
          <w:spacing w:val="-4"/>
          <w:sz w:val="24"/>
          <w:szCs w:val="24"/>
        </w:rPr>
        <w:t>v</w:t>
      </w:r>
      <w:r>
        <w:rPr>
          <w:sz w:val="24"/>
          <w:szCs w:val="24"/>
        </w:rPr>
        <w:t>e</w:t>
      </w:r>
      <w:r>
        <w:rPr>
          <w:spacing w:val="-10"/>
          <w:sz w:val="24"/>
          <w:szCs w:val="24"/>
        </w:rPr>
        <w:t xml:space="preserve"> </w:t>
      </w:r>
      <w:r>
        <w:rPr>
          <w:sz w:val="24"/>
          <w:szCs w:val="24"/>
        </w:rPr>
        <w:t>of</w:t>
      </w:r>
      <w:r>
        <w:rPr>
          <w:spacing w:val="-2"/>
          <w:sz w:val="24"/>
          <w:szCs w:val="24"/>
        </w:rPr>
        <w:t xml:space="preserve"> </w:t>
      </w:r>
      <w:r>
        <w:rPr>
          <w:sz w:val="24"/>
          <w:szCs w:val="24"/>
        </w:rPr>
        <w:t>N/Q</w:t>
      </w:r>
      <w:r>
        <w:rPr>
          <w:spacing w:val="-4"/>
          <w:sz w:val="24"/>
          <w:szCs w:val="24"/>
        </w:rPr>
        <w:t xml:space="preserve"> </w:t>
      </w:r>
      <w:r>
        <w:rPr>
          <w:sz w:val="24"/>
          <w:szCs w:val="24"/>
        </w:rPr>
        <w:t>membership.</w:t>
      </w:r>
      <w:r>
        <w:rPr>
          <w:spacing w:val="2"/>
          <w:sz w:val="24"/>
          <w:szCs w:val="24"/>
        </w:rPr>
        <w:t xml:space="preserve"> </w:t>
      </w:r>
      <w:r>
        <w:rPr>
          <w:sz w:val="24"/>
          <w:szCs w:val="24"/>
        </w:rPr>
        <w:t>This</w:t>
      </w:r>
      <w:r>
        <w:rPr>
          <w:spacing w:val="-4"/>
          <w:sz w:val="24"/>
          <w:szCs w:val="24"/>
        </w:rPr>
        <w:t xml:space="preserve"> </w:t>
      </w:r>
      <w:r>
        <w:rPr>
          <w:sz w:val="24"/>
          <w:szCs w:val="24"/>
        </w:rPr>
        <w:t>suggests</w:t>
      </w:r>
      <w:r>
        <w:rPr>
          <w:spacing w:val="-8"/>
          <w:sz w:val="24"/>
          <w:szCs w:val="24"/>
        </w:rPr>
        <w:t xml:space="preserve"> </w:t>
      </w:r>
      <w:r>
        <w:rPr>
          <w:sz w:val="24"/>
          <w:szCs w:val="24"/>
        </w:rPr>
        <w:t>that</w:t>
      </w:r>
      <w:r>
        <w:rPr>
          <w:spacing w:val="-4"/>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information</w:t>
      </w:r>
      <w:r>
        <w:rPr>
          <w:spacing w:val="-11"/>
          <w:sz w:val="24"/>
          <w:szCs w:val="24"/>
        </w:rPr>
        <w:t xml:space="preserve"> </w:t>
      </w:r>
      <w:r>
        <w:rPr>
          <w:sz w:val="24"/>
          <w:szCs w:val="24"/>
        </w:rPr>
        <w:t>may</w:t>
      </w:r>
      <w:r>
        <w:rPr>
          <w:spacing w:val="-4"/>
          <w:sz w:val="24"/>
          <w:szCs w:val="24"/>
        </w:rPr>
        <w:t xml:space="preserve"> </w:t>
      </w:r>
      <w:r>
        <w:rPr>
          <w:sz w:val="24"/>
          <w:szCs w:val="24"/>
        </w:rPr>
        <w:t>play</w:t>
      </w:r>
      <w:r>
        <w:rPr>
          <w:spacing w:val="-4"/>
          <w:sz w:val="24"/>
          <w:szCs w:val="24"/>
        </w:rPr>
        <w:t xml:space="preserve"> </w:t>
      </w:r>
      <w:r>
        <w:rPr>
          <w:sz w:val="24"/>
          <w:szCs w:val="24"/>
        </w:rPr>
        <w:t>a</w:t>
      </w:r>
      <w:r>
        <w:rPr>
          <w:spacing w:val="-1"/>
          <w:sz w:val="24"/>
          <w:szCs w:val="24"/>
        </w:rPr>
        <w:t xml:space="preserve"> </w:t>
      </w:r>
      <w:r>
        <w:rPr>
          <w:sz w:val="24"/>
          <w:szCs w:val="24"/>
        </w:rPr>
        <w:t>common role</w:t>
      </w:r>
      <w:r>
        <w:rPr>
          <w:spacing w:val="-4"/>
          <w:sz w:val="24"/>
          <w:szCs w:val="24"/>
        </w:rPr>
        <w:t xml:space="preserve"> </w:t>
      </w:r>
      <w:r>
        <w:rPr>
          <w:sz w:val="24"/>
          <w:szCs w:val="24"/>
        </w:rPr>
        <w:t>in</w:t>
      </w:r>
      <w:r>
        <w:rPr>
          <w:spacing w:val="-2"/>
          <w:sz w:val="24"/>
          <w:szCs w:val="24"/>
        </w:rPr>
        <w:t xml:space="preserve"> </w:t>
      </w:r>
      <w:r>
        <w:rPr>
          <w:sz w:val="24"/>
          <w:szCs w:val="24"/>
        </w:rPr>
        <w:t>acquisition</w:t>
      </w:r>
      <w:r>
        <w:rPr>
          <w:spacing w:val="-11"/>
          <w:sz w:val="24"/>
          <w:szCs w:val="24"/>
        </w:rPr>
        <w:t xml:space="preserve"> </w:t>
      </w:r>
      <w:r>
        <w:rPr>
          <w:sz w:val="24"/>
          <w:szCs w:val="24"/>
        </w:rPr>
        <w:t>of</w:t>
      </w:r>
      <w:r>
        <w:rPr>
          <w:spacing w:val="-2"/>
          <w:sz w:val="24"/>
          <w:szCs w:val="24"/>
        </w:rPr>
        <w:t xml:space="preserve"> </w:t>
      </w:r>
      <w:r>
        <w:rPr>
          <w:sz w:val="24"/>
          <w:szCs w:val="24"/>
        </w:rPr>
        <w:t>grammatical</w:t>
      </w:r>
      <w:r>
        <w:rPr>
          <w:spacing w:val="-12"/>
          <w:sz w:val="24"/>
          <w:szCs w:val="24"/>
        </w:rPr>
        <w:t xml:space="preserve"> </w:t>
      </w:r>
      <w:r>
        <w:rPr>
          <w:sz w:val="24"/>
          <w:szCs w:val="24"/>
        </w:rPr>
        <w:t>cat</w:t>
      </w:r>
      <w:r>
        <w:rPr>
          <w:spacing w:val="-4"/>
          <w:sz w:val="24"/>
          <w:szCs w:val="24"/>
        </w:rPr>
        <w:t>e</w:t>
      </w:r>
      <w:r>
        <w:rPr>
          <w:sz w:val="24"/>
          <w:szCs w:val="24"/>
        </w:rPr>
        <w:t>gory</w:t>
      </w:r>
      <w:r>
        <w:rPr>
          <w:spacing w:val="-8"/>
          <w:sz w:val="24"/>
          <w:szCs w:val="24"/>
        </w:rPr>
        <w:t xml:space="preserve"> </w:t>
      </w:r>
      <w:r>
        <w:rPr>
          <w:sz w:val="24"/>
          <w:szCs w:val="24"/>
        </w:rPr>
        <w:t>and</w:t>
      </w:r>
      <w:r>
        <w:rPr>
          <w:spacing w:val="-3"/>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meaning,</w:t>
      </w:r>
      <w:r>
        <w:rPr>
          <w:spacing w:val="-9"/>
          <w:sz w:val="24"/>
          <w:szCs w:val="24"/>
        </w:rPr>
        <w:t xml:space="preserve"> </w:t>
      </w:r>
      <w:r>
        <w:rPr>
          <w:sz w:val="24"/>
          <w:szCs w:val="24"/>
        </w:rPr>
        <w:t>at</w:t>
      </w:r>
      <w:r>
        <w:rPr>
          <w:spacing w:val="-2"/>
          <w:sz w:val="24"/>
          <w:szCs w:val="24"/>
        </w:rPr>
        <w:t xml:space="preserve"> </w:t>
      </w:r>
      <w:r>
        <w:rPr>
          <w:sz w:val="24"/>
          <w:szCs w:val="24"/>
        </w:rPr>
        <w:t>least</w:t>
      </w:r>
      <w:r>
        <w:rPr>
          <w:spacing w:val="-4"/>
          <w:sz w:val="24"/>
          <w:szCs w:val="24"/>
        </w:rPr>
        <w:t xml:space="preserve"> </w:t>
      </w:r>
      <w:r>
        <w:rPr>
          <w:sz w:val="24"/>
          <w:szCs w:val="24"/>
        </w:rPr>
        <w:t>for</w:t>
      </w:r>
      <w:r>
        <w:rPr>
          <w:spacing w:val="-3"/>
          <w:sz w:val="24"/>
          <w:szCs w:val="24"/>
        </w:rPr>
        <w:t xml:space="preserve"> </w:t>
      </w:r>
      <w:r>
        <w:rPr>
          <w:sz w:val="24"/>
          <w:szCs w:val="24"/>
        </w:rPr>
        <w:t>the</w:t>
      </w:r>
      <w:r>
        <w:rPr>
          <w:spacing w:val="-3"/>
          <w:sz w:val="24"/>
          <w:szCs w:val="24"/>
        </w:rPr>
        <w:t xml:space="preserve"> </w:t>
      </w:r>
      <w:r>
        <w:rPr>
          <w:sz w:val="24"/>
          <w:szCs w:val="24"/>
        </w:rPr>
        <w:t>MNPQ</w:t>
      </w:r>
      <w:r>
        <w:rPr>
          <w:spacing w:val="-7"/>
          <w:sz w:val="24"/>
          <w:szCs w:val="24"/>
        </w:rPr>
        <w:t xml:space="preserve"> </w:t>
      </w:r>
      <w:r>
        <w:rPr>
          <w:sz w:val="24"/>
          <w:szCs w:val="24"/>
        </w:rPr>
        <w:t>language.</w:t>
      </w:r>
    </w:p>
    <w:p w:rsidR="00B72476" w:rsidRDefault="00B72476">
      <w:pPr>
        <w:spacing w:before="4" w:line="100" w:lineRule="exact"/>
        <w:rPr>
          <w:sz w:val="10"/>
          <w:szCs w:val="10"/>
        </w:rPr>
      </w:pPr>
    </w:p>
    <w:p w:rsidR="00B72476" w:rsidRDefault="00CB77E8">
      <w:pPr>
        <w:spacing w:line="415" w:lineRule="auto"/>
        <w:ind w:left="100" w:right="103" w:firstLine="576"/>
        <w:rPr>
          <w:sz w:val="24"/>
          <w:szCs w:val="24"/>
        </w:rPr>
      </w:pPr>
      <w:r>
        <w:rPr>
          <w:sz w:val="24"/>
          <w:szCs w:val="24"/>
        </w:rPr>
        <w:t>In</w:t>
      </w:r>
      <w:r>
        <w:rPr>
          <w:spacing w:val="-2"/>
          <w:sz w:val="24"/>
          <w:szCs w:val="24"/>
        </w:rPr>
        <w:t xml:space="preserve"> </w:t>
      </w:r>
      <w:r>
        <w:rPr>
          <w:sz w:val="24"/>
          <w:szCs w:val="24"/>
        </w:rPr>
        <w:t>our</w:t>
      </w:r>
      <w:r>
        <w:rPr>
          <w:spacing w:val="-3"/>
          <w:sz w:val="24"/>
          <w:szCs w:val="24"/>
        </w:rPr>
        <w:t xml:space="preserve"> </w:t>
      </w:r>
      <w:r>
        <w:rPr>
          <w:sz w:val="24"/>
          <w:szCs w:val="24"/>
        </w:rPr>
        <w:t>current</w:t>
      </w:r>
      <w:r>
        <w:rPr>
          <w:spacing w:val="-7"/>
          <w:sz w:val="24"/>
          <w:szCs w:val="24"/>
        </w:rPr>
        <w:t xml:space="preserve"> </w:t>
      </w:r>
      <w:r>
        <w:rPr>
          <w:spacing w:val="-2"/>
          <w:sz w:val="24"/>
          <w:szCs w:val="24"/>
        </w:rPr>
        <w:t>w</w:t>
      </w:r>
      <w:r>
        <w:rPr>
          <w:sz w:val="24"/>
          <w:szCs w:val="24"/>
        </w:rPr>
        <w:t>ork,</w:t>
      </w:r>
      <w:r>
        <w:rPr>
          <w:spacing w:val="-6"/>
          <w:sz w:val="24"/>
          <w:szCs w:val="24"/>
        </w:rPr>
        <w:t xml:space="preserve"> </w:t>
      </w:r>
      <w:r>
        <w:rPr>
          <w:sz w:val="24"/>
          <w:szCs w:val="24"/>
        </w:rPr>
        <w:t>we</w:t>
      </w:r>
      <w:r>
        <w:rPr>
          <w:spacing w:val="-3"/>
          <w:sz w:val="24"/>
          <w:szCs w:val="24"/>
        </w:rPr>
        <w:t xml:space="preserve"> </w:t>
      </w:r>
      <w:r>
        <w:rPr>
          <w:sz w:val="24"/>
          <w:szCs w:val="24"/>
        </w:rPr>
        <w:t>add</w:t>
      </w:r>
      <w:r>
        <w:rPr>
          <w:spacing w:val="-3"/>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literature</w:t>
      </w:r>
      <w:r>
        <w:rPr>
          <w:spacing w:val="-9"/>
          <w:sz w:val="24"/>
          <w:szCs w:val="24"/>
        </w:rPr>
        <w:t xml:space="preserve"> </w:t>
      </w:r>
      <w:r>
        <w:rPr>
          <w:sz w:val="24"/>
          <w:szCs w:val="24"/>
        </w:rPr>
        <w:t>on</w:t>
      </w:r>
      <w:r>
        <w:rPr>
          <w:spacing w:val="-2"/>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w:t>
      </w:r>
      <w:r>
        <w:rPr>
          <w:sz w:val="24"/>
          <w:szCs w:val="24"/>
        </w:rPr>
        <w:t>ord</w:t>
      </w:r>
      <w:r>
        <w:rPr>
          <w:spacing w:val="-5"/>
          <w:sz w:val="24"/>
          <w:szCs w:val="24"/>
        </w:rPr>
        <w:t xml:space="preserve"> </w:t>
      </w:r>
      <w:r>
        <w:rPr>
          <w:sz w:val="24"/>
          <w:szCs w:val="24"/>
        </w:rPr>
        <w:t>meaning</w:t>
      </w:r>
      <w:r>
        <w:rPr>
          <w:spacing w:val="-8"/>
          <w:sz w:val="24"/>
          <w:szCs w:val="24"/>
        </w:rPr>
        <w:t xml:space="preserve"> </w:t>
      </w:r>
      <w:r>
        <w:rPr>
          <w:sz w:val="24"/>
          <w:szCs w:val="24"/>
        </w:rPr>
        <w:t xml:space="preserve">by </w:t>
      </w:r>
      <w:r>
        <w:rPr>
          <w:spacing w:val="-4"/>
          <w:sz w:val="24"/>
          <w:szCs w:val="24"/>
        </w:rPr>
        <w:t>e</w:t>
      </w:r>
      <w:r>
        <w:rPr>
          <w:sz w:val="24"/>
          <w:szCs w:val="24"/>
        </w:rPr>
        <w:t>xploring</w:t>
      </w:r>
      <w:r>
        <w:rPr>
          <w:spacing w:val="-9"/>
          <w:sz w:val="24"/>
          <w:szCs w:val="24"/>
        </w:rPr>
        <w:t xml:space="preserve"> </w:t>
      </w:r>
      <w:r>
        <w:rPr>
          <w:sz w:val="24"/>
          <w:szCs w:val="24"/>
        </w:rPr>
        <w:t>a</w:t>
      </w:r>
      <w:r>
        <w:rPr>
          <w:spacing w:val="-1"/>
          <w:sz w:val="24"/>
          <w:szCs w:val="24"/>
        </w:rPr>
        <w:t xml:space="preserve"> </w:t>
      </w:r>
      <w:r>
        <w:rPr>
          <w:sz w:val="24"/>
          <w:szCs w:val="24"/>
        </w:rPr>
        <w:t>n</w:t>
      </w:r>
      <w:r>
        <w:rPr>
          <w:spacing w:val="-6"/>
          <w:sz w:val="24"/>
          <w:szCs w:val="24"/>
        </w:rPr>
        <w:t>e</w:t>
      </w:r>
      <w:r>
        <w:rPr>
          <w:sz w:val="24"/>
          <w:szCs w:val="24"/>
        </w:rPr>
        <w:t>w</w:t>
      </w:r>
      <w:r>
        <w:rPr>
          <w:spacing w:val="-4"/>
          <w:sz w:val="24"/>
          <w:szCs w:val="24"/>
        </w:rPr>
        <w:t xml:space="preserve"> </w:t>
      </w:r>
      <w:r>
        <w:rPr>
          <w:sz w:val="24"/>
          <w:szCs w:val="24"/>
        </w:rPr>
        <w:t>information</w:t>
      </w:r>
      <w:r>
        <w:rPr>
          <w:spacing w:val="-11"/>
          <w:sz w:val="24"/>
          <w:szCs w:val="24"/>
        </w:rPr>
        <w:t xml:space="preserve"> </w:t>
      </w:r>
      <w:r>
        <w:rPr>
          <w:sz w:val="24"/>
          <w:szCs w:val="24"/>
        </w:rPr>
        <w:t>source:</w:t>
      </w:r>
      <w:r>
        <w:rPr>
          <w:spacing w:val="7"/>
          <w:sz w:val="24"/>
          <w:szCs w:val="24"/>
        </w:rPr>
        <w:t xml:space="preserve"> </w:t>
      </w:r>
      <w:r>
        <w:rPr>
          <w:sz w:val="24"/>
          <w:szCs w:val="24"/>
        </w:rPr>
        <w:t>semantic</w:t>
      </w:r>
      <w:r>
        <w:rPr>
          <w:spacing w:val="-9"/>
          <w:sz w:val="24"/>
          <w:szCs w:val="24"/>
        </w:rPr>
        <w:t xml:space="preserve"> </w:t>
      </w:r>
      <w:r>
        <w:rPr>
          <w:sz w:val="24"/>
          <w:szCs w:val="24"/>
        </w:rPr>
        <w:t>coherence.</w:t>
      </w:r>
      <w:r>
        <w:rPr>
          <w:spacing w:val="4"/>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date,</w:t>
      </w:r>
      <w:r>
        <w:rPr>
          <w:spacing w:val="-5"/>
          <w:sz w:val="24"/>
          <w:szCs w:val="24"/>
        </w:rPr>
        <w:t xml:space="preserve"> </w:t>
      </w:r>
      <w:r>
        <w:rPr>
          <w:sz w:val="24"/>
          <w:szCs w:val="24"/>
        </w:rPr>
        <w:t>all</w:t>
      </w:r>
      <w:r>
        <w:rPr>
          <w:spacing w:val="-2"/>
          <w:sz w:val="24"/>
          <w:szCs w:val="24"/>
        </w:rPr>
        <w:t xml:space="preserve"> </w:t>
      </w:r>
      <w:r>
        <w:rPr>
          <w:sz w:val="24"/>
          <w:szCs w:val="24"/>
        </w:rPr>
        <w:t>studies</w:t>
      </w:r>
      <w:r>
        <w:rPr>
          <w:spacing w:val="-7"/>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used</w:t>
      </w:r>
      <w:r>
        <w:rPr>
          <w:spacing w:val="-4"/>
          <w:sz w:val="24"/>
          <w:szCs w:val="24"/>
        </w:rPr>
        <w:t xml:space="preserve"> </w:t>
      </w:r>
      <w:r>
        <w:rPr>
          <w:sz w:val="24"/>
          <w:szCs w:val="24"/>
        </w:rPr>
        <w:t>the artificial</w:t>
      </w:r>
      <w:r>
        <w:rPr>
          <w:spacing w:val="-16"/>
          <w:sz w:val="24"/>
          <w:szCs w:val="24"/>
        </w:rPr>
        <w:t xml:space="preserve"> </w:t>
      </w:r>
      <w:r>
        <w:rPr>
          <w:sz w:val="24"/>
          <w:szCs w:val="24"/>
        </w:rPr>
        <w:t>language</w:t>
      </w:r>
      <w:r>
        <w:rPr>
          <w:spacing w:val="-9"/>
          <w:sz w:val="24"/>
          <w:szCs w:val="24"/>
        </w:rPr>
        <w:t xml:space="preserve"> </w:t>
      </w:r>
      <w:r>
        <w:rPr>
          <w:sz w:val="24"/>
          <w:szCs w:val="24"/>
        </w:rPr>
        <w:t>learning</w:t>
      </w:r>
      <w:r>
        <w:rPr>
          <w:spacing w:val="-8"/>
          <w:sz w:val="24"/>
          <w:szCs w:val="24"/>
        </w:rPr>
        <w:t xml:space="preserve"> </w:t>
      </w:r>
      <w:r>
        <w:rPr>
          <w:sz w:val="24"/>
          <w:szCs w:val="24"/>
        </w:rPr>
        <w:t>paradigm</w:t>
      </w:r>
      <w:ins w:id="27" w:author="lera boroditsky" w:date="2013-12-05T09:29:00Z">
        <w:r w:rsidR="00B92F31">
          <w:rPr>
            <w:sz w:val="24"/>
            <w:szCs w:val="24"/>
          </w:rPr>
          <w:t xml:space="preserve"> with a vocabulary consisting of all no</w:t>
        </w:r>
      </w:ins>
      <w:ins w:id="28" w:author="lera boroditsky" w:date="2013-12-05T09:31:00Z">
        <w:r w:rsidR="00B92F31">
          <w:rPr>
            <w:sz w:val="24"/>
            <w:szCs w:val="24"/>
          </w:rPr>
          <w:t>vel</w:t>
        </w:r>
      </w:ins>
      <w:ins w:id="29" w:author="lera boroditsky" w:date="2013-12-05T09:29:00Z">
        <w:r w:rsidR="00B92F31">
          <w:rPr>
            <w:sz w:val="24"/>
            <w:szCs w:val="24"/>
          </w:rPr>
          <w:t xml:space="preserve"> words</w:t>
        </w:r>
      </w:ins>
      <w:r>
        <w:rPr>
          <w:sz w:val="24"/>
          <w:szCs w:val="24"/>
        </w:rPr>
        <w:t>.</w:t>
      </w:r>
      <w:r>
        <w:rPr>
          <w:spacing w:val="4"/>
          <w:sz w:val="24"/>
          <w:szCs w:val="24"/>
        </w:rPr>
        <w:t xml:space="preserve"> </w:t>
      </w:r>
      <w:r>
        <w:rPr>
          <w:sz w:val="24"/>
          <w:szCs w:val="24"/>
        </w:rPr>
        <w:t>Thus,</w:t>
      </w:r>
      <w:r>
        <w:rPr>
          <w:spacing w:val="-5"/>
          <w:sz w:val="24"/>
          <w:szCs w:val="24"/>
        </w:rPr>
        <w:t xml:space="preserve"> </w:t>
      </w:r>
      <w:r>
        <w:rPr>
          <w:sz w:val="24"/>
          <w:szCs w:val="24"/>
        </w:rPr>
        <w:t>at</w:t>
      </w:r>
      <w:r>
        <w:rPr>
          <w:spacing w:val="-2"/>
          <w:sz w:val="24"/>
          <w:szCs w:val="24"/>
        </w:rPr>
        <w:t xml:space="preserve"> </w:t>
      </w:r>
      <w:r>
        <w:rPr>
          <w:sz w:val="24"/>
          <w:szCs w:val="24"/>
        </w:rPr>
        <w:t>the</w:t>
      </w:r>
      <w:r>
        <w:rPr>
          <w:spacing w:val="-3"/>
          <w:sz w:val="24"/>
          <w:szCs w:val="24"/>
        </w:rPr>
        <w:t xml:space="preserve"> </w:t>
      </w:r>
      <w:r>
        <w:rPr>
          <w:sz w:val="24"/>
          <w:szCs w:val="24"/>
        </w:rPr>
        <w:t>b</w:t>
      </w:r>
      <w:r>
        <w:rPr>
          <w:spacing w:val="-4"/>
          <w:sz w:val="24"/>
          <w:szCs w:val="24"/>
        </w:rPr>
        <w:t>e</w:t>
      </w:r>
      <w:r>
        <w:rPr>
          <w:sz w:val="24"/>
          <w:szCs w:val="24"/>
        </w:rPr>
        <w:t>ginning</w:t>
      </w:r>
      <w:r>
        <w:rPr>
          <w:spacing w:val="-10"/>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learners</w:t>
      </w:r>
      <w:r>
        <w:rPr>
          <w:spacing w:val="-8"/>
          <w:sz w:val="24"/>
          <w:szCs w:val="24"/>
        </w:rPr>
        <w:t xml:space="preserve"> </w:t>
      </w:r>
      <w:r>
        <w:rPr>
          <w:sz w:val="24"/>
          <w:szCs w:val="24"/>
        </w:rPr>
        <w:t>did</w:t>
      </w:r>
      <w:r>
        <w:rPr>
          <w:spacing w:val="-3"/>
          <w:sz w:val="24"/>
          <w:szCs w:val="24"/>
        </w:rPr>
        <w:t xml:space="preserve"> </w:t>
      </w:r>
      <w:r>
        <w:rPr>
          <w:sz w:val="24"/>
          <w:szCs w:val="24"/>
        </w:rPr>
        <w:t>not kn</w:t>
      </w:r>
      <w:r>
        <w:rPr>
          <w:spacing w:val="-6"/>
          <w:sz w:val="24"/>
          <w:szCs w:val="24"/>
        </w:rPr>
        <w:t>o</w:t>
      </w:r>
      <w:r>
        <w:rPr>
          <w:sz w:val="24"/>
          <w:szCs w:val="24"/>
        </w:rPr>
        <w:t>w</w:t>
      </w:r>
      <w:r>
        <w:rPr>
          <w:spacing w:val="-5"/>
          <w:sz w:val="24"/>
          <w:szCs w:val="24"/>
        </w:rPr>
        <w:t xml:space="preserve"> </w:t>
      </w:r>
      <w:r>
        <w:rPr>
          <w:sz w:val="24"/>
          <w:szCs w:val="24"/>
        </w:rPr>
        <w:t>the</w:t>
      </w:r>
      <w:r>
        <w:rPr>
          <w:spacing w:val="-3"/>
          <w:sz w:val="24"/>
          <w:szCs w:val="24"/>
        </w:rPr>
        <w:t xml:space="preserve"> </w:t>
      </w:r>
      <w:r>
        <w:rPr>
          <w:sz w:val="24"/>
          <w:szCs w:val="24"/>
        </w:rPr>
        <w:t>meanings</w:t>
      </w:r>
      <w:r>
        <w:rPr>
          <w:spacing w:val="-9"/>
          <w:sz w:val="24"/>
          <w:szCs w:val="24"/>
        </w:rPr>
        <w:t xml:space="preserve"> </w:t>
      </w:r>
      <w:r>
        <w:rPr>
          <w:sz w:val="24"/>
          <w:szCs w:val="24"/>
        </w:rPr>
        <w:t>of</w:t>
      </w:r>
      <w:r>
        <w:rPr>
          <w:spacing w:val="-2"/>
          <w:sz w:val="24"/>
          <w:szCs w:val="24"/>
        </w:rPr>
        <w:t xml:space="preserve"> </w:t>
      </w:r>
      <w:r>
        <w:rPr>
          <w:sz w:val="24"/>
          <w:szCs w:val="24"/>
        </w:rPr>
        <w:t>a</w:t>
      </w:r>
      <w:r>
        <w:rPr>
          <w:spacing w:val="-4"/>
          <w:sz w:val="24"/>
          <w:szCs w:val="24"/>
        </w:rPr>
        <w:t>n</w:t>
      </w:r>
      <w:r>
        <w:rPr>
          <w:sz w:val="24"/>
          <w:szCs w:val="24"/>
        </w:rPr>
        <w:t>y</w:t>
      </w:r>
      <w:r>
        <w:rPr>
          <w:spacing w:val="-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Real</w:t>
      </w:r>
      <w:r>
        <w:rPr>
          <w:spacing w:val="-4"/>
          <w:sz w:val="24"/>
          <w:szCs w:val="24"/>
        </w:rPr>
        <w:t xml:space="preserve"> </w:t>
      </w:r>
      <w:r>
        <w:rPr>
          <w:sz w:val="24"/>
          <w:szCs w:val="24"/>
        </w:rPr>
        <w:t>learners,</w:t>
      </w:r>
      <w:r>
        <w:rPr>
          <w:spacing w:val="-8"/>
          <w:sz w:val="24"/>
          <w:szCs w:val="24"/>
        </w:rPr>
        <w:t xml:space="preserve"> </w:t>
      </w:r>
      <w:r>
        <w:rPr>
          <w:sz w:val="24"/>
          <w:szCs w:val="24"/>
        </w:rPr>
        <w:t>by</w:t>
      </w:r>
      <w:r>
        <w:rPr>
          <w:spacing w:val="-2"/>
          <w:sz w:val="24"/>
          <w:szCs w:val="24"/>
        </w:rPr>
        <w:t xml:space="preserve"> </w:t>
      </w:r>
      <w:r>
        <w:rPr>
          <w:sz w:val="24"/>
          <w:szCs w:val="24"/>
        </w:rPr>
        <w:t>contrast,</w:t>
      </w:r>
      <w:r>
        <w:rPr>
          <w:spacing w:val="-8"/>
          <w:sz w:val="24"/>
          <w:szCs w:val="24"/>
        </w:rPr>
        <w:t xml:space="preserve"> </w:t>
      </w:r>
      <w:r>
        <w:rPr>
          <w:sz w:val="24"/>
          <w:szCs w:val="24"/>
        </w:rPr>
        <w:t>typically</w:t>
      </w:r>
      <w:r>
        <w:rPr>
          <w:spacing w:val="-8"/>
          <w:sz w:val="24"/>
          <w:szCs w:val="24"/>
        </w:rPr>
        <w:t xml:space="preserve"> </w:t>
      </w:r>
      <w:r>
        <w:rPr>
          <w:sz w:val="24"/>
          <w:szCs w:val="24"/>
        </w:rPr>
        <w:t>kn</w:t>
      </w:r>
      <w:r>
        <w:rPr>
          <w:spacing w:val="-6"/>
          <w:sz w:val="24"/>
          <w:szCs w:val="24"/>
        </w:rPr>
        <w:t>o</w:t>
      </w:r>
      <w:r>
        <w:rPr>
          <w:sz w:val="24"/>
          <w:szCs w:val="24"/>
        </w:rPr>
        <w:t>w</w:t>
      </w:r>
      <w:r>
        <w:rPr>
          <w:spacing w:val="-5"/>
          <w:sz w:val="24"/>
          <w:szCs w:val="24"/>
        </w:rPr>
        <w:t xml:space="preserve"> </w:t>
      </w:r>
      <w:r>
        <w:rPr>
          <w:sz w:val="24"/>
          <w:szCs w:val="24"/>
        </w:rPr>
        <w:t>the</w:t>
      </w:r>
      <w:r>
        <w:rPr>
          <w:spacing w:val="-3"/>
          <w:sz w:val="24"/>
          <w:szCs w:val="24"/>
        </w:rPr>
        <w:t xml:space="preserve"> </w:t>
      </w:r>
      <w:r>
        <w:rPr>
          <w:w w:val="99"/>
          <w:sz w:val="24"/>
          <w:szCs w:val="24"/>
        </w:rPr>
        <w:t>meanings of</w:t>
      </w:r>
      <w:r>
        <w:rPr>
          <w:sz w:val="24"/>
          <w:szCs w:val="24"/>
        </w:rPr>
        <w:t xml:space="preserve"> some</w:t>
      </w:r>
      <w:r>
        <w:rPr>
          <w:spacing w:val="-5"/>
          <w:sz w:val="24"/>
          <w:szCs w:val="24"/>
        </w:rPr>
        <w:t xml:space="preserve"> </w:t>
      </w:r>
      <w:r>
        <w:rPr>
          <w:sz w:val="24"/>
          <w:szCs w:val="24"/>
        </w:rPr>
        <w:t>(if</w:t>
      </w:r>
      <w:r>
        <w:rPr>
          <w:spacing w:val="-2"/>
          <w:sz w:val="24"/>
          <w:szCs w:val="24"/>
        </w:rPr>
        <w:t xml:space="preserve"> </w:t>
      </w:r>
      <w:r>
        <w:rPr>
          <w:sz w:val="24"/>
          <w:szCs w:val="24"/>
        </w:rPr>
        <w:t>not</w:t>
      </w:r>
      <w:r>
        <w:rPr>
          <w:spacing w:val="-3"/>
          <w:sz w:val="24"/>
          <w:szCs w:val="24"/>
        </w:rPr>
        <w:t xml:space="preserve"> </w:t>
      </w:r>
      <w:r>
        <w:rPr>
          <w:sz w:val="24"/>
          <w:szCs w:val="24"/>
        </w:rPr>
        <w:t>most)</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hear</w:t>
      </w:r>
      <w:r>
        <w:rPr>
          <w:spacing w:val="-4"/>
          <w:sz w:val="24"/>
          <w:szCs w:val="24"/>
        </w:rPr>
        <w:t xml:space="preserve"> </w:t>
      </w:r>
      <w:r>
        <w:rPr>
          <w:sz w:val="24"/>
          <w:szCs w:val="24"/>
        </w:rPr>
        <w:t>and</w:t>
      </w:r>
      <w:r>
        <w:rPr>
          <w:spacing w:val="-3"/>
          <w:sz w:val="24"/>
          <w:szCs w:val="24"/>
        </w:rPr>
        <w:t xml:space="preserve"> </w:t>
      </w:r>
      <w:r>
        <w:rPr>
          <w:sz w:val="24"/>
          <w:szCs w:val="24"/>
        </w:rPr>
        <w:t>such</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tend</w:t>
      </w:r>
      <w:r>
        <w:rPr>
          <w:spacing w:val="-4"/>
          <w:sz w:val="24"/>
          <w:szCs w:val="24"/>
        </w:rPr>
        <w:t xml:space="preserve"> </w:t>
      </w:r>
      <w:r>
        <w:rPr>
          <w:sz w:val="24"/>
          <w:szCs w:val="24"/>
        </w:rPr>
        <w:t>to</w:t>
      </w:r>
      <w:r>
        <w:rPr>
          <w:spacing w:val="-2"/>
          <w:sz w:val="24"/>
          <w:szCs w:val="24"/>
        </w:rPr>
        <w:t xml:space="preserve"> </w:t>
      </w:r>
      <w:r>
        <w:rPr>
          <w:sz w:val="24"/>
          <w:szCs w:val="24"/>
        </w:rPr>
        <w:t>relate</w:t>
      </w:r>
      <w:r>
        <w:rPr>
          <w:spacing w:val="-5"/>
          <w:sz w:val="24"/>
          <w:szCs w:val="24"/>
        </w:rPr>
        <w:t xml:space="preserve"> </w:t>
      </w:r>
      <w:r>
        <w:rPr>
          <w:sz w:val="24"/>
          <w:szCs w:val="24"/>
        </w:rPr>
        <w:t>to</w:t>
      </w:r>
      <w:r>
        <w:rPr>
          <w:spacing w:val="-2"/>
          <w:sz w:val="24"/>
          <w:szCs w:val="24"/>
        </w:rPr>
        <w:t xml:space="preserve"> </w:t>
      </w:r>
      <w:r>
        <w:rPr>
          <w:sz w:val="24"/>
          <w:szCs w:val="24"/>
        </w:rPr>
        <w:t>a</w:t>
      </w:r>
      <w:r>
        <w:rPr>
          <w:spacing w:val="-1"/>
          <w:sz w:val="24"/>
          <w:szCs w:val="24"/>
        </w:rPr>
        <w:t xml:space="preserve"> </w:t>
      </w:r>
      <w:r>
        <w:rPr>
          <w:sz w:val="24"/>
          <w:szCs w:val="24"/>
        </w:rPr>
        <w:t>single</w:t>
      </w:r>
      <w:r>
        <w:rPr>
          <w:spacing w:val="-6"/>
          <w:sz w:val="24"/>
          <w:szCs w:val="24"/>
        </w:rPr>
        <w:t xml:space="preserve"> </w:t>
      </w:r>
      <w:r>
        <w:rPr>
          <w:sz w:val="24"/>
          <w:szCs w:val="24"/>
        </w:rPr>
        <w:t>topic</w:t>
      </w:r>
      <w:r>
        <w:rPr>
          <w:spacing w:val="-5"/>
          <w:sz w:val="24"/>
          <w:szCs w:val="24"/>
        </w:rPr>
        <w:t xml:space="preserve"> </w:t>
      </w:r>
      <w:r>
        <w:rPr>
          <w:sz w:val="24"/>
          <w:szCs w:val="24"/>
        </w:rPr>
        <w:t>of</w:t>
      </w:r>
      <w:r>
        <w:rPr>
          <w:spacing w:val="-2"/>
          <w:sz w:val="24"/>
          <w:szCs w:val="24"/>
        </w:rPr>
        <w:t xml:space="preserve"> </w:t>
      </w:r>
      <w:r>
        <w:rPr>
          <w:sz w:val="24"/>
          <w:szCs w:val="24"/>
        </w:rPr>
        <w:t>discourse. Put</w:t>
      </w:r>
      <w:r>
        <w:rPr>
          <w:spacing w:val="-3"/>
          <w:sz w:val="24"/>
          <w:szCs w:val="24"/>
        </w:rPr>
        <w:t xml:space="preserve"> </w:t>
      </w:r>
      <w:r>
        <w:rPr>
          <w:sz w:val="24"/>
          <w:szCs w:val="24"/>
        </w:rPr>
        <w:t>another</w:t>
      </w:r>
      <w:r>
        <w:rPr>
          <w:spacing w:val="-7"/>
          <w:sz w:val="24"/>
          <w:szCs w:val="24"/>
        </w:rPr>
        <w:t xml:space="preserve"> </w:t>
      </w:r>
      <w:r>
        <w:rPr>
          <w:spacing w:val="-2"/>
          <w:sz w:val="24"/>
          <w:szCs w:val="24"/>
        </w:rPr>
        <w:t>w</w:t>
      </w:r>
      <w:r>
        <w:rPr>
          <w:sz w:val="24"/>
          <w:szCs w:val="24"/>
        </w:rPr>
        <w:t>a</w:t>
      </w:r>
      <w:r>
        <w:rPr>
          <w:spacing w:val="-16"/>
          <w:sz w:val="24"/>
          <w:szCs w:val="24"/>
        </w:rPr>
        <w:t>y</w:t>
      </w:r>
      <w:r>
        <w:rPr>
          <w:sz w:val="24"/>
          <w:szCs w:val="24"/>
        </w:rPr>
        <w:t>,</w:t>
      </w:r>
      <w:r>
        <w:rPr>
          <w:spacing w:val="-5"/>
          <w:sz w:val="24"/>
          <w:szCs w:val="24"/>
        </w:rPr>
        <w:t xml:space="preserve"> </w:t>
      </w:r>
      <w:r>
        <w:rPr>
          <w:sz w:val="24"/>
          <w:szCs w:val="24"/>
        </w:rPr>
        <w:t>the</w:t>
      </w:r>
      <w:r>
        <w:rPr>
          <w:spacing w:val="-3"/>
          <w:sz w:val="24"/>
          <w:szCs w:val="24"/>
        </w:rPr>
        <w:t xml:space="preserve"> </w:t>
      </w:r>
      <w:r>
        <w:rPr>
          <w:sz w:val="24"/>
          <w:szCs w:val="24"/>
        </w:rPr>
        <w:t>language</w:t>
      </w:r>
      <w:r>
        <w:rPr>
          <w:spacing w:val="-9"/>
          <w:sz w:val="24"/>
          <w:szCs w:val="24"/>
        </w:rPr>
        <w:t xml:space="preserve"> </w:t>
      </w:r>
      <w:r>
        <w:rPr>
          <w:sz w:val="24"/>
          <w:szCs w:val="24"/>
        </w:rPr>
        <w:t>that</w:t>
      </w:r>
      <w:r>
        <w:rPr>
          <w:spacing w:val="-4"/>
          <w:sz w:val="24"/>
          <w:szCs w:val="24"/>
        </w:rPr>
        <w:t xml:space="preserve"> </w:t>
      </w:r>
      <w:r>
        <w:rPr>
          <w:sz w:val="24"/>
          <w:szCs w:val="24"/>
        </w:rPr>
        <w:t>real</w:t>
      </w:r>
      <w:r>
        <w:rPr>
          <w:spacing w:val="-4"/>
          <w:sz w:val="24"/>
          <w:szCs w:val="24"/>
        </w:rPr>
        <w:t xml:space="preserve"> </w:t>
      </w:r>
      <w:r>
        <w:rPr>
          <w:sz w:val="24"/>
          <w:szCs w:val="24"/>
        </w:rPr>
        <w:t>learners</w:t>
      </w:r>
      <w:r>
        <w:rPr>
          <w:spacing w:val="-8"/>
          <w:sz w:val="24"/>
          <w:szCs w:val="24"/>
        </w:rPr>
        <w:t xml:space="preserve"> </w:t>
      </w:r>
      <w:r>
        <w:rPr>
          <w:sz w:val="24"/>
          <w:szCs w:val="24"/>
        </w:rPr>
        <w:t>encounter</w:t>
      </w:r>
      <w:r>
        <w:rPr>
          <w:spacing w:val="-9"/>
          <w:sz w:val="24"/>
          <w:szCs w:val="24"/>
        </w:rPr>
        <w:t xml:space="preserve"> </w:t>
      </w:r>
      <w:r>
        <w:rPr>
          <w:sz w:val="24"/>
          <w:szCs w:val="24"/>
        </w:rPr>
        <w:t>tends</w:t>
      </w:r>
      <w:r>
        <w:rPr>
          <w:spacing w:val="-5"/>
          <w:sz w:val="24"/>
          <w:szCs w:val="24"/>
        </w:rPr>
        <w:t xml:space="preserve"> </w:t>
      </w:r>
      <w:r>
        <w:rPr>
          <w:sz w:val="24"/>
          <w:szCs w:val="24"/>
        </w:rPr>
        <w:t>to</w:t>
      </w:r>
      <w:r>
        <w:rPr>
          <w:spacing w:val="-2"/>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semantic</w:t>
      </w:r>
      <w:r>
        <w:rPr>
          <w:spacing w:val="-9"/>
          <w:sz w:val="24"/>
          <w:szCs w:val="24"/>
        </w:rPr>
        <w:t xml:space="preserve"> </w:t>
      </w:r>
      <w:r>
        <w:rPr>
          <w:sz w:val="24"/>
          <w:szCs w:val="24"/>
        </w:rPr>
        <w:t>coherence;</w:t>
      </w:r>
    </w:p>
    <w:p w:rsidR="00B72476" w:rsidRDefault="00CB77E8">
      <w:pPr>
        <w:spacing w:before="7" w:line="415" w:lineRule="auto"/>
        <w:ind w:left="100" w:right="830"/>
        <w:rPr>
          <w:sz w:val="24"/>
          <w:szCs w:val="24"/>
        </w:rPr>
      </w:pPr>
      <w:r>
        <w:rPr>
          <w:sz w:val="24"/>
          <w:szCs w:val="24"/>
        </w:rPr>
        <w:t>some</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are</w:t>
      </w:r>
      <w:r>
        <w:rPr>
          <w:spacing w:val="-3"/>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z w:val="24"/>
          <w:szCs w:val="24"/>
        </w:rPr>
        <w:t>and</w:t>
      </w:r>
      <w:r>
        <w:rPr>
          <w:spacing w:val="-3"/>
          <w:sz w:val="24"/>
          <w:szCs w:val="24"/>
        </w:rPr>
        <w:t xml:space="preserve"> </w:t>
      </w:r>
      <w:r>
        <w:rPr>
          <w:sz w:val="24"/>
          <w:szCs w:val="24"/>
        </w:rPr>
        <w:t>adhere</w:t>
      </w:r>
      <w:r>
        <w:rPr>
          <w:spacing w:val="-6"/>
          <w:sz w:val="24"/>
          <w:szCs w:val="24"/>
        </w:rPr>
        <w:t xml:space="preserve"> </w:t>
      </w:r>
      <w:r>
        <w:rPr>
          <w:sz w:val="24"/>
          <w:szCs w:val="24"/>
        </w:rPr>
        <w:t>to</w:t>
      </w:r>
      <w:r>
        <w:rPr>
          <w:spacing w:val="-2"/>
          <w:sz w:val="24"/>
          <w:szCs w:val="24"/>
        </w:rPr>
        <w:t xml:space="preserve"> </w:t>
      </w:r>
      <w:r>
        <w:rPr>
          <w:sz w:val="24"/>
          <w:szCs w:val="24"/>
        </w:rPr>
        <w:t>some</w:t>
      </w:r>
      <w:r>
        <w:rPr>
          <w:spacing w:val="-5"/>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ask:</w:t>
      </w:r>
      <w:r>
        <w:rPr>
          <w:spacing w:val="10"/>
          <w:sz w:val="24"/>
          <w:szCs w:val="24"/>
        </w:rPr>
        <w:t xml:space="preserve"> </w:t>
      </w:r>
      <w:r>
        <w:rPr>
          <w:sz w:val="24"/>
          <w:szCs w:val="24"/>
        </w:rPr>
        <w:t>does</w:t>
      </w:r>
      <w:r>
        <w:rPr>
          <w:spacing w:val="-4"/>
          <w:sz w:val="24"/>
          <w:szCs w:val="24"/>
        </w:rPr>
        <w:t xml:space="preserve"> </w:t>
      </w:r>
      <w:r>
        <w:rPr>
          <w:sz w:val="24"/>
          <w:szCs w:val="24"/>
        </w:rPr>
        <w:t>semantic coherence</w:t>
      </w:r>
      <w:r>
        <w:rPr>
          <w:spacing w:val="-10"/>
          <w:sz w:val="24"/>
          <w:szCs w:val="24"/>
        </w:rPr>
        <w:t xml:space="preserve"> </w:t>
      </w:r>
      <w:r>
        <w:rPr>
          <w:spacing w:val="-2"/>
          <w:sz w:val="24"/>
          <w:szCs w:val="24"/>
        </w:rPr>
        <w:t>f</w:t>
      </w:r>
      <w:r>
        <w:rPr>
          <w:sz w:val="24"/>
          <w:szCs w:val="24"/>
        </w:rPr>
        <w:t>acilitate</w:t>
      </w:r>
      <w:r>
        <w:rPr>
          <w:spacing w:val="-8"/>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w:t>
      </w:r>
      <w:r>
        <w:rPr>
          <w:sz w:val="24"/>
          <w:szCs w:val="24"/>
        </w:rPr>
        <w:t>ord</w:t>
      </w:r>
      <w:r>
        <w:rPr>
          <w:spacing w:val="-5"/>
          <w:sz w:val="24"/>
          <w:szCs w:val="24"/>
        </w:rPr>
        <w:t xml:space="preserve"> </w:t>
      </w:r>
      <w:r>
        <w:rPr>
          <w:sz w:val="24"/>
          <w:szCs w:val="24"/>
        </w:rPr>
        <w:t>meaning?</w:t>
      </w:r>
    </w:p>
    <w:p w:rsidR="00B72476" w:rsidRDefault="00B72476">
      <w:pPr>
        <w:spacing w:before="4" w:line="100" w:lineRule="exact"/>
        <w:rPr>
          <w:sz w:val="10"/>
          <w:szCs w:val="10"/>
        </w:rPr>
      </w:pPr>
    </w:p>
    <w:p w:rsidR="00B72476" w:rsidRDefault="00CB77E8">
      <w:pPr>
        <w:spacing w:line="415" w:lineRule="auto"/>
        <w:ind w:left="100" w:right="304" w:firstLine="576"/>
        <w:rPr>
          <w:sz w:val="24"/>
          <w:szCs w:val="24"/>
        </w:rPr>
        <w:sectPr w:rsidR="00B72476">
          <w:pgSz w:w="12240" w:h="15840"/>
          <w:pgMar w:top="960" w:right="1340" w:bottom="280" w:left="1340" w:header="736" w:footer="0" w:gutter="0"/>
          <w:cols w:space="720"/>
        </w:sectPr>
      </w:pPr>
      <w:r>
        <w:rPr>
          <w:spacing w:val="-19"/>
          <w:sz w:val="24"/>
          <w:szCs w:val="24"/>
        </w:rPr>
        <w:t>T</w:t>
      </w:r>
      <w:r>
        <w:rPr>
          <w:sz w:val="24"/>
          <w:szCs w:val="24"/>
        </w:rPr>
        <w:t>o</w:t>
      </w:r>
      <w:r>
        <w:rPr>
          <w:spacing w:val="-3"/>
          <w:sz w:val="24"/>
          <w:szCs w:val="24"/>
        </w:rPr>
        <w:t xml:space="preserve"> </w:t>
      </w:r>
      <w:r>
        <w:rPr>
          <w:spacing w:val="-4"/>
          <w:sz w:val="24"/>
          <w:szCs w:val="24"/>
        </w:rPr>
        <w:t>e</w:t>
      </w:r>
      <w:r>
        <w:rPr>
          <w:sz w:val="24"/>
          <w:szCs w:val="24"/>
        </w:rPr>
        <w:t>xplore</w:t>
      </w:r>
      <w:r>
        <w:rPr>
          <w:spacing w:val="-7"/>
          <w:sz w:val="24"/>
          <w:szCs w:val="24"/>
        </w:rPr>
        <w:t xml:space="preserve"> </w:t>
      </w:r>
      <w:r>
        <w:rPr>
          <w:sz w:val="24"/>
          <w:szCs w:val="24"/>
        </w:rPr>
        <w:t>this</w:t>
      </w:r>
      <w:r>
        <w:rPr>
          <w:spacing w:val="-3"/>
          <w:sz w:val="24"/>
          <w:szCs w:val="24"/>
        </w:rPr>
        <w:t xml:space="preserve"> </w:t>
      </w:r>
      <w:r>
        <w:rPr>
          <w:sz w:val="24"/>
          <w:szCs w:val="24"/>
        </w:rPr>
        <w:t>possibilit</w:t>
      </w:r>
      <w:r>
        <w:rPr>
          <w:spacing w:val="-16"/>
          <w:sz w:val="24"/>
          <w:szCs w:val="24"/>
        </w:rPr>
        <w:t>y</w:t>
      </w:r>
      <w:r>
        <w:rPr>
          <w:sz w:val="24"/>
          <w:szCs w:val="24"/>
        </w:rPr>
        <w:t>,</w:t>
      </w:r>
      <w:r>
        <w:rPr>
          <w:spacing w:val="-11"/>
          <w:sz w:val="24"/>
          <w:szCs w:val="24"/>
        </w:rPr>
        <w:t xml:space="preserve"> </w:t>
      </w:r>
      <w:r>
        <w:rPr>
          <w:sz w:val="24"/>
          <w:szCs w:val="24"/>
        </w:rPr>
        <w:t>we</w:t>
      </w:r>
      <w:r>
        <w:rPr>
          <w:spacing w:val="-3"/>
          <w:sz w:val="24"/>
          <w:szCs w:val="24"/>
        </w:rPr>
        <w:t xml:space="preserve"> </w:t>
      </w:r>
      <w:r>
        <w:rPr>
          <w:sz w:val="24"/>
          <w:szCs w:val="24"/>
        </w:rPr>
        <w:t>presented</w:t>
      </w:r>
      <w:r>
        <w:rPr>
          <w:spacing w:val="-9"/>
          <w:sz w:val="24"/>
          <w:szCs w:val="24"/>
        </w:rPr>
        <w:t xml:space="preserve"> </w:t>
      </w:r>
      <w:r>
        <w:rPr>
          <w:sz w:val="24"/>
          <w:szCs w:val="24"/>
        </w:rPr>
        <w:t>participants</w:t>
      </w:r>
      <w:r>
        <w:rPr>
          <w:spacing w:val="-11"/>
          <w:sz w:val="24"/>
          <w:szCs w:val="24"/>
        </w:rPr>
        <w:t xml:space="preserve"> </w:t>
      </w:r>
      <w:r>
        <w:rPr>
          <w:sz w:val="24"/>
          <w:szCs w:val="24"/>
        </w:rPr>
        <w:t>with</w:t>
      </w:r>
      <w:r>
        <w:rPr>
          <w:spacing w:val="-4"/>
          <w:sz w:val="24"/>
          <w:szCs w:val="24"/>
        </w:rPr>
        <w:t xml:space="preserve"> </w:t>
      </w:r>
      <w:r>
        <w:rPr>
          <w:sz w:val="24"/>
          <w:szCs w:val="24"/>
        </w:rPr>
        <w:t>an</w:t>
      </w:r>
      <w:r>
        <w:rPr>
          <w:spacing w:val="-2"/>
          <w:sz w:val="24"/>
          <w:szCs w:val="24"/>
        </w:rPr>
        <w:t xml:space="preserve"> </w:t>
      </w:r>
      <w:r>
        <w:rPr>
          <w:sz w:val="24"/>
          <w:szCs w:val="24"/>
        </w:rPr>
        <w:t>MNPQ</w:t>
      </w:r>
      <w:r>
        <w:rPr>
          <w:spacing w:val="-7"/>
          <w:sz w:val="24"/>
          <w:szCs w:val="24"/>
        </w:rPr>
        <w:t xml:space="preserve"> </w:t>
      </w:r>
      <w:r>
        <w:rPr>
          <w:sz w:val="24"/>
          <w:szCs w:val="24"/>
        </w:rPr>
        <w:t>language</w:t>
      </w:r>
      <w:r>
        <w:rPr>
          <w:spacing w:val="-9"/>
          <w:sz w:val="24"/>
          <w:szCs w:val="24"/>
        </w:rPr>
        <w:t xml:space="preserve"> </w:t>
      </w:r>
      <w:r>
        <w:rPr>
          <w:sz w:val="24"/>
          <w:szCs w:val="24"/>
        </w:rPr>
        <w:t>where sentences</w:t>
      </w:r>
      <w:r>
        <w:rPr>
          <w:spacing w:val="-9"/>
          <w:sz w:val="24"/>
          <w:szCs w:val="24"/>
        </w:rPr>
        <w:t xml:space="preserve"> </w:t>
      </w:r>
      <w:r>
        <w:rPr>
          <w:sz w:val="24"/>
          <w:szCs w:val="24"/>
        </w:rPr>
        <w:t>took</w:t>
      </w:r>
      <w:r>
        <w:rPr>
          <w:spacing w:val="-4"/>
          <w:sz w:val="24"/>
          <w:szCs w:val="24"/>
        </w:rPr>
        <w:t xml:space="preserve"> </w:t>
      </w:r>
      <w:r>
        <w:rPr>
          <w:sz w:val="24"/>
          <w:szCs w:val="24"/>
        </w:rPr>
        <w:t>the</w:t>
      </w:r>
      <w:r>
        <w:rPr>
          <w:spacing w:val="-3"/>
          <w:sz w:val="24"/>
          <w:szCs w:val="24"/>
        </w:rPr>
        <w:t xml:space="preserve"> </w:t>
      </w:r>
      <w:r>
        <w:rPr>
          <w:sz w:val="24"/>
          <w:szCs w:val="24"/>
        </w:rPr>
        <w:t>form</w:t>
      </w:r>
      <w:r>
        <w:rPr>
          <w:spacing w:val="-5"/>
          <w:sz w:val="24"/>
          <w:szCs w:val="24"/>
        </w:rPr>
        <w:t xml:space="preserve"> </w:t>
      </w:r>
      <w:r>
        <w:rPr>
          <w:sz w:val="24"/>
          <w:szCs w:val="24"/>
        </w:rPr>
        <w:t>“M</w:t>
      </w:r>
      <w:r>
        <w:rPr>
          <w:spacing w:val="-3"/>
          <w:sz w:val="24"/>
          <w:szCs w:val="24"/>
        </w:rPr>
        <w:t xml:space="preserve"> </w:t>
      </w:r>
      <w:r>
        <w:rPr>
          <w:sz w:val="24"/>
          <w:szCs w:val="24"/>
        </w:rPr>
        <w:t>and</w:t>
      </w:r>
      <w:r>
        <w:rPr>
          <w:spacing w:val="-3"/>
          <w:sz w:val="24"/>
          <w:szCs w:val="24"/>
        </w:rPr>
        <w:t xml:space="preserve"> </w:t>
      </w:r>
      <w:r>
        <w:rPr>
          <w:sz w:val="24"/>
          <w:szCs w:val="24"/>
        </w:rPr>
        <w:t>N”</w:t>
      </w:r>
      <w:r>
        <w:rPr>
          <w:spacing w:val="-3"/>
          <w:sz w:val="24"/>
          <w:szCs w:val="24"/>
        </w:rPr>
        <w:t xml:space="preserve"> </w:t>
      </w:r>
      <w:r>
        <w:rPr>
          <w:sz w:val="24"/>
          <w:szCs w:val="24"/>
        </w:rPr>
        <w:t>or</w:t>
      </w:r>
      <w:r>
        <w:rPr>
          <w:spacing w:val="-2"/>
          <w:sz w:val="24"/>
          <w:szCs w:val="24"/>
        </w:rPr>
        <w:t xml:space="preserve"> </w:t>
      </w:r>
      <w:r>
        <w:rPr>
          <w:sz w:val="24"/>
          <w:szCs w:val="24"/>
        </w:rPr>
        <w:t>“P</w:t>
      </w:r>
      <w:r>
        <w:rPr>
          <w:spacing w:val="-2"/>
          <w:sz w:val="24"/>
          <w:szCs w:val="24"/>
        </w:rPr>
        <w:t xml:space="preserve"> </w:t>
      </w:r>
      <w:r>
        <w:rPr>
          <w:sz w:val="24"/>
          <w:szCs w:val="24"/>
        </w:rPr>
        <w:t>and</w:t>
      </w:r>
      <w:r>
        <w:rPr>
          <w:spacing w:val="-3"/>
          <w:sz w:val="24"/>
          <w:szCs w:val="24"/>
        </w:rPr>
        <w:t xml:space="preserve"> </w:t>
      </w:r>
      <w:r>
        <w:rPr>
          <w:sz w:val="24"/>
          <w:szCs w:val="24"/>
        </w:rPr>
        <w:t>Q”.</w:t>
      </w:r>
      <w:r>
        <w:rPr>
          <w:spacing w:val="-3"/>
          <w:sz w:val="24"/>
          <w:szCs w:val="24"/>
        </w:rPr>
        <w:t xml:space="preserve"> </w:t>
      </w:r>
      <w:r>
        <w:rPr>
          <w:sz w:val="24"/>
          <w:szCs w:val="24"/>
        </w:rPr>
        <w:t>Note</w:t>
      </w:r>
      <w:r>
        <w:rPr>
          <w:spacing w:val="-5"/>
          <w:sz w:val="24"/>
          <w:szCs w:val="24"/>
        </w:rPr>
        <w:t xml:space="preserve"> </w:t>
      </w:r>
      <w:r>
        <w:rPr>
          <w:sz w:val="24"/>
          <w:szCs w:val="24"/>
        </w:rPr>
        <w:t>that</w:t>
      </w:r>
      <w:r>
        <w:rPr>
          <w:spacing w:val="-4"/>
          <w:sz w:val="24"/>
          <w:szCs w:val="24"/>
        </w:rPr>
        <w:t xml:space="preserve"> </w:t>
      </w:r>
      <w:r>
        <w:rPr>
          <w:sz w:val="24"/>
          <w:szCs w:val="24"/>
        </w:rPr>
        <w:t>we</w:t>
      </w:r>
      <w:r>
        <w:rPr>
          <w:spacing w:val="-3"/>
          <w:sz w:val="24"/>
          <w:szCs w:val="24"/>
        </w:rPr>
        <w:t xml:space="preserve"> </w:t>
      </w:r>
      <w:r>
        <w:rPr>
          <w:sz w:val="24"/>
          <w:szCs w:val="24"/>
        </w:rPr>
        <w:t>used</w:t>
      </w:r>
      <w:r>
        <w:rPr>
          <w:spacing w:val="-4"/>
          <w:sz w:val="24"/>
          <w:szCs w:val="24"/>
        </w:rPr>
        <w:t xml:space="preserve"> </w:t>
      </w:r>
      <w:r>
        <w:rPr>
          <w:sz w:val="24"/>
          <w:szCs w:val="24"/>
        </w:rPr>
        <w:t>the</w:t>
      </w:r>
      <w:r>
        <w:rPr>
          <w:spacing w:val="-3"/>
          <w:sz w:val="24"/>
          <w:szCs w:val="24"/>
        </w:rPr>
        <w:t xml:space="preserve"> </w:t>
      </w:r>
      <w:r>
        <w:rPr>
          <w:spacing w:val="-4"/>
          <w:sz w:val="24"/>
          <w:szCs w:val="24"/>
        </w:rPr>
        <w:t>e</w:t>
      </w:r>
      <w:r>
        <w:rPr>
          <w:sz w:val="24"/>
          <w:szCs w:val="24"/>
        </w:rPr>
        <w:t>xplicit</w:t>
      </w:r>
      <w:r>
        <w:rPr>
          <w:spacing w:val="-7"/>
          <w:sz w:val="24"/>
          <w:szCs w:val="24"/>
        </w:rPr>
        <w:t xml:space="preserve"> </w:t>
      </w:r>
      <w:r>
        <w:rPr>
          <w:sz w:val="24"/>
          <w:szCs w:val="24"/>
        </w:rPr>
        <w:t>English conjunction</w:t>
      </w:r>
      <w:r>
        <w:rPr>
          <w:spacing w:val="-11"/>
          <w:sz w:val="24"/>
          <w:szCs w:val="24"/>
        </w:rPr>
        <w:t xml:space="preserve"> </w:t>
      </w:r>
      <w:r>
        <w:rPr>
          <w:sz w:val="24"/>
          <w:szCs w:val="24"/>
        </w:rPr>
        <w:t>“and”</w:t>
      </w:r>
      <w:r>
        <w:rPr>
          <w:spacing w:val="-6"/>
          <w:sz w:val="24"/>
          <w:szCs w:val="24"/>
        </w:rPr>
        <w:t xml:space="preserve"> </w:t>
      </w:r>
      <w:r>
        <w:rPr>
          <w:sz w:val="24"/>
          <w:szCs w:val="24"/>
        </w:rPr>
        <w:t>between</w:t>
      </w:r>
      <w:r>
        <w:rPr>
          <w:spacing w:val="-8"/>
          <w:sz w:val="24"/>
          <w:szCs w:val="24"/>
        </w:rPr>
        <w:t xml:space="preserve"> </w:t>
      </w:r>
      <w:r>
        <w:rPr>
          <w:sz w:val="24"/>
          <w:szCs w:val="24"/>
        </w:rPr>
        <w:t>the</w:t>
      </w:r>
      <w:r>
        <w:rPr>
          <w:spacing w:val="-3"/>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which</w:t>
      </w:r>
      <w:r>
        <w:rPr>
          <w:spacing w:val="-6"/>
          <w:sz w:val="24"/>
          <w:szCs w:val="24"/>
        </w:rPr>
        <w:t xml:space="preserve"> </w:t>
      </w:r>
      <w:r>
        <w:rPr>
          <w:sz w:val="24"/>
          <w:szCs w:val="24"/>
        </w:rPr>
        <w:t>im</w:t>
      </w:r>
      <w:r>
        <w:rPr>
          <w:spacing w:val="-5"/>
          <w:sz w:val="24"/>
          <w:szCs w:val="24"/>
        </w:rPr>
        <w:t>b</w:t>
      </w:r>
      <w:r>
        <w:rPr>
          <w:sz w:val="24"/>
          <w:szCs w:val="24"/>
        </w:rPr>
        <w:t>ued</w:t>
      </w:r>
      <w:r>
        <w:rPr>
          <w:spacing w:val="-7"/>
          <w:sz w:val="24"/>
          <w:szCs w:val="24"/>
        </w:rPr>
        <w:t xml:space="preserve"> </w:t>
      </w:r>
      <w:r>
        <w:rPr>
          <w:sz w:val="24"/>
          <w:szCs w:val="24"/>
        </w:rPr>
        <w:t>sentences</w:t>
      </w:r>
      <w:r>
        <w:rPr>
          <w:spacing w:val="-9"/>
          <w:sz w:val="24"/>
          <w:szCs w:val="24"/>
        </w:rPr>
        <w:t xml:space="preserve"> </w:t>
      </w:r>
      <w:r>
        <w:rPr>
          <w:sz w:val="24"/>
          <w:szCs w:val="24"/>
        </w:rPr>
        <w:t>with</w:t>
      </w:r>
      <w:r>
        <w:rPr>
          <w:spacing w:val="-4"/>
          <w:sz w:val="24"/>
          <w:szCs w:val="24"/>
        </w:rPr>
        <w:t xml:space="preserve"> </w:t>
      </w:r>
      <w:r>
        <w:rPr>
          <w:sz w:val="24"/>
          <w:szCs w:val="24"/>
        </w:rPr>
        <w:t>semantic</w:t>
      </w:r>
      <w:r>
        <w:rPr>
          <w:spacing w:val="-9"/>
          <w:sz w:val="24"/>
          <w:szCs w:val="24"/>
        </w:rPr>
        <w:t xml:space="preserve"> </w:t>
      </w:r>
      <w:r>
        <w:rPr>
          <w:sz w:val="24"/>
          <w:szCs w:val="24"/>
        </w:rPr>
        <w:t>content</w:t>
      </w:r>
      <w:r>
        <w:rPr>
          <w:spacing w:val="-7"/>
          <w:sz w:val="24"/>
          <w:szCs w:val="24"/>
        </w:rPr>
        <w:t xml:space="preserve"> </w:t>
      </w:r>
      <w:r>
        <w:rPr>
          <w:sz w:val="24"/>
          <w:szCs w:val="24"/>
        </w:rPr>
        <w:t>(i.e., our</w:t>
      </w:r>
      <w:r>
        <w:rPr>
          <w:spacing w:val="-3"/>
          <w:sz w:val="24"/>
          <w:szCs w:val="24"/>
        </w:rPr>
        <w:t xml:space="preserve"> </w:t>
      </w:r>
      <w:r>
        <w:rPr>
          <w:sz w:val="24"/>
          <w:szCs w:val="24"/>
        </w:rPr>
        <w:t>stimuli</w:t>
      </w:r>
      <w:r>
        <w:rPr>
          <w:spacing w:val="-7"/>
          <w:sz w:val="24"/>
          <w:szCs w:val="24"/>
        </w:rPr>
        <w:t xml:space="preserve"> </w:t>
      </w:r>
      <w:r>
        <w:rPr>
          <w:sz w:val="24"/>
          <w:szCs w:val="24"/>
        </w:rPr>
        <w:t>were</w:t>
      </w:r>
      <w:r>
        <w:rPr>
          <w:spacing w:val="-5"/>
          <w:sz w:val="24"/>
          <w:szCs w:val="24"/>
        </w:rPr>
        <w:t xml:space="preserve"> </w:t>
      </w:r>
      <w:r>
        <w:rPr>
          <w:sz w:val="24"/>
          <w:szCs w:val="24"/>
        </w:rPr>
        <w:t>not</w:t>
      </w:r>
      <w:r>
        <w:rPr>
          <w:spacing w:val="-3"/>
          <w:sz w:val="24"/>
          <w:szCs w:val="24"/>
        </w:rPr>
        <w:t xml:space="preserve"> </w:t>
      </w:r>
      <w:r>
        <w:rPr>
          <w:sz w:val="24"/>
          <w:szCs w:val="24"/>
        </w:rPr>
        <w:t>merely</w:t>
      </w:r>
      <w:r>
        <w:rPr>
          <w:spacing w:val="-7"/>
          <w:sz w:val="24"/>
          <w:szCs w:val="24"/>
        </w:rPr>
        <w:t xml:space="preserve"> </w:t>
      </w:r>
      <w:r>
        <w:rPr>
          <w:sz w:val="24"/>
          <w:szCs w:val="24"/>
        </w:rPr>
        <w:t>a</w:t>
      </w:r>
      <w:r>
        <w:rPr>
          <w:spacing w:val="-1"/>
          <w:sz w:val="24"/>
          <w:szCs w:val="24"/>
        </w:rPr>
        <w:t xml:space="preserve"> </w:t>
      </w:r>
      <w:r>
        <w:rPr>
          <w:sz w:val="24"/>
          <w:szCs w:val="24"/>
        </w:rPr>
        <w:t>syntactic</w:t>
      </w:r>
      <w:r>
        <w:rPr>
          <w:spacing w:val="-9"/>
          <w:sz w:val="24"/>
          <w:szCs w:val="24"/>
        </w:rPr>
        <w:t xml:space="preserve"> </w:t>
      </w:r>
      <w:r>
        <w:rPr>
          <w:sz w:val="24"/>
          <w:szCs w:val="24"/>
        </w:rPr>
        <w:t>ordering).</w:t>
      </w:r>
      <w:r>
        <w:rPr>
          <w:spacing w:val="4"/>
          <w:sz w:val="24"/>
          <w:szCs w:val="24"/>
        </w:rPr>
        <w:t xml:space="preserve"> </w:t>
      </w:r>
      <w:r>
        <w:rPr>
          <w:spacing w:val="-19"/>
          <w:sz w:val="24"/>
          <w:szCs w:val="24"/>
        </w:rPr>
        <w:t>W</w:t>
      </w:r>
      <w:r>
        <w:rPr>
          <w:sz w:val="24"/>
          <w:szCs w:val="24"/>
        </w:rPr>
        <w:t>e</w:t>
      </w:r>
      <w:r>
        <w:rPr>
          <w:spacing w:val="-3"/>
          <w:sz w:val="24"/>
          <w:szCs w:val="24"/>
        </w:rPr>
        <w:t xml:space="preserve"> </w:t>
      </w:r>
      <w:r>
        <w:rPr>
          <w:spacing w:val="-1"/>
          <w:sz w:val="24"/>
          <w:szCs w:val="24"/>
        </w:rPr>
        <w:t>h</w:t>
      </w:r>
      <w:r>
        <w:rPr>
          <w:sz w:val="24"/>
          <w:szCs w:val="24"/>
        </w:rPr>
        <w:t>ypothesized</w:t>
      </w:r>
      <w:r>
        <w:rPr>
          <w:spacing w:val="-13"/>
          <w:sz w:val="24"/>
          <w:szCs w:val="24"/>
        </w:rPr>
        <w:t xml:space="preserve"> </w:t>
      </w:r>
      <w:r>
        <w:rPr>
          <w:sz w:val="24"/>
          <w:szCs w:val="24"/>
        </w:rPr>
        <w:t>that</w:t>
      </w:r>
      <w:r>
        <w:rPr>
          <w:spacing w:val="-4"/>
          <w:sz w:val="24"/>
          <w:szCs w:val="24"/>
        </w:rPr>
        <w:t xml:space="preserve"> </w:t>
      </w:r>
      <w:r>
        <w:rPr>
          <w:sz w:val="24"/>
          <w:szCs w:val="24"/>
        </w:rPr>
        <w:t>a</w:t>
      </w:r>
      <w:r>
        <w:rPr>
          <w:spacing w:val="-1"/>
          <w:sz w:val="24"/>
          <w:szCs w:val="24"/>
        </w:rPr>
        <w:t xml:space="preserve"> </w:t>
      </w:r>
      <w:r>
        <w:rPr>
          <w:sz w:val="24"/>
          <w:szCs w:val="24"/>
        </w:rPr>
        <w:t>su</w:t>
      </w:r>
      <w:r>
        <w:rPr>
          <w:spacing w:val="-6"/>
          <w:sz w:val="24"/>
          <w:szCs w:val="24"/>
        </w:rPr>
        <w:t>f</w:t>
      </w:r>
      <w:r>
        <w:rPr>
          <w:sz w:val="24"/>
          <w:szCs w:val="24"/>
        </w:rPr>
        <w:t>ficient</w:t>
      </w:r>
      <w:r>
        <w:rPr>
          <w:spacing w:val="-21"/>
          <w:sz w:val="24"/>
          <w:szCs w:val="24"/>
        </w:rPr>
        <w:t xml:space="preserve"> </w:t>
      </w:r>
      <w:r>
        <w:rPr>
          <w:sz w:val="24"/>
          <w:szCs w:val="24"/>
        </w:rPr>
        <w:t>l</w:t>
      </w:r>
      <w:r>
        <w:rPr>
          <w:spacing w:val="-6"/>
          <w:sz w:val="24"/>
          <w:szCs w:val="24"/>
        </w:rPr>
        <w:t>e</w:t>
      </w:r>
      <w:r>
        <w:rPr>
          <w:spacing w:val="-4"/>
          <w:sz w:val="24"/>
          <w:szCs w:val="24"/>
        </w:rPr>
        <w:t>v</w:t>
      </w:r>
      <w:r>
        <w:rPr>
          <w:sz w:val="24"/>
          <w:szCs w:val="24"/>
        </w:rPr>
        <w:t>el</w:t>
      </w:r>
      <w:r>
        <w:rPr>
          <w:spacing w:val="-5"/>
          <w:sz w:val="24"/>
          <w:szCs w:val="24"/>
        </w:rPr>
        <w:t xml:space="preserve"> </w:t>
      </w:r>
      <w:r>
        <w:rPr>
          <w:sz w:val="24"/>
          <w:szCs w:val="24"/>
        </w:rPr>
        <w:t>of semantic</w:t>
      </w:r>
      <w:r>
        <w:rPr>
          <w:spacing w:val="-9"/>
          <w:sz w:val="24"/>
          <w:szCs w:val="24"/>
        </w:rPr>
        <w:t xml:space="preserve"> </w:t>
      </w:r>
      <w:r>
        <w:rPr>
          <w:sz w:val="24"/>
          <w:szCs w:val="24"/>
        </w:rPr>
        <w:t>coherence</w:t>
      </w:r>
      <w:r>
        <w:rPr>
          <w:spacing w:val="-10"/>
          <w:sz w:val="24"/>
          <w:szCs w:val="24"/>
        </w:rPr>
        <w:t xml:space="preserve"> </w:t>
      </w:r>
      <w:r>
        <w:rPr>
          <w:w w:val="98"/>
          <w:sz w:val="24"/>
          <w:szCs w:val="24"/>
        </w:rPr>
        <w:t>(specificall</w:t>
      </w:r>
      <w:r>
        <w:rPr>
          <w:spacing w:val="-16"/>
          <w:w w:val="98"/>
          <w:sz w:val="24"/>
          <w:szCs w:val="24"/>
        </w:rPr>
        <w:t>y</w:t>
      </w:r>
      <w:r>
        <w:rPr>
          <w:w w:val="98"/>
          <w:sz w:val="24"/>
          <w:szCs w:val="24"/>
        </w:rPr>
        <w:t>,</w:t>
      </w:r>
      <w:r>
        <w:rPr>
          <w:spacing w:val="1"/>
          <w:w w:val="98"/>
          <w:sz w:val="24"/>
          <w:szCs w:val="24"/>
        </w:rPr>
        <w:t xml:space="preserve"> </w:t>
      </w:r>
      <w:r>
        <w:rPr>
          <w:sz w:val="24"/>
          <w:szCs w:val="24"/>
        </w:rPr>
        <w:t>a</w:t>
      </w:r>
      <w:r>
        <w:rPr>
          <w:spacing w:val="-1"/>
          <w:sz w:val="24"/>
          <w:szCs w:val="24"/>
        </w:rPr>
        <w:t xml:space="preserve"> </w:t>
      </w:r>
      <w:r>
        <w:rPr>
          <w:sz w:val="24"/>
          <w:szCs w:val="24"/>
        </w:rPr>
        <w:t>taxonomic</w:t>
      </w:r>
      <w:r>
        <w:rPr>
          <w:spacing w:val="-10"/>
          <w:sz w:val="24"/>
          <w:szCs w:val="24"/>
        </w:rPr>
        <w:t xml:space="preserve"> </w:t>
      </w:r>
      <w:r>
        <w:rPr>
          <w:sz w:val="24"/>
          <w:szCs w:val="24"/>
        </w:rPr>
        <w:t>coherence</w:t>
      </w:r>
      <w:r>
        <w:rPr>
          <w:spacing w:val="-10"/>
          <w:sz w:val="24"/>
          <w:szCs w:val="24"/>
        </w:rPr>
        <w:t xml:space="preserve"> </w:t>
      </w:r>
      <w:r>
        <w:rPr>
          <w:sz w:val="24"/>
          <w:szCs w:val="24"/>
        </w:rPr>
        <w:t>where</w:t>
      </w:r>
      <w:r>
        <w:rPr>
          <w:spacing w:val="-6"/>
          <w:sz w:val="24"/>
          <w:szCs w:val="24"/>
        </w:rPr>
        <w:t xml:space="preserve"> </w:t>
      </w:r>
      <w:r>
        <w:rPr>
          <w:sz w:val="24"/>
          <w:szCs w:val="24"/>
        </w:rPr>
        <w:t>Ms</w:t>
      </w:r>
      <w:r>
        <w:rPr>
          <w:spacing w:val="-3"/>
          <w:sz w:val="24"/>
          <w:szCs w:val="24"/>
        </w:rPr>
        <w:t xml:space="preserve"> </w:t>
      </w:r>
      <w:r>
        <w:rPr>
          <w:sz w:val="24"/>
          <w:szCs w:val="24"/>
        </w:rPr>
        <w:t>are</w:t>
      </w:r>
      <w:r>
        <w:rPr>
          <w:spacing w:val="-3"/>
          <w:sz w:val="24"/>
          <w:szCs w:val="24"/>
        </w:rPr>
        <w:t xml:space="preserve"> </w:t>
      </w:r>
      <w:r>
        <w:rPr>
          <w:sz w:val="24"/>
          <w:szCs w:val="24"/>
        </w:rPr>
        <w:t>animals</w:t>
      </w:r>
      <w:r>
        <w:rPr>
          <w:spacing w:val="-7"/>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were</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00" w:right="157"/>
        <w:rPr>
          <w:sz w:val="24"/>
          <w:szCs w:val="24"/>
        </w:rPr>
      </w:pPr>
      <w:r>
        <w:rPr>
          <w:spacing w:val="-4"/>
          <w:sz w:val="24"/>
          <w:szCs w:val="24"/>
        </w:rPr>
        <w:t>v</w:t>
      </w:r>
      <w:r>
        <w:rPr>
          <w:sz w:val="24"/>
          <w:szCs w:val="24"/>
        </w:rPr>
        <w:t>ehicles)</w:t>
      </w:r>
      <w:r>
        <w:rPr>
          <w:spacing w:val="-9"/>
          <w:sz w:val="24"/>
          <w:szCs w:val="24"/>
        </w:rPr>
        <w:t xml:space="preserve"> </w:t>
      </w:r>
      <w:r>
        <w:rPr>
          <w:spacing w:val="-2"/>
          <w:sz w:val="24"/>
          <w:szCs w:val="24"/>
        </w:rPr>
        <w:t>w</w:t>
      </w:r>
      <w:r>
        <w:rPr>
          <w:sz w:val="24"/>
          <w:szCs w:val="24"/>
        </w:rPr>
        <w:t>ould</w:t>
      </w:r>
      <w:r>
        <w:rPr>
          <w:spacing w:val="-6"/>
          <w:sz w:val="24"/>
          <w:szCs w:val="24"/>
        </w:rPr>
        <w:t xml:space="preserve"> </w:t>
      </w:r>
      <w:r>
        <w:rPr>
          <w:sz w:val="24"/>
          <w:szCs w:val="24"/>
        </w:rPr>
        <w:t>yield</w:t>
      </w:r>
      <w:r>
        <w:rPr>
          <w:spacing w:val="-5"/>
          <w:sz w:val="24"/>
          <w:szCs w:val="24"/>
        </w:rPr>
        <w:t xml:space="preserve"> </w:t>
      </w:r>
      <w:r>
        <w:rPr>
          <w:sz w:val="24"/>
          <w:szCs w:val="24"/>
        </w:rPr>
        <w:t>successful</w:t>
      </w:r>
      <w:r>
        <w:rPr>
          <w:spacing w:val="-10"/>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for</w:t>
      </w:r>
      <w:r>
        <w:rPr>
          <w:spacing w:val="-3"/>
          <w:sz w:val="24"/>
          <w:szCs w:val="24"/>
        </w:rPr>
        <w:t xml:space="preserve"> </w:t>
      </w:r>
      <w:r>
        <w:rPr>
          <w:sz w:val="24"/>
          <w:szCs w:val="24"/>
        </w:rPr>
        <w:t>N</w:t>
      </w:r>
      <w:r>
        <w:rPr>
          <w:spacing w:val="-2"/>
          <w:sz w:val="24"/>
          <w:szCs w:val="24"/>
        </w:rPr>
        <w:t xml:space="preserve"> </w:t>
      </w:r>
      <w:r>
        <w:rPr>
          <w:sz w:val="24"/>
          <w:szCs w:val="24"/>
        </w:rPr>
        <w:t>and</w:t>
      </w:r>
      <w:r>
        <w:rPr>
          <w:spacing w:val="-3"/>
          <w:sz w:val="24"/>
          <w:szCs w:val="24"/>
        </w:rPr>
        <w:t xml:space="preserve"> </w:t>
      </w:r>
      <w:r>
        <w:rPr>
          <w:sz w:val="24"/>
          <w:szCs w:val="24"/>
        </w:rPr>
        <w:t>Q</w:t>
      </w:r>
      <w:r>
        <w:rPr>
          <w:spacing w:val="-2"/>
          <w:sz w:val="24"/>
          <w:szCs w:val="24"/>
        </w:rPr>
        <w:t xml:space="preserve"> w</w:t>
      </w:r>
      <w:r>
        <w:rPr>
          <w:sz w:val="24"/>
          <w:szCs w:val="24"/>
        </w:rPr>
        <w:t>ords.</w:t>
      </w:r>
      <w:r>
        <w:rPr>
          <w:spacing w:val="8"/>
          <w:sz w:val="24"/>
          <w:szCs w:val="24"/>
        </w:rPr>
        <w:t xml:space="preserve"> </w:t>
      </w:r>
      <w:r>
        <w:rPr>
          <w:spacing w:val="-4"/>
          <w:sz w:val="24"/>
          <w:szCs w:val="24"/>
        </w:rPr>
        <w:t>F</w:t>
      </w:r>
      <w:r>
        <w:rPr>
          <w:sz w:val="24"/>
          <w:szCs w:val="24"/>
        </w:rPr>
        <w:t>or</w:t>
      </w:r>
      <w:r>
        <w:rPr>
          <w:spacing w:val="-3"/>
          <w:sz w:val="24"/>
          <w:szCs w:val="24"/>
        </w:rPr>
        <w:t xml:space="preserve"> </w:t>
      </w:r>
      <w:r>
        <w:rPr>
          <w:sz w:val="24"/>
          <w:szCs w:val="24"/>
        </w:rPr>
        <w:t>instance,</w:t>
      </w:r>
      <w:r>
        <w:rPr>
          <w:spacing w:val="-8"/>
          <w:sz w:val="24"/>
          <w:szCs w:val="24"/>
        </w:rPr>
        <w:t xml:space="preserve"> </w:t>
      </w:r>
      <w:r>
        <w:rPr>
          <w:sz w:val="24"/>
          <w:szCs w:val="24"/>
        </w:rPr>
        <w:t>hearing the</w:t>
      </w:r>
      <w:r>
        <w:rPr>
          <w:spacing w:val="-3"/>
          <w:sz w:val="24"/>
          <w:szCs w:val="24"/>
        </w:rPr>
        <w:t xml:space="preserve"> </w:t>
      </w:r>
      <w:r>
        <w:rPr>
          <w:sz w:val="24"/>
          <w:szCs w:val="24"/>
        </w:rPr>
        <w:t>four</w:t>
      </w:r>
      <w:r>
        <w:rPr>
          <w:spacing w:val="-4"/>
          <w:sz w:val="24"/>
          <w:szCs w:val="24"/>
        </w:rPr>
        <w:t xml:space="preserve"> </w:t>
      </w:r>
      <w:r>
        <w:rPr>
          <w:sz w:val="24"/>
          <w:szCs w:val="24"/>
        </w:rPr>
        <w:t>sentences:</w:t>
      </w:r>
    </w:p>
    <w:p w:rsidR="00B72476" w:rsidRDefault="00B72476">
      <w:pPr>
        <w:spacing w:before="7" w:line="140" w:lineRule="exact"/>
        <w:rPr>
          <w:sz w:val="15"/>
          <w:szCs w:val="15"/>
        </w:rPr>
      </w:pPr>
    </w:p>
    <w:p w:rsidR="00B72476" w:rsidRDefault="00CB77E8">
      <w:pPr>
        <w:ind w:left="389"/>
        <w:rPr>
          <w:sz w:val="24"/>
          <w:szCs w:val="24"/>
        </w:rPr>
      </w:pPr>
      <w:r>
        <w:rPr>
          <w:sz w:val="24"/>
          <w:szCs w:val="24"/>
        </w:rPr>
        <w:t>1.</w:t>
      </w:r>
      <w:r>
        <w:rPr>
          <w:spacing w:val="55"/>
          <w:sz w:val="24"/>
          <w:szCs w:val="24"/>
        </w:rPr>
        <w:t xml:space="preserve"> </w:t>
      </w:r>
      <w:r>
        <w:rPr>
          <w:sz w:val="24"/>
          <w:szCs w:val="24"/>
        </w:rPr>
        <w:t>dog</w:t>
      </w:r>
      <w:r>
        <w:rPr>
          <w:spacing w:val="-4"/>
          <w:sz w:val="24"/>
          <w:szCs w:val="24"/>
        </w:rPr>
        <w:t xml:space="preserve"> </w:t>
      </w:r>
      <w:r>
        <w:rPr>
          <w:sz w:val="24"/>
          <w:szCs w:val="24"/>
        </w:rPr>
        <w:t>and</w:t>
      </w:r>
      <w:r>
        <w:rPr>
          <w:spacing w:val="-3"/>
          <w:sz w:val="24"/>
          <w:szCs w:val="24"/>
        </w:rPr>
        <w:t xml:space="preserve"> </w:t>
      </w:r>
      <w:r>
        <w:rPr>
          <w:sz w:val="24"/>
          <w:szCs w:val="24"/>
        </w:rPr>
        <w:t>dax</w:t>
      </w:r>
    </w:p>
    <w:p w:rsidR="00B72476" w:rsidRDefault="00B72476">
      <w:pPr>
        <w:spacing w:before="5" w:line="180" w:lineRule="exact"/>
        <w:rPr>
          <w:sz w:val="18"/>
          <w:szCs w:val="18"/>
        </w:rPr>
      </w:pPr>
    </w:p>
    <w:p w:rsidR="00B72476" w:rsidRDefault="00B72476">
      <w:pPr>
        <w:spacing w:line="200" w:lineRule="exact"/>
      </w:pPr>
    </w:p>
    <w:p w:rsidR="00B72476" w:rsidRDefault="00CB77E8">
      <w:pPr>
        <w:ind w:left="389"/>
        <w:rPr>
          <w:sz w:val="24"/>
          <w:szCs w:val="24"/>
        </w:rPr>
      </w:pPr>
      <w:r>
        <w:rPr>
          <w:sz w:val="24"/>
          <w:szCs w:val="24"/>
        </w:rPr>
        <w:t>2.</w:t>
      </w:r>
      <w:r>
        <w:rPr>
          <w:spacing w:val="55"/>
          <w:sz w:val="24"/>
          <w:szCs w:val="24"/>
        </w:rPr>
        <w:t xml:space="preserve"> </w:t>
      </w:r>
      <w:r>
        <w:rPr>
          <w:sz w:val="24"/>
          <w:szCs w:val="24"/>
        </w:rPr>
        <w:t>dog</w:t>
      </w:r>
      <w:r>
        <w:rPr>
          <w:spacing w:val="-4"/>
          <w:sz w:val="24"/>
          <w:szCs w:val="24"/>
        </w:rPr>
        <w:t xml:space="preserve"> </w:t>
      </w:r>
      <w:r>
        <w:rPr>
          <w:sz w:val="24"/>
          <w:szCs w:val="24"/>
        </w:rPr>
        <w:t>and</w:t>
      </w:r>
      <w:r>
        <w:rPr>
          <w:spacing w:val="-3"/>
          <w:sz w:val="24"/>
          <w:szCs w:val="24"/>
        </w:rPr>
        <w:t xml:space="preserve"> </w:t>
      </w:r>
      <w:r>
        <w:rPr>
          <w:sz w:val="24"/>
          <w:szCs w:val="24"/>
        </w:rPr>
        <w:t>z</w:t>
      </w:r>
      <w:r>
        <w:rPr>
          <w:spacing w:val="-6"/>
          <w:sz w:val="24"/>
          <w:szCs w:val="24"/>
        </w:rPr>
        <w:t>i</w:t>
      </w:r>
      <w:r>
        <w:rPr>
          <w:sz w:val="24"/>
          <w:szCs w:val="24"/>
        </w:rPr>
        <w:t>v</w:t>
      </w:r>
    </w:p>
    <w:p w:rsidR="00B72476" w:rsidRDefault="00B72476">
      <w:pPr>
        <w:spacing w:before="5" w:line="180" w:lineRule="exact"/>
        <w:rPr>
          <w:sz w:val="18"/>
          <w:szCs w:val="18"/>
        </w:rPr>
      </w:pPr>
    </w:p>
    <w:p w:rsidR="00B72476" w:rsidRDefault="00B72476">
      <w:pPr>
        <w:spacing w:line="200" w:lineRule="exact"/>
      </w:pPr>
    </w:p>
    <w:p w:rsidR="00B72476" w:rsidRDefault="00CB77E8">
      <w:pPr>
        <w:ind w:left="389"/>
        <w:rPr>
          <w:sz w:val="24"/>
          <w:szCs w:val="24"/>
        </w:rPr>
      </w:pPr>
      <w:r>
        <w:rPr>
          <w:sz w:val="24"/>
          <w:szCs w:val="24"/>
        </w:rPr>
        <w:t>3.</w:t>
      </w:r>
      <w:r>
        <w:rPr>
          <w:spacing w:val="55"/>
          <w:sz w:val="24"/>
          <w:szCs w:val="24"/>
        </w:rPr>
        <w:t xml:space="preserve"> </w:t>
      </w:r>
      <w:r>
        <w:rPr>
          <w:sz w:val="24"/>
          <w:szCs w:val="24"/>
        </w:rPr>
        <w:t>car</w:t>
      </w:r>
      <w:r>
        <w:rPr>
          <w:spacing w:val="-3"/>
          <w:sz w:val="24"/>
          <w:szCs w:val="24"/>
        </w:rPr>
        <w:t xml:space="preserve"> </w:t>
      </w:r>
      <w:r>
        <w:rPr>
          <w:sz w:val="24"/>
          <w:szCs w:val="24"/>
        </w:rPr>
        <w:t>and</w:t>
      </w:r>
      <w:r>
        <w:rPr>
          <w:spacing w:val="-3"/>
          <w:sz w:val="24"/>
          <w:szCs w:val="24"/>
        </w:rPr>
        <w:t xml:space="preserve"> </w:t>
      </w:r>
      <w:r>
        <w:rPr>
          <w:sz w:val="24"/>
          <w:szCs w:val="24"/>
        </w:rPr>
        <w:t>wug</w:t>
      </w:r>
    </w:p>
    <w:p w:rsidR="00B72476" w:rsidRDefault="00B72476">
      <w:pPr>
        <w:spacing w:before="5" w:line="180" w:lineRule="exact"/>
        <w:rPr>
          <w:sz w:val="18"/>
          <w:szCs w:val="18"/>
        </w:rPr>
      </w:pPr>
    </w:p>
    <w:p w:rsidR="00B72476" w:rsidRDefault="00B72476">
      <w:pPr>
        <w:spacing w:line="200" w:lineRule="exact"/>
      </w:pPr>
    </w:p>
    <w:p w:rsidR="00B72476" w:rsidRDefault="00CB77E8">
      <w:pPr>
        <w:ind w:left="389"/>
        <w:rPr>
          <w:sz w:val="24"/>
          <w:szCs w:val="24"/>
        </w:rPr>
      </w:pPr>
      <w:r>
        <w:rPr>
          <w:sz w:val="24"/>
          <w:szCs w:val="24"/>
        </w:rPr>
        <w:t>4.</w:t>
      </w:r>
      <w:r>
        <w:rPr>
          <w:spacing w:val="55"/>
          <w:sz w:val="24"/>
          <w:szCs w:val="24"/>
        </w:rPr>
        <w:t xml:space="preserve"> </w:t>
      </w:r>
      <w:r>
        <w:rPr>
          <w:sz w:val="24"/>
          <w:szCs w:val="24"/>
        </w:rPr>
        <w:t>car</w:t>
      </w:r>
      <w:r>
        <w:rPr>
          <w:spacing w:val="-3"/>
          <w:sz w:val="24"/>
          <w:szCs w:val="24"/>
        </w:rPr>
        <w:t xml:space="preserve"> </w:t>
      </w:r>
      <w:r>
        <w:rPr>
          <w:sz w:val="24"/>
          <w:szCs w:val="24"/>
        </w:rPr>
        <w:t>and</w:t>
      </w:r>
      <w:r>
        <w:rPr>
          <w:spacing w:val="-3"/>
          <w:sz w:val="24"/>
          <w:szCs w:val="24"/>
        </w:rPr>
        <w:t xml:space="preserve"> </w:t>
      </w:r>
      <w:r>
        <w:rPr>
          <w:sz w:val="24"/>
          <w:szCs w:val="24"/>
        </w:rPr>
        <w:t>pif</w:t>
      </w:r>
    </w:p>
    <w:p w:rsidR="00B72476" w:rsidRDefault="00B72476">
      <w:pPr>
        <w:spacing w:before="1" w:line="140" w:lineRule="exact"/>
        <w:rPr>
          <w:sz w:val="15"/>
          <w:szCs w:val="15"/>
        </w:rPr>
      </w:pPr>
    </w:p>
    <w:p w:rsidR="00B72476" w:rsidRDefault="00B72476">
      <w:pPr>
        <w:spacing w:line="200" w:lineRule="exact"/>
      </w:pPr>
    </w:p>
    <w:p w:rsidR="00B72476" w:rsidRDefault="00CB77E8">
      <w:pPr>
        <w:ind w:left="100"/>
        <w:rPr>
          <w:sz w:val="24"/>
          <w:szCs w:val="24"/>
        </w:rPr>
      </w:pPr>
      <w:r>
        <w:rPr>
          <w:sz w:val="24"/>
          <w:szCs w:val="24"/>
        </w:rPr>
        <w:t>might</w:t>
      </w:r>
      <w:r>
        <w:rPr>
          <w:spacing w:val="-6"/>
          <w:sz w:val="24"/>
          <w:szCs w:val="24"/>
        </w:rPr>
        <w:t xml:space="preserve"> </w:t>
      </w:r>
      <w:r>
        <w:rPr>
          <w:sz w:val="24"/>
          <w:szCs w:val="24"/>
        </w:rPr>
        <w:t>all</w:t>
      </w:r>
      <w:r>
        <w:rPr>
          <w:spacing w:val="-6"/>
          <w:sz w:val="24"/>
          <w:szCs w:val="24"/>
        </w:rPr>
        <w:t>o</w:t>
      </w:r>
      <w:r>
        <w:rPr>
          <w:sz w:val="24"/>
          <w:szCs w:val="24"/>
        </w:rPr>
        <w:t>w</w:t>
      </w:r>
      <w:r>
        <w:rPr>
          <w:spacing w:val="-5"/>
          <w:sz w:val="24"/>
          <w:szCs w:val="24"/>
        </w:rPr>
        <w:t xml:space="preserve"> </w:t>
      </w:r>
      <w:r>
        <w:rPr>
          <w:sz w:val="24"/>
          <w:szCs w:val="24"/>
        </w:rPr>
        <w:t>learners</w:t>
      </w:r>
      <w:r>
        <w:rPr>
          <w:spacing w:val="-8"/>
          <w:sz w:val="24"/>
          <w:szCs w:val="24"/>
        </w:rPr>
        <w:t xml:space="preserve"> </w:t>
      </w:r>
      <w:r>
        <w:rPr>
          <w:sz w:val="24"/>
          <w:szCs w:val="24"/>
        </w:rPr>
        <w:t>to</w:t>
      </w:r>
      <w:r>
        <w:rPr>
          <w:spacing w:val="-2"/>
          <w:sz w:val="24"/>
          <w:szCs w:val="24"/>
        </w:rPr>
        <w:t xml:space="preserve"> </w:t>
      </w:r>
      <w:r>
        <w:rPr>
          <w:sz w:val="24"/>
          <w:szCs w:val="24"/>
        </w:rPr>
        <w:t>infer</w:t>
      </w:r>
      <w:r>
        <w:rPr>
          <w:spacing w:val="-5"/>
          <w:sz w:val="24"/>
          <w:szCs w:val="24"/>
        </w:rPr>
        <w:t xml:space="preserve"> </w:t>
      </w:r>
      <w:r>
        <w:rPr>
          <w:sz w:val="24"/>
          <w:szCs w:val="24"/>
        </w:rPr>
        <w:t>that</w:t>
      </w:r>
      <w:r>
        <w:rPr>
          <w:spacing w:val="-4"/>
          <w:sz w:val="24"/>
          <w:szCs w:val="24"/>
        </w:rPr>
        <w:t xml:space="preserve"> </w:t>
      </w:r>
      <w:r>
        <w:rPr>
          <w:sz w:val="24"/>
          <w:szCs w:val="24"/>
        </w:rPr>
        <w:t>da</w:t>
      </w:r>
      <w:r>
        <w:rPr>
          <w:spacing w:val="-4"/>
          <w:sz w:val="24"/>
          <w:szCs w:val="24"/>
        </w:rPr>
        <w:t>x</w:t>
      </w:r>
      <w:r>
        <w:rPr>
          <w:sz w:val="24"/>
          <w:szCs w:val="24"/>
        </w:rPr>
        <w:t>es</w:t>
      </w:r>
      <w:r>
        <w:rPr>
          <w:spacing w:val="-5"/>
          <w:sz w:val="24"/>
          <w:szCs w:val="24"/>
        </w:rPr>
        <w:t xml:space="preserve"> </w:t>
      </w:r>
      <w:r>
        <w:rPr>
          <w:sz w:val="24"/>
          <w:szCs w:val="24"/>
        </w:rPr>
        <w:t>and</w:t>
      </w:r>
      <w:r>
        <w:rPr>
          <w:spacing w:val="-3"/>
          <w:sz w:val="24"/>
          <w:szCs w:val="24"/>
        </w:rPr>
        <w:t xml:space="preserve"> </w:t>
      </w:r>
      <w:r>
        <w:rPr>
          <w:sz w:val="24"/>
          <w:szCs w:val="24"/>
        </w:rPr>
        <w:t>z</w:t>
      </w:r>
      <w:r>
        <w:rPr>
          <w:spacing w:val="-6"/>
          <w:sz w:val="24"/>
          <w:szCs w:val="24"/>
        </w:rPr>
        <w:t>i</w:t>
      </w:r>
      <w:r>
        <w:rPr>
          <w:sz w:val="24"/>
          <w:szCs w:val="24"/>
        </w:rPr>
        <w:t>vs</w:t>
      </w:r>
      <w:r>
        <w:rPr>
          <w:spacing w:val="-4"/>
          <w:sz w:val="24"/>
          <w:szCs w:val="24"/>
        </w:rPr>
        <w:t xml:space="preserve"> </w:t>
      </w:r>
      <w:r>
        <w:rPr>
          <w:sz w:val="24"/>
          <w:szCs w:val="24"/>
        </w:rPr>
        <w:t>belong</w:t>
      </w:r>
      <w:r>
        <w:rPr>
          <w:spacing w:val="-7"/>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same</w:t>
      </w:r>
      <w:r>
        <w:rPr>
          <w:spacing w:val="-5"/>
          <w:sz w:val="24"/>
          <w:szCs w:val="24"/>
        </w:rPr>
        <w:t xml:space="preserve"> </w:t>
      </w:r>
      <w:r>
        <w:rPr>
          <w:sz w:val="24"/>
          <w:szCs w:val="24"/>
        </w:rPr>
        <w:t>cat</w:t>
      </w:r>
      <w:r>
        <w:rPr>
          <w:spacing w:val="-4"/>
          <w:sz w:val="24"/>
          <w:szCs w:val="24"/>
        </w:rPr>
        <w:t>e</w:t>
      </w:r>
      <w:r>
        <w:rPr>
          <w:sz w:val="24"/>
          <w:szCs w:val="24"/>
        </w:rPr>
        <w:t>gor</w:t>
      </w:r>
      <w:r>
        <w:rPr>
          <w:spacing w:val="-16"/>
          <w:sz w:val="24"/>
          <w:szCs w:val="24"/>
        </w:rPr>
        <w:t>y</w:t>
      </w:r>
      <w:r>
        <w:rPr>
          <w:sz w:val="24"/>
          <w:szCs w:val="24"/>
        </w:rPr>
        <w:t>,</w:t>
      </w:r>
      <w:r>
        <w:rPr>
          <w:spacing w:val="-9"/>
          <w:sz w:val="24"/>
          <w:szCs w:val="24"/>
        </w:rPr>
        <w:t xml:space="preserve"> </w:t>
      </w:r>
      <w:r>
        <w:rPr>
          <w:sz w:val="24"/>
          <w:szCs w:val="24"/>
        </w:rPr>
        <w:t>as</w:t>
      </w:r>
      <w:r>
        <w:rPr>
          <w:spacing w:val="-2"/>
          <w:sz w:val="24"/>
          <w:szCs w:val="24"/>
        </w:rPr>
        <w:t xml:space="preserve"> </w:t>
      </w:r>
      <w:r>
        <w:rPr>
          <w:sz w:val="24"/>
          <w:szCs w:val="24"/>
        </w:rPr>
        <w:t>both</w:t>
      </w:r>
      <w:r>
        <w:rPr>
          <w:spacing w:val="-4"/>
          <w:sz w:val="24"/>
          <w:szCs w:val="24"/>
        </w:rPr>
        <w:t xml:space="preserve"> </w:t>
      </w:r>
      <w:r>
        <w:rPr>
          <w:spacing w:val="-2"/>
          <w:sz w:val="24"/>
          <w:szCs w:val="24"/>
        </w:rPr>
        <w:t>w</w:t>
      </w:r>
      <w:r>
        <w:rPr>
          <w:sz w:val="24"/>
          <w:szCs w:val="24"/>
        </w:rPr>
        <w:t>ords</w:t>
      </w:r>
    </w:p>
    <w:p w:rsidR="00B72476" w:rsidRDefault="00B72476">
      <w:pPr>
        <w:spacing w:before="2" w:line="200" w:lineRule="exact"/>
      </w:pPr>
    </w:p>
    <w:p w:rsidR="00B72476" w:rsidRDefault="00CB77E8">
      <w:pPr>
        <w:spacing w:line="415" w:lineRule="auto"/>
        <w:ind w:left="100" w:right="130"/>
        <w:rPr>
          <w:sz w:val="24"/>
          <w:szCs w:val="24"/>
        </w:rPr>
      </w:pPr>
      <w:r>
        <w:rPr>
          <w:sz w:val="24"/>
          <w:szCs w:val="24"/>
        </w:rPr>
        <w:t>co-occur</w:t>
      </w:r>
      <w:r>
        <w:rPr>
          <w:spacing w:val="-8"/>
          <w:sz w:val="24"/>
          <w:szCs w:val="24"/>
        </w:rPr>
        <w:t xml:space="preserve"> </w:t>
      </w:r>
      <w:r>
        <w:rPr>
          <w:sz w:val="24"/>
          <w:szCs w:val="24"/>
        </w:rPr>
        <w:t>with</w:t>
      </w:r>
      <w:r>
        <w:rPr>
          <w:spacing w:val="-4"/>
          <w:sz w:val="24"/>
          <w:szCs w:val="24"/>
        </w:rPr>
        <w:t xml:space="preserve"> </w:t>
      </w:r>
      <w:r>
        <w:rPr>
          <w:sz w:val="24"/>
          <w:szCs w:val="24"/>
        </w:rPr>
        <w:t>“dog”,</w:t>
      </w:r>
      <w:r>
        <w:rPr>
          <w:spacing w:val="-6"/>
          <w:sz w:val="24"/>
          <w:szCs w:val="24"/>
        </w:rPr>
        <w:t xml:space="preserve"> </w:t>
      </w:r>
      <w:r>
        <w:rPr>
          <w:sz w:val="24"/>
          <w:szCs w:val="24"/>
        </w:rPr>
        <w:t>and</w:t>
      </w:r>
      <w:r>
        <w:rPr>
          <w:spacing w:val="-3"/>
          <w:sz w:val="24"/>
          <w:szCs w:val="24"/>
        </w:rPr>
        <w:t xml:space="preserve"> </w:t>
      </w:r>
      <w:r>
        <w:rPr>
          <w:sz w:val="24"/>
          <w:szCs w:val="24"/>
        </w:rPr>
        <w:t>that</w:t>
      </w:r>
      <w:r>
        <w:rPr>
          <w:spacing w:val="-4"/>
          <w:sz w:val="24"/>
          <w:szCs w:val="24"/>
        </w:rPr>
        <w:t xml:space="preserve"> </w:t>
      </w:r>
      <w:r>
        <w:rPr>
          <w:sz w:val="24"/>
          <w:szCs w:val="24"/>
        </w:rPr>
        <w:t>wugs</w:t>
      </w:r>
      <w:r>
        <w:rPr>
          <w:spacing w:val="-5"/>
          <w:sz w:val="24"/>
          <w:szCs w:val="24"/>
        </w:rPr>
        <w:t xml:space="preserve"> </w:t>
      </w:r>
      <w:r>
        <w:rPr>
          <w:sz w:val="24"/>
          <w:szCs w:val="24"/>
        </w:rPr>
        <w:t>and</w:t>
      </w:r>
      <w:r>
        <w:rPr>
          <w:spacing w:val="-3"/>
          <w:sz w:val="24"/>
          <w:szCs w:val="24"/>
        </w:rPr>
        <w:t xml:space="preserve"> </w:t>
      </w:r>
      <w:r>
        <w:rPr>
          <w:sz w:val="24"/>
          <w:szCs w:val="24"/>
        </w:rPr>
        <w:t>pifs</w:t>
      </w:r>
      <w:r>
        <w:rPr>
          <w:spacing w:val="-4"/>
          <w:sz w:val="24"/>
          <w:szCs w:val="24"/>
        </w:rPr>
        <w:t xml:space="preserve"> </w:t>
      </w:r>
      <w:r>
        <w:rPr>
          <w:sz w:val="24"/>
          <w:szCs w:val="24"/>
        </w:rPr>
        <w:t>belong</w:t>
      </w:r>
      <w:r>
        <w:rPr>
          <w:spacing w:val="-7"/>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same</w:t>
      </w:r>
      <w:r>
        <w:rPr>
          <w:spacing w:val="-5"/>
          <w:sz w:val="24"/>
          <w:szCs w:val="24"/>
        </w:rPr>
        <w:t xml:space="preserve"> </w:t>
      </w:r>
      <w:r>
        <w:rPr>
          <w:sz w:val="24"/>
          <w:szCs w:val="24"/>
        </w:rPr>
        <w:t>cat</w:t>
      </w:r>
      <w:r>
        <w:rPr>
          <w:spacing w:val="-4"/>
          <w:sz w:val="24"/>
          <w:szCs w:val="24"/>
        </w:rPr>
        <w:t>e</w:t>
      </w:r>
      <w:r>
        <w:rPr>
          <w:sz w:val="24"/>
          <w:szCs w:val="24"/>
        </w:rPr>
        <w:t>gor</w:t>
      </w:r>
      <w:r>
        <w:rPr>
          <w:spacing w:val="-16"/>
          <w:sz w:val="24"/>
          <w:szCs w:val="24"/>
        </w:rPr>
        <w:t>y</w:t>
      </w:r>
      <w:r>
        <w:rPr>
          <w:sz w:val="24"/>
          <w:szCs w:val="24"/>
        </w:rPr>
        <w:t>,</w:t>
      </w:r>
      <w:r>
        <w:rPr>
          <w:spacing w:val="-9"/>
          <w:sz w:val="24"/>
          <w:szCs w:val="24"/>
        </w:rPr>
        <w:t xml:space="preserve"> </w:t>
      </w:r>
      <w:r>
        <w:rPr>
          <w:sz w:val="24"/>
          <w:szCs w:val="24"/>
        </w:rPr>
        <w:t>as</w:t>
      </w:r>
      <w:r>
        <w:rPr>
          <w:spacing w:val="-2"/>
          <w:sz w:val="24"/>
          <w:szCs w:val="24"/>
        </w:rPr>
        <w:t xml:space="preserve"> </w:t>
      </w:r>
      <w:r>
        <w:rPr>
          <w:sz w:val="24"/>
          <w:szCs w:val="24"/>
        </w:rPr>
        <w:t>both</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co-occur with</w:t>
      </w:r>
      <w:r>
        <w:rPr>
          <w:spacing w:val="-4"/>
          <w:sz w:val="24"/>
          <w:szCs w:val="24"/>
        </w:rPr>
        <w:t xml:space="preserve"> </w:t>
      </w:r>
      <w:r>
        <w:rPr>
          <w:sz w:val="24"/>
          <w:szCs w:val="24"/>
        </w:rPr>
        <w:t>“car”.</w:t>
      </w:r>
    </w:p>
    <w:p w:rsidR="00B72476" w:rsidRDefault="00CB77E8">
      <w:pPr>
        <w:spacing w:before="7" w:line="415" w:lineRule="auto"/>
        <w:ind w:left="100" w:right="194" w:firstLine="576"/>
        <w:rPr>
          <w:sz w:val="24"/>
          <w:szCs w:val="24"/>
        </w:rPr>
      </w:pP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2"/>
          <w:sz w:val="24"/>
          <w:szCs w:val="24"/>
        </w:rPr>
        <w:t xml:space="preserve"> </w:t>
      </w:r>
      <w:r>
        <w:rPr>
          <w:sz w:val="24"/>
          <w:szCs w:val="24"/>
        </w:rPr>
        <w:t>we</w:t>
      </w:r>
      <w:r>
        <w:rPr>
          <w:spacing w:val="-3"/>
          <w:sz w:val="24"/>
          <w:szCs w:val="24"/>
        </w:rPr>
        <w:t xml:space="preserve"> </w:t>
      </w:r>
      <w:r>
        <w:rPr>
          <w:sz w:val="24"/>
          <w:szCs w:val="24"/>
        </w:rPr>
        <w:t>tested</w:t>
      </w:r>
      <w:r>
        <w:rPr>
          <w:spacing w:val="-6"/>
          <w:sz w:val="24"/>
          <w:szCs w:val="24"/>
        </w:rPr>
        <w:t xml:space="preserve"> </w:t>
      </w:r>
      <w:r>
        <w:rPr>
          <w:sz w:val="24"/>
          <w:szCs w:val="24"/>
        </w:rPr>
        <w:t>whether</w:t>
      </w:r>
      <w:r>
        <w:rPr>
          <w:spacing w:val="-8"/>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pacing w:val="-2"/>
          <w:sz w:val="24"/>
          <w:szCs w:val="24"/>
        </w:rPr>
        <w:t>f</w:t>
      </w:r>
      <w:r>
        <w:rPr>
          <w:sz w:val="24"/>
          <w:szCs w:val="24"/>
        </w:rPr>
        <w:t>acilitated</w:t>
      </w:r>
      <w:r>
        <w:rPr>
          <w:spacing w:val="-10"/>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 In</w:t>
      </w:r>
      <w:r>
        <w:rPr>
          <w:spacing w:val="-2"/>
          <w:sz w:val="24"/>
          <w:szCs w:val="24"/>
        </w:rPr>
        <w:t xml:space="preserve"> </w:t>
      </w:r>
      <w:r>
        <w:rPr>
          <w:sz w:val="24"/>
          <w:szCs w:val="24"/>
        </w:rPr>
        <w:t>Experiment</w:t>
      </w:r>
      <w:r>
        <w:rPr>
          <w:spacing w:val="-11"/>
          <w:sz w:val="24"/>
          <w:szCs w:val="24"/>
        </w:rPr>
        <w:t xml:space="preserve"> </w:t>
      </w:r>
      <w:r>
        <w:rPr>
          <w:sz w:val="24"/>
          <w:szCs w:val="24"/>
        </w:rPr>
        <w:t>2,</w:t>
      </w:r>
      <w:r>
        <w:rPr>
          <w:spacing w:val="-2"/>
          <w:sz w:val="24"/>
          <w:szCs w:val="24"/>
        </w:rPr>
        <w:t xml:space="preserve"> </w:t>
      </w:r>
      <w:r>
        <w:rPr>
          <w:sz w:val="24"/>
          <w:szCs w:val="24"/>
        </w:rPr>
        <w:t>we</w:t>
      </w:r>
      <w:r>
        <w:rPr>
          <w:spacing w:val="-3"/>
          <w:sz w:val="24"/>
          <w:szCs w:val="24"/>
        </w:rPr>
        <w:t xml:space="preserve"> </w:t>
      </w:r>
      <w:r>
        <w:rPr>
          <w:sz w:val="24"/>
          <w:szCs w:val="24"/>
        </w:rPr>
        <w:t>compared</w:t>
      </w:r>
      <w:r>
        <w:rPr>
          <w:spacing w:val="-9"/>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z w:val="24"/>
          <w:szCs w:val="24"/>
        </w:rPr>
        <w:t>to</w:t>
      </w:r>
      <w:r>
        <w:rPr>
          <w:spacing w:val="-2"/>
          <w:sz w:val="24"/>
          <w:szCs w:val="24"/>
        </w:rPr>
        <w:t xml:space="preserve"> </w:t>
      </w:r>
      <w:r>
        <w:rPr>
          <w:sz w:val="24"/>
          <w:szCs w:val="24"/>
        </w:rPr>
        <w:t>phonological</w:t>
      </w:r>
      <w:r>
        <w:rPr>
          <w:spacing w:val="-13"/>
          <w:sz w:val="24"/>
          <w:szCs w:val="24"/>
        </w:rPr>
        <w:t xml:space="preserve"> </w:t>
      </w:r>
      <w:r>
        <w:rPr>
          <w:sz w:val="24"/>
          <w:szCs w:val="24"/>
        </w:rPr>
        <w:t>coherence.</w:t>
      </w:r>
      <w:r>
        <w:rPr>
          <w:spacing w:val="4"/>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3, we</w:t>
      </w:r>
      <w:r>
        <w:rPr>
          <w:spacing w:val="-3"/>
          <w:sz w:val="24"/>
          <w:szCs w:val="24"/>
        </w:rPr>
        <w:t xml:space="preserve"> </w:t>
      </w:r>
      <w:r>
        <w:rPr>
          <w:sz w:val="24"/>
          <w:szCs w:val="24"/>
        </w:rPr>
        <w:t>compared</w:t>
      </w:r>
      <w:r>
        <w:rPr>
          <w:spacing w:val="-9"/>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z w:val="24"/>
          <w:szCs w:val="24"/>
        </w:rPr>
        <w:t>to</w:t>
      </w:r>
      <w:r>
        <w:rPr>
          <w:spacing w:val="-2"/>
          <w:sz w:val="24"/>
          <w:szCs w:val="24"/>
        </w:rPr>
        <w:t xml:space="preserve"> </w:t>
      </w:r>
      <w:r>
        <w:rPr>
          <w:sz w:val="24"/>
          <w:szCs w:val="24"/>
        </w:rPr>
        <w:t>a</w:t>
      </w:r>
      <w:r>
        <w:rPr>
          <w:spacing w:val="-1"/>
          <w:sz w:val="24"/>
          <w:szCs w:val="24"/>
        </w:rPr>
        <w:t xml:space="preserve"> </w:t>
      </w:r>
      <w:r>
        <w:rPr>
          <w:sz w:val="24"/>
          <w:szCs w:val="24"/>
        </w:rPr>
        <w:t>semantic</w:t>
      </w:r>
      <w:r>
        <w:rPr>
          <w:spacing w:val="-9"/>
          <w:sz w:val="24"/>
          <w:szCs w:val="24"/>
        </w:rPr>
        <w:t xml:space="preserve"> </w:t>
      </w:r>
      <w:r>
        <w:rPr>
          <w:sz w:val="24"/>
          <w:szCs w:val="24"/>
        </w:rPr>
        <w:t>baseline</w:t>
      </w:r>
      <w:r>
        <w:rPr>
          <w:spacing w:val="-8"/>
          <w:sz w:val="24"/>
          <w:szCs w:val="24"/>
        </w:rPr>
        <w:t xml:space="preserve"> </w:t>
      </w:r>
      <w:r>
        <w:rPr>
          <w:sz w:val="24"/>
          <w:szCs w:val="24"/>
        </w:rPr>
        <w:t>that</w:t>
      </w:r>
      <w:r>
        <w:rPr>
          <w:spacing w:val="-4"/>
          <w:sz w:val="24"/>
          <w:szCs w:val="24"/>
        </w:rPr>
        <w:t xml:space="preserve"> </w:t>
      </w:r>
      <w:r>
        <w:rPr>
          <w:sz w:val="24"/>
          <w:szCs w:val="24"/>
        </w:rPr>
        <w:t>used</w:t>
      </w:r>
      <w:r>
        <w:rPr>
          <w:spacing w:val="-4"/>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that</w:t>
      </w:r>
      <w:r>
        <w:rPr>
          <w:spacing w:val="-4"/>
          <w:sz w:val="24"/>
          <w:szCs w:val="24"/>
        </w:rPr>
        <w:t xml:space="preserve"> </w:t>
      </w:r>
      <w:r>
        <w:rPr>
          <w:sz w:val="24"/>
          <w:szCs w:val="24"/>
        </w:rPr>
        <w:t>did</w:t>
      </w:r>
      <w:r>
        <w:rPr>
          <w:spacing w:val="-3"/>
          <w:sz w:val="24"/>
          <w:szCs w:val="24"/>
        </w:rPr>
        <w:t xml:space="preserve"> </w:t>
      </w:r>
      <w:r>
        <w:rPr>
          <w:sz w:val="24"/>
          <w:szCs w:val="24"/>
        </w:rPr>
        <w:t>not adhere</w:t>
      </w:r>
      <w:r>
        <w:rPr>
          <w:spacing w:val="-6"/>
          <w:sz w:val="24"/>
          <w:szCs w:val="24"/>
        </w:rPr>
        <w:t xml:space="preserve"> </w:t>
      </w:r>
      <w:r>
        <w:rPr>
          <w:sz w:val="24"/>
          <w:szCs w:val="24"/>
        </w:rPr>
        <w:t>to</w:t>
      </w:r>
      <w:r>
        <w:rPr>
          <w:spacing w:val="-2"/>
          <w:sz w:val="24"/>
          <w:szCs w:val="24"/>
        </w:rPr>
        <w:t xml:space="preserve"> </w:t>
      </w:r>
      <w:r>
        <w:rPr>
          <w:sz w:val="24"/>
          <w:szCs w:val="24"/>
        </w:rPr>
        <w:t>a</w:t>
      </w:r>
      <w:r>
        <w:rPr>
          <w:spacing w:val="-4"/>
          <w:sz w:val="24"/>
          <w:szCs w:val="24"/>
        </w:rPr>
        <w:t>n</w:t>
      </w:r>
      <w:r>
        <w:rPr>
          <w:sz w:val="24"/>
          <w:szCs w:val="24"/>
        </w:rPr>
        <w:t>y</w:t>
      </w:r>
      <w:r>
        <w:rPr>
          <w:spacing w:val="-3"/>
          <w:sz w:val="24"/>
          <w:szCs w:val="24"/>
        </w:rPr>
        <w:t xml:space="preserve"> </w:t>
      </w:r>
      <w:r>
        <w:rPr>
          <w:sz w:val="24"/>
          <w:szCs w:val="24"/>
        </w:rPr>
        <w:t>o</w:t>
      </w:r>
      <w:r>
        <w:rPr>
          <w:spacing w:val="-4"/>
          <w:sz w:val="24"/>
          <w:szCs w:val="24"/>
        </w:rPr>
        <w:t>b</w:t>
      </w:r>
      <w:r>
        <w:rPr>
          <w:sz w:val="24"/>
          <w:szCs w:val="24"/>
        </w:rPr>
        <w:t>vious</w:t>
      </w:r>
      <w:r>
        <w:rPr>
          <w:spacing w:val="-8"/>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p>
    <w:p w:rsidR="00B72476" w:rsidRDefault="00B72476">
      <w:pPr>
        <w:spacing w:before="16" w:line="240" w:lineRule="exact"/>
        <w:rPr>
          <w:sz w:val="24"/>
          <w:szCs w:val="24"/>
        </w:rPr>
      </w:pPr>
    </w:p>
    <w:p w:rsidR="00B72476" w:rsidRDefault="00CB77E8">
      <w:pPr>
        <w:ind w:left="2965"/>
        <w:rPr>
          <w:sz w:val="24"/>
          <w:szCs w:val="24"/>
        </w:rPr>
      </w:pPr>
      <w:r>
        <w:rPr>
          <w:w w:val="108"/>
          <w:sz w:val="24"/>
          <w:szCs w:val="24"/>
        </w:rPr>
        <w:t>Experiment</w:t>
      </w:r>
      <w:r>
        <w:rPr>
          <w:spacing w:val="-5"/>
          <w:w w:val="108"/>
          <w:sz w:val="24"/>
          <w:szCs w:val="24"/>
        </w:rPr>
        <w:t xml:space="preserve"> </w:t>
      </w:r>
      <w:r>
        <w:rPr>
          <w:sz w:val="24"/>
          <w:szCs w:val="24"/>
        </w:rPr>
        <w:t>1:</w:t>
      </w:r>
      <w:r>
        <w:rPr>
          <w:spacing w:val="25"/>
          <w:sz w:val="24"/>
          <w:szCs w:val="24"/>
        </w:rPr>
        <w:t xml:space="preserve"> </w:t>
      </w:r>
      <w:r>
        <w:rPr>
          <w:sz w:val="24"/>
          <w:szCs w:val="24"/>
        </w:rPr>
        <w:t>Semantic</w:t>
      </w:r>
      <w:r>
        <w:rPr>
          <w:spacing w:val="45"/>
          <w:sz w:val="24"/>
          <w:szCs w:val="24"/>
        </w:rPr>
        <w:t xml:space="preserve"> </w:t>
      </w:r>
      <w:r>
        <w:rPr>
          <w:w w:val="108"/>
          <w:sz w:val="24"/>
          <w:szCs w:val="24"/>
        </w:rPr>
        <w:t>Cohe</w:t>
      </w:r>
      <w:r>
        <w:rPr>
          <w:spacing w:val="-4"/>
          <w:w w:val="108"/>
          <w:sz w:val="24"/>
          <w:szCs w:val="24"/>
        </w:rPr>
        <w:t>r</w:t>
      </w:r>
      <w:r>
        <w:rPr>
          <w:w w:val="102"/>
          <w:sz w:val="24"/>
          <w:szCs w:val="24"/>
        </w:rPr>
        <w:t>ence</w:t>
      </w:r>
    </w:p>
    <w:p w:rsidR="00B72476" w:rsidRDefault="00B72476">
      <w:pPr>
        <w:spacing w:before="2" w:line="140" w:lineRule="exact"/>
        <w:rPr>
          <w:sz w:val="15"/>
          <w:szCs w:val="15"/>
        </w:rPr>
      </w:pPr>
    </w:p>
    <w:p w:rsidR="00B72476" w:rsidRDefault="00B72476">
      <w:pPr>
        <w:spacing w:line="200" w:lineRule="exact"/>
      </w:pPr>
    </w:p>
    <w:p w:rsidR="00B72476" w:rsidRDefault="00CB77E8">
      <w:pPr>
        <w:spacing w:line="415" w:lineRule="auto"/>
        <w:ind w:left="100" w:right="59" w:firstLine="576"/>
        <w:rPr>
          <w:sz w:val="24"/>
          <w:szCs w:val="24"/>
        </w:rPr>
      </w:pPr>
      <w:r>
        <w:rPr>
          <w:sz w:val="24"/>
          <w:szCs w:val="24"/>
        </w:rPr>
        <w:t>In</w:t>
      </w:r>
      <w:r>
        <w:rPr>
          <w:spacing w:val="-2"/>
          <w:sz w:val="24"/>
          <w:szCs w:val="24"/>
        </w:rPr>
        <w:t xml:space="preserve"> </w:t>
      </w:r>
      <w:r>
        <w:rPr>
          <w:sz w:val="24"/>
          <w:szCs w:val="24"/>
        </w:rPr>
        <w:t>all</w:t>
      </w:r>
      <w:r>
        <w:rPr>
          <w:spacing w:val="-2"/>
          <w:sz w:val="24"/>
          <w:szCs w:val="24"/>
        </w:rPr>
        <w:t xml:space="preserve"> </w:t>
      </w:r>
      <w:r>
        <w:rPr>
          <w:sz w:val="24"/>
          <w:szCs w:val="24"/>
        </w:rPr>
        <w:t>the</w:t>
      </w:r>
      <w:r>
        <w:rPr>
          <w:spacing w:val="-3"/>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reported</w:t>
      </w:r>
      <w:r>
        <w:rPr>
          <w:spacing w:val="-8"/>
          <w:sz w:val="24"/>
          <w:szCs w:val="24"/>
        </w:rPr>
        <w:t xml:space="preserve"> </w:t>
      </w:r>
      <w:r>
        <w:rPr>
          <w:sz w:val="24"/>
          <w:szCs w:val="24"/>
        </w:rPr>
        <w:t>in</w:t>
      </w:r>
      <w:r>
        <w:rPr>
          <w:spacing w:val="-2"/>
          <w:sz w:val="24"/>
          <w:szCs w:val="24"/>
        </w:rPr>
        <w:t xml:space="preserve"> </w:t>
      </w:r>
      <w:r>
        <w:rPr>
          <w:sz w:val="24"/>
          <w:szCs w:val="24"/>
        </w:rPr>
        <w:t>this</w:t>
      </w:r>
      <w:r>
        <w:rPr>
          <w:spacing w:val="-3"/>
          <w:sz w:val="24"/>
          <w:szCs w:val="24"/>
        </w:rPr>
        <w:t xml:space="preserve"> </w:t>
      </w:r>
      <w:r>
        <w:rPr>
          <w:sz w:val="24"/>
          <w:szCs w:val="24"/>
        </w:rPr>
        <w:t>pape</w:t>
      </w:r>
      <w:r>
        <w:rPr>
          <w:spacing w:val="-10"/>
          <w:sz w:val="24"/>
          <w:szCs w:val="24"/>
        </w:rPr>
        <w:t>r</w:t>
      </w:r>
      <w:r>
        <w:rPr>
          <w:sz w:val="24"/>
          <w:szCs w:val="24"/>
        </w:rPr>
        <w:t>,</w:t>
      </w:r>
      <w:r>
        <w:rPr>
          <w:spacing w:val="-6"/>
          <w:sz w:val="24"/>
          <w:szCs w:val="24"/>
        </w:rPr>
        <w:t xml:space="preserve"> </w:t>
      </w:r>
      <w:r>
        <w:rPr>
          <w:sz w:val="24"/>
          <w:szCs w:val="24"/>
        </w:rPr>
        <w:t>we</w:t>
      </w:r>
      <w:r>
        <w:rPr>
          <w:spacing w:val="-3"/>
          <w:sz w:val="24"/>
          <w:szCs w:val="24"/>
        </w:rPr>
        <w:t xml:space="preserve"> </w:t>
      </w:r>
      <w:r>
        <w:rPr>
          <w:spacing w:val="-4"/>
          <w:sz w:val="24"/>
          <w:szCs w:val="24"/>
        </w:rPr>
        <w:t>e</w:t>
      </w:r>
      <w:r>
        <w:rPr>
          <w:sz w:val="24"/>
          <w:szCs w:val="24"/>
        </w:rPr>
        <w:t>xposed</w:t>
      </w:r>
      <w:r>
        <w:rPr>
          <w:spacing w:val="-8"/>
          <w:sz w:val="24"/>
          <w:szCs w:val="24"/>
        </w:rPr>
        <w:t xml:space="preserve"> </w:t>
      </w:r>
      <w:r>
        <w:rPr>
          <w:sz w:val="24"/>
          <w:szCs w:val="24"/>
        </w:rPr>
        <w:t>participants</w:t>
      </w:r>
      <w:r>
        <w:rPr>
          <w:spacing w:val="-11"/>
          <w:sz w:val="24"/>
          <w:szCs w:val="24"/>
        </w:rPr>
        <w:t xml:space="preserve"> </w:t>
      </w:r>
      <w:r>
        <w:rPr>
          <w:sz w:val="24"/>
          <w:szCs w:val="24"/>
        </w:rPr>
        <w:t>to</w:t>
      </w:r>
      <w:r>
        <w:rPr>
          <w:spacing w:val="-2"/>
          <w:sz w:val="24"/>
          <w:szCs w:val="24"/>
        </w:rPr>
        <w:t xml:space="preserve"> </w:t>
      </w:r>
      <w:r>
        <w:rPr>
          <w:sz w:val="24"/>
          <w:szCs w:val="24"/>
        </w:rPr>
        <w:t>auditory</w:t>
      </w:r>
      <w:r>
        <w:rPr>
          <w:spacing w:val="-8"/>
          <w:sz w:val="24"/>
          <w:szCs w:val="24"/>
        </w:rPr>
        <w:t xml:space="preserve"> </w:t>
      </w:r>
      <w:r>
        <w:rPr>
          <w:sz w:val="24"/>
          <w:szCs w:val="24"/>
        </w:rPr>
        <w:t>sentences from</w:t>
      </w:r>
      <w:r>
        <w:rPr>
          <w:spacing w:val="-5"/>
          <w:sz w:val="24"/>
          <w:szCs w:val="24"/>
        </w:rPr>
        <w:t xml:space="preserve"> </w:t>
      </w:r>
      <w:r>
        <w:rPr>
          <w:sz w:val="24"/>
          <w:szCs w:val="24"/>
        </w:rPr>
        <w:t>an</w:t>
      </w:r>
      <w:r>
        <w:rPr>
          <w:spacing w:val="-2"/>
          <w:sz w:val="24"/>
          <w:szCs w:val="24"/>
        </w:rPr>
        <w:t xml:space="preserve"> </w:t>
      </w:r>
      <w:r>
        <w:rPr>
          <w:sz w:val="24"/>
          <w:szCs w:val="24"/>
        </w:rPr>
        <w:t>MNPQ</w:t>
      </w:r>
      <w:r>
        <w:rPr>
          <w:spacing w:val="-7"/>
          <w:sz w:val="24"/>
          <w:szCs w:val="24"/>
        </w:rPr>
        <w:t xml:space="preserve"> </w:t>
      </w:r>
      <w:r>
        <w:rPr>
          <w:sz w:val="24"/>
          <w:szCs w:val="24"/>
        </w:rPr>
        <w:t>language</w:t>
      </w:r>
      <w:r>
        <w:rPr>
          <w:spacing w:val="-9"/>
          <w:sz w:val="24"/>
          <w:szCs w:val="24"/>
        </w:rPr>
        <w:t xml:space="preserve"> </w:t>
      </w:r>
      <w:r>
        <w:rPr>
          <w:sz w:val="24"/>
          <w:szCs w:val="24"/>
        </w:rPr>
        <w:t>and</w:t>
      </w:r>
      <w:r>
        <w:rPr>
          <w:spacing w:val="-3"/>
          <w:sz w:val="24"/>
          <w:szCs w:val="24"/>
        </w:rPr>
        <w:t xml:space="preserve"> </w:t>
      </w:r>
      <w:r>
        <w:rPr>
          <w:sz w:val="24"/>
          <w:szCs w:val="24"/>
        </w:rPr>
        <w:t>then</w:t>
      </w:r>
      <w:r>
        <w:rPr>
          <w:spacing w:val="-4"/>
          <w:sz w:val="24"/>
          <w:szCs w:val="24"/>
        </w:rPr>
        <w:t xml:space="preserve"> </w:t>
      </w:r>
      <w:r>
        <w:rPr>
          <w:sz w:val="24"/>
          <w:szCs w:val="24"/>
        </w:rPr>
        <w:t>assessed</w:t>
      </w:r>
      <w:r>
        <w:rPr>
          <w:spacing w:val="-8"/>
          <w:sz w:val="24"/>
          <w:szCs w:val="24"/>
        </w:rPr>
        <w:t xml:space="preserve"> </w:t>
      </w:r>
      <w:r>
        <w:rPr>
          <w:sz w:val="24"/>
          <w:szCs w:val="24"/>
        </w:rPr>
        <w:t>learning</w:t>
      </w:r>
      <w:r>
        <w:rPr>
          <w:spacing w:val="-8"/>
          <w:sz w:val="24"/>
          <w:szCs w:val="24"/>
        </w:rPr>
        <w:t xml:space="preserve"> </w:t>
      </w:r>
      <w:r>
        <w:rPr>
          <w:sz w:val="24"/>
          <w:szCs w:val="24"/>
        </w:rPr>
        <w:t>using</w:t>
      </w:r>
      <w:r>
        <w:rPr>
          <w:spacing w:val="-5"/>
          <w:sz w:val="24"/>
          <w:szCs w:val="24"/>
        </w:rPr>
        <w:t xml:space="preserve"> </w:t>
      </w:r>
      <w:r>
        <w:rPr>
          <w:sz w:val="24"/>
          <w:szCs w:val="24"/>
        </w:rPr>
        <w:t>three</w:t>
      </w:r>
      <w:r>
        <w:rPr>
          <w:spacing w:val="-5"/>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measures.</w:t>
      </w:r>
      <w:r>
        <w:rPr>
          <w:spacing w:val="4"/>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refer</w:t>
      </w:r>
      <w:r>
        <w:rPr>
          <w:spacing w:val="-5"/>
          <w:sz w:val="24"/>
          <w:szCs w:val="24"/>
        </w:rPr>
        <w:t xml:space="preserve"> </w:t>
      </w:r>
      <w:r>
        <w:rPr>
          <w:w w:val="99"/>
          <w:sz w:val="24"/>
          <w:szCs w:val="24"/>
        </w:rPr>
        <w:t>to the</w:t>
      </w:r>
      <w:r>
        <w:rPr>
          <w:sz w:val="24"/>
          <w:szCs w:val="24"/>
        </w:rPr>
        <w:t xml:space="preserve"> Ms</w:t>
      </w:r>
      <w:r>
        <w:rPr>
          <w:spacing w:val="-3"/>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as</w:t>
      </w:r>
      <w:r>
        <w:rPr>
          <w:spacing w:val="-2"/>
          <w:sz w:val="24"/>
          <w:szCs w:val="24"/>
        </w:rPr>
        <w:t xml:space="preserve"> </w:t>
      </w:r>
      <w:r>
        <w:rPr>
          <w:sz w:val="24"/>
          <w:szCs w:val="24"/>
        </w:rPr>
        <w:t>cont</w:t>
      </w:r>
      <w:r>
        <w:rPr>
          <w:spacing w:val="-5"/>
          <w:sz w:val="24"/>
          <w:szCs w:val="24"/>
        </w:rPr>
        <w:t>e</w:t>
      </w:r>
      <w:r>
        <w:rPr>
          <w:sz w:val="24"/>
          <w:szCs w:val="24"/>
        </w:rPr>
        <w:t>xt</w:t>
      </w:r>
      <w:r>
        <w:rPr>
          <w:spacing w:val="-20"/>
          <w:sz w:val="24"/>
          <w:szCs w:val="24"/>
        </w:rPr>
        <w:t xml:space="preserve"> </w:t>
      </w:r>
      <w:r>
        <w:rPr>
          <w:sz w:val="24"/>
          <w:szCs w:val="24"/>
        </w:rPr>
        <w:t>wo</w:t>
      </w:r>
      <w:r>
        <w:rPr>
          <w:spacing w:val="-9"/>
          <w:sz w:val="24"/>
          <w:szCs w:val="24"/>
        </w:rPr>
        <w:t>r</w:t>
      </w:r>
      <w:r>
        <w:rPr>
          <w:sz w:val="24"/>
          <w:szCs w:val="24"/>
        </w:rPr>
        <w:t>ds</w:t>
      </w:r>
      <w:r>
        <w:rPr>
          <w:spacing w:val="-6"/>
          <w:sz w:val="24"/>
          <w:szCs w:val="24"/>
        </w:rPr>
        <w:t xml:space="preserve"> </w:t>
      </w:r>
      <w:r>
        <w:rPr>
          <w:sz w:val="24"/>
          <w:szCs w:val="24"/>
        </w:rPr>
        <w:t>and</w:t>
      </w:r>
      <w:r>
        <w:rPr>
          <w:spacing w:val="-3"/>
          <w:sz w:val="24"/>
          <w:szCs w:val="24"/>
        </w:rPr>
        <w:t xml:space="preserve"> </w:t>
      </w:r>
      <w:r>
        <w:rPr>
          <w:sz w:val="24"/>
          <w:szCs w:val="24"/>
        </w:rPr>
        <w:t>we</w:t>
      </w:r>
      <w:r>
        <w:rPr>
          <w:spacing w:val="-3"/>
          <w:sz w:val="24"/>
          <w:szCs w:val="24"/>
        </w:rPr>
        <w:t xml:space="preserve"> </w:t>
      </w:r>
      <w:r>
        <w:rPr>
          <w:sz w:val="24"/>
          <w:szCs w:val="24"/>
        </w:rPr>
        <w:t>refer</w:t>
      </w:r>
      <w:r>
        <w:rPr>
          <w:spacing w:val="-5"/>
          <w:sz w:val="24"/>
          <w:szCs w:val="24"/>
        </w:rPr>
        <w:t xml:space="preserve"> </w:t>
      </w:r>
      <w:r>
        <w:rPr>
          <w:sz w:val="24"/>
          <w:szCs w:val="24"/>
        </w:rPr>
        <w:t>to</w:t>
      </w:r>
      <w:r>
        <w:rPr>
          <w:spacing w:val="-2"/>
          <w:sz w:val="24"/>
          <w:szCs w:val="24"/>
        </w:rPr>
        <w:t xml:space="preserve"> </w:t>
      </w:r>
      <w:r>
        <w:rPr>
          <w:sz w:val="24"/>
          <w:szCs w:val="24"/>
        </w:rPr>
        <w:t>Ns</w:t>
      </w:r>
      <w:r>
        <w:rPr>
          <w:spacing w:val="-3"/>
          <w:sz w:val="24"/>
          <w:szCs w:val="24"/>
        </w:rPr>
        <w:t xml:space="preserve"> </w:t>
      </w:r>
      <w:r>
        <w:rPr>
          <w:sz w:val="24"/>
          <w:szCs w:val="24"/>
        </w:rPr>
        <w:t>and</w:t>
      </w:r>
      <w:r>
        <w:rPr>
          <w:spacing w:val="-3"/>
          <w:sz w:val="24"/>
          <w:szCs w:val="24"/>
        </w:rPr>
        <w:t xml:space="preserve"> </w:t>
      </w:r>
      <w:r>
        <w:rPr>
          <w:sz w:val="24"/>
          <w:szCs w:val="24"/>
        </w:rPr>
        <w:t>Qs</w:t>
      </w:r>
      <w:r>
        <w:rPr>
          <w:spacing w:val="-3"/>
          <w:sz w:val="24"/>
          <w:szCs w:val="24"/>
        </w:rPr>
        <w:t xml:space="preserve"> </w:t>
      </w:r>
      <w:r>
        <w:rPr>
          <w:sz w:val="24"/>
          <w:szCs w:val="24"/>
        </w:rPr>
        <w:t>as</w:t>
      </w:r>
      <w:r>
        <w:rPr>
          <w:spacing w:val="-2"/>
          <w:sz w:val="24"/>
          <w:szCs w:val="24"/>
        </w:rPr>
        <w:t xml:space="preserve"> </w:t>
      </w:r>
      <w:r>
        <w:rPr>
          <w:sz w:val="24"/>
          <w:szCs w:val="24"/>
        </w:rPr>
        <w:t>ta</w:t>
      </w:r>
      <w:r>
        <w:rPr>
          <w:spacing w:val="-9"/>
          <w:sz w:val="24"/>
          <w:szCs w:val="24"/>
        </w:rPr>
        <w:t>r</w:t>
      </w:r>
      <w:r>
        <w:rPr>
          <w:spacing w:val="-2"/>
          <w:sz w:val="24"/>
          <w:szCs w:val="24"/>
        </w:rPr>
        <w:t>g</w:t>
      </w:r>
      <w:r>
        <w:rPr>
          <w:sz w:val="24"/>
          <w:szCs w:val="24"/>
        </w:rPr>
        <w:t>et</w:t>
      </w:r>
      <w:r>
        <w:rPr>
          <w:spacing w:val="22"/>
          <w:sz w:val="24"/>
          <w:szCs w:val="24"/>
        </w:rPr>
        <w:t xml:space="preserve"> </w:t>
      </w:r>
      <w:r>
        <w:rPr>
          <w:sz w:val="24"/>
          <w:szCs w:val="24"/>
        </w:rPr>
        <w:t>wo</w:t>
      </w:r>
      <w:r>
        <w:rPr>
          <w:spacing w:val="-9"/>
          <w:sz w:val="24"/>
          <w:szCs w:val="24"/>
        </w:rPr>
        <w:t>r</w:t>
      </w:r>
      <w:r>
        <w:rPr>
          <w:sz w:val="24"/>
          <w:szCs w:val="24"/>
        </w:rPr>
        <w:t>ds.</w:t>
      </w:r>
      <w:r>
        <w:rPr>
          <w:spacing w:val="8"/>
          <w:sz w:val="24"/>
          <w:szCs w:val="24"/>
        </w:rPr>
        <w:t xml:space="preserve"> </w:t>
      </w:r>
      <w:r>
        <w:rPr>
          <w:sz w:val="24"/>
          <w:szCs w:val="24"/>
        </w:rPr>
        <w:t>Cont</w:t>
      </w:r>
      <w:r>
        <w:rPr>
          <w:spacing w:val="-4"/>
          <w:sz w:val="24"/>
          <w:szCs w:val="24"/>
        </w:rPr>
        <w:t>e</w:t>
      </w:r>
      <w:r>
        <w:rPr>
          <w:sz w:val="24"/>
          <w:szCs w:val="24"/>
        </w:rPr>
        <w:t>xt</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are found</w:t>
      </w:r>
      <w:r>
        <w:rPr>
          <w:spacing w:val="-6"/>
          <w:sz w:val="24"/>
          <w:szCs w:val="24"/>
        </w:rPr>
        <w:t xml:space="preserve"> </w:t>
      </w:r>
      <w:r>
        <w:rPr>
          <w:sz w:val="24"/>
          <w:szCs w:val="24"/>
        </w:rPr>
        <w:t>at</w:t>
      </w:r>
      <w:r>
        <w:rPr>
          <w:spacing w:val="-2"/>
          <w:sz w:val="24"/>
          <w:szCs w:val="24"/>
        </w:rPr>
        <w:t xml:space="preserve"> </w:t>
      </w:r>
      <w:r>
        <w:rPr>
          <w:sz w:val="24"/>
          <w:szCs w:val="24"/>
        </w:rPr>
        <w:t>the</w:t>
      </w:r>
      <w:r>
        <w:rPr>
          <w:spacing w:val="-3"/>
          <w:sz w:val="24"/>
          <w:szCs w:val="24"/>
        </w:rPr>
        <w:t xml:space="preserve"> </w:t>
      </w:r>
      <w:r>
        <w:rPr>
          <w:sz w:val="24"/>
          <w:szCs w:val="24"/>
        </w:rPr>
        <w:t>b</w:t>
      </w:r>
      <w:r>
        <w:rPr>
          <w:spacing w:val="-4"/>
          <w:sz w:val="24"/>
          <w:szCs w:val="24"/>
        </w:rPr>
        <w:t>e</w:t>
      </w:r>
      <w:r>
        <w:rPr>
          <w:sz w:val="24"/>
          <w:szCs w:val="24"/>
        </w:rPr>
        <w:t>ginnings</w:t>
      </w:r>
      <w:r>
        <w:rPr>
          <w:spacing w:val="-11"/>
          <w:sz w:val="24"/>
          <w:szCs w:val="24"/>
        </w:rPr>
        <w:t xml:space="preserve"> </w:t>
      </w:r>
      <w:r>
        <w:rPr>
          <w:sz w:val="24"/>
          <w:szCs w:val="24"/>
        </w:rPr>
        <w:t>of</w:t>
      </w:r>
      <w:r>
        <w:rPr>
          <w:spacing w:val="-2"/>
          <w:sz w:val="24"/>
          <w:szCs w:val="24"/>
        </w:rPr>
        <w:t xml:space="preserve"> </w:t>
      </w:r>
      <w:r>
        <w:rPr>
          <w:sz w:val="24"/>
          <w:szCs w:val="24"/>
        </w:rPr>
        <w:t>sentences</w:t>
      </w:r>
      <w:r>
        <w:rPr>
          <w:spacing w:val="-9"/>
          <w:sz w:val="24"/>
          <w:szCs w:val="24"/>
        </w:rPr>
        <w:t xml:space="preserve"> </w:t>
      </w:r>
      <w:r>
        <w:rPr>
          <w:sz w:val="24"/>
          <w:szCs w:val="24"/>
        </w:rPr>
        <w:t>in</w:t>
      </w:r>
      <w:r>
        <w:rPr>
          <w:spacing w:val="-2"/>
          <w:sz w:val="24"/>
          <w:szCs w:val="24"/>
        </w:rPr>
        <w:t xml:space="preserve"> </w:t>
      </w:r>
      <w:r>
        <w:rPr>
          <w:sz w:val="24"/>
          <w:szCs w:val="24"/>
        </w:rPr>
        <w:t>our</w:t>
      </w:r>
      <w:r>
        <w:rPr>
          <w:spacing w:val="-3"/>
          <w:sz w:val="24"/>
          <w:szCs w:val="24"/>
        </w:rPr>
        <w:t xml:space="preserve"> </w:t>
      </w:r>
      <w:r>
        <w:rPr>
          <w:sz w:val="24"/>
          <w:szCs w:val="24"/>
        </w:rPr>
        <w:t>language,</w:t>
      </w:r>
      <w:r>
        <w:rPr>
          <w:spacing w:val="-9"/>
          <w:sz w:val="24"/>
          <w:szCs w:val="24"/>
        </w:rPr>
        <w:t xml:space="preserve"> </w:t>
      </w:r>
      <w:r>
        <w:rPr>
          <w:sz w:val="24"/>
          <w:szCs w:val="24"/>
        </w:rPr>
        <w:t>while</w:t>
      </w:r>
      <w:r>
        <w:rPr>
          <w:spacing w:val="-5"/>
          <w:sz w:val="24"/>
          <w:szCs w:val="24"/>
        </w:rPr>
        <w:t xml:space="preserve"> </w:t>
      </w:r>
      <w:r>
        <w:rPr>
          <w:sz w:val="24"/>
          <w:szCs w:val="24"/>
        </w:rPr>
        <w:t>ta</w:t>
      </w:r>
      <w:r>
        <w:rPr>
          <w:spacing w:val="-4"/>
          <w:sz w:val="24"/>
          <w:szCs w:val="24"/>
        </w:rPr>
        <w:t>r</w:t>
      </w:r>
      <w:r>
        <w:rPr>
          <w:sz w:val="24"/>
          <w:szCs w:val="24"/>
        </w:rPr>
        <w:t>get</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are</w:t>
      </w:r>
      <w:r>
        <w:rPr>
          <w:spacing w:val="-3"/>
          <w:sz w:val="24"/>
          <w:szCs w:val="24"/>
        </w:rPr>
        <w:t xml:space="preserve"> </w:t>
      </w:r>
      <w:r>
        <w:rPr>
          <w:sz w:val="24"/>
          <w:szCs w:val="24"/>
        </w:rPr>
        <w:t>found</w:t>
      </w:r>
      <w:r>
        <w:rPr>
          <w:spacing w:val="-6"/>
          <w:sz w:val="24"/>
          <w:szCs w:val="24"/>
        </w:rPr>
        <w:t xml:space="preserve"> </w:t>
      </w:r>
      <w:r>
        <w:rPr>
          <w:sz w:val="24"/>
          <w:szCs w:val="24"/>
        </w:rPr>
        <w:t>at</w:t>
      </w:r>
      <w:r>
        <w:rPr>
          <w:spacing w:val="-2"/>
          <w:sz w:val="24"/>
          <w:szCs w:val="24"/>
        </w:rPr>
        <w:t xml:space="preserve"> </w:t>
      </w:r>
      <w:r>
        <w:rPr>
          <w:sz w:val="24"/>
          <w:szCs w:val="24"/>
        </w:rPr>
        <w:t>the</w:t>
      </w:r>
      <w:r>
        <w:rPr>
          <w:spacing w:val="-3"/>
          <w:sz w:val="24"/>
          <w:szCs w:val="24"/>
        </w:rPr>
        <w:t xml:space="preserve"> </w:t>
      </w:r>
      <w:r>
        <w:rPr>
          <w:sz w:val="24"/>
          <w:szCs w:val="24"/>
        </w:rPr>
        <w:t>ends</w:t>
      </w:r>
      <w:r>
        <w:rPr>
          <w:spacing w:val="-4"/>
          <w:sz w:val="24"/>
          <w:szCs w:val="24"/>
        </w:rPr>
        <w:t xml:space="preserve"> </w:t>
      </w:r>
      <w:r>
        <w:rPr>
          <w:sz w:val="24"/>
          <w:szCs w:val="24"/>
        </w:rPr>
        <w:t>of the</w:t>
      </w:r>
      <w:r>
        <w:rPr>
          <w:spacing w:val="-6"/>
          <w:sz w:val="24"/>
          <w:szCs w:val="24"/>
        </w:rPr>
        <w:t xml:space="preserve"> </w:t>
      </w:r>
      <w:r>
        <w:rPr>
          <w:sz w:val="24"/>
          <w:szCs w:val="24"/>
        </w:rPr>
        <w:t>sentences</w:t>
      </w:r>
      <w:r>
        <w:rPr>
          <w:spacing w:val="-12"/>
          <w:sz w:val="24"/>
          <w:szCs w:val="24"/>
        </w:rPr>
        <w:t xml:space="preserve"> </w:t>
      </w:r>
      <w:r>
        <w:rPr>
          <w:sz w:val="24"/>
          <w:szCs w:val="24"/>
        </w:rPr>
        <w:t>in</w:t>
      </w:r>
      <w:r>
        <w:rPr>
          <w:spacing w:val="-5"/>
          <w:sz w:val="24"/>
          <w:szCs w:val="24"/>
        </w:rPr>
        <w:t xml:space="preserve"> </w:t>
      </w:r>
      <w:r>
        <w:rPr>
          <w:sz w:val="24"/>
          <w:szCs w:val="24"/>
        </w:rPr>
        <w:t>our</w:t>
      </w:r>
      <w:r>
        <w:rPr>
          <w:spacing w:val="-6"/>
          <w:sz w:val="24"/>
          <w:szCs w:val="24"/>
        </w:rPr>
        <w:t xml:space="preserve"> </w:t>
      </w:r>
      <w:r>
        <w:rPr>
          <w:sz w:val="24"/>
          <w:szCs w:val="24"/>
        </w:rPr>
        <w:t>language</w:t>
      </w:r>
      <w:r>
        <w:rPr>
          <w:spacing w:val="-12"/>
          <w:sz w:val="24"/>
          <w:szCs w:val="24"/>
        </w:rPr>
        <w:t xml:space="preserve"> </w:t>
      </w:r>
      <w:r>
        <w:rPr>
          <w:sz w:val="24"/>
          <w:szCs w:val="24"/>
        </w:rPr>
        <w:t>(Figure</w:t>
      </w:r>
      <w:r>
        <w:rPr>
          <w:spacing w:val="-10"/>
          <w:sz w:val="24"/>
          <w:szCs w:val="24"/>
        </w:rPr>
        <w:t xml:space="preserve"> </w:t>
      </w:r>
      <w:r>
        <w:rPr>
          <w:sz w:val="24"/>
          <w:szCs w:val="24"/>
        </w:rPr>
        <w:t>2).</w:t>
      </w:r>
      <w:r>
        <w:rPr>
          <w:spacing w:val="10"/>
          <w:sz w:val="24"/>
          <w:szCs w:val="24"/>
        </w:rPr>
        <w:t xml:space="preserve"> </w:t>
      </w:r>
      <w:r>
        <w:rPr>
          <w:spacing w:val="-19"/>
          <w:sz w:val="24"/>
          <w:szCs w:val="24"/>
        </w:rPr>
        <w:t>W</w:t>
      </w:r>
      <w:r>
        <w:rPr>
          <w:sz w:val="24"/>
          <w:szCs w:val="24"/>
        </w:rPr>
        <w:t>e</w:t>
      </w:r>
      <w:r>
        <w:rPr>
          <w:spacing w:val="-6"/>
          <w:sz w:val="24"/>
          <w:szCs w:val="24"/>
        </w:rPr>
        <w:t xml:space="preserve"> </w:t>
      </w:r>
      <w:r>
        <w:rPr>
          <w:sz w:val="24"/>
          <w:szCs w:val="24"/>
        </w:rPr>
        <w:t>systematically</w:t>
      </w:r>
      <w:r>
        <w:rPr>
          <w:spacing w:val="-17"/>
          <w:sz w:val="24"/>
          <w:szCs w:val="24"/>
        </w:rPr>
        <w:t xml:space="preserve"> </w:t>
      </w:r>
      <w:r>
        <w:rPr>
          <w:spacing w:val="-6"/>
          <w:sz w:val="24"/>
          <w:szCs w:val="24"/>
        </w:rPr>
        <w:t>v</w:t>
      </w:r>
      <w:r>
        <w:rPr>
          <w:sz w:val="24"/>
          <w:szCs w:val="24"/>
        </w:rPr>
        <w:t>aried</w:t>
      </w:r>
      <w:r>
        <w:rPr>
          <w:spacing w:val="-9"/>
          <w:sz w:val="24"/>
          <w:szCs w:val="24"/>
        </w:rPr>
        <w:t xml:space="preserve"> </w:t>
      </w:r>
      <w:r>
        <w:rPr>
          <w:sz w:val="24"/>
          <w:szCs w:val="24"/>
        </w:rPr>
        <w:t>properties</w:t>
      </w:r>
      <w:r>
        <w:rPr>
          <w:spacing w:val="-13"/>
          <w:sz w:val="24"/>
          <w:szCs w:val="24"/>
        </w:rPr>
        <w:t xml:space="preserve"> </w:t>
      </w:r>
      <w:r>
        <w:rPr>
          <w:sz w:val="24"/>
          <w:szCs w:val="24"/>
        </w:rPr>
        <w:t>of</w:t>
      </w:r>
      <w:r>
        <w:rPr>
          <w:spacing w:val="-5"/>
          <w:sz w:val="24"/>
          <w:szCs w:val="24"/>
        </w:rPr>
        <w:t xml:space="preserve"> </w:t>
      </w:r>
      <w:r>
        <w:rPr>
          <w:sz w:val="24"/>
          <w:szCs w:val="24"/>
        </w:rPr>
        <w:t>the</w:t>
      </w:r>
      <w:r>
        <w:rPr>
          <w:spacing w:val="-6"/>
          <w:sz w:val="24"/>
          <w:szCs w:val="24"/>
        </w:rPr>
        <w:t xml:space="preserve"> </w:t>
      </w:r>
      <w:r>
        <w:rPr>
          <w:sz w:val="24"/>
          <w:szCs w:val="24"/>
        </w:rPr>
        <w:t>cont</w:t>
      </w:r>
      <w:r>
        <w:rPr>
          <w:spacing w:val="-4"/>
          <w:sz w:val="24"/>
          <w:szCs w:val="24"/>
        </w:rPr>
        <w:t>e</w:t>
      </w:r>
      <w:r>
        <w:rPr>
          <w:sz w:val="24"/>
          <w:szCs w:val="24"/>
        </w:rPr>
        <w:t>xt</w:t>
      </w:r>
      <w:r>
        <w:rPr>
          <w:spacing w:val="-10"/>
          <w:sz w:val="24"/>
          <w:szCs w:val="24"/>
        </w:rPr>
        <w:t xml:space="preserve"> </w:t>
      </w:r>
      <w:r>
        <w:rPr>
          <w:spacing w:val="-2"/>
          <w:sz w:val="24"/>
          <w:szCs w:val="24"/>
        </w:rPr>
        <w:t>w</w:t>
      </w:r>
      <w:r>
        <w:rPr>
          <w:sz w:val="24"/>
          <w:szCs w:val="24"/>
        </w:rPr>
        <w:t>ords and</w:t>
      </w:r>
      <w:r>
        <w:rPr>
          <w:spacing w:val="-3"/>
          <w:sz w:val="24"/>
          <w:szCs w:val="24"/>
        </w:rPr>
        <w:t xml:space="preserve"> </w:t>
      </w:r>
      <w:r>
        <w:rPr>
          <w:sz w:val="24"/>
          <w:szCs w:val="24"/>
        </w:rPr>
        <w:t>then</w:t>
      </w:r>
      <w:r>
        <w:rPr>
          <w:spacing w:val="-4"/>
          <w:sz w:val="24"/>
          <w:szCs w:val="24"/>
        </w:rPr>
        <w:t xml:space="preserve"> </w:t>
      </w:r>
      <w:r>
        <w:rPr>
          <w:sz w:val="24"/>
          <w:szCs w:val="24"/>
        </w:rPr>
        <w:t>measured</w:t>
      </w:r>
      <w:r>
        <w:rPr>
          <w:spacing w:val="-9"/>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ta</w:t>
      </w:r>
      <w:r>
        <w:rPr>
          <w:spacing w:val="-4"/>
          <w:sz w:val="24"/>
          <w:szCs w:val="24"/>
        </w:rPr>
        <w:t>r</w:t>
      </w:r>
      <w:r>
        <w:rPr>
          <w:sz w:val="24"/>
          <w:szCs w:val="24"/>
        </w:rPr>
        <w:t>get</w:t>
      </w:r>
      <w:r>
        <w:rPr>
          <w:spacing w:val="-5"/>
          <w:sz w:val="24"/>
          <w:szCs w:val="24"/>
        </w:rPr>
        <w:t xml:space="preserve"> </w:t>
      </w:r>
      <w:r>
        <w:rPr>
          <w:spacing w:val="-2"/>
          <w:sz w:val="24"/>
          <w:szCs w:val="24"/>
        </w:rPr>
        <w:t>w</w:t>
      </w:r>
      <w:r>
        <w:rPr>
          <w:sz w:val="24"/>
          <w:szCs w:val="24"/>
        </w:rPr>
        <w:t>ords.</w:t>
      </w:r>
    </w:p>
    <w:p w:rsidR="00B72476" w:rsidRDefault="00CB77E8">
      <w:pPr>
        <w:spacing w:before="7" w:line="415" w:lineRule="auto"/>
        <w:ind w:left="100" w:right="65" w:firstLine="576"/>
        <w:rPr>
          <w:sz w:val="24"/>
          <w:szCs w:val="24"/>
        </w:rPr>
      </w:pP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2"/>
          <w:sz w:val="24"/>
          <w:szCs w:val="24"/>
        </w:rPr>
        <w:t xml:space="preserve"> </w:t>
      </w:r>
      <w:r>
        <w:rPr>
          <w:sz w:val="24"/>
          <w:szCs w:val="24"/>
        </w:rPr>
        <w:t>we</w:t>
      </w:r>
      <w:r>
        <w:rPr>
          <w:spacing w:val="-3"/>
          <w:sz w:val="24"/>
          <w:szCs w:val="24"/>
        </w:rPr>
        <w:t xml:space="preserve"> </w:t>
      </w:r>
      <w:r>
        <w:rPr>
          <w:sz w:val="24"/>
          <w:szCs w:val="24"/>
        </w:rPr>
        <w:t>parametrically</w:t>
      </w:r>
      <w:r>
        <w:rPr>
          <w:spacing w:val="-14"/>
          <w:sz w:val="24"/>
          <w:szCs w:val="24"/>
        </w:rPr>
        <w:t xml:space="preserve"> </w:t>
      </w:r>
      <w:r>
        <w:rPr>
          <w:spacing w:val="-6"/>
          <w:sz w:val="24"/>
          <w:szCs w:val="24"/>
        </w:rPr>
        <w:t>v</w:t>
      </w:r>
      <w:r>
        <w:rPr>
          <w:sz w:val="24"/>
          <w:szCs w:val="24"/>
        </w:rPr>
        <w:t>aried</w:t>
      </w:r>
      <w:r>
        <w:rPr>
          <w:spacing w:val="-6"/>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independent</w:t>
      </w:r>
      <w:r>
        <w:rPr>
          <w:spacing w:val="-12"/>
          <w:sz w:val="24"/>
          <w:szCs w:val="24"/>
        </w:rPr>
        <w:t xml:space="preserve"> </w:t>
      </w:r>
      <w:r>
        <w:rPr>
          <w:sz w:val="24"/>
          <w:szCs w:val="24"/>
        </w:rPr>
        <w:t>properties</w:t>
      </w:r>
      <w:r>
        <w:rPr>
          <w:spacing w:val="-10"/>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pacing w:val="-2"/>
          <w:sz w:val="24"/>
          <w:szCs w:val="24"/>
        </w:rPr>
        <w:t>w</w:t>
      </w:r>
      <w:r>
        <w:rPr>
          <w:sz w:val="24"/>
          <w:szCs w:val="24"/>
        </w:rPr>
        <w:t>ords. First,</w:t>
      </w:r>
      <w:r>
        <w:rPr>
          <w:spacing w:val="-5"/>
          <w:sz w:val="24"/>
          <w:szCs w:val="24"/>
        </w:rPr>
        <w:t xml:space="preserve"> </w:t>
      </w:r>
      <w:r>
        <w:rPr>
          <w:sz w:val="24"/>
          <w:szCs w:val="24"/>
        </w:rPr>
        <w:t>we</w:t>
      </w:r>
      <w:r>
        <w:rPr>
          <w:spacing w:val="-3"/>
          <w:sz w:val="24"/>
          <w:szCs w:val="24"/>
        </w:rPr>
        <w:t xml:space="preserve"> </w:t>
      </w:r>
      <w:r>
        <w:rPr>
          <w:spacing w:val="-6"/>
          <w:sz w:val="24"/>
          <w:szCs w:val="24"/>
        </w:rPr>
        <w:t>v</w:t>
      </w:r>
      <w:r>
        <w:rPr>
          <w:sz w:val="24"/>
          <w:szCs w:val="24"/>
        </w:rPr>
        <w:t>aried</w:t>
      </w:r>
      <w:r>
        <w:rPr>
          <w:spacing w:val="-6"/>
          <w:sz w:val="24"/>
          <w:szCs w:val="24"/>
        </w:rPr>
        <w:t xml:space="preserve"> </w:t>
      </w:r>
      <w:r>
        <w:rPr>
          <w:sz w:val="24"/>
          <w:szCs w:val="24"/>
        </w:rPr>
        <w:t>semantic</w:t>
      </w:r>
      <w:r>
        <w:rPr>
          <w:spacing w:val="-9"/>
          <w:sz w:val="24"/>
          <w:szCs w:val="24"/>
        </w:rPr>
        <w:t xml:space="preserve"> </w:t>
      </w:r>
      <w:r>
        <w:rPr>
          <w:sz w:val="24"/>
          <w:szCs w:val="24"/>
        </w:rPr>
        <w:t>coherence—the</w:t>
      </w:r>
      <w:r>
        <w:rPr>
          <w:spacing w:val="-15"/>
          <w:sz w:val="24"/>
          <w:szCs w:val="24"/>
        </w:rPr>
        <w:t xml:space="preserve"> </w:t>
      </w:r>
      <w:r>
        <w:rPr>
          <w:sz w:val="24"/>
          <w:szCs w:val="24"/>
        </w:rPr>
        <w:t>fraction</w:t>
      </w:r>
      <w:r>
        <w:rPr>
          <w:spacing w:val="-7"/>
          <w:sz w:val="24"/>
          <w:szCs w:val="24"/>
        </w:rPr>
        <w:t xml:space="preserve"> </w:t>
      </w:r>
      <w:r>
        <w:rPr>
          <w:sz w:val="24"/>
          <w:szCs w:val="24"/>
        </w:rPr>
        <w:t>of</w:t>
      </w:r>
      <w:r>
        <w:rPr>
          <w:spacing w:val="-2"/>
          <w:sz w:val="24"/>
          <w:szCs w:val="24"/>
        </w:rPr>
        <w:t xml:space="preserve"> </w:t>
      </w:r>
      <w:r>
        <w:rPr>
          <w:sz w:val="24"/>
          <w:szCs w:val="24"/>
        </w:rPr>
        <w:t>M/P</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ob</w:t>
      </w:r>
      <w:r>
        <w:rPr>
          <w:spacing w:val="-4"/>
          <w:sz w:val="24"/>
          <w:szCs w:val="24"/>
        </w:rPr>
        <w:t>e</w:t>
      </w:r>
      <w:r>
        <w:rPr>
          <w:sz w:val="24"/>
          <w:szCs w:val="24"/>
        </w:rPr>
        <w:t>ying</w:t>
      </w:r>
      <w:r>
        <w:rPr>
          <w:spacing w:val="-8"/>
          <w:sz w:val="24"/>
          <w:szCs w:val="24"/>
        </w:rPr>
        <w:t xml:space="preserve"> </w:t>
      </w:r>
      <w:r>
        <w:rPr>
          <w:sz w:val="24"/>
          <w:szCs w:val="24"/>
        </w:rPr>
        <w:t>a</w:t>
      </w:r>
      <w:r>
        <w:rPr>
          <w:spacing w:val="-1"/>
          <w:sz w:val="24"/>
          <w:szCs w:val="24"/>
        </w:rPr>
        <w:t xml:space="preserve"> </w:t>
      </w:r>
      <w:r>
        <w:rPr>
          <w:sz w:val="24"/>
          <w:szCs w:val="24"/>
        </w:rPr>
        <w:t>taxonomic</w:t>
      </w:r>
    </w:p>
    <w:p w:rsidR="00B72476" w:rsidRDefault="00CB77E8">
      <w:pPr>
        <w:spacing w:before="7" w:line="415" w:lineRule="auto"/>
        <w:ind w:left="100" w:right="319"/>
        <w:rPr>
          <w:sz w:val="24"/>
          <w:szCs w:val="24"/>
        </w:rPr>
        <w:sectPr w:rsidR="00B72476">
          <w:pgSz w:w="12240" w:h="15840"/>
          <w:pgMar w:top="960" w:right="1340" w:bottom="280" w:left="1340" w:header="736" w:footer="0" w:gutter="0"/>
          <w:cols w:space="720"/>
        </w:sectPr>
      </w:pPr>
      <w:r>
        <w:rPr>
          <w:sz w:val="24"/>
          <w:szCs w:val="24"/>
        </w:rPr>
        <w:t>o</w:t>
      </w:r>
      <w:r>
        <w:rPr>
          <w:spacing w:val="-4"/>
          <w:sz w:val="24"/>
          <w:szCs w:val="24"/>
        </w:rPr>
        <w:t>r</w:t>
      </w:r>
      <w:r>
        <w:rPr>
          <w:spacing w:val="-1"/>
          <w:sz w:val="24"/>
          <w:szCs w:val="24"/>
        </w:rPr>
        <w:t>g</w:t>
      </w:r>
      <w:r>
        <w:rPr>
          <w:sz w:val="24"/>
          <w:szCs w:val="24"/>
        </w:rPr>
        <w:t>anization</w:t>
      </w:r>
      <w:r>
        <w:rPr>
          <w:spacing w:val="-12"/>
          <w:sz w:val="24"/>
          <w:szCs w:val="24"/>
        </w:rPr>
        <w:t xml:space="preserve"> </w:t>
      </w:r>
      <w:r>
        <w:rPr>
          <w:sz w:val="24"/>
          <w:szCs w:val="24"/>
        </w:rPr>
        <w:t>(M</w:t>
      </w:r>
      <w:r>
        <w:rPr>
          <w:spacing w:val="-3"/>
          <w:sz w:val="24"/>
          <w:szCs w:val="24"/>
        </w:rPr>
        <w:t xml:space="preserve"> </w:t>
      </w:r>
      <w:r>
        <w:rPr>
          <w:sz w:val="24"/>
          <w:szCs w:val="24"/>
        </w:rPr>
        <w:t>=</w:t>
      </w:r>
      <w:r>
        <w:rPr>
          <w:spacing w:val="-1"/>
          <w:sz w:val="24"/>
          <w:szCs w:val="24"/>
        </w:rPr>
        <w:t xml:space="preserve"> </w:t>
      </w:r>
      <w:r>
        <w:rPr>
          <w:sz w:val="24"/>
          <w:szCs w:val="24"/>
        </w:rPr>
        <w:t>animal</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P</w:t>
      </w:r>
      <w:r>
        <w:rPr>
          <w:spacing w:val="-1"/>
          <w:sz w:val="24"/>
          <w:szCs w:val="24"/>
        </w:rPr>
        <w:t xml:space="preserve"> </w:t>
      </w:r>
      <w:r>
        <w:rPr>
          <w:sz w:val="24"/>
          <w:szCs w:val="24"/>
        </w:rPr>
        <w:t>=</w:t>
      </w:r>
      <w:r>
        <w:rPr>
          <w:spacing w:val="-1"/>
          <w:sz w:val="24"/>
          <w:szCs w:val="24"/>
        </w:rPr>
        <w:t xml:space="preserve"> </w:t>
      </w:r>
      <w:r>
        <w:rPr>
          <w:spacing w:val="-4"/>
          <w:sz w:val="24"/>
          <w:szCs w:val="24"/>
        </w:rPr>
        <w:t>v</w:t>
      </w:r>
      <w:r>
        <w:rPr>
          <w:sz w:val="24"/>
          <w:szCs w:val="24"/>
        </w:rPr>
        <w:t>ehicle</w:t>
      </w:r>
      <w:r>
        <w:rPr>
          <w:spacing w:val="-7"/>
          <w:sz w:val="24"/>
          <w:szCs w:val="24"/>
        </w:rPr>
        <w:t xml:space="preserve"> </w:t>
      </w:r>
      <w:r>
        <w:rPr>
          <w:spacing w:val="-2"/>
          <w:sz w:val="24"/>
          <w:szCs w:val="24"/>
        </w:rPr>
        <w:t>w</w:t>
      </w:r>
      <w:r>
        <w:rPr>
          <w:sz w:val="24"/>
          <w:szCs w:val="24"/>
        </w:rPr>
        <w:t>ords).</w:t>
      </w:r>
      <w:r>
        <w:rPr>
          <w:spacing w:val="7"/>
          <w:sz w:val="24"/>
          <w:szCs w:val="24"/>
        </w:rPr>
        <w:t xml:space="preserve"> </w:t>
      </w:r>
      <w:r>
        <w:rPr>
          <w:sz w:val="24"/>
          <w:szCs w:val="24"/>
        </w:rPr>
        <w:t>Second,</w:t>
      </w:r>
      <w:r>
        <w:rPr>
          <w:spacing w:val="-8"/>
          <w:sz w:val="24"/>
          <w:szCs w:val="24"/>
        </w:rPr>
        <w:t xml:space="preserve"> </w:t>
      </w:r>
      <w:r>
        <w:rPr>
          <w:sz w:val="24"/>
          <w:szCs w:val="24"/>
        </w:rPr>
        <w:t>as</w:t>
      </w:r>
      <w:r>
        <w:rPr>
          <w:spacing w:val="-2"/>
          <w:sz w:val="24"/>
          <w:szCs w:val="24"/>
        </w:rPr>
        <w:t xml:space="preserve"> </w:t>
      </w:r>
      <w:r>
        <w:rPr>
          <w:sz w:val="24"/>
          <w:szCs w:val="24"/>
        </w:rPr>
        <w:t>one</w:t>
      </w:r>
      <w:r>
        <w:rPr>
          <w:spacing w:val="-3"/>
          <w:sz w:val="24"/>
          <w:szCs w:val="24"/>
        </w:rPr>
        <w:t xml:space="preserve"> </w:t>
      </w:r>
      <w:r>
        <w:rPr>
          <w:sz w:val="24"/>
          <w:szCs w:val="24"/>
        </w:rPr>
        <w:t>hallmark</w:t>
      </w:r>
      <w:r>
        <w:rPr>
          <w:spacing w:val="-9"/>
          <w:sz w:val="24"/>
          <w:szCs w:val="24"/>
        </w:rPr>
        <w:t xml:space="preserve"> </w:t>
      </w:r>
      <w:r>
        <w:rPr>
          <w:sz w:val="24"/>
          <w:szCs w:val="24"/>
        </w:rPr>
        <w:t>of</w:t>
      </w:r>
      <w:r>
        <w:rPr>
          <w:spacing w:val="-2"/>
          <w:sz w:val="24"/>
          <w:szCs w:val="24"/>
        </w:rPr>
        <w:t xml:space="preserve"> </w:t>
      </w:r>
      <w:r>
        <w:rPr>
          <w:sz w:val="24"/>
          <w:szCs w:val="24"/>
        </w:rPr>
        <w:t>statistical learning</w:t>
      </w:r>
      <w:r>
        <w:rPr>
          <w:spacing w:val="-8"/>
          <w:sz w:val="24"/>
          <w:szCs w:val="24"/>
        </w:rPr>
        <w:t xml:space="preserve"> </w:t>
      </w:r>
      <w:r>
        <w:rPr>
          <w:sz w:val="24"/>
          <w:szCs w:val="24"/>
        </w:rPr>
        <w:t>is</w:t>
      </w:r>
      <w:r>
        <w:rPr>
          <w:spacing w:val="-2"/>
          <w:sz w:val="24"/>
          <w:szCs w:val="24"/>
        </w:rPr>
        <w:t xml:space="preserve"> </w:t>
      </w:r>
      <w:r>
        <w:rPr>
          <w:sz w:val="24"/>
          <w:szCs w:val="24"/>
        </w:rPr>
        <w:t>sensit</w:t>
      </w:r>
      <w:r>
        <w:rPr>
          <w:spacing w:val="-6"/>
          <w:sz w:val="24"/>
          <w:szCs w:val="24"/>
        </w:rPr>
        <w:t>i</w:t>
      </w:r>
      <w:r>
        <w:rPr>
          <w:sz w:val="24"/>
          <w:szCs w:val="24"/>
        </w:rPr>
        <w:t>vity</w:t>
      </w:r>
      <w:r>
        <w:rPr>
          <w:spacing w:val="-10"/>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amount</w:t>
      </w:r>
      <w:r>
        <w:rPr>
          <w:spacing w:val="-7"/>
          <w:sz w:val="24"/>
          <w:szCs w:val="24"/>
        </w:rPr>
        <w:t xml:space="preserve"> </w:t>
      </w:r>
      <w:r>
        <w:rPr>
          <w:sz w:val="24"/>
          <w:szCs w:val="24"/>
        </w:rPr>
        <w:t>of</w:t>
      </w:r>
      <w:r>
        <w:rPr>
          <w:spacing w:val="-2"/>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obser</w:t>
      </w:r>
      <w:r>
        <w:rPr>
          <w:spacing w:val="-4"/>
          <w:sz w:val="24"/>
          <w:szCs w:val="24"/>
        </w:rPr>
        <w:t>v</w:t>
      </w:r>
      <w:r>
        <w:rPr>
          <w:sz w:val="24"/>
          <w:szCs w:val="24"/>
        </w:rPr>
        <w:t>ed,</w:t>
      </w:r>
      <w:r>
        <w:rPr>
          <w:spacing w:val="-9"/>
          <w:sz w:val="24"/>
          <w:szCs w:val="24"/>
        </w:rPr>
        <w:t xml:space="preserve"> </w:t>
      </w:r>
      <w:r>
        <w:rPr>
          <w:sz w:val="24"/>
          <w:szCs w:val="24"/>
        </w:rPr>
        <w:t>we</w:t>
      </w:r>
      <w:r>
        <w:rPr>
          <w:spacing w:val="-3"/>
          <w:sz w:val="24"/>
          <w:szCs w:val="24"/>
        </w:rPr>
        <w:t xml:space="preserve"> </w:t>
      </w:r>
      <w:r>
        <w:rPr>
          <w:spacing w:val="-6"/>
          <w:sz w:val="24"/>
          <w:szCs w:val="24"/>
        </w:rPr>
        <w:t>v</w:t>
      </w:r>
      <w:r>
        <w:rPr>
          <w:sz w:val="24"/>
          <w:szCs w:val="24"/>
        </w:rPr>
        <w:t>aried</w:t>
      </w:r>
      <w:r>
        <w:rPr>
          <w:spacing w:val="-6"/>
          <w:sz w:val="24"/>
          <w:szCs w:val="24"/>
        </w:rPr>
        <w:t xml:space="preserve"> </w:t>
      </w:r>
      <w:r>
        <w:rPr>
          <w:sz w:val="24"/>
          <w:szCs w:val="24"/>
        </w:rPr>
        <w:t>the</w:t>
      </w:r>
      <w:r>
        <w:rPr>
          <w:spacing w:val="-3"/>
          <w:sz w:val="24"/>
          <w:szCs w:val="24"/>
        </w:rPr>
        <w:t xml:space="preserve"> </w:t>
      </w:r>
      <w:r>
        <w:rPr>
          <w:sz w:val="24"/>
          <w:szCs w:val="24"/>
        </w:rPr>
        <w:t>amount</w:t>
      </w:r>
      <w:r>
        <w:rPr>
          <w:spacing w:val="-7"/>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to the</w:t>
      </w:r>
      <w:r>
        <w:rPr>
          <w:spacing w:val="-3"/>
          <w:sz w:val="24"/>
          <w:szCs w:val="24"/>
        </w:rPr>
        <w:t xml:space="preserve"> </w:t>
      </w:r>
      <w:r>
        <w:rPr>
          <w:sz w:val="24"/>
          <w:szCs w:val="24"/>
        </w:rPr>
        <w:t>language</w:t>
      </w:r>
      <w:r>
        <w:rPr>
          <w:spacing w:val="-9"/>
          <w:sz w:val="24"/>
          <w:szCs w:val="24"/>
        </w:rPr>
        <w:t xml:space="preserve"> </w:t>
      </w:r>
      <w:r>
        <w:rPr>
          <w:sz w:val="24"/>
          <w:szCs w:val="24"/>
        </w:rPr>
        <w:t>in</w:t>
      </w:r>
      <w:r>
        <w:rPr>
          <w:spacing w:val="-2"/>
          <w:sz w:val="24"/>
          <w:szCs w:val="24"/>
        </w:rPr>
        <w:t xml:space="preserve"> </w:t>
      </w:r>
      <w:r>
        <w:rPr>
          <w:sz w:val="24"/>
          <w:szCs w:val="24"/>
        </w:rPr>
        <w:t>order</w:t>
      </w:r>
      <w:r>
        <w:rPr>
          <w:spacing w:val="-5"/>
          <w:sz w:val="24"/>
          <w:szCs w:val="24"/>
        </w:rPr>
        <w:t xml:space="preserve"> </w:t>
      </w:r>
      <w:r>
        <w:rPr>
          <w:sz w:val="24"/>
          <w:szCs w:val="24"/>
        </w:rPr>
        <w:t>to</w:t>
      </w:r>
      <w:r>
        <w:rPr>
          <w:spacing w:val="-2"/>
          <w:sz w:val="24"/>
          <w:szCs w:val="24"/>
        </w:rPr>
        <w:t xml:space="preserve"> </w:t>
      </w:r>
      <w:r>
        <w:rPr>
          <w:sz w:val="24"/>
          <w:szCs w:val="24"/>
        </w:rPr>
        <w:t>measure</w:t>
      </w:r>
      <w:r>
        <w:rPr>
          <w:spacing w:val="-8"/>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z w:val="24"/>
          <w:szCs w:val="24"/>
        </w:rPr>
        <w:t>of</w:t>
      </w:r>
      <w:r>
        <w:rPr>
          <w:spacing w:val="-2"/>
          <w:sz w:val="24"/>
          <w:szCs w:val="24"/>
        </w:rPr>
        <w:t xml:space="preserve"> </w:t>
      </w:r>
      <w:r>
        <w:rPr>
          <w:sz w:val="24"/>
          <w:szCs w:val="24"/>
        </w:rPr>
        <w:t>learning.</w:t>
      </w:r>
      <w:r>
        <w:rPr>
          <w:spacing w:val="6"/>
          <w:sz w:val="24"/>
          <w:szCs w:val="24"/>
        </w:rPr>
        <w:t xml:space="preserve"> </w:t>
      </w:r>
      <w:r>
        <w:rPr>
          <w:sz w:val="24"/>
          <w:szCs w:val="24"/>
        </w:rPr>
        <w:t>After</w:t>
      </w:r>
      <w:r>
        <w:rPr>
          <w:spacing w:val="-5"/>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language,</w:t>
      </w:r>
      <w:r>
        <w:rPr>
          <w:spacing w:val="-9"/>
          <w:sz w:val="24"/>
          <w:szCs w:val="24"/>
        </w:rPr>
        <w:t xml:space="preserve"> </w:t>
      </w:r>
      <w:r>
        <w:rPr>
          <w:sz w:val="24"/>
          <w:szCs w:val="24"/>
        </w:rPr>
        <w:t>we</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20" w:right="117"/>
        <w:rPr>
          <w:sz w:val="24"/>
          <w:szCs w:val="24"/>
        </w:rPr>
      </w:pPr>
      <w:r>
        <w:rPr>
          <w:sz w:val="24"/>
          <w:szCs w:val="24"/>
        </w:rPr>
        <w:t>tested</w:t>
      </w:r>
      <w:r>
        <w:rPr>
          <w:spacing w:val="-6"/>
          <w:sz w:val="24"/>
          <w:szCs w:val="24"/>
        </w:rPr>
        <w:t xml:space="preserve"> </w:t>
      </w:r>
      <w:r>
        <w:rPr>
          <w:sz w:val="24"/>
          <w:szCs w:val="24"/>
        </w:rPr>
        <w:t>participants</w:t>
      </w:r>
      <w:r>
        <w:rPr>
          <w:spacing w:val="-11"/>
          <w:sz w:val="24"/>
          <w:szCs w:val="24"/>
        </w:rPr>
        <w:t xml:space="preserve"> </w:t>
      </w:r>
      <w:r>
        <w:rPr>
          <w:sz w:val="24"/>
          <w:szCs w:val="24"/>
        </w:rPr>
        <w:t>on</w:t>
      </w:r>
      <w:r>
        <w:rPr>
          <w:spacing w:val="-2"/>
          <w:sz w:val="24"/>
          <w:szCs w:val="24"/>
        </w:rPr>
        <w:t xml:space="preserve"> </w:t>
      </w:r>
      <w:r>
        <w:rPr>
          <w:sz w:val="24"/>
          <w:szCs w:val="24"/>
        </w:rPr>
        <w:t>three</w:t>
      </w:r>
      <w:r>
        <w:rPr>
          <w:spacing w:val="-5"/>
          <w:sz w:val="24"/>
          <w:szCs w:val="24"/>
        </w:rPr>
        <w:t xml:space="preserve"> </w:t>
      </w:r>
      <w:r>
        <w:rPr>
          <w:sz w:val="24"/>
          <w:szCs w:val="24"/>
        </w:rPr>
        <w:t>measures</w:t>
      </w:r>
      <w:r>
        <w:rPr>
          <w:spacing w:val="-9"/>
          <w:sz w:val="24"/>
          <w:szCs w:val="24"/>
        </w:rPr>
        <w:t xml:space="preserve"> </w:t>
      </w:r>
      <w:r>
        <w:rPr>
          <w:sz w:val="24"/>
          <w:szCs w:val="24"/>
        </w:rPr>
        <w:t>of</w:t>
      </w:r>
      <w:r>
        <w:rPr>
          <w:spacing w:val="-2"/>
          <w:sz w:val="24"/>
          <w:szCs w:val="24"/>
        </w:rPr>
        <w:t xml:space="preserve"> </w:t>
      </w:r>
      <w:r>
        <w:rPr>
          <w:sz w:val="24"/>
          <w:szCs w:val="24"/>
        </w:rPr>
        <w:t>MNPQ</w:t>
      </w:r>
      <w:r>
        <w:rPr>
          <w:spacing w:val="-7"/>
          <w:sz w:val="24"/>
          <w:szCs w:val="24"/>
        </w:rPr>
        <w:t xml:space="preserve"> </w:t>
      </w:r>
      <w:r>
        <w:rPr>
          <w:sz w:val="24"/>
          <w:szCs w:val="24"/>
        </w:rPr>
        <w:t>learning—similarity</w:t>
      </w:r>
      <w:r>
        <w:rPr>
          <w:spacing w:val="-19"/>
          <w:sz w:val="24"/>
          <w:szCs w:val="24"/>
        </w:rPr>
        <w:t xml:space="preserve"> </w:t>
      </w:r>
      <w:r>
        <w:rPr>
          <w:sz w:val="24"/>
          <w:szCs w:val="24"/>
        </w:rPr>
        <w:t>rating,</w:t>
      </w:r>
      <w:r>
        <w:rPr>
          <w:spacing w:val="-6"/>
          <w:sz w:val="24"/>
          <w:szCs w:val="24"/>
        </w:rPr>
        <w:t xml:space="preserve"> </w:t>
      </w:r>
      <w:r>
        <w:rPr>
          <w:sz w:val="24"/>
          <w:szCs w:val="24"/>
        </w:rPr>
        <w:t>sentence</w:t>
      </w:r>
      <w:r>
        <w:rPr>
          <w:spacing w:val="-8"/>
          <w:sz w:val="24"/>
          <w:szCs w:val="24"/>
        </w:rPr>
        <w:t xml:space="preserve"> </w:t>
      </w:r>
      <w:r>
        <w:rPr>
          <w:sz w:val="24"/>
          <w:szCs w:val="24"/>
        </w:rPr>
        <w:t>memor</w:t>
      </w:r>
      <w:r>
        <w:rPr>
          <w:spacing w:val="-16"/>
          <w:sz w:val="24"/>
          <w:szCs w:val="24"/>
        </w:rPr>
        <w:t>y</w:t>
      </w:r>
      <w:r>
        <w:rPr>
          <w:sz w:val="24"/>
          <w:szCs w:val="24"/>
        </w:rPr>
        <w:t>,</w:t>
      </w:r>
      <w:r>
        <w:rPr>
          <w:spacing w:val="-9"/>
          <w:sz w:val="24"/>
          <w:szCs w:val="24"/>
        </w:rPr>
        <w:t xml:space="preserve"> </w:t>
      </w:r>
      <w:r>
        <w:rPr>
          <w:sz w:val="24"/>
          <w:szCs w:val="24"/>
        </w:rPr>
        <w:t>and a</w:t>
      </w:r>
      <w:r>
        <w:rPr>
          <w:spacing w:val="-1"/>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task.</w:t>
      </w:r>
      <w:r>
        <w:rPr>
          <w:spacing w:val="10"/>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similarity</w:t>
      </w:r>
      <w:r>
        <w:rPr>
          <w:spacing w:val="-9"/>
          <w:sz w:val="24"/>
          <w:szCs w:val="24"/>
        </w:rPr>
        <w:t xml:space="preserve"> </w:t>
      </w:r>
      <w:r>
        <w:rPr>
          <w:sz w:val="24"/>
          <w:szCs w:val="24"/>
        </w:rPr>
        <w:t>rating</w:t>
      </w:r>
      <w:r>
        <w:rPr>
          <w:spacing w:val="-6"/>
          <w:sz w:val="24"/>
          <w:szCs w:val="24"/>
        </w:rPr>
        <w:t xml:space="preserve"> </w:t>
      </w:r>
      <w:r>
        <w:rPr>
          <w:sz w:val="24"/>
          <w:szCs w:val="24"/>
        </w:rPr>
        <w:t>task,</w:t>
      </w:r>
      <w:r>
        <w:rPr>
          <w:spacing w:val="-4"/>
          <w:sz w:val="24"/>
          <w:szCs w:val="24"/>
        </w:rPr>
        <w:t xml:space="preserve"> </w:t>
      </w:r>
      <w:r>
        <w:rPr>
          <w:sz w:val="24"/>
          <w:szCs w:val="24"/>
        </w:rPr>
        <w:t>participants</w:t>
      </w:r>
      <w:r>
        <w:rPr>
          <w:spacing w:val="-11"/>
          <w:sz w:val="24"/>
          <w:szCs w:val="24"/>
        </w:rPr>
        <w:t xml:space="preserve"> </w:t>
      </w:r>
      <w:r>
        <w:rPr>
          <w:sz w:val="24"/>
          <w:szCs w:val="24"/>
        </w:rPr>
        <w:t>rated</w:t>
      </w:r>
      <w:r>
        <w:rPr>
          <w:spacing w:val="-5"/>
          <w:sz w:val="24"/>
          <w:szCs w:val="24"/>
        </w:rPr>
        <w:t xml:space="preserve"> </w:t>
      </w:r>
      <w:r>
        <w:rPr>
          <w:sz w:val="24"/>
          <w:szCs w:val="24"/>
        </w:rPr>
        <w:t>the</w:t>
      </w:r>
      <w:r>
        <w:rPr>
          <w:spacing w:val="-3"/>
          <w:sz w:val="24"/>
          <w:szCs w:val="24"/>
        </w:rPr>
        <w:t xml:space="preserve"> </w:t>
      </w:r>
      <w:r>
        <w:rPr>
          <w:sz w:val="24"/>
          <w:szCs w:val="24"/>
        </w:rPr>
        <w:t>similarity</w:t>
      </w:r>
      <w:r>
        <w:rPr>
          <w:spacing w:val="-9"/>
          <w:sz w:val="24"/>
          <w:szCs w:val="24"/>
        </w:rPr>
        <w:t xml:space="preserve"> </w:t>
      </w:r>
      <w:r>
        <w:rPr>
          <w:sz w:val="24"/>
          <w:szCs w:val="24"/>
        </w:rPr>
        <w:t>of</w:t>
      </w:r>
      <w:r>
        <w:rPr>
          <w:spacing w:val="-3"/>
          <w:sz w:val="24"/>
          <w:szCs w:val="24"/>
        </w:rPr>
        <w:t xml:space="preserve"> </w:t>
      </w:r>
      <w:r>
        <w:rPr>
          <w:sz w:val="24"/>
          <w:szCs w:val="24"/>
        </w:rPr>
        <w:t>pairs</w:t>
      </w:r>
      <w:r>
        <w:rPr>
          <w:spacing w:val="-5"/>
          <w:sz w:val="24"/>
          <w:szCs w:val="24"/>
        </w:rPr>
        <w:t xml:space="preserve"> </w:t>
      </w:r>
      <w:r>
        <w:rPr>
          <w:sz w:val="24"/>
          <w:szCs w:val="24"/>
        </w:rPr>
        <w:t>of ta</w:t>
      </w:r>
      <w:r>
        <w:rPr>
          <w:spacing w:val="-4"/>
          <w:sz w:val="24"/>
          <w:szCs w:val="24"/>
        </w:rPr>
        <w:t>r</w:t>
      </w:r>
      <w:r>
        <w:rPr>
          <w:sz w:val="24"/>
          <w:szCs w:val="24"/>
        </w:rPr>
        <w:t>get</w:t>
      </w:r>
      <w:r>
        <w:rPr>
          <w:spacing w:val="-5"/>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sentence</w:t>
      </w:r>
      <w:r>
        <w:rPr>
          <w:spacing w:val="-8"/>
          <w:sz w:val="24"/>
          <w:szCs w:val="24"/>
        </w:rPr>
        <w:t xml:space="preserve"> </w:t>
      </w:r>
      <w:r>
        <w:rPr>
          <w:sz w:val="24"/>
          <w:szCs w:val="24"/>
        </w:rPr>
        <w:t>memory</w:t>
      </w:r>
      <w:r>
        <w:rPr>
          <w:spacing w:val="-8"/>
          <w:sz w:val="24"/>
          <w:szCs w:val="24"/>
        </w:rPr>
        <w:t xml:space="preserve"> </w:t>
      </w:r>
      <w:r>
        <w:rPr>
          <w:sz w:val="24"/>
          <w:szCs w:val="24"/>
        </w:rPr>
        <w:t>task,</w:t>
      </w:r>
      <w:r>
        <w:rPr>
          <w:spacing w:val="-4"/>
          <w:sz w:val="24"/>
          <w:szCs w:val="24"/>
        </w:rPr>
        <w:t xml:space="preserve"> </w:t>
      </w:r>
      <w:r>
        <w:rPr>
          <w:sz w:val="24"/>
          <w:szCs w:val="24"/>
        </w:rPr>
        <w:t>participants</w:t>
      </w:r>
      <w:r>
        <w:rPr>
          <w:spacing w:val="-11"/>
          <w:sz w:val="24"/>
          <w:szCs w:val="24"/>
        </w:rPr>
        <w:t xml:space="preserve"> </w:t>
      </w:r>
      <w:r>
        <w:rPr>
          <w:sz w:val="24"/>
          <w:szCs w:val="24"/>
        </w:rPr>
        <w:t>rated</w:t>
      </w:r>
      <w:r>
        <w:rPr>
          <w:spacing w:val="-5"/>
          <w:sz w:val="24"/>
          <w:szCs w:val="24"/>
        </w:rPr>
        <w:t xml:space="preserve"> </w:t>
      </w:r>
      <w:r>
        <w:rPr>
          <w:sz w:val="24"/>
          <w:szCs w:val="24"/>
        </w:rPr>
        <w:t>the</w:t>
      </w:r>
      <w:r>
        <w:rPr>
          <w:spacing w:val="-3"/>
          <w:sz w:val="24"/>
          <w:szCs w:val="24"/>
        </w:rPr>
        <w:t xml:space="preserve"> </w:t>
      </w:r>
      <w:r>
        <w:rPr>
          <w:spacing w:val="-2"/>
          <w:sz w:val="24"/>
          <w:szCs w:val="24"/>
        </w:rPr>
        <w:t>f</w:t>
      </w:r>
      <w:r>
        <w:rPr>
          <w:sz w:val="24"/>
          <w:szCs w:val="24"/>
        </w:rPr>
        <w:t>amiliarity</w:t>
      </w:r>
      <w:r>
        <w:rPr>
          <w:spacing w:val="-10"/>
          <w:sz w:val="24"/>
          <w:szCs w:val="24"/>
        </w:rPr>
        <w:t xml:space="preserve"> </w:t>
      </w:r>
      <w:r>
        <w:rPr>
          <w:sz w:val="24"/>
          <w:szCs w:val="24"/>
        </w:rPr>
        <w:t>of</w:t>
      </w:r>
      <w:r>
        <w:rPr>
          <w:spacing w:val="-2"/>
          <w:sz w:val="24"/>
          <w:szCs w:val="24"/>
        </w:rPr>
        <w:t xml:space="preserve"> </w:t>
      </w:r>
      <w:r>
        <w:rPr>
          <w:sz w:val="24"/>
          <w:szCs w:val="24"/>
        </w:rPr>
        <w:t>four</w:t>
      </w:r>
      <w:r>
        <w:rPr>
          <w:spacing w:val="-4"/>
          <w:sz w:val="24"/>
          <w:szCs w:val="24"/>
        </w:rPr>
        <w:t xml:space="preserve"> </w:t>
      </w:r>
      <w:r>
        <w:rPr>
          <w:sz w:val="24"/>
          <w:szCs w:val="24"/>
        </w:rPr>
        <w:t>kinds</w:t>
      </w:r>
      <w:r>
        <w:rPr>
          <w:spacing w:val="-6"/>
          <w:sz w:val="24"/>
          <w:szCs w:val="24"/>
        </w:rPr>
        <w:t xml:space="preserve"> </w:t>
      </w:r>
      <w:r>
        <w:rPr>
          <w:sz w:val="24"/>
          <w:szCs w:val="24"/>
        </w:rPr>
        <w:t>of sentences:</w:t>
      </w:r>
      <w:r>
        <w:rPr>
          <w:spacing w:val="4"/>
          <w:sz w:val="24"/>
          <w:szCs w:val="24"/>
        </w:rPr>
        <w:t xml:space="preserve"> </w:t>
      </w:r>
      <w:r>
        <w:rPr>
          <w:spacing w:val="-2"/>
          <w:sz w:val="24"/>
          <w:szCs w:val="24"/>
        </w:rPr>
        <w:t>f</w:t>
      </w:r>
      <w:r>
        <w:rPr>
          <w:sz w:val="24"/>
          <w:szCs w:val="24"/>
        </w:rPr>
        <w:t>amiliar</w:t>
      </w:r>
      <w:r>
        <w:rPr>
          <w:spacing w:val="-8"/>
          <w:sz w:val="24"/>
          <w:szCs w:val="24"/>
        </w:rPr>
        <w:t xml:space="preserve"> </w:t>
      </w:r>
      <w:r>
        <w:rPr>
          <w:sz w:val="24"/>
          <w:szCs w:val="24"/>
        </w:rPr>
        <w:t>sentences,</w:t>
      </w:r>
      <w:r>
        <w:rPr>
          <w:spacing w:val="-10"/>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z w:val="24"/>
          <w:szCs w:val="24"/>
        </w:rPr>
        <w:t>grammatical</w:t>
      </w:r>
      <w:r>
        <w:rPr>
          <w:spacing w:val="-12"/>
          <w:sz w:val="24"/>
          <w:szCs w:val="24"/>
        </w:rPr>
        <w:t xml:space="preserve"> </w:t>
      </w:r>
      <w:r>
        <w:rPr>
          <w:sz w:val="24"/>
          <w:szCs w:val="24"/>
        </w:rPr>
        <w:t>sentences,</w:t>
      </w:r>
      <w:r>
        <w:rPr>
          <w:spacing w:val="-10"/>
          <w:sz w:val="24"/>
          <w:szCs w:val="24"/>
        </w:rPr>
        <w:t xml:space="preserve"> </w:t>
      </w:r>
      <w:r>
        <w:rPr>
          <w:sz w:val="24"/>
          <w:szCs w:val="24"/>
        </w:rPr>
        <w:t>and</w:t>
      </w:r>
      <w:r>
        <w:rPr>
          <w:spacing w:val="-3"/>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kinds</w:t>
      </w:r>
      <w:r>
        <w:rPr>
          <w:spacing w:val="-5"/>
          <w:sz w:val="24"/>
          <w:szCs w:val="24"/>
        </w:rPr>
        <w:t xml:space="preserve"> </w:t>
      </w:r>
      <w:r>
        <w:rPr>
          <w:sz w:val="24"/>
          <w:szCs w:val="24"/>
        </w:rPr>
        <w:t>of</w:t>
      </w:r>
      <w:r>
        <w:rPr>
          <w:spacing w:val="-2"/>
          <w:sz w:val="24"/>
          <w:szCs w:val="24"/>
        </w:rPr>
        <w:t xml:space="preserve"> </w:t>
      </w:r>
      <w:r>
        <w:rPr>
          <w:sz w:val="24"/>
          <w:szCs w:val="24"/>
        </w:rPr>
        <w:t>ungrammatical sentences.</w:t>
      </w:r>
      <w:r>
        <w:rPr>
          <w:spacing w:val="4"/>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task,</w:t>
      </w:r>
      <w:r>
        <w:rPr>
          <w:spacing w:val="-4"/>
          <w:sz w:val="24"/>
          <w:szCs w:val="24"/>
        </w:rPr>
        <w:t xml:space="preserve"> </w:t>
      </w:r>
      <w:r>
        <w:rPr>
          <w:sz w:val="24"/>
          <w:szCs w:val="24"/>
        </w:rPr>
        <w:t>we</w:t>
      </w:r>
      <w:r>
        <w:rPr>
          <w:spacing w:val="-3"/>
          <w:sz w:val="24"/>
          <w:szCs w:val="24"/>
        </w:rPr>
        <w:t xml:space="preserve"> </w:t>
      </w:r>
      <w:r>
        <w:rPr>
          <w:sz w:val="24"/>
          <w:szCs w:val="24"/>
        </w:rPr>
        <w:t>pr</w:t>
      </w:r>
      <w:r>
        <w:rPr>
          <w:spacing w:val="-4"/>
          <w:sz w:val="24"/>
          <w:szCs w:val="24"/>
        </w:rPr>
        <w:t>o</w:t>
      </w:r>
      <w:r>
        <w:rPr>
          <w:sz w:val="24"/>
          <w:szCs w:val="24"/>
        </w:rPr>
        <w:t>vided</w:t>
      </w:r>
      <w:r>
        <w:rPr>
          <w:spacing w:val="-9"/>
          <w:sz w:val="24"/>
          <w:szCs w:val="24"/>
        </w:rPr>
        <w:t xml:space="preserve"> </w:t>
      </w:r>
      <w:r>
        <w:rPr>
          <w:sz w:val="24"/>
          <w:szCs w:val="24"/>
        </w:rPr>
        <w:t>referents</w:t>
      </w:r>
      <w:r>
        <w:rPr>
          <w:spacing w:val="-8"/>
          <w:sz w:val="24"/>
          <w:szCs w:val="24"/>
        </w:rPr>
        <w:t xml:space="preserve"> </w:t>
      </w:r>
      <w:r>
        <w:rPr>
          <w:sz w:val="24"/>
          <w:szCs w:val="24"/>
        </w:rPr>
        <w:t>for</w:t>
      </w:r>
      <w:r>
        <w:rPr>
          <w:spacing w:val="-3"/>
          <w:sz w:val="24"/>
          <w:szCs w:val="24"/>
        </w:rPr>
        <w:t xml:space="preserve"> </w:t>
      </w:r>
      <w:r>
        <w:rPr>
          <w:sz w:val="24"/>
          <w:szCs w:val="24"/>
        </w:rPr>
        <w:t>the</w:t>
      </w:r>
      <w:r>
        <w:rPr>
          <w:spacing w:val="-3"/>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as</w:t>
      </w:r>
      <w:r>
        <w:rPr>
          <w:spacing w:val="-2"/>
          <w:sz w:val="24"/>
          <w:szCs w:val="24"/>
        </w:rPr>
        <w:t>k</w:t>
      </w:r>
      <w:r>
        <w:rPr>
          <w:sz w:val="24"/>
          <w:szCs w:val="24"/>
        </w:rPr>
        <w:t>ed participants</w:t>
      </w:r>
      <w:r>
        <w:rPr>
          <w:spacing w:val="-11"/>
          <w:sz w:val="24"/>
          <w:szCs w:val="24"/>
        </w:rPr>
        <w:t xml:space="preserve"> </w:t>
      </w:r>
      <w:r>
        <w:rPr>
          <w:sz w:val="24"/>
          <w:szCs w:val="24"/>
        </w:rPr>
        <w:t>to</w:t>
      </w:r>
      <w:r>
        <w:rPr>
          <w:spacing w:val="-2"/>
          <w:sz w:val="24"/>
          <w:szCs w:val="24"/>
        </w:rPr>
        <w:t xml:space="preserve"> </w:t>
      </w:r>
      <w:r>
        <w:rPr>
          <w:sz w:val="24"/>
          <w:szCs w:val="24"/>
        </w:rPr>
        <w:t>assign</w:t>
      </w:r>
      <w:r>
        <w:rPr>
          <w:spacing w:val="-6"/>
          <w:sz w:val="24"/>
          <w:szCs w:val="24"/>
        </w:rPr>
        <w:t xml:space="preserve"> </w:t>
      </w:r>
      <w:r>
        <w:rPr>
          <w:sz w:val="24"/>
          <w:szCs w:val="24"/>
        </w:rPr>
        <w:t>the</w:t>
      </w:r>
      <w:r>
        <w:rPr>
          <w:spacing w:val="-3"/>
          <w:sz w:val="24"/>
          <w:szCs w:val="24"/>
        </w:rPr>
        <w:t xml:space="preserve"> </w:t>
      </w:r>
      <w:r>
        <w:rPr>
          <w:sz w:val="24"/>
          <w:szCs w:val="24"/>
        </w:rPr>
        <w:t>ta</w:t>
      </w:r>
      <w:r>
        <w:rPr>
          <w:spacing w:val="-4"/>
          <w:sz w:val="24"/>
          <w:szCs w:val="24"/>
        </w:rPr>
        <w:t>r</w:t>
      </w:r>
      <w:r>
        <w:rPr>
          <w:sz w:val="24"/>
          <w:szCs w:val="24"/>
        </w:rPr>
        <w:t>get</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to</w:t>
      </w:r>
      <w:r>
        <w:rPr>
          <w:spacing w:val="-2"/>
          <w:sz w:val="24"/>
          <w:szCs w:val="24"/>
        </w:rPr>
        <w:t xml:space="preserve"> </w:t>
      </w:r>
      <w:r>
        <w:rPr>
          <w:sz w:val="24"/>
          <w:szCs w:val="24"/>
        </w:rPr>
        <w:t>referents.</w:t>
      </w:r>
    </w:p>
    <w:p w:rsidR="00B72476" w:rsidRDefault="00B72476">
      <w:pPr>
        <w:spacing w:before="17" w:line="280" w:lineRule="exact"/>
        <w:rPr>
          <w:sz w:val="28"/>
          <w:szCs w:val="28"/>
        </w:rPr>
      </w:pPr>
    </w:p>
    <w:p w:rsidR="00B72476" w:rsidRDefault="00CB77E8">
      <w:pPr>
        <w:ind w:left="120"/>
        <w:rPr>
          <w:sz w:val="24"/>
          <w:szCs w:val="24"/>
        </w:rPr>
      </w:pPr>
      <w:r>
        <w:rPr>
          <w:w w:val="106"/>
          <w:sz w:val="24"/>
          <w:szCs w:val="24"/>
        </w:rPr>
        <w:t>Method</w:t>
      </w:r>
    </w:p>
    <w:p w:rsidR="00B72476" w:rsidRDefault="00B72476">
      <w:pPr>
        <w:spacing w:before="8" w:line="160" w:lineRule="exact"/>
        <w:rPr>
          <w:sz w:val="17"/>
          <w:szCs w:val="17"/>
        </w:rPr>
      </w:pPr>
    </w:p>
    <w:p w:rsidR="00B72476" w:rsidRDefault="00B72476">
      <w:pPr>
        <w:spacing w:line="200" w:lineRule="exact"/>
      </w:pPr>
    </w:p>
    <w:p w:rsidR="00B72476" w:rsidRDefault="00CB77E8">
      <w:pPr>
        <w:spacing w:line="415" w:lineRule="auto"/>
        <w:ind w:left="120" w:right="119" w:firstLine="576"/>
        <w:rPr>
          <w:sz w:val="24"/>
          <w:szCs w:val="24"/>
        </w:rPr>
      </w:pPr>
      <w:r>
        <w:rPr>
          <w:spacing w:val="-2"/>
          <w:w w:val="109"/>
          <w:sz w:val="24"/>
          <w:szCs w:val="24"/>
        </w:rPr>
        <w:t>P</w:t>
      </w:r>
      <w:r>
        <w:rPr>
          <w:w w:val="109"/>
          <w:sz w:val="24"/>
          <w:szCs w:val="24"/>
        </w:rPr>
        <w:t xml:space="preserve">articipants.  </w:t>
      </w:r>
      <w:r>
        <w:rPr>
          <w:spacing w:val="43"/>
          <w:w w:val="109"/>
          <w:sz w:val="24"/>
          <w:szCs w:val="24"/>
        </w:rPr>
        <w:t xml:space="preserve"> </w:t>
      </w:r>
      <w:r>
        <w:rPr>
          <w:sz w:val="24"/>
          <w:szCs w:val="24"/>
        </w:rPr>
        <w:t>678</w:t>
      </w:r>
      <w:r>
        <w:rPr>
          <w:spacing w:val="-4"/>
          <w:sz w:val="24"/>
          <w:szCs w:val="24"/>
        </w:rPr>
        <w:t xml:space="preserve"> </w:t>
      </w:r>
      <w:r>
        <w:rPr>
          <w:sz w:val="24"/>
          <w:szCs w:val="24"/>
        </w:rPr>
        <w:t>Amazon</w:t>
      </w:r>
      <w:r>
        <w:rPr>
          <w:spacing w:val="-8"/>
          <w:sz w:val="24"/>
          <w:szCs w:val="24"/>
        </w:rPr>
        <w:t xml:space="preserve"> </w:t>
      </w:r>
      <w:r>
        <w:rPr>
          <w:sz w:val="24"/>
          <w:szCs w:val="24"/>
        </w:rPr>
        <w:t>Mechanical</w:t>
      </w:r>
      <w:r>
        <w:rPr>
          <w:spacing w:val="-11"/>
          <w:sz w:val="24"/>
          <w:szCs w:val="24"/>
        </w:rPr>
        <w:t xml:space="preserve"> T</w:t>
      </w:r>
      <w:r>
        <w:rPr>
          <w:sz w:val="24"/>
          <w:szCs w:val="24"/>
        </w:rPr>
        <w:t>urk</w:t>
      </w:r>
      <w:r>
        <w:rPr>
          <w:spacing w:val="-5"/>
          <w:sz w:val="24"/>
          <w:szCs w:val="24"/>
        </w:rPr>
        <w:t xml:space="preserve"> </w:t>
      </w:r>
      <w:r>
        <w:rPr>
          <w:sz w:val="24"/>
          <w:szCs w:val="24"/>
        </w:rPr>
        <w:t>(M</w:t>
      </w:r>
      <w:r>
        <w:rPr>
          <w:spacing w:val="-11"/>
          <w:sz w:val="24"/>
          <w:szCs w:val="24"/>
        </w:rPr>
        <w:t>T</w:t>
      </w:r>
      <w:r>
        <w:rPr>
          <w:sz w:val="24"/>
          <w:szCs w:val="24"/>
        </w:rPr>
        <w:t>urk)</w:t>
      </w:r>
      <w:r>
        <w:rPr>
          <w:spacing w:val="-8"/>
          <w:sz w:val="24"/>
          <w:szCs w:val="24"/>
        </w:rPr>
        <w:t xml:space="preserve"> </w:t>
      </w:r>
      <w:r>
        <w:rPr>
          <w:spacing w:val="-2"/>
          <w:sz w:val="24"/>
          <w:szCs w:val="24"/>
        </w:rPr>
        <w:t>w</w:t>
      </w:r>
      <w:r>
        <w:rPr>
          <w:sz w:val="24"/>
          <w:szCs w:val="24"/>
        </w:rPr>
        <w:t>or</w:t>
      </w:r>
      <w:r>
        <w:rPr>
          <w:spacing w:val="-2"/>
          <w:sz w:val="24"/>
          <w:szCs w:val="24"/>
        </w:rPr>
        <w:t>k</w:t>
      </w:r>
      <w:r>
        <w:rPr>
          <w:sz w:val="24"/>
          <w:szCs w:val="24"/>
        </w:rPr>
        <w:t>ers.</w:t>
      </w:r>
      <w:r>
        <w:rPr>
          <w:spacing w:val="6"/>
          <w:sz w:val="24"/>
          <w:szCs w:val="24"/>
        </w:rPr>
        <w:t xml:space="preserve"> </w:t>
      </w:r>
      <w:r>
        <w:rPr>
          <w:sz w:val="24"/>
          <w:szCs w:val="24"/>
        </w:rPr>
        <w:t>Using</w:t>
      </w:r>
      <w:r>
        <w:rPr>
          <w:spacing w:val="-6"/>
          <w:sz w:val="24"/>
          <w:szCs w:val="24"/>
        </w:rPr>
        <w:t xml:space="preserve"> </w:t>
      </w:r>
      <w:r>
        <w:rPr>
          <w:sz w:val="24"/>
          <w:szCs w:val="24"/>
        </w:rPr>
        <w:t>M</w:t>
      </w:r>
      <w:r>
        <w:rPr>
          <w:spacing w:val="-11"/>
          <w:sz w:val="24"/>
          <w:szCs w:val="24"/>
        </w:rPr>
        <w:t>T</w:t>
      </w:r>
      <w:r>
        <w:rPr>
          <w:sz w:val="24"/>
          <w:szCs w:val="24"/>
        </w:rPr>
        <w:t>urk</w:t>
      </w:r>
      <w:r>
        <w:rPr>
          <w:spacing w:val="-13"/>
          <w:sz w:val="24"/>
          <w:szCs w:val="24"/>
        </w:rPr>
        <w:t>’</w:t>
      </w:r>
      <w:r>
        <w:rPr>
          <w:sz w:val="24"/>
          <w:szCs w:val="24"/>
        </w:rPr>
        <w:t>s</w:t>
      </w:r>
      <w:r>
        <w:rPr>
          <w:spacing w:val="-9"/>
          <w:sz w:val="24"/>
          <w:szCs w:val="24"/>
        </w:rPr>
        <w:t xml:space="preserve"> </w:t>
      </w:r>
      <w:r>
        <w:rPr>
          <w:spacing w:val="-2"/>
          <w:sz w:val="24"/>
          <w:szCs w:val="24"/>
        </w:rPr>
        <w:t>w</w:t>
      </w:r>
      <w:r>
        <w:rPr>
          <w:sz w:val="24"/>
          <w:szCs w:val="24"/>
        </w:rPr>
        <w:t>or</w:t>
      </w:r>
      <w:r>
        <w:rPr>
          <w:spacing w:val="-2"/>
          <w:sz w:val="24"/>
          <w:szCs w:val="24"/>
        </w:rPr>
        <w:t>k</w:t>
      </w:r>
      <w:r>
        <w:rPr>
          <w:sz w:val="24"/>
          <w:szCs w:val="24"/>
        </w:rPr>
        <w:t xml:space="preserve">er </w:t>
      </w:r>
      <w:r>
        <w:rPr>
          <w:w w:val="98"/>
          <w:sz w:val="24"/>
          <w:szCs w:val="24"/>
        </w:rPr>
        <w:t>qualifications,</w:t>
      </w:r>
      <w:r>
        <w:rPr>
          <w:spacing w:val="1"/>
          <w:w w:val="98"/>
          <w:sz w:val="24"/>
          <w:szCs w:val="24"/>
        </w:rPr>
        <w:t xml:space="preserve"> </w:t>
      </w:r>
      <w:r>
        <w:rPr>
          <w:sz w:val="24"/>
          <w:szCs w:val="24"/>
        </w:rPr>
        <w:t>we</w:t>
      </w:r>
      <w:r>
        <w:rPr>
          <w:spacing w:val="-3"/>
          <w:sz w:val="24"/>
          <w:szCs w:val="24"/>
        </w:rPr>
        <w:t xml:space="preserve"> </w:t>
      </w:r>
      <w:r>
        <w:rPr>
          <w:sz w:val="24"/>
          <w:szCs w:val="24"/>
        </w:rPr>
        <w:t>limited</w:t>
      </w:r>
      <w:r>
        <w:rPr>
          <w:spacing w:val="-7"/>
          <w:sz w:val="24"/>
          <w:szCs w:val="24"/>
        </w:rPr>
        <w:t xml:space="preserve"> </w:t>
      </w:r>
      <w:r>
        <w:rPr>
          <w:sz w:val="24"/>
          <w:szCs w:val="24"/>
        </w:rPr>
        <w:t>participat</w:t>
      </w:r>
      <w:ins w:id="30" w:author="lera boroditsky" w:date="2013-12-05T09:33:00Z">
        <w:r w:rsidR="00B92F31">
          <w:rPr>
            <w:sz w:val="24"/>
            <w:szCs w:val="24"/>
          </w:rPr>
          <w:t>i</w:t>
        </w:r>
      </w:ins>
      <w:r>
        <w:rPr>
          <w:sz w:val="24"/>
          <w:szCs w:val="24"/>
        </w:rPr>
        <w:t>on</w:t>
      </w:r>
      <w:r>
        <w:rPr>
          <w:spacing w:val="-11"/>
          <w:sz w:val="24"/>
          <w:szCs w:val="24"/>
        </w:rPr>
        <w:t xml:space="preserve"> </w:t>
      </w:r>
      <w:r>
        <w:rPr>
          <w:sz w:val="24"/>
          <w:szCs w:val="24"/>
        </w:rPr>
        <w:t>to</w:t>
      </w:r>
      <w:r>
        <w:rPr>
          <w:spacing w:val="-2"/>
          <w:sz w:val="24"/>
          <w:szCs w:val="24"/>
        </w:rPr>
        <w:t xml:space="preserve"> w</w:t>
      </w:r>
      <w:r>
        <w:rPr>
          <w:sz w:val="24"/>
          <w:szCs w:val="24"/>
        </w:rPr>
        <w:t>or</w:t>
      </w:r>
      <w:r>
        <w:rPr>
          <w:spacing w:val="-2"/>
          <w:sz w:val="24"/>
          <w:szCs w:val="24"/>
        </w:rPr>
        <w:t>k</w:t>
      </w:r>
      <w:r>
        <w:rPr>
          <w:sz w:val="24"/>
          <w:szCs w:val="24"/>
        </w:rPr>
        <w:t>ers</w:t>
      </w:r>
      <w:r>
        <w:rPr>
          <w:spacing w:val="-8"/>
          <w:sz w:val="24"/>
          <w:szCs w:val="24"/>
        </w:rPr>
        <w:t xml:space="preserve"> </w:t>
      </w:r>
      <w:r>
        <w:rPr>
          <w:sz w:val="24"/>
          <w:szCs w:val="24"/>
        </w:rPr>
        <w:t>located</w:t>
      </w:r>
      <w:r>
        <w:rPr>
          <w:spacing w:val="-7"/>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United</w:t>
      </w:r>
      <w:r>
        <w:rPr>
          <w:spacing w:val="-7"/>
          <w:sz w:val="24"/>
          <w:szCs w:val="24"/>
        </w:rPr>
        <w:t xml:space="preserve"> </w:t>
      </w:r>
      <w:r>
        <w:rPr>
          <w:sz w:val="24"/>
          <w:szCs w:val="24"/>
        </w:rPr>
        <w:t>States</w:t>
      </w:r>
      <w:r>
        <w:rPr>
          <w:spacing w:val="-6"/>
          <w:sz w:val="24"/>
          <w:szCs w:val="24"/>
        </w:rPr>
        <w:t xml:space="preserve"> </w:t>
      </w:r>
      <w:r>
        <w:rPr>
          <w:sz w:val="24"/>
          <w:szCs w:val="24"/>
        </w:rPr>
        <w:t>and</w:t>
      </w:r>
      <w:r>
        <w:rPr>
          <w:spacing w:val="-3"/>
          <w:sz w:val="24"/>
          <w:szCs w:val="24"/>
        </w:rPr>
        <w:t xml:space="preserve"> </w:t>
      </w:r>
      <w:r>
        <w:rPr>
          <w:sz w:val="24"/>
          <w:szCs w:val="24"/>
        </w:rPr>
        <w:t>with</w:t>
      </w:r>
      <w:r>
        <w:rPr>
          <w:spacing w:val="-4"/>
          <w:sz w:val="24"/>
          <w:szCs w:val="24"/>
        </w:rPr>
        <w:t xml:space="preserve"> </w:t>
      </w:r>
      <w:r>
        <w:rPr>
          <w:sz w:val="24"/>
          <w:szCs w:val="24"/>
        </w:rPr>
        <w:t>a</w:t>
      </w:r>
      <w:r>
        <w:rPr>
          <w:spacing w:val="-1"/>
          <w:sz w:val="24"/>
          <w:szCs w:val="24"/>
        </w:rPr>
        <w:t xml:space="preserve"> </w:t>
      </w:r>
      <w:r>
        <w:rPr>
          <w:sz w:val="24"/>
          <w:szCs w:val="24"/>
        </w:rPr>
        <w:t>pr</w:t>
      </w:r>
      <w:r>
        <w:rPr>
          <w:spacing w:val="-6"/>
          <w:sz w:val="24"/>
          <w:szCs w:val="24"/>
        </w:rPr>
        <w:t>e</w:t>
      </w:r>
      <w:r>
        <w:rPr>
          <w:sz w:val="24"/>
          <w:szCs w:val="24"/>
        </w:rPr>
        <w:t>vious HIT</w:t>
      </w:r>
      <w:r>
        <w:rPr>
          <w:spacing w:val="-4"/>
          <w:sz w:val="24"/>
          <w:szCs w:val="24"/>
        </w:rPr>
        <w:t xml:space="preserve"> </w:t>
      </w:r>
      <w:r>
        <w:rPr>
          <w:sz w:val="24"/>
          <w:szCs w:val="24"/>
        </w:rPr>
        <w:t>appr</w:t>
      </w:r>
      <w:r>
        <w:rPr>
          <w:spacing w:val="-4"/>
          <w:sz w:val="24"/>
          <w:szCs w:val="24"/>
        </w:rPr>
        <w:t>o</w:t>
      </w:r>
      <w:r>
        <w:rPr>
          <w:spacing w:val="-6"/>
          <w:sz w:val="24"/>
          <w:szCs w:val="24"/>
        </w:rPr>
        <w:t>v</w:t>
      </w:r>
      <w:r>
        <w:rPr>
          <w:sz w:val="24"/>
          <w:szCs w:val="24"/>
        </w:rPr>
        <w:t>al</w:t>
      </w:r>
      <w:r>
        <w:rPr>
          <w:spacing w:val="-8"/>
          <w:sz w:val="24"/>
          <w:szCs w:val="24"/>
        </w:rPr>
        <w:t xml:space="preserve"> </w:t>
      </w:r>
      <w:r>
        <w:rPr>
          <w:sz w:val="24"/>
          <w:szCs w:val="24"/>
        </w:rPr>
        <w:t>rate</w:t>
      </w:r>
      <w:r>
        <w:rPr>
          <w:spacing w:val="-4"/>
          <w:sz w:val="24"/>
          <w:szCs w:val="24"/>
        </w:rPr>
        <w:t xml:space="preserve"> </w:t>
      </w:r>
      <w:r>
        <w:rPr>
          <w:sz w:val="24"/>
          <w:szCs w:val="24"/>
        </w:rPr>
        <w:t>greater</w:t>
      </w:r>
      <w:r>
        <w:rPr>
          <w:spacing w:val="-7"/>
          <w:sz w:val="24"/>
          <w:szCs w:val="24"/>
        </w:rPr>
        <w:t xml:space="preserve"> </w:t>
      </w:r>
      <w:r>
        <w:rPr>
          <w:sz w:val="24"/>
          <w:szCs w:val="24"/>
        </w:rPr>
        <w:t>than</w:t>
      </w:r>
      <w:r>
        <w:rPr>
          <w:spacing w:val="-4"/>
          <w:sz w:val="24"/>
          <w:szCs w:val="24"/>
        </w:rPr>
        <w:t xml:space="preserve"> </w:t>
      </w:r>
      <w:r>
        <w:rPr>
          <w:sz w:val="24"/>
          <w:szCs w:val="24"/>
        </w:rPr>
        <w:t>or</w:t>
      </w:r>
      <w:r>
        <w:rPr>
          <w:spacing w:val="-2"/>
          <w:sz w:val="24"/>
          <w:szCs w:val="24"/>
        </w:rPr>
        <w:t xml:space="preserve"> </w:t>
      </w:r>
      <w:r>
        <w:rPr>
          <w:sz w:val="24"/>
          <w:szCs w:val="24"/>
        </w:rPr>
        <w:t>equal</w:t>
      </w:r>
      <w:r>
        <w:rPr>
          <w:spacing w:val="-5"/>
          <w:sz w:val="24"/>
          <w:szCs w:val="24"/>
        </w:rPr>
        <w:t xml:space="preserve"> </w:t>
      </w:r>
      <w:r>
        <w:rPr>
          <w:sz w:val="24"/>
          <w:szCs w:val="24"/>
        </w:rPr>
        <w:t>to</w:t>
      </w:r>
      <w:r>
        <w:rPr>
          <w:spacing w:val="-2"/>
          <w:sz w:val="24"/>
          <w:szCs w:val="24"/>
        </w:rPr>
        <w:t xml:space="preserve"> </w:t>
      </w:r>
      <w:r>
        <w:rPr>
          <w:sz w:val="24"/>
          <w:szCs w:val="24"/>
        </w:rPr>
        <w:t>90%.</w:t>
      </w:r>
      <w:r>
        <w:rPr>
          <w:spacing w:val="9"/>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chose</w:t>
      </w:r>
      <w:r>
        <w:rPr>
          <w:spacing w:val="-5"/>
          <w:sz w:val="24"/>
          <w:szCs w:val="24"/>
        </w:rPr>
        <w:t xml:space="preserve"> </w:t>
      </w:r>
      <w:r>
        <w:rPr>
          <w:sz w:val="24"/>
          <w:szCs w:val="24"/>
        </w:rPr>
        <w:t>M</w:t>
      </w:r>
      <w:r>
        <w:rPr>
          <w:spacing w:val="-11"/>
          <w:sz w:val="24"/>
          <w:szCs w:val="24"/>
        </w:rPr>
        <w:t>T</w:t>
      </w:r>
      <w:r>
        <w:rPr>
          <w:sz w:val="24"/>
          <w:szCs w:val="24"/>
        </w:rPr>
        <w:t>urk</w:t>
      </w:r>
      <w:r>
        <w:rPr>
          <w:spacing w:val="-7"/>
          <w:sz w:val="24"/>
          <w:szCs w:val="24"/>
        </w:rPr>
        <w:t xml:space="preserve"> </w:t>
      </w:r>
      <w:r>
        <w:rPr>
          <w:spacing w:val="-2"/>
          <w:sz w:val="24"/>
          <w:szCs w:val="24"/>
        </w:rPr>
        <w:t>w</w:t>
      </w:r>
      <w:r>
        <w:rPr>
          <w:sz w:val="24"/>
          <w:szCs w:val="24"/>
        </w:rPr>
        <w:t>or</w:t>
      </w:r>
      <w:r>
        <w:rPr>
          <w:spacing w:val="-2"/>
          <w:sz w:val="24"/>
          <w:szCs w:val="24"/>
        </w:rPr>
        <w:t>k</w:t>
      </w:r>
      <w:r>
        <w:rPr>
          <w:sz w:val="24"/>
          <w:szCs w:val="24"/>
        </w:rPr>
        <w:t>ers</w:t>
      </w:r>
      <w:r>
        <w:rPr>
          <w:spacing w:val="-8"/>
          <w:sz w:val="24"/>
          <w:szCs w:val="24"/>
        </w:rPr>
        <w:t xml:space="preserve"> </w:t>
      </w:r>
      <w:r>
        <w:rPr>
          <w:sz w:val="24"/>
          <w:szCs w:val="24"/>
        </w:rPr>
        <w:t>as</w:t>
      </w:r>
      <w:r>
        <w:rPr>
          <w:spacing w:val="-2"/>
          <w:sz w:val="24"/>
          <w:szCs w:val="24"/>
        </w:rPr>
        <w:t xml:space="preserve"> </w:t>
      </w:r>
      <w:r>
        <w:rPr>
          <w:sz w:val="24"/>
          <w:szCs w:val="24"/>
        </w:rPr>
        <w:t>our</w:t>
      </w:r>
      <w:r>
        <w:rPr>
          <w:spacing w:val="-3"/>
          <w:sz w:val="24"/>
          <w:szCs w:val="24"/>
        </w:rPr>
        <w:t xml:space="preserve"> </w:t>
      </w:r>
      <w:r>
        <w:rPr>
          <w:sz w:val="24"/>
          <w:szCs w:val="24"/>
        </w:rPr>
        <w:t>participants because</w:t>
      </w:r>
      <w:r>
        <w:rPr>
          <w:spacing w:val="-8"/>
          <w:sz w:val="24"/>
          <w:szCs w:val="24"/>
        </w:rPr>
        <w:t xml:space="preserve"> </w:t>
      </w:r>
      <w:r>
        <w:rPr>
          <w:sz w:val="24"/>
          <w:szCs w:val="24"/>
        </w:rPr>
        <w:t>the</w:t>
      </w:r>
      <w:r>
        <w:rPr>
          <w:spacing w:val="-3"/>
          <w:sz w:val="24"/>
          <w:szCs w:val="24"/>
        </w:rPr>
        <w:t xml:space="preserve"> </w:t>
      </w:r>
      <w:r>
        <w:rPr>
          <w:sz w:val="24"/>
          <w:szCs w:val="24"/>
        </w:rPr>
        <w:t>number</w:t>
      </w:r>
      <w:r>
        <w:rPr>
          <w:spacing w:val="-7"/>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xperimental</w:t>
      </w:r>
      <w:r>
        <w:rPr>
          <w:spacing w:val="-13"/>
          <w:sz w:val="24"/>
          <w:szCs w:val="24"/>
        </w:rPr>
        <w:t xml:space="preserve"> </w:t>
      </w:r>
      <w:r>
        <w:rPr>
          <w:sz w:val="24"/>
          <w:szCs w:val="24"/>
        </w:rPr>
        <w:t>conditions</w:t>
      </w:r>
      <w:r>
        <w:rPr>
          <w:spacing w:val="-10"/>
          <w:sz w:val="24"/>
          <w:szCs w:val="24"/>
        </w:rPr>
        <w:t xml:space="preserve"> </w:t>
      </w:r>
      <w:r>
        <w:rPr>
          <w:sz w:val="24"/>
          <w:szCs w:val="24"/>
        </w:rPr>
        <w:t>required</w:t>
      </w:r>
      <w:r>
        <w:rPr>
          <w:spacing w:val="-8"/>
          <w:sz w:val="24"/>
          <w:szCs w:val="24"/>
        </w:rPr>
        <w:t xml:space="preserve"> </w:t>
      </w:r>
      <w:r>
        <w:rPr>
          <w:sz w:val="24"/>
          <w:szCs w:val="24"/>
        </w:rPr>
        <w:t>a</w:t>
      </w:r>
      <w:r>
        <w:rPr>
          <w:spacing w:val="-1"/>
          <w:sz w:val="24"/>
          <w:szCs w:val="24"/>
        </w:rPr>
        <w:t xml:space="preserve"> </w:t>
      </w:r>
      <w:r>
        <w:rPr>
          <w:sz w:val="24"/>
          <w:szCs w:val="24"/>
        </w:rPr>
        <w:t>la</w:t>
      </w:r>
      <w:r>
        <w:rPr>
          <w:spacing w:val="-4"/>
          <w:sz w:val="24"/>
          <w:szCs w:val="24"/>
        </w:rPr>
        <w:t>r</w:t>
      </w:r>
      <w:r>
        <w:rPr>
          <w:sz w:val="24"/>
          <w:szCs w:val="24"/>
        </w:rPr>
        <w:t>ge</w:t>
      </w:r>
      <w:r>
        <w:rPr>
          <w:spacing w:val="-5"/>
          <w:sz w:val="24"/>
          <w:szCs w:val="24"/>
        </w:rPr>
        <w:t xml:space="preserve"> </w:t>
      </w:r>
      <w:r>
        <w:rPr>
          <w:sz w:val="24"/>
          <w:szCs w:val="24"/>
        </w:rPr>
        <w:t>number</w:t>
      </w:r>
      <w:r>
        <w:rPr>
          <w:spacing w:val="-7"/>
          <w:sz w:val="24"/>
          <w:szCs w:val="24"/>
        </w:rPr>
        <w:t xml:space="preserve"> </w:t>
      </w:r>
      <w:r>
        <w:rPr>
          <w:sz w:val="24"/>
          <w:szCs w:val="24"/>
        </w:rPr>
        <w:t>of</w:t>
      </w:r>
      <w:r>
        <w:rPr>
          <w:spacing w:val="-2"/>
          <w:sz w:val="24"/>
          <w:szCs w:val="24"/>
        </w:rPr>
        <w:t xml:space="preserve"> </w:t>
      </w:r>
      <w:r>
        <w:rPr>
          <w:sz w:val="24"/>
          <w:szCs w:val="24"/>
        </w:rPr>
        <w:t>participants.</w:t>
      </w:r>
      <w:r>
        <w:rPr>
          <w:spacing w:val="2"/>
          <w:sz w:val="24"/>
          <w:szCs w:val="24"/>
        </w:rPr>
        <w:t xml:space="preserve"> </w:t>
      </w:r>
      <w:r>
        <w:rPr>
          <w:spacing w:val="-19"/>
          <w:sz w:val="24"/>
          <w:szCs w:val="24"/>
        </w:rPr>
        <w:t>W</w:t>
      </w:r>
      <w:r>
        <w:rPr>
          <w:sz w:val="24"/>
          <w:szCs w:val="24"/>
        </w:rPr>
        <w:t>ork</w:t>
      </w:r>
      <w:r>
        <w:rPr>
          <w:spacing w:val="-5"/>
          <w:sz w:val="24"/>
          <w:szCs w:val="24"/>
        </w:rPr>
        <w:t xml:space="preserve"> </w:t>
      </w:r>
      <w:r>
        <w:rPr>
          <w:sz w:val="24"/>
          <w:szCs w:val="24"/>
        </w:rPr>
        <w:t>by Buhrmeste</w:t>
      </w:r>
      <w:r>
        <w:rPr>
          <w:spacing w:val="-10"/>
          <w:sz w:val="24"/>
          <w:szCs w:val="24"/>
        </w:rPr>
        <w:t>r</w:t>
      </w:r>
      <w:r>
        <w:rPr>
          <w:sz w:val="24"/>
          <w:szCs w:val="24"/>
        </w:rPr>
        <w:t>,</w:t>
      </w:r>
      <w:r>
        <w:rPr>
          <w:spacing w:val="-12"/>
          <w:sz w:val="24"/>
          <w:szCs w:val="24"/>
        </w:rPr>
        <w:t xml:space="preserve"> </w:t>
      </w:r>
      <w:r>
        <w:rPr>
          <w:sz w:val="24"/>
          <w:szCs w:val="24"/>
        </w:rPr>
        <w:t>K</w:t>
      </w:r>
      <w:r>
        <w:rPr>
          <w:spacing w:val="-2"/>
          <w:sz w:val="24"/>
          <w:szCs w:val="24"/>
        </w:rPr>
        <w:t>w</w:t>
      </w:r>
      <w:r>
        <w:rPr>
          <w:sz w:val="24"/>
          <w:szCs w:val="24"/>
        </w:rPr>
        <w:t>ang,</w:t>
      </w:r>
      <w:r>
        <w:rPr>
          <w:spacing w:val="-8"/>
          <w:sz w:val="24"/>
          <w:szCs w:val="24"/>
        </w:rPr>
        <w:t xml:space="preserve"> </w:t>
      </w:r>
      <w:r>
        <w:rPr>
          <w:sz w:val="24"/>
          <w:szCs w:val="24"/>
        </w:rPr>
        <w:t>and</w:t>
      </w:r>
      <w:r>
        <w:rPr>
          <w:spacing w:val="-3"/>
          <w:sz w:val="24"/>
          <w:szCs w:val="24"/>
        </w:rPr>
        <w:t xml:space="preserve"> </w:t>
      </w:r>
      <w:r>
        <w:rPr>
          <w:sz w:val="24"/>
          <w:szCs w:val="24"/>
        </w:rPr>
        <w:t>Gosling</w:t>
      </w:r>
      <w:r>
        <w:rPr>
          <w:spacing w:val="-8"/>
          <w:sz w:val="24"/>
          <w:szCs w:val="24"/>
        </w:rPr>
        <w:t xml:space="preserve"> </w:t>
      </w:r>
      <w:r>
        <w:rPr>
          <w:sz w:val="24"/>
          <w:szCs w:val="24"/>
        </w:rPr>
        <w:t>(2010)</w:t>
      </w:r>
      <w:r>
        <w:rPr>
          <w:spacing w:val="-6"/>
          <w:sz w:val="24"/>
          <w:szCs w:val="24"/>
        </w:rPr>
        <w:t xml:space="preserve"> </w:t>
      </w:r>
      <w:r>
        <w:rPr>
          <w:sz w:val="24"/>
          <w:szCs w:val="24"/>
        </w:rPr>
        <w:t>and</w:t>
      </w:r>
      <w:r>
        <w:rPr>
          <w:spacing w:val="-3"/>
          <w:sz w:val="24"/>
          <w:szCs w:val="24"/>
        </w:rPr>
        <w:t xml:space="preserve"> </w:t>
      </w:r>
      <w:r>
        <w:rPr>
          <w:sz w:val="24"/>
          <w:szCs w:val="24"/>
        </w:rPr>
        <w:t>Crump,</w:t>
      </w:r>
      <w:r>
        <w:rPr>
          <w:spacing w:val="-7"/>
          <w:sz w:val="24"/>
          <w:szCs w:val="24"/>
        </w:rPr>
        <w:t xml:space="preserve"> </w:t>
      </w:r>
      <w:r>
        <w:rPr>
          <w:sz w:val="24"/>
          <w:szCs w:val="24"/>
        </w:rPr>
        <w:t>McDonnell,</w:t>
      </w:r>
      <w:r>
        <w:rPr>
          <w:spacing w:val="-12"/>
          <w:sz w:val="24"/>
          <w:szCs w:val="24"/>
        </w:rPr>
        <w:t xml:space="preserve"> </w:t>
      </w:r>
      <w:r>
        <w:rPr>
          <w:sz w:val="24"/>
          <w:szCs w:val="24"/>
        </w:rPr>
        <w:t>and</w:t>
      </w:r>
      <w:r>
        <w:rPr>
          <w:spacing w:val="-3"/>
          <w:sz w:val="24"/>
          <w:szCs w:val="24"/>
        </w:rPr>
        <w:t xml:space="preserve"> </w:t>
      </w:r>
      <w:r>
        <w:rPr>
          <w:sz w:val="24"/>
          <w:szCs w:val="24"/>
        </w:rPr>
        <w:t>Gureckis</w:t>
      </w:r>
      <w:r>
        <w:rPr>
          <w:spacing w:val="-9"/>
          <w:sz w:val="24"/>
          <w:szCs w:val="24"/>
        </w:rPr>
        <w:t xml:space="preserve"> </w:t>
      </w:r>
      <w:r>
        <w:rPr>
          <w:sz w:val="24"/>
          <w:szCs w:val="24"/>
        </w:rPr>
        <w:t>(2013)</w:t>
      </w:r>
      <w:r>
        <w:rPr>
          <w:spacing w:val="-6"/>
          <w:sz w:val="24"/>
          <w:szCs w:val="24"/>
        </w:rPr>
        <w:t xml:space="preserve"> </w:t>
      </w:r>
      <w:r>
        <w:rPr>
          <w:sz w:val="24"/>
          <w:szCs w:val="24"/>
        </w:rPr>
        <w:t>suggests that</w:t>
      </w:r>
      <w:r>
        <w:rPr>
          <w:spacing w:val="-4"/>
          <w:sz w:val="24"/>
          <w:szCs w:val="24"/>
        </w:rPr>
        <w:t xml:space="preserve"> </w:t>
      </w:r>
      <w:r>
        <w:rPr>
          <w:sz w:val="24"/>
          <w:szCs w:val="24"/>
        </w:rPr>
        <w:t>M</w:t>
      </w:r>
      <w:r>
        <w:rPr>
          <w:spacing w:val="-11"/>
          <w:sz w:val="24"/>
          <w:szCs w:val="24"/>
        </w:rPr>
        <w:t>T</w:t>
      </w:r>
      <w:r>
        <w:rPr>
          <w:sz w:val="24"/>
          <w:szCs w:val="24"/>
        </w:rPr>
        <w:t>urk</w:t>
      </w:r>
      <w:r>
        <w:rPr>
          <w:spacing w:val="-7"/>
          <w:sz w:val="24"/>
          <w:szCs w:val="24"/>
        </w:rPr>
        <w:t xml:space="preserve"> </w:t>
      </w:r>
      <w:r>
        <w:rPr>
          <w:sz w:val="24"/>
          <w:szCs w:val="24"/>
        </w:rPr>
        <w:t>is</w:t>
      </w:r>
      <w:r>
        <w:rPr>
          <w:spacing w:val="-2"/>
          <w:sz w:val="24"/>
          <w:szCs w:val="24"/>
        </w:rPr>
        <w:t xml:space="preserve"> </w:t>
      </w:r>
      <w:r>
        <w:rPr>
          <w:sz w:val="24"/>
          <w:szCs w:val="24"/>
        </w:rPr>
        <w:t>a</w:t>
      </w:r>
      <w:r>
        <w:rPr>
          <w:spacing w:val="-1"/>
          <w:sz w:val="24"/>
          <w:szCs w:val="24"/>
        </w:rPr>
        <w:t xml:space="preserve"> </w:t>
      </w:r>
      <w:r>
        <w:rPr>
          <w:spacing w:val="-6"/>
          <w:sz w:val="24"/>
          <w:szCs w:val="24"/>
        </w:rPr>
        <w:t>v</w:t>
      </w:r>
      <w:r>
        <w:rPr>
          <w:sz w:val="24"/>
          <w:szCs w:val="24"/>
        </w:rPr>
        <w:t>alid</w:t>
      </w:r>
      <w:r>
        <w:rPr>
          <w:spacing w:val="-5"/>
          <w:sz w:val="24"/>
          <w:szCs w:val="24"/>
        </w:rPr>
        <w:t xml:space="preserve"> </w:t>
      </w:r>
      <w:r>
        <w:rPr>
          <w:sz w:val="24"/>
          <w:szCs w:val="24"/>
        </w:rPr>
        <w:t>platform</w:t>
      </w:r>
      <w:r>
        <w:rPr>
          <w:spacing w:val="-8"/>
          <w:sz w:val="24"/>
          <w:szCs w:val="24"/>
        </w:rPr>
        <w:t xml:space="preserve"> </w:t>
      </w:r>
      <w:r>
        <w:rPr>
          <w:sz w:val="24"/>
          <w:szCs w:val="24"/>
        </w:rPr>
        <w:t>for</w:t>
      </w:r>
      <w:r>
        <w:rPr>
          <w:spacing w:val="-3"/>
          <w:sz w:val="24"/>
          <w:szCs w:val="24"/>
        </w:rPr>
        <w:t xml:space="preserve"> </w:t>
      </w:r>
      <w:r>
        <w:rPr>
          <w:sz w:val="24"/>
          <w:szCs w:val="24"/>
        </w:rPr>
        <w:t>web-based</w:t>
      </w:r>
      <w:r>
        <w:rPr>
          <w:spacing w:val="-10"/>
          <w:sz w:val="24"/>
          <w:szCs w:val="24"/>
        </w:rPr>
        <w:t xml:space="preserve"> </w:t>
      </w:r>
      <w:r>
        <w:rPr>
          <w:sz w:val="24"/>
          <w:szCs w:val="24"/>
        </w:rPr>
        <w:t>learning</w:t>
      </w:r>
      <w:r>
        <w:rPr>
          <w:spacing w:val="-8"/>
          <w:sz w:val="24"/>
          <w:szCs w:val="24"/>
        </w:rPr>
        <w:t xml:space="preserve"> </w:t>
      </w:r>
      <w:r>
        <w:rPr>
          <w:spacing w:val="-4"/>
          <w:sz w:val="24"/>
          <w:szCs w:val="24"/>
        </w:rPr>
        <w:t>e</w:t>
      </w:r>
      <w:r>
        <w:rPr>
          <w:sz w:val="24"/>
          <w:szCs w:val="24"/>
        </w:rPr>
        <w:t>xperiments.</w:t>
      </w:r>
    </w:p>
    <w:p w:rsidR="00B72476" w:rsidRDefault="00CB77E8">
      <w:pPr>
        <w:spacing w:before="18" w:line="415" w:lineRule="auto"/>
        <w:ind w:left="120" w:right="306" w:firstLine="576"/>
        <w:rPr>
          <w:sz w:val="24"/>
          <w:szCs w:val="24"/>
        </w:rPr>
      </w:pPr>
      <w:r>
        <w:rPr>
          <w:w w:val="108"/>
          <w:sz w:val="24"/>
          <w:szCs w:val="24"/>
        </w:rPr>
        <w:t xml:space="preserve">Materials.  </w:t>
      </w:r>
      <w:r>
        <w:rPr>
          <w:spacing w:val="45"/>
          <w:w w:val="108"/>
          <w:sz w:val="24"/>
          <w:szCs w:val="24"/>
        </w:rPr>
        <w:t xml:space="preserve"> </w:t>
      </w:r>
      <w:r>
        <w:rPr>
          <w:sz w:val="24"/>
          <w:szCs w:val="24"/>
        </w:rPr>
        <w:t>Sentences</w:t>
      </w:r>
      <w:r>
        <w:rPr>
          <w:spacing w:val="-10"/>
          <w:sz w:val="24"/>
          <w:szCs w:val="24"/>
        </w:rPr>
        <w:t xml:space="preserve"> </w:t>
      </w:r>
      <w:r>
        <w:rPr>
          <w:sz w:val="24"/>
          <w:szCs w:val="24"/>
        </w:rPr>
        <w:t>took</w:t>
      </w:r>
      <w:r>
        <w:rPr>
          <w:spacing w:val="-4"/>
          <w:sz w:val="24"/>
          <w:szCs w:val="24"/>
        </w:rPr>
        <w:t xml:space="preserve"> </w:t>
      </w:r>
      <w:r>
        <w:rPr>
          <w:sz w:val="24"/>
          <w:szCs w:val="24"/>
        </w:rPr>
        <w:t>the</w:t>
      </w:r>
      <w:r>
        <w:rPr>
          <w:spacing w:val="-3"/>
          <w:sz w:val="24"/>
          <w:szCs w:val="24"/>
        </w:rPr>
        <w:t xml:space="preserve"> </w:t>
      </w:r>
      <w:r>
        <w:rPr>
          <w:sz w:val="24"/>
          <w:szCs w:val="24"/>
        </w:rPr>
        <w:t>form</w:t>
      </w:r>
      <w:r>
        <w:rPr>
          <w:spacing w:val="-5"/>
          <w:sz w:val="24"/>
          <w:szCs w:val="24"/>
        </w:rPr>
        <w:t xml:space="preserve"> </w:t>
      </w:r>
      <w:r>
        <w:rPr>
          <w:sz w:val="24"/>
          <w:szCs w:val="24"/>
        </w:rPr>
        <w:t>“M</w:t>
      </w:r>
      <w:r>
        <w:rPr>
          <w:spacing w:val="-3"/>
          <w:sz w:val="24"/>
          <w:szCs w:val="24"/>
        </w:rPr>
        <w:t xml:space="preserve"> </w:t>
      </w:r>
      <w:r>
        <w:rPr>
          <w:sz w:val="24"/>
          <w:szCs w:val="24"/>
        </w:rPr>
        <w:t>and</w:t>
      </w:r>
      <w:r>
        <w:rPr>
          <w:spacing w:val="-3"/>
          <w:sz w:val="24"/>
          <w:szCs w:val="24"/>
        </w:rPr>
        <w:t xml:space="preserve"> </w:t>
      </w:r>
      <w:r>
        <w:rPr>
          <w:sz w:val="24"/>
          <w:szCs w:val="24"/>
        </w:rPr>
        <w:t>N”</w:t>
      </w:r>
      <w:r>
        <w:rPr>
          <w:spacing w:val="-3"/>
          <w:sz w:val="24"/>
          <w:szCs w:val="24"/>
        </w:rPr>
        <w:t xml:space="preserve"> </w:t>
      </w:r>
      <w:r>
        <w:rPr>
          <w:sz w:val="24"/>
          <w:szCs w:val="24"/>
        </w:rPr>
        <w:t>or</w:t>
      </w:r>
      <w:r>
        <w:rPr>
          <w:spacing w:val="-2"/>
          <w:sz w:val="24"/>
          <w:szCs w:val="24"/>
        </w:rPr>
        <w:t xml:space="preserve"> </w:t>
      </w:r>
      <w:r>
        <w:rPr>
          <w:sz w:val="24"/>
          <w:szCs w:val="24"/>
        </w:rPr>
        <w:t>“P</w:t>
      </w:r>
      <w:r>
        <w:rPr>
          <w:spacing w:val="-2"/>
          <w:sz w:val="24"/>
          <w:szCs w:val="24"/>
        </w:rPr>
        <w:t xml:space="preserve"> </w:t>
      </w:r>
      <w:r>
        <w:rPr>
          <w:sz w:val="24"/>
          <w:szCs w:val="24"/>
        </w:rPr>
        <w:t>and</w:t>
      </w:r>
      <w:r>
        <w:rPr>
          <w:spacing w:val="-3"/>
          <w:sz w:val="24"/>
          <w:szCs w:val="24"/>
        </w:rPr>
        <w:t xml:space="preserve"> </w:t>
      </w:r>
      <w:r>
        <w:rPr>
          <w:sz w:val="24"/>
          <w:szCs w:val="24"/>
        </w:rPr>
        <w:t>Q”</w:t>
      </w:r>
      <w:r>
        <w:rPr>
          <w:spacing w:val="-3"/>
          <w:sz w:val="24"/>
          <w:szCs w:val="24"/>
        </w:rPr>
        <w:t xml:space="preserve"> </w:t>
      </w:r>
      <w:r>
        <w:rPr>
          <w:sz w:val="24"/>
          <w:szCs w:val="24"/>
        </w:rPr>
        <w:t>(Figure</w:t>
      </w:r>
      <w:r>
        <w:rPr>
          <w:spacing w:val="-7"/>
          <w:sz w:val="24"/>
          <w:szCs w:val="24"/>
        </w:rPr>
        <w:t xml:space="preserve"> </w:t>
      </w:r>
      <w:r>
        <w:rPr>
          <w:sz w:val="24"/>
          <w:szCs w:val="24"/>
        </w:rPr>
        <w:t>2).</w:t>
      </w:r>
      <w:r>
        <w:rPr>
          <w:spacing w:val="11"/>
          <w:sz w:val="24"/>
          <w:szCs w:val="24"/>
        </w:rPr>
        <w:t xml:space="preserve"> </w:t>
      </w:r>
      <w:r>
        <w:rPr>
          <w:sz w:val="24"/>
          <w:szCs w:val="24"/>
        </w:rPr>
        <w:t>Note</w:t>
      </w:r>
      <w:r>
        <w:rPr>
          <w:spacing w:val="-5"/>
          <w:sz w:val="24"/>
          <w:szCs w:val="24"/>
        </w:rPr>
        <w:t xml:space="preserve"> </w:t>
      </w:r>
      <w:r>
        <w:rPr>
          <w:sz w:val="24"/>
          <w:szCs w:val="24"/>
        </w:rPr>
        <w:t>that sentences</w:t>
      </w:r>
      <w:r>
        <w:rPr>
          <w:spacing w:val="-9"/>
          <w:sz w:val="24"/>
          <w:szCs w:val="24"/>
        </w:rPr>
        <w:t xml:space="preserve"> </w:t>
      </w:r>
      <w:r>
        <w:rPr>
          <w:sz w:val="24"/>
          <w:szCs w:val="24"/>
        </w:rPr>
        <w:t>literally</w:t>
      </w:r>
      <w:r>
        <w:rPr>
          <w:spacing w:val="-7"/>
          <w:sz w:val="24"/>
          <w:szCs w:val="24"/>
        </w:rPr>
        <w:t xml:space="preserve"> </w:t>
      </w:r>
      <w:r>
        <w:rPr>
          <w:sz w:val="24"/>
          <w:szCs w:val="24"/>
        </w:rPr>
        <w:t>included</w:t>
      </w:r>
      <w:r>
        <w:rPr>
          <w:spacing w:val="-8"/>
          <w:sz w:val="24"/>
          <w:szCs w:val="24"/>
        </w:rPr>
        <w:t xml:space="preserve"> </w:t>
      </w:r>
      <w:r>
        <w:rPr>
          <w:sz w:val="24"/>
          <w:szCs w:val="24"/>
        </w:rPr>
        <w:t>the</w:t>
      </w:r>
      <w:r>
        <w:rPr>
          <w:spacing w:val="-3"/>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“and”</w:t>
      </w:r>
      <w:r>
        <w:rPr>
          <w:spacing w:val="-6"/>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middle.</w:t>
      </w:r>
      <w:r>
        <w:rPr>
          <w:spacing w:val="7"/>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generated</w:t>
      </w:r>
      <w:r>
        <w:rPr>
          <w:spacing w:val="-9"/>
          <w:sz w:val="24"/>
          <w:szCs w:val="24"/>
        </w:rPr>
        <w:t xml:space="preserve"> </w:t>
      </w:r>
      <w:r>
        <w:rPr>
          <w:sz w:val="24"/>
          <w:szCs w:val="24"/>
        </w:rPr>
        <w:t>the</w:t>
      </w:r>
      <w:r>
        <w:rPr>
          <w:spacing w:val="-3"/>
          <w:sz w:val="24"/>
          <w:szCs w:val="24"/>
        </w:rPr>
        <w:t xml:space="preserve"> </w:t>
      </w:r>
      <w:r>
        <w:rPr>
          <w:sz w:val="24"/>
          <w:szCs w:val="24"/>
        </w:rPr>
        <w:t>actual</w:t>
      </w:r>
      <w:r>
        <w:rPr>
          <w:spacing w:val="-6"/>
          <w:sz w:val="24"/>
          <w:szCs w:val="24"/>
        </w:rPr>
        <w:t xml:space="preserve"> </w:t>
      </w:r>
      <w:r>
        <w:rPr>
          <w:sz w:val="24"/>
          <w:szCs w:val="24"/>
        </w:rPr>
        <w:t>l</w:t>
      </w:r>
      <w:r>
        <w:rPr>
          <w:spacing w:val="-4"/>
          <w:sz w:val="24"/>
          <w:szCs w:val="24"/>
        </w:rPr>
        <w:t>e</w:t>
      </w:r>
      <w:r>
        <w:rPr>
          <w:sz w:val="24"/>
          <w:szCs w:val="24"/>
        </w:rPr>
        <w:t>xical</w:t>
      </w:r>
      <w:r>
        <w:rPr>
          <w:spacing w:val="-6"/>
          <w:sz w:val="24"/>
          <w:szCs w:val="24"/>
        </w:rPr>
        <w:t xml:space="preserve"> </w:t>
      </w:r>
      <w:r>
        <w:rPr>
          <w:sz w:val="24"/>
          <w:szCs w:val="24"/>
        </w:rPr>
        <w:t>items randomly</w:t>
      </w:r>
      <w:r>
        <w:rPr>
          <w:spacing w:val="-9"/>
          <w:sz w:val="24"/>
          <w:szCs w:val="24"/>
        </w:rPr>
        <w:t xml:space="preserve"> </w:t>
      </w:r>
      <w:r>
        <w:rPr>
          <w:sz w:val="24"/>
          <w:szCs w:val="24"/>
        </w:rPr>
        <w:t>for</w:t>
      </w:r>
      <w:r>
        <w:rPr>
          <w:spacing w:val="-3"/>
          <w:sz w:val="24"/>
          <w:szCs w:val="24"/>
        </w:rPr>
        <w:t xml:space="preserve"> </w:t>
      </w:r>
      <w:r>
        <w:rPr>
          <w:sz w:val="24"/>
          <w:szCs w:val="24"/>
        </w:rPr>
        <w:t>each</w:t>
      </w:r>
      <w:r>
        <w:rPr>
          <w:spacing w:val="-4"/>
          <w:sz w:val="24"/>
          <w:szCs w:val="24"/>
        </w:rPr>
        <w:t xml:space="preserve"> </w:t>
      </w:r>
      <w:r>
        <w:rPr>
          <w:sz w:val="24"/>
          <w:szCs w:val="24"/>
        </w:rPr>
        <w:t>participant.</w:t>
      </w:r>
      <w:r>
        <w:rPr>
          <w:spacing w:val="3"/>
          <w:sz w:val="24"/>
          <w:szCs w:val="24"/>
        </w:rPr>
        <w:t xml:space="preserve"> </w:t>
      </w:r>
      <w:r>
        <w:rPr>
          <w:sz w:val="24"/>
          <w:szCs w:val="24"/>
        </w:rPr>
        <w:t>Ns</w:t>
      </w:r>
      <w:r>
        <w:rPr>
          <w:spacing w:val="-3"/>
          <w:sz w:val="24"/>
          <w:szCs w:val="24"/>
        </w:rPr>
        <w:t xml:space="preserve"> </w:t>
      </w:r>
      <w:r>
        <w:rPr>
          <w:sz w:val="24"/>
          <w:szCs w:val="24"/>
        </w:rPr>
        <w:t>and</w:t>
      </w:r>
      <w:r>
        <w:rPr>
          <w:spacing w:val="-3"/>
          <w:sz w:val="24"/>
          <w:szCs w:val="24"/>
        </w:rPr>
        <w:t xml:space="preserve"> </w:t>
      </w:r>
      <w:r>
        <w:rPr>
          <w:sz w:val="24"/>
          <w:szCs w:val="24"/>
        </w:rPr>
        <w:t>Qs</w:t>
      </w:r>
      <w:r>
        <w:rPr>
          <w:spacing w:val="-3"/>
          <w:sz w:val="24"/>
          <w:szCs w:val="24"/>
        </w:rPr>
        <w:t xml:space="preserve"> </w:t>
      </w:r>
      <w:r>
        <w:rPr>
          <w:sz w:val="24"/>
          <w:szCs w:val="24"/>
        </w:rPr>
        <w:t>were</w:t>
      </w:r>
      <w:r>
        <w:rPr>
          <w:spacing w:val="-5"/>
          <w:sz w:val="24"/>
          <w:szCs w:val="24"/>
        </w:rPr>
        <w:t xml:space="preserve"> </w:t>
      </w:r>
      <w:r>
        <w:rPr>
          <w:sz w:val="24"/>
          <w:szCs w:val="24"/>
        </w:rPr>
        <w:t>a</w:t>
      </w:r>
      <w:r>
        <w:rPr>
          <w:spacing w:val="-2"/>
          <w:sz w:val="24"/>
          <w:szCs w:val="24"/>
        </w:rPr>
        <w:t>lw</w:t>
      </w:r>
      <w:r>
        <w:rPr>
          <w:sz w:val="24"/>
          <w:szCs w:val="24"/>
        </w:rPr>
        <w:t>ays</w:t>
      </w:r>
      <w:r>
        <w:rPr>
          <w:spacing w:val="-7"/>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z w:val="24"/>
          <w:szCs w:val="24"/>
        </w:rPr>
        <w:t>nonsense</w:t>
      </w:r>
      <w:r>
        <w:rPr>
          <w:spacing w:val="-9"/>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were</w:t>
      </w:r>
      <w:r>
        <w:rPr>
          <w:spacing w:val="-5"/>
          <w:sz w:val="24"/>
          <w:szCs w:val="24"/>
        </w:rPr>
        <w:t xml:space="preserve"> </w:t>
      </w:r>
      <w:r>
        <w:rPr>
          <w:sz w:val="24"/>
          <w:szCs w:val="24"/>
        </w:rPr>
        <w:t>dr</w:t>
      </w:r>
      <w:r>
        <w:rPr>
          <w:spacing w:val="-4"/>
          <w:sz w:val="24"/>
          <w:szCs w:val="24"/>
        </w:rPr>
        <w:t>a</w:t>
      </w:r>
      <w:r>
        <w:rPr>
          <w:sz w:val="24"/>
          <w:szCs w:val="24"/>
        </w:rPr>
        <w:t>wn without</w:t>
      </w:r>
      <w:r>
        <w:rPr>
          <w:spacing w:val="-7"/>
          <w:sz w:val="24"/>
          <w:szCs w:val="24"/>
        </w:rPr>
        <w:t xml:space="preserve"> </w:t>
      </w:r>
      <w:r>
        <w:rPr>
          <w:sz w:val="24"/>
          <w:szCs w:val="24"/>
        </w:rPr>
        <w:t>replacement</w:t>
      </w:r>
      <w:r>
        <w:rPr>
          <w:spacing w:val="-12"/>
          <w:sz w:val="24"/>
          <w:szCs w:val="24"/>
        </w:rPr>
        <w:t xml:space="preserve"> </w:t>
      </w:r>
      <w:r>
        <w:rPr>
          <w:sz w:val="24"/>
          <w:szCs w:val="24"/>
        </w:rPr>
        <w:t>from</w:t>
      </w:r>
      <w:r>
        <w:rPr>
          <w:spacing w:val="-5"/>
          <w:sz w:val="24"/>
          <w:szCs w:val="24"/>
        </w:rPr>
        <w:t xml:space="preserve"> </w:t>
      </w:r>
      <w:r>
        <w:rPr>
          <w:sz w:val="24"/>
          <w:szCs w:val="24"/>
        </w:rPr>
        <w:t>the</w:t>
      </w:r>
      <w:r>
        <w:rPr>
          <w:spacing w:val="-3"/>
          <w:sz w:val="24"/>
          <w:szCs w:val="24"/>
        </w:rPr>
        <w:t xml:space="preserve"> </w:t>
      </w:r>
      <w:r>
        <w:rPr>
          <w:sz w:val="24"/>
          <w:szCs w:val="24"/>
        </w:rPr>
        <w:t>set</w:t>
      </w:r>
      <w:r>
        <w:rPr>
          <w:spacing w:val="-3"/>
          <w:sz w:val="24"/>
          <w:szCs w:val="24"/>
        </w:rPr>
        <w:t xml:space="preserve"> </w:t>
      </w:r>
      <w:r>
        <w:rPr>
          <w:sz w:val="24"/>
          <w:szCs w:val="24"/>
        </w:rPr>
        <w:t>{mo</w:t>
      </w:r>
      <w:r>
        <w:rPr>
          <w:spacing w:val="-2"/>
          <w:sz w:val="24"/>
          <w:szCs w:val="24"/>
        </w:rPr>
        <w:t>k</w:t>
      </w:r>
      <w:r>
        <w:rPr>
          <w:sz w:val="24"/>
          <w:szCs w:val="24"/>
        </w:rPr>
        <w:t>e,</w:t>
      </w:r>
      <w:r>
        <w:rPr>
          <w:spacing w:val="-7"/>
          <w:sz w:val="24"/>
          <w:szCs w:val="24"/>
        </w:rPr>
        <w:t xml:space="preserve"> </w:t>
      </w:r>
      <w:r>
        <w:rPr>
          <w:sz w:val="24"/>
          <w:szCs w:val="24"/>
        </w:rPr>
        <w:t>thite,</w:t>
      </w:r>
      <w:r>
        <w:rPr>
          <w:spacing w:val="-5"/>
          <w:sz w:val="24"/>
          <w:szCs w:val="24"/>
        </w:rPr>
        <w:t xml:space="preserve"> </w:t>
      </w:r>
      <w:r>
        <w:rPr>
          <w:sz w:val="24"/>
          <w:szCs w:val="24"/>
        </w:rPr>
        <w:t>j</w:t>
      </w:r>
      <w:r>
        <w:rPr>
          <w:spacing w:val="-6"/>
          <w:sz w:val="24"/>
          <w:szCs w:val="24"/>
        </w:rPr>
        <w:t>i</w:t>
      </w:r>
      <w:r>
        <w:rPr>
          <w:spacing w:val="-16"/>
          <w:sz w:val="24"/>
          <w:szCs w:val="24"/>
        </w:rPr>
        <w:t>v</w:t>
      </w:r>
      <w:r>
        <w:rPr>
          <w:sz w:val="24"/>
          <w:szCs w:val="24"/>
        </w:rPr>
        <w:t>,</w:t>
      </w:r>
      <w:r>
        <w:rPr>
          <w:spacing w:val="-3"/>
          <w:sz w:val="24"/>
          <w:szCs w:val="24"/>
        </w:rPr>
        <w:t xml:space="preserve"> </w:t>
      </w:r>
      <w:r>
        <w:rPr>
          <w:sz w:val="24"/>
          <w:szCs w:val="24"/>
        </w:rPr>
        <w:t>pif,</w:t>
      </w:r>
      <w:r>
        <w:rPr>
          <w:spacing w:val="-3"/>
          <w:sz w:val="24"/>
          <w:szCs w:val="24"/>
        </w:rPr>
        <w:t xml:space="preserve"> </w:t>
      </w:r>
      <w:r>
        <w:rPr>
          <w:sz w:val="24"/>
          <w:szCs w:val="24"/>
        </w:rPr>
        <w:t>d</w:t>
      </w:r>
      <w:r>
        <w:rPr>
          <w:spacing w:val="-4"/>
          <w:sz w:val="24"/>
          <w:szCs w:val="24"/>
        </w:rPr>
        <w:t>e</w:t>
      </w:r>
      <w:r>
        <w:rPr>
          <w:sz w:val="24"/>
          <w:szCs w:val="24"/>
        </w:rPr>
        <w:t>x,</w:t>
      </w:r>
      <w:r>
        <w:rPr>
          <w:spacing w:val="-4"/>
          <w:sz w:val="24"/>
          <w:szCs w:val="24"/>
        </w:rPr>
        <w:t xml:space="preserve"> </w:t>
      </w:r>
      <w:r>
        <w:rPr>
          <w:sz w:val="24"/>
          <w:szCs w:val="24"/>
        </w:rPr>
        <w:t>wug}.</w:t>
      </w:r>
      <w:r>
        <w:rPr>
          <w:spacing w:val="8"/>
          <w:sz w:val="24"/>
          <w:szCs w:val="24"/>
        </w:rPr>
        <w:t xml:space="preserve"> </w:t>
      </w:r>
      <w:r>
        <w:rPr>
          <w:sz w:val="24"/>
          <w:szCs w:val="24"/>
        </w:rPr>
        <w:t>Ms</w:t>
      </w:r>
      <w:r>
        <w:rPr>
          <w:spacing w:val="-3"/>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could</w:t>
      </w:r>
      <w:r>
        <w:rPr>
          <w:spacing w:val="-5"/>
          <w:sz w:val="24"/>
          <w:szCs w:val="24"/>
        </w:rPr>
        <w:t xml:space="preserve"> </w:t>
      </w:r>
      <w:r>
        <w:rPr>
          <w:sz w:val="24"/>
          <w:szCs w:val="24"/>
        </w:rPr>
        <w:t>be</w:t>
      </w:r>
      <w:r>
        <w:rPr>
          <w:spacing w:val="-2"/>
          <w:sz w:val="24"/>
          <w:szCs w:val="24"/>
        </w:rPr>
        <w:t xml:space="preserve"> </w:t>
      </w:r>
      <w:r>
        <w:rPr>
          <w:sz w:val="24"/>
          <w:szCs w:val="24"/>
        </w:rPr>
        <w:t>either n</w:t>
      </w:r>
      <w:r>
        <w:rPr>
          <w:spacing w:val="-4"/>
          <w:sz w:val="24"/>
          <w:szCs w:val="24"/>
        </w:rPr>
        <w:t>ov</w:t>
      </w:r>
      <w:r>
        <w:rPr>
          <w:sz w:val="24"/>
          <w:szCs w:val="24"/>
        </w:rPr>
        <w:t>el</w:t>
      </w:r>
      <w:r>
        <w:rPr>
          <w:spacing w:val="-5"/>
          <w:sz w:val="24"/>
          <w:szCs w:val="24"/>
        </w:rPr>
        <w:t xml:space="preserve"> </w:t>
      </w:r>
      <w:r>
        <w:rPr>
          <w:sz w:val="24"/>
          <w:szCs w:val="24"/>
        </w:rPr>
        <w:t>or</w:t>
      </w:r>
      <w:r>
        <w:rPr>
          <w:spacing w:val="-2"/>
          <w:sz w:val="24"/>
          <w:szCs w:val="24"/>
        </w:rPr>
        <w:t xml:space="preserve"> f</w:t>
      </w:r>
      <w:r>
        <w:rPr>
          <w:sz w:val="24"/>
          <w:szCs w:val="24"/>
        </w:rPr>
        <w:t>amilia</w:t>
      </w:r>
      <w:r>
        <w:rPr>
          <w:spacing w:val="-13"/>
          <w:sz w:val="24"/>
          <w:szCs w:val="24"/>
        </w:rPr>
        <w:t>r</w:t>
      </w:r>
      <w:r>
        <w:rPr>
          <w:sz w:val="24"/>
          <w:szCs w:val="24"/>
        </w:rPr>
        <w:t>.</w:t>
      </w:r>
      <w:r>
        <w:rPr>
          <w:spacing w:val="6"/>
          <w:sz w:val="24"/>
          <w:szCs w:val="24"/>
        </w:rPr>
        <w:t xml:space="preserve"> </w:t>
      </w:r>
      <w:r>
        <w:rPr>
          <w:sz w:val="24"/>
          <w:szCs w:val="24"/>
        </w:rPr>
        <w:t>N</w:t>
      </w:r>
      <w:r>
        <w:rPr>
          <w:spacing w:val="-4"/>
          <w:sz w:val="24"/>
          <w:szCs w:val="24"/>
        </w:rPr>
        <w:t>ov</w:t>
      </w:r>
      <w:r>
        <w:rPr>
          <w:sz w:val="24"/>
          <w:szCs w:val="24"/>
        </w:rPr>
        <w:t>el</w:t>
      </w:r>
      <w:r>
        <w:rPr>
          <w:spacing w:val="-6"/>
          <w:sz w:val="24"/>
          <w:szCs w:val="24"/>
        </w:rPr>
        <w:t xml:space="preserve"> </w:t>
      </w:r>
      <w:r>
        <w:rPr>
          <w:sz w:val="24"/>
          <w:szCs w:val="24"/>
        </w:rPr>
        <w:t>Ms</w:t>
      </w:r>
      <w:r>
        <w:rPr>
          <w:spacing w:val="-3"/>
          <w:sz w:val="24"/>
          <w:szCs w:val="24"/>
        </w:rPr>
        <w:t xml:space="preserve"> </w:t>
      </w:r>
      <w:r>
        <w:rPr>
          <w:sz w:val="24"/>
          <w:szCs w:val="24"/>
        </w:rPr>
        <w:t>were</w:t>
      </w:r>
      <w:r>
        <w:rPr>
          <w:spacing w:val="-5"/>
          <w:sz w:val="24"/>
          <w:szCs w:val="24"/>
        </w:rPr>
        <w:t xml:space="preserve"> </w:t>
      </w:r>
      <w:r>
        <w:rPr>
          <w:sz w:val="24"/>
          <w:szCs w:val="24"/>
        </w:rPr>
        <w:t>dr</w:t>
      </w:r>
      <w:r>
        <w:rPr>
          <w:spacing w:val="-4"/>
          <w:sz w:val="24"/>
          <w:szCs w:val="24"/>
        </w:rPr>
        <w:t>a</w:t>
      </w:r>
      <w:r>
        <w:rPr>
          <w:sz w:val="24"/>
          <w:szCs w:val="24"/>
        </w:rPr>
        <w:t>wn</w:t>
      </w:r>
      <w:r>
        <w:rPr>
          <w:spacing w:val="-6"/>
          <w:sz w:val="24"/>
          <w:szCs w:val="24"/>
        </w:rPr>
        <w:t xml:space="preserve"> </w:t>
      </w:r>
      <w:r>
        <w:rPr>
          <w:sz w:val="24"/>
          <w:szCs w:val="24"/>
        </w:rPr>
        <w:t>from</w:t>
      </w:r>
      <w:r>
        <w:rPr>
          <w:spacing w:val="-5"/>
          <w:sz w:val="24"/>
          <w:szCs w:val="24"/>
        </w:rPr>
        <w:t xml:space="preserve"> </w:t>
      </w:r>
      <w:r>
        <w:rPr>
          <w:sz w:val="24"/>
          <w:szCs w:val="24"/>
        </w:rPr>
        <w:t>{feeb,</w:t>
      </w:r>
      <w:r>
        <w:rPr>
          <w:spacing w:val="-6"/>
          <w:sz w:val="24"/>
          <w:szCs w:val="24"/>
        </w:rPr>
        <w:t xml:space="preserve"> </w:t>
      </w:r>
      <w:r>
        <w:rPr>
          <w:sz w:val="24"/>
          <w:szCs w:val="24"/>
        </w:rPr>
        <w:t>bim,</w:t>
      </w:r>
      <w:r>
        <w:rPr>
          <w:spacing w:val="-4"/>
          <w:sz w:val="24"/>
          <w:szCs w:val="24"/>
        </w:rPr>
        <w:t xml:space="preserve"> </w:t>
      </w:r>
      <w:r>
        <w:rPr>
          <w:sz w:val="24"/>
          <w:szCs w:val="24"/>
        </w:rPr>
        <w:t>lup}</w:t>
      </w:r>
      <w:r>
        <w:rPr>
          <w:spacing w:val="-4"/>
          <w:sz w:val="24"/>
          <w:szCs w:val="24"/>
        </w:rPr>
        <w:t xml:space="preserve"> </w:t>
      </w:r>
      <w:r>
        <w:rPr>
          <w:sz w:val="24"/>
          <w:szCs w:val="24"/>
        </w:rPr>
        <w:t>and</w:t>
      </w:r>
      <w:r>
        <w:rPr>
          <w:spacing w:val="-3"/>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z w:val="24"/>
          <w:szCs w:val="24"/>
        </w:rPr>
        <w:t>Ps</w:t>
      </w:r>
      <w:r>
        <w:rPr>
          <w:spacing w:val="-2"/>
          <w:sz w:val="24"/>
          <w:szCs w:val="24"/>
        </w:rPr>
        <w:t xml:space="preserve"> </w:t>
      </w:r>
      <w:r>
        <w:rPr>
          <w:sz w:val="24"/>
          <w:szCs w:val="24"/>
        </w:rPr>
        <w:t>were</w:t>
      </w:r>
      <w:r>
        <w:rPr>
          <w:spacing w:val="-5"/>
          <w:sz w:val="24"/>
          <w:szCs w:val="24"/>
        </w:rPr>
        <w:t xml:space="preserve"> </w:t>
      </w:r>
      <w:r>
        <w:rPr>
          <w:sz w:val="24"/>
          <w:szCs w:val="24"/>
        </w:rPr>
        <w:t>dr</w:t>
      </w:r>
      <w:r>
        <w:rPr>
          <w:spacing w:val="-4"/>
          <w:sz w:val="24"/>
          <w:szCs w:val="24"/>
        </w:rPr>
        <w:t>a</w:t>
      </w:r>
      <w:r>
        <w:rPr>
          <w:sz w:val="24"/>
          <w:szCs w:val="24"/>
        </w:rPr>
        <w:t>wn</w:t>
      </w:r>
      <w:r>
        <w:rPr>
          <w:spacing w:val="-6"/>
          <w:sz w:val="24"/>
          <w:szCs w:val="24"/>
        </w:rPr>
        <w:t xml:space="preserve"> </w:t>
      </w:r>
      <w:r>
        <w:rPr>
          <w:sz w:val="24"/>
          <w:szCs w:val="24"/>
        </w:rPr>
        <w:t>from</w:t>
      </w:r>
    </w:p>
    <w:p w:rsidR="00B72476" w:rsidRDefault="00CB77E8">
      <w:pPr>
        <w:spacing w:before="7" w:line="415" w:lineRule="auto"/>
        <w:ind w:left="120" w:right="616"/>
        <w:rPr>
          <w:sz w:val="24"/>
          <w:szCs w:val="24"/>
        </w:rPr>
      </w:pPr>
      <w:r>
        <w:rPr>
          <w:sz w:val="24"/>
          <w:szCs w:val="24"/>
        </w:rPr>
        <w:t>{zabe,</w:t>
      </w:r>
      <w:r>
        <w:rPr>
          <w:spacing w:val="-6"/>
          <w:sz w:val="24"/>
          <w:szCs w:val="24"/>
        </w:rPr>
        <w:t xml:space="preserve"> v</w:t>
      </w:r>
      <w:r>
        <w:rPr>
          <w:sz w:val="24"/>
          <w:szCs w:val="24"/>
        </w:rPr>
        <w:t>ap,</w:t>
      </w:r>
      <w:r>
        <w:rPr>
          <w:spacing w:val="-4"/>
          <w:sz w:val="24"/>
          <w:szCs w:val="24"/>
        </w:rPr>
        <w:t xml:space="preserve"> </w:t>
      </w:r>
      <w:r>
        <w:rPr>
          <w:sz w:val="24"/>
          <w:szCs w:val="24"/>
        </w:rPr>
        <w:t>chuv}.</w:t>
      </w:r>
      <w:r>
        <w:rPr>
          <w:spacing w:val="8"/>
          <w:sz w:val="24"/>
          <w:szCs w:val="24"/>
        </w:rPr>
        <w:t xml:space="preserve"> </w:t>
      </w:r>
      <w:r>
        <w:rPr>
          <w:spacing w:val="-4"/>
          <w:sz w:val="24"/>
          <w:szCs w:val="24"/>
        </w:rPr>
        <w:t>F</w:t>
      </w:r>
      <w:r>
        <w:rPr>
          <w:sz w:val="24"/>
          <w:szCs w:val="24"/>
        </w:rPr>
        <w:t>amiliar</w:t>
      </w:r>
      <w:r>
        <w:rPr>
          <w:spacing w:val="-8"/>
          <w:sz w:val="24"/>
          <w:szCs w:val="24"/>
        </w:rPr>
        <w:t xml:space="preserve"> </w:t>
      </w:r>
      <w:r>
        <w:rPr>
          <w:sz w:val="24"/>
          <w:szCs w:val="24"/>
        </w:rPr>
        <w:t>Ms</w:t>
      </w:r>
      <w:r>
        <w:rPr>
          <w:spacing w:val="-3"/>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ob</w:t>
      </w:r>
      <w:r>
        <w:rPr>
          <w:spacing w:val="-4"/>
          <w:sz w:val="24"/>
          <w:szCs w:val="24"/>
        </w:rPr>
        <w:t>e</w:t>
      </w:r>
      <w:r>
        <w:rPr>
          <w:sz w:val="24"/>
          <w:szCs w:val="24"/>
        </w:rPr>
        <w:t>yed</w:t>
      </w:r>
      <w:r>
        <w:rPr>
          <w:spacing w:val="-7"/>
          <w:sz w:val="24"/>
          <w:szCs w:val="24"/>
        </w:rPr>
        <w:t xml:space="preserve"> </w:t>
      </w:r>
      <w:r>
        <w:rPr>
          <w:sz w:val="24"/>
          <w:szCs w:val="24"/>
        </w:rPr>
        <w:t>a</w:t>
      </w:r>
      <w:r>
        <w:rPr>
          <w:spacing w:val="-1"/>
          <w:sz w:val="24"/>
          <w:szCs w:val="24"/>
        </w:rPr>
        <w:t xml:space="preserve"> </w:t>
      </w:r>
      <w:r>
        <w:rPr>
          <w:sz w:val="24"/>
          <w:szCs w:val="24"/>
        </w:rPr>
        <w:t>taxonomic</w:t>
      </w:r>
      <w:r>
        <w:rPr>
          <w:spacing w:val="-10"/>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2"/>
          <w:sz w:val="24"/>
          <w:szCs w:val="24"/>
        </w:rPr>
        <w:t>f</w:t>
      </w:r>
      <w:r>
        <w:rPr>
          <w:sz w:val="24"/>
          <w:szCs w:val="24"/>
        </w:rPr>
        <w:t>amiliar</w:t>
      </w:r>
      <w:r>
        <w:rPr>
          <w:spacing w:val="-22"/>
          <w:sz w:val="24"/>
          <w:szCs w:val="24"/>
        </w:rPr>
        <w:t xml:space="preserve"> </w:t>
      </w:r>
      <w:r>
        <w:rPr>
          <w:sz w:val="24"/>
          <w:szCs w:val="24"/>
        </w:rPr>
        <w:t>Ms</w:t>
      </w:r>
      <w:r>
        <w:rPr>
          <w:spacing w:val="-3"/>
          <w:sz w:val="24"/>
          <w:szCs w:val="24"/>
        </w:rPr>
        <w:t xml:space="preserve"> </w:t>
      </w:r>
      <w:r>
        <w:rPr>
          <w:sz w:val="24"/>
          <w:szCs w:val="24"/>
        </w:rPr>
        <w:t>were dr</w:t>
      </w:r>
      <w:r>
        <w:rPr>
          <w:spacing w:val="-4"/>
          <w:sz w:val="24"/>
          <w:szCs w:val="24"/>
        </w:rPr>
        <w:t>a</w:t>
      </w:r>
      <w:r>
        <w:rPr>
          <w:sz w:val="24"/>
          <w:szCs w:val="24"/>
        </w:rPr>
        <w:t>wn</w:t>
      </w:r>
      <w:r>
        <w:rPr>
          <w:spacing w:val="-6"/>
          <w:sz w:val="24"/>
          <w:szCs w:val="24"/>
        </w:rPr>
        <w:t xml:space="preserve"> </w:t>
      </w:r>
      <w:r>
        <w:rPr>
          <w:sz w:val="24"/>
          <w:szCs w:val="24"/>
        </w:rPr>
        <w:t>from</w:t>
      </w:r>
      <w:r>
        <w:rPr>
          <w:spacing w:val="-5"/>
          <w:sz w:val="24"/>
          <w:szCs w:val="24"/>
        </w:rPr>
        <w:t xml:space="preserve"> </w:t>
      </w:r>
      <w:r>
        <w:rPr>
          <w:sz w:val="24"/>
          <w:szCs w:val="24"/>
        </w:rPr>
        <w:t>{hamste</w:t>
      </w:r>
      <w:r>
        <w:rPr>
          <w:spacing w:val="-10"/>
          <w:sz w:val="24"/>
          <w:szCs w:val="24"/>
        </w:rPr>
        <w:t>r</w:t>
      </w:r>
      <w:r>
        <w:rPr>
          <w:sz w:val="24"/>
          <w:szCs w:val="24"/>
        </w:rPr>
        <w:t>,</w:t>
      </w:r>
      <w:r>
        <w:rPr>
          <w:spacing w:val="-9"/>
          <w:sz w:val="24"/>
          <w:szCs w:val="24"/>
        </w:rPr>
        <w:t xml:space="preserve"> </w:t>
      </w:r>
      <w:r>
        <w:rPr>
          <w:sz w:val="24"/>
          <w:szCs w:val="24"/>
        </w:rPr>
        <w:t>cat,</w:t>
      </w:r>
      <w:r>
        <w:rPr>
          <w:spacing w:val="-3"/>
          <w:sz w:val="24"/>
          <w:szCs w:val="24"/>
        </w:rPr>
        <w:t xml:space="preserve"> </w:t>
      </w:r>
      <w:r>
        <w:rPr>
          <w:sz w:val="24"/>
          <w:szCs w:val="24"/>
        </w:rPr>
        <w:t>dog}</w:t>
      </w:r>
      <w:r>
        <w:rPr>
          <w:spacing w:val="-5"/>
          <w:sz w:val="24"/>
          <w:szCs w:val="24"/>
        </w:rPr>
        <w:t xml:space="preserve"> </w:t>
      </w:r>
      <w:r>
        <w:rPr>
          <w:sz w:val="24"/>
          <w:szCs w:val="24"/>
        </w:rPr>
        <w:t>and</w:t>
      </w:r>
      <w:r>
        <w:rPr>
          <w:spacing w:val="-3"/>
          <w:sz w:val="24"/>
          <w:szCs w:val="24"/>
        </w:rPr>
        <w:t xml:space="preserve"> </w:t>
      </w:r>
      <w:r>
        <w:rPr>
          <w:spacing w:val="-2"/>
          <w:sz w:val="24"/>
          <w:szCs w:val="24"/>
        </w:rPr>
        <w:t>f</w:t>
      </w:r>
      <w:r>
        <w:rPr>
          <w:sz w:val="24"/>
          <w:szCs w:val="24"/>
        </w:rPr>
        <w:t>amiliar</w:t>
      </w:r>
      <w:r>
        <w:rPr>
          <w:spacing w:val="-8"/>
          <w:sz w:val="24"/>
          <w:szCs w:val="24"/>
        </w:rPr>
        <w:t xml:space="preserve"> </w:t>
      </w:r>
      <w:r>
        <w:rPr>
          <w:sz w:val="24"/>
          <w:szCs w:val="24"/>
        </w:rPr>
        <w:t>Ps</w:t>
      </w:r>
      <w:r>
        <w:rPr>
          <w:spacing w:val="-2"/>
          <w:sz w:val="24"/>
          <w:szCs w:val="24"/>
        </w:rPr>
        <w:t xml:space="preserve"> </w:t>
      </w:r>
      <w:r>
        <w:rPr>
          <w:sz w:val="24"/>
          <w:szCs w:val="24"/>
        </w:rPr>
        <w:t>were</w:t>
      </w:r>
      <w:r>
        <w:rPr>
          <w:spacing w:val="-5"/>
          <w:sz w:val="24"/>
          <w:szCs w:val="24"/>
        </w:rPr>
        <w:t xml:space="preserve"> </w:t>
      </w:r>
      <w:r>
        <w:rPr>
          <w:sz w:val="24"/>
          <w:szCs w:val="24"/>
        </w:rPr>
        <w:t>dr</w:t>
      </w:r>
      <w:r>
        <w:rPr>
          <w:spacing w:val="-4"/>
          <w:sz w:val="24"/>
          <w:szCs w:val="24"/>
        </w:rPr>
        <w:t>a</w:t>
      </w:r>
      <w:r>
        <w:rPr>
          <w:sz w:val="24"/>
          <w:szCs w:val="24"/>
        </w:rPr>
        <w:t>wn</w:t>
      </w:r>
      <w:r>
        <w:rPr>
          <w:spacing w:val="-6"/>
          <w:sz w:val="24"/>
          <w:szCs w:val="24"/>
        </w:rPr>
        <w:t xml:space="preserve"> </w:t>
      </w:r>
      <w:r>
        <w:rPr>
          <w:sz w:val="24"/>
          <w:szCs w:val="24"/>
        </w:rPr>
        <w:t>from</w:t>
      </w:r>
      <w:r>
        <w:rPr>
          <w:spacing w:val="-5"/>
          <w:sz w:val="24"/>
          <w:szCs w:val="24"/>
        </w:rPr>
        <w:t xml:space="preserve"> </w:t>
      </w:r>
      <w:r>
        <w:rPr>
          <w:sz w:val="24"/>
          <w:szCs w:val="24"/>
        </w:rPr>
        <w:t>{ca</w:t>
      </w:r>
      <w:r>
        <w:rPr>
          <w:spacing w:val="-10"/>
          <w:sz w:val="24"/>
          <w:szCs w:val="24"/>
        </w:rPr>
        <w:t>r</w:t>
      </w:r>
      <w:r>
        <w:rPr>
          <w:sz w:val="24"/>
          <w:szCs w:val="24"/>
        </w:rPr>
        <w:t>,</w:t>
      </w:r>
      <w:r>
        <w:rPr>
          <w:spacing w:val="-5"/>
          <w:sz w:val="24"/>
          <w:szCs w:val="24"/>
        </w:rPr>
        <w:t xml:space="preserve"> b</w:t>
      </w:r>
      <w:r>
        <w:rPr>
          <w:sz w:val="24"/>
          <w:szCs w:val="24"/>
        </w:rPr>
        <w:t>us,</w:t>
      </w:r>
      <w:r>
        <w:rPr>
          <w:spacing w:val="-4"/>
          <w:sz w:val="24"/>
          <w:szCs w:val="24"/>
        </w:rPr>
        <w:t xml:space="preserve"> </w:t>
      </w:r>
      <w:r>
        <w:rPr>
          <w:sz w:val="24"/>
          <w:szCs w:val="24"/>
        </w:rPr>
        <w:t>truck}.</w:t>
      </w:r>
    </w:p>
    <w:p w:rsidR="00B72476" w:rsidRDefault="00875887">
      <w:pPr>
        <w:spacing w:before="12" w:line="408" w:lineRule="auto"/>
        <w:ind w:left="120" w:right="449" w:firstLine="576"/>
        <w:rPr>
          <w:sz w:val="24"/>
          <w:szCs w:val="24"/>
        </w:rPr>
      </w:pPr>
      <w:r>
        <w:rPr>
          <w:noProof/>
        </w:rPr>
        <mc:AlternateContent>
          <mc:Choice Requires="wpg">
            <w:drawing>
              <wp:anchor distT="0" distB="0" distL="114300" distR="114300" simplePos="0" relativeHeight="503314326" behindDoc="1" locked="0" layoutInCell="1" allowOverlap="1">
                <wp:simplePos x="0" y="0"/>
                <wp:positionH relativeFrom="page">
                  <wp:posOffset>914400</wp:posOffset>
                </wp:positionH>
                <wp:positionV relativeFrom="paragraph">
                  <wp:posOffset>1206500</wp:posOffset>
                </wp:positionV>
                <wp:extent cx="457200" cy="0"/>
                <wp:effectExtent l="0" t="0" r="927100" b="1219200"/>
                <wp:wrapNone/>
                <wp:docPr id="866"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0"/>
                          <a:chOff x="1440" y="1900"/>
                          <a:chExt cx="720" cy="0"/>
                        </a:xfrm>
                      </wpg:grpSpPr>
                      <wps:wsp>
                        <wps:cNvPr id="867" name="Freeform 864"/>
                        <wps:cNvSpPr>
                          <a:spLocks noEditPoints="1"/>
                        </wps:cNvSpPr>
                        <wps:spPr bwMode="auto">
                          <a:xfrm>
                            <a:off x="2880" y="3800"/>
                            <a:ext cx="720" cy="0"/>
                          </a:xfrm>
                          <a:custGeom>
                            <a:avLst/>
                            <a:gdLst>
                              <a:gd name="T0" fmla="+- 0 1440 1440"/>
                              <a:gd name="T1" fmla="*/ T0 w 720"/>
                              <a:gd name="T2" fmla="+- 0 2160 1440"/>
                              <a:gd name="T3" fmla="*/ T2 w 720"/>
                            </a:gdLst>
                            <a:ahLst/>
                            <a:cxnLst>
                              <a:cxn ang="0">
                                <a:pos x="T1" y="0"/>
                              </a:cxn>
                              <a:cxn ang="0">
                                <a:pos x="T3" y="0"/>
                              </a:cxn>
                            </a:cxnLst>
                            <a:rect l="0" t="0" r="r" b="b"/>
                            <a:pathLst>
                              <a:path w="720">
                                <a:moveTo>
                                  <a:pt x="0" y="0"/>
                                </a:moveTo>
                                <a:lnTo>
                                  <a:pt x="720" y="0"/>
                                </a:lnTo>
                              </a:path>
                            </a:pathLst>
                          </a:custGeom>
                          <a:noFill/>
                          <a:ln w="15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3" o:spid="_x0000_s1026" style="position:absolute;margin-left:1in;margin-top:95pt;width:36pt;height:0;z-index:-2154;mso-position-horizontal-relative:page" coordorigin="1440,1900" coordsize="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">
                <v:polyline id="Freeform 864" o:spid="_x0000_s1027" style="position:absolute;visibility:visible;mso-wrap-style:square;v-text-anchor:top" points="2880,3800,3600,3800" coordsize="7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00XPwQAA&#10;ANwAAAAPAAAAZHJzL2Rvd25yZXYueG1sRI/dasJAFITvC77DcgTv6qYKKqmrlIjYS/8e4JA9TYLZ&#10;s2H3GOPbdwsFL4eZ+YZZbwfXqp5CbDwb+JhmoIhLbxuuDFwv+/cVqCjIFlvPZOBJEbab0dsac+sf&#10;fKL+LJVKEI45GqhFulzrWNbkME59R5y8Hx8cSpKh0jbgI8Fdq2dZttAOG04LNXZU1FTezndnoAu7&#10;Uhcis8Nx3mdVMY/t7RqNmYyHr09QQoO8wv/tb2tgtVjC35l0BP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9NFz8EAAADcAAAADwAAAAAAAAAAAAAAAACXAgAAZHJzL2Rvd25y&#10;ZXYueG1sUEsFBgAAAAAEAAQA9QAAAIUDAAAAAA==&#10;" filled="f" strokeweight="1587emu">
                  <v:path arrowok="t" o:connecttype="custom" o:connectlocs="0,0;720,0" o:connectangles="0,0"/>
                  <o:lock v:ext="edit" verticies="t"/>
                </v:polyline>
                <w10:wrap anchorx="page"/>
              </v:group>
            </w:pict>
          </mc:Fallback>
        </mc:AlternateContent>
      </w:r>
      <w:r w:rsidR="00CB77E8">
        <w:rPr>
          <w:spacing w:val="-19"/>
          <w:sz w:val="24"/>
          <w:szCs w:val="24"/>
        </w:rPr>
        <w:t>T</w:t>
      </w:r>
      <w:r w:rsidR="00CB77E8">
        <w:rPr>
          <w:sz w:val="24"/>
          <w:szCs w:val="24"/>
        </w:rPr>
        <w:t>o</w:t>
      </w:r>
      <w:r w:rsidR="00CB77E8">
        <w:rPr>
          <w:spacing w:val="-3"/>
          <w:sz w:val="24"/>
          <w:szCs w:val="24"/>
        </w:rPr>
        <w:t xml:space="preserve"> </w:t>
      </w:r>
      <w:r w:rsidR="00CB77E8">
        <w:rPr>
          <w:sz w:val="24"/>
          <w:szCs w:val="24"/>
        </w:rPr>
        <w:t>create</w:t>
      </w:r>
      <w:r w:rsidR="00CB77E8">
        <w:rPr>
          <w:spacing w:val="-6"/>
          <w:sz w:val="24"/>
          <w:szCs w:val="24"/>
        </w:rPr>
        <w:t xml:space="preserve"> </w:t>
      </w:r>
      <w:r w:rsidR="00CB77E8">
        <w:rPr>
          <w:sz w:val="24"/>
          <w:szCs w:val="24"/>
        </w:rPr>
        <w:t>the</w:t>
      </w:r>
      <w:r w:rsidR="00CB77E8">
        <w:rPr>
          <w:spacing w:val="-3"/>
          <w:sz w:val="24"/>
          <w:szCs w:val="24"/>
        </w:rPr>
        <w:t xml:space="preserve"> </w:t>
      </w:r>
      <w:r w:rsidR="00CB77E8">
        <w:rPr>
          <w:sz w:val="24"/>
          <w:szCs w:val="24"/>
        </w:rPr>
        <w:t>audio</w:t>
      </w:r>
      <w:r w:rsidR="00CB77E8">
        <w:rPr>
          <w:spacing w:val="-5"/>
          <w:sz w:val="24"/>
          <w:szCs w:val="24"/>
        </w:rPr>
        <w:t xml:space="preserve"> </w:t>
      </w:r>
      <w:r w:rsidR="00CB77E8">
        <w:rPr>
          <w:sz w:val="24"/>
          <w:szCs w:val="24"/>
        </w:rPr>
        <w:t>files,</w:t>
      </w:r>
      <w:r w:rsidR="00CB77E8">
        <w:rPr>
          <w:spacing w:val="-19"/>
          <w:sz w:val="24"/>
          <w:szCs w:val="24"/>
        </w:rPr>
        <w:t xml:space="preserve"> </w:t>
      </w:r>
      <w:r w:rsidR="00CB77E8">
        <w:rPr>
          <w:sz w:val="24"/>
          <w:szCs w:val="24"/>
        </w:rPr>
        <w:t>we</w:t>
      </w:r>
      <w:r w:rsidR="00CB77E8">
        <w:rPr>
          <w:spacing w:val="-3"/>
          <w:sz w:val="24"/>
          <w:szCs w:val="24"/>
        </w:rPr>
        <w:t xml:space="preserve"> </w:t>
      </w:r>
      <w:r w:rsidR="00CB77E8">
        <w:rPr>
          <w:sz w:val="24"/>
          <w:szCs w:val="24"/>
        </w:rPr>
        <w:t>input</w:t>
      </w:r>
      <w:r w:rsidR="00CB77E8">
        <w:rPr>
          <w:spacing w:val="-5"/>
          <w:sz w:val="24"/>
          <w:szCs w:val="24"/>
        </w:rPr>
        <w:t xml:space="preserve"> </w:t>
      </w:r>
      <w:r w:rsidR="00CB77E8">
        <w:rPr>
          <w:sz w:val="24"/>
          <w:szCs w:val="24"/>
        </w:rPr>
        <w:t>the</w:t>
      </w:r>
      <w:r w:rsidR="00CB77E8">
        <w:rPr>
          <w:spacing w:val="-3"/>
          <w:sz w:val="24"/>
          <w:szCs w:val="24"/>
        </w:rPr>
        <w:t xml:space="preserve"> </w:t>
      </w:r>
      <w:r w:rsidR="00CB77E8">
        <w:rPr>
          <w:sz w:val="24"/>
          <w:szCs w:val="24"/>
        </w:rPr>
        <w:t>sentences</w:t>
      </w:r>
      <w:r w:rsidR="00CB77E8">
        <w:rPr>
          <w:spacing w:val="-9"/>
          <w:sz w:val="24"/>
          <w:szCs w:val="24"/>
        </w:rPr>
        <w:t xml:space="preserve"> </w:t>
      </w:r>
      <w:r w:rsidR="00CB77E8">
        <w:rPr>
          <w:sz w:val="24"/>
          <w:szCs w:val="24"/>
        </w:rPr>
        <w:t>as</w:t>
      </w:r>
      <w:r w:rsidR="00CB77E8">
        <w:rPr>
          <w:spacing w:val="-2"/>
          <w:sz w:val="24"/>
          <w:szCs w:val="24"/>
        </w:rPr>
        <w:t xml:space="preserve"> </w:t>
      </w:r>
      <w:r w:rsidR="00CB77E8">
        <w:rPr>
          <w:sz w:val="24"/>
          <w:szCs w:val="24"/>
        </w:rPr>
        <w:t>“X.</w:t>
      </w:r>
      <w:r w:rsidR="00CB77E8">
        <w:rPr>
          <w:spacing w:val="-3"/>
          <w:sz w:val="24"/>
          <w:szCs w:val="24"/>
        </w:rPr>
        <w:t xml:space="preserve"> </w:t>
      </w:r>
      <w:r w:rsidR="00CB77E8">
        <w:rPr>
          <w:sz w:val="24"/>
          <w:szCs w:val="24"/>
        </w:rPr>
        <w:t>and.</w:t>
      </w:r>
      <w:r w:rsidR="00CB77E8">
        <w:rPr>
          <w:spacing w:val="10"/>
          <w:sz w:val="24"/>
          <w:szCs w:val="24"/>
        </w:rPr>
        <w:t xml:space="preserve"> </w:t>
      </w:r>
      <w:r w:rsidR="00CB77E8">
        <w:rPr>
          <w:spacing w:val="-31"/>
          <w:sz w:val="24"/>
          <w:szCs w:val="24"/>
        </w:rPr>
        <w:t>Y</w:t>
      </w:r>
      <w:r w:rsidR="00CB77E8">
        <w:rPr>
          <w:spacing w:val="-17"/>
          <w:sz w:val="24"/>
          <w:szCs w:val="24"/>
        </w:rPr>
        <w:t>.</w:t>
      </w:r>
      <w:r w:rsidR="00CB77E8">
        <w:rPr>
          <w:sz w:val="24"/>
          <w:szCs w:val="24"/>
        </w:rPr>
        <w:t>”</w:t>
      </w:r>
      <w:r w:rsidR="00CB77E8">
        <w:rPr>
          <w:spacing w:val="-3"/>
          <w:sz w:val="24"/>
          <w:szCs w:val="24"/>
        </w:rPr>
        <w:t xml:space="preserve"> </w:t>
      </w:r>
      <w:r w:rsidR="00CB77E8">
        <w:rPr>
          <w:sz w:val="24"/>
          <w:szCs w:val="24"/>
        </w:rPr>
        <w:t>(e.g.,</w:t>
      </w:r>
      <w:r w:rsidR="00CB77E8">
        <w:rPr>
          <w:spacing w:val="-5"/>
          <w:sz w:val="24"/>
          <w:szCs w:val="24"/>
        </w:rPr>
        <w:t xml:space="preserve"> </w:t>
      </w:r>
      <w:r w:rsidR="00CB77E8">
        <w:rPr>
          <w:sz w:val="24"/>
          <w:szCs w:val="24"/>
        </w:rPr>
        <w:t>“ca</w:t>
      </w:r>
      <w:r w:rsidR="00CB77E8">
        <w:rPr>
          <w:spacing w:val="-13"/>
          <w:sz w:val="24"/>
          <w:szCs w:val="24"/>
        </w:rPr>
        <w:t>r</w:t>
      </w:r>
      <w:r w:rsidR="00CB77E8">
        <w:rPr>
          <w:sz w:val="24"/>
          <w:szCs w:val="24"/>
        </w:rPr>
        <w:t>.</w:t>
      </w:r>
      <w:r w:rsidR="00CB77E8">
        <w:rPr>
          <w:spacing w:val="9"/>
          <w:sz w:val="24"/>
          <w:szCs w:val="24"/>
        </w:rPr>
        <w:t xml:space="preserve"> </w:t>
      </w:r>
      <w:r w:rsidR="00CB77E8">
        <w:rPr>
          <w:sz w:val="24"/>
          <w:szCs w:val="24"/>
        </w:rPr>
        <w:t>and.</w:t>
      </w:r>
      <w:r w:rsidR="00CB77E8">
        <w:rPr>
          <w:spacing w:val="10"/>
          <w:sz w:val="24"/>
          <w:szCs w:val="24"/>
        </w:rPr>
        <w:t xml:space="preserve"> </w:t>
      </w:r>
      <w:r w:rsidR="00CB77E8">
        <w:rPr>
          <w:sz w:val="24"/>
          <w:szCs w:val="24"/>
        </w:rPr>
        <w:t>chu</w:t>
      </w:r>
      <w:r w:rsidR="00CB77E8">
        <w:rPr>
          <w:spacing w:val="-16"/>
          <w:sz w:val="24"/>
          <w:szCs w:val="24"/>
        </w:rPr>
        <w:t>v</w:t>
      </w:r>
      <w:r w:rsidR="00CB77E8">
        <w:rPr>
          <w:spacing w:val="-17"/>
          <w:sz w:val="24"/>
          <w:szCs w:val="24"/>
        </w:rPr>
        <w:t>.</w:t>
      </w:r>
      <w:r w:rsidR="00CB77E8">
        <w:rPr>
          <w:sz w:val="24"/>
          <w:szCs w:val="24"/>
        </w:rPr>
        <w:t>”, including</w:t>
      </w:r>
      <w:r w:rsidR="00CB77E8">
        <w:rPr>
          <w:spacing w:val="-9"/>
          <w:sz w:val="24"/>
          <w:szCs w:val="24"/>
        </w:rPr>
        <w:t xml:space="preserve"> </w:t>
      </w:r>
      <w:r w:rsidR="00CB77E8">
        <w:rPr>
          <w:sz w:val="24"/>
          <w:szCs w:val="24"/>
        </w:rPr>
        <w:t>periods)</w:t>
      </w:r>
      <w:r w:rsidR="00CB77E8">
        <w:rPr>
          <w:spacing w:val="-8"/>
          <w:sz w:val="24"/>
          <w:szCs w:val="24"/>
        </w:rPr>
        <w:t xml:space="preserve"> </w:t>
      </w:r>
      <w:r w:rsidR="00CB77E8">
        <w:rPr>
          <w:sz w:val="24"/>
          <w:szCs w:val="24"/>
        </w:rPr>
        <w:t>into</w:t>
      </w:r>
      <w:r w:rsidR="00CB77E8">
        <w:rPr>
          <w:spacing w:val="-4"/>
          <w:sz w:val="24"/>
          <w:szCs w:val="24"/>
        </w:rPr>
        <w:t xml:space="preserve"> </w:t>
      </w:r>
      <w:r w:rsidR="00CB77E8">
        <w:rPr>
          <w:sz w:val="24"/>
          <w:szCs w:val="24"/>
        </w:rPr>
        <w:t>an</w:t>
      </w:r>
      <w:r w:rsidR="00CB77E8">
        <w:rPr>
          <w:spacing w:val="-2"/>
          <w:sz w:val="24"/>
          <w:szCs w:val="24"/>
        </w:rPr>
        <w:t xml:space="preserve"> </w:t>
      </w:r>
      <w:r w:rsidR="00CB77E8">
        <w:rPr>
          <w:sz w:val="24"/>
          <w:szCs w:val="24"/>
        </w:rPr>
        <w:t>American</w:t>
      </w:r>
      <w:r w:rsidR="00CB77E8">
        <w:rPr>
          <w:spacing w:val="-9"/>
          <w:sz w:val="24"/>
          <w:szCs w:val="24"/>
        </w:rPr>
        <w:t xml:space="preserve"> </w:t>
      </w:r>
      <w:r w:rsidR="00CB77E8">
        <w:rPr>
          <w:sz w:val="24"/>
          <w:szCs w:val="24"/>
        </w:rPr>
        <w:t>English</w:t>
      </w:r>
      <w:r w:rsidR="00CB77E8">
        <w:rPr>
          <w:spacing w:val="-7"/>
          <w:sz w:val="24"/>
          <w:szCs w:val="24"/>
        </w:rPr>
        <w:t xml:space="preserve"> </w:t>
      </w:r>
      <w:r w:rsidR="00CB77E8">
        <w:rPr>
          <w:sz w:val="24"/>
          <w:szCs w:val="24"/>
        </w:rPr>
        <w:t>t</w:t>
      </w:r>
      <w:r w:rsidR="00CB77E8">
        <w:rPr>
          <w:spacing w:val="-4"/>
          <w:sz w:val="24"/>
          <w:szCs w:val="24"/>
        </w:rPr>
        <w:t>e</w:t>
      </w:r>
      <w:r w:rsidR="00CB77E8">
        <w:rPr>
          <w:sz w:val="24"/>
          <w:szCs w:val="24"/>
        </w:rPr>
        <w:t>xt-to-speech</w:t>
      </w:r>
      <w:r w:rsidR="00CB77E8">
        <w:rPr>
          <w:spacing w:val="-14"/>
          <w:sz w:val="24"/>
          <w:szCs w:val="24"/>
        </w:rPr>
        <w:t xml:space="preserve"> </w:t>
      </w:r>
      <w:r w:rsidR="00CB77E8">
        <w:rPr>
          <w:sz w:val="24"/>
          <w:szCs w:val="24"/>
        </w:rPr>
        <w:t>engine</w:t>
      </w:r>
      <w:r w:rsidR="00CB77E8">
        <w:rPr>
          <w:spacing w:val="-6"/>
          <w:sz w:val="24"/>
          <w:szCs w:val="24"/>
        </w:rPr>
        <w:t xml:space="preserve"> </w:t>
      </w:r>
      <w:r w:rsidR="00CB77E8">
        <w:rPr>
          <w:sz w:val="24"/>
          <w:szCs w:val="24"/>
        </w:rPr>
        <w:t>using</w:t>
      </w:r>
      <w:r w:rsidR="00CB77E8">
        <w:rPr>
          <w:spacing w:val="-5"/>
          <w:sz w:val="24"/>
          <w:szCs w:val="24"/>
        </w:rPr>
        <w:t xml:space="preserve"> </w:t>
      </w:r>
      <w:r w:rsidR="00CB77E8">
        <w:rPr>
          <w:sz w:val="24"/>
          <w:szCs w:val="24"/>
        </w:rPr>
        <w:t>a</w:t>
      </w:r>
      <w:r w:rsidR="00CB77E8">
        <w:rPr>
          <w:spacing w:val="-1"/>
          <w:sz w:val="24"/>
          <w:szCs w:val="24"/>
        </w:rPr>
        <w:t xml:space="preserve"> </w:t>
      </w:r>
      <w:r w:rsidR="00CB77E8">
        <w:rPr>
          <w:sz w:val="24"/>
          <w:szCs w:val="24"/>
        </w:rPr>
        <w:t>female</w:t>
      </w:r>
      <w:r w:rsidR="00CB77E8">
        <w:rPr>
          <w:spacing w:val="-7"/>
          <w:sz w:val="24"/>
          <w:szCs w:val="24"/>
        </w:rPr>
        <w:t xml:space="preserve"> </w:t>
      </w:r>
      <w:r w:rsidR="00CB77E8">
        <w:rPr>
          <w:spacing w:val="-5"/>
          <w:sz w:val="24"/>
          <w:szCs w:val="24"/>
        </w:rPr>
        <w:t>v</w:t>
      </w:r>
      <w:r w:rsidR="00CB77E8">
        <w:rPr>
          <w:sz w:val="24"/>
          <w:szCs w:val="24"/>
        </w:rPr>
        <w:t>oice.</w:t>
      </w:r>
      <w:r w:rsidR="00CB77E8">
        <w:rPr>
          <w:position w:val="9"/>
          <w:sz w:val="16"/>
          <w:szCs w:val="16"/>
        </w:rPr>
        <w:t>2</w:t>
      </w:r>
      <w:r w:rsidR="00CB77E8">
        <w:rPr>
          <w:spacing w:val="37"/>
          <w:position w:val="9"/>
          <w:sz w:val="16"/>
          <w:szCs w:val="16"/>
        </w:rPr>
        <w:t xml:space="preserve"> </w:t>
      </w:r>
      <w:r w:rsidR="00CB77E8">
        <w:rPr>
          <w:sz w:val="24"/>
          <w:szCs w:val="24"/>
        </w:rPr>
        <w:t>The periods</w:t>
      </w:r>
      <w:r w:rsidR="00CB77E8">
        <w:rPr>
          <w:spacing w:val="-7"/>
          <w:sz w:val="24"/>
          <w:szCs w:val="24"/>
        </w:rPr>
        <w:t xml:space="preserve"> </w:t>
      </w:r>
      <w:r w:rsidR="00CB77E8">
        <w:rPr>
          <w:sz w:val="24"/>
          <w:szCs w:val="24"/>
        </w:rPr>
        <w:t>between</w:t>
      </w:r>
      <w:r w:rsidR="00CB77E8">
        <w:rPr>
          <w:spacing w:val="-8"/>
          <w:sz w:val="24"/>
          <w:szCs w:val="24"/>
        </w:rPr>
        <w:t xml:space="preserve"> </w:t>
      </w:r>
      <w:r w:rsidR="00CB77E8">
        <w:rPr>
          <w:spacing w:val="-2"/>
          <w:sz w:val="24"/>
          <w:szCs w:val="24"/>
        </w:rPr>
        <w:t>w</w:t>
      </w:r>
      <w:r w:rsidR="00CB77E8">
        <w:rPr>
          <w:sz w:val="24"/>
          <w:szCs w:val="24"/>
        </w:rPr>
        <w:t>ords</w:t>
      </w:r>
      <w:r w:rsidR="00CB77E8">
        <w:rPr>
          <w:spacing w:val="-6"/>
          <w:sz w:val="24"/>
          <w:szCs w:val="24"/>
        </w:rPr>
        <w:t xml:space="preserve"> </w:t>
      </w:r>
      <w:r w:rsidR="00CB77E8">
        <w:rPr>
          <w:sz w:val="24"/>
          <w:szCs w:val="24"/>
        </w:rPr>
        <w:t>introduced</w:t>
      </w:r>
      <w:r w:rsidR="00CB77E8">
        <w:rPr>
          <w:spacing w:val="-10"/>
          <w:sz w:val="24"/>
          <w:szCs w:val="24"/>
        </w:rPr>
        <w:t xml:space="preserve"> </w:t>
      </w:r>
      <w:r w:rsidR="00CB77E8">
        <w:rPr>
          <w:sz w:val="24"/>
          <w:szCs w:val="24"/>
        </w:rPr>
        <w:t>substantial</w:t>
      </w:r>
      <w:r w:rsidR="00CB77E8">
        <w:rPr>
          <w:spacing w:val="-10"/>
          <w:sz w:val="24"/>
          <w:szCs w:val="24"/>
        </w:rPr>
        <w:t xml:space="preserve"> </w:t>
      </w:r>
      <w:r w:rsidR="00CB77E8">
        <w:rPr>
          <w:sz w:val="24"/>
          <w:szCs w:val="24"/>
        </w:rPr>
        <w:t>pauses</w:t>
      </w:r>
      <w:r w:rsidR="00CB77E8">
        <w:rPr>
          <w:spacing w:val="-6"/>
          <w:sz w:val="24"/>
          <w:szCs w:val="24"/>
        </w:rPr>
        <w:t xml:space="preserve"> </w:t>
      </w:r>
      <w:r w:rsidR="00CB77E8">
        <w:rPr>
          <w:sz w:val="24"/>
          <w:szCs w:val="24"/>
        </w:rPr>
        <w:t>ranging</w:t>
      </w:r>
      <w:r w:rsidR="00CB77E8">
        <w:rPr>
          <w:spacing w:val="-7"/>
          <w:sz w:val="24"/>
          <w:szCs w:val="24"/>
        </w:rPr>
        <w:t xml:space="preserve"> </w:t>
      </w:r>
      <w:r w:rsidR="00CB77E8">
        <w:rPr>
          <w:sz w:val="24"/>
          <w:szCs w:val="24"/>
        </w:rPr>
        <w:t>in</w:t>
      </w:r>
      <w:r w:rsidR="00CB77E8">
        <w:rPr>
          <w:spacing w:val="-2"/>
          <w:sz w:val="24"/>
          <w:szCs w:val="24"/>
        </w:rPr>
        <w:t xml:space="preserve"> </w:t>
      </w:r>
      <w:r w:rsidR="00CB77E8">
        <w:rPr>
          <w:sz w:val="24"/>
          <w:szCs w:val="24"/>
        </w:rPr>
        <w:t>length</w:t>
      </w:r>
      <w:r w:rsidR="00CB77E8">
        <w:rPr>
          <w:spacing w:val="-6"/>
          <w:sz w:val="24"/>
          <w:szCs w:val="24"/>
        </w:rPr>
        <w:t xml:space="preserve"> </w:t>
      </w:r>
      <w:r w:rsidR="00CB77E8">
        <w:rPr>
          <w:sz w:val="24"/>
          <w:szCs w:val="24"/>
        </w:rPr>
        <w:t>from</w:t>
      </w:r>
      <w:r w:rsidR="00CB77E8">
        <w:rPr>
          <w:spacing w:val="-5"/>
          <w:sz w:val="24"/>
          <w:szCs w:val="24"/>
        </w:rPr>
        <w:t xml:space="preserve"> </w:t>
      </w:r>
      <w:r w:rsidR="00CB77E8">
        <w:rPr>
          <w:sz w:val="24"/>
          <w:szCs w:val="24"/>
        </w:rPr>
        <w:t>150</w:t>
      </w:r>
      <w:r w:rsidR="00CB77E8">
        <w:rPr>
          <w:spacing w:val="-4"/>
          <w:sz w:val="24"/>
          <w:szCs w:val="24"/>
        </w:rPr>
        <w:t xml:space="preserve"> </w:t>
      </w:r>
      <w:r w:rsidR="00CB77E8">
        <w:rPr>
          <w:sz w:val="24"/>
          <w:szCs w:val="24"/>
        </w:rPr>
        <w:t>to</w:t>
      </w:r>
      <w:r w:rsidR="00CB77E8">
        <w:rPr>
          <w:spacing w:val="-2"/>
          <w:sz w:val="24"/>
          <w:szCs w:val="24"/>
        </w:rPr>
        <w:t xml:space="preserve"> </w:t>
      </w:r>
      <w:r w:rsidR="00CB77E8">
        <w:rPr>
          <w:sz w:val="24"/>
          <w:szCs w:val="24"/>
        </w:rPr>
        <w:t>300</w:t>
      </w:r>
      <w:r w:rsidR="00CB77E8">
        <w:rPr>
          <w:spacing w:val="-4"/>
          <w:sz w:val="24"/>
          <w:szCs w:val="24"/>
        </w:rPr>
        <w:t xml:space="preserve"> </w:t>
      </w:r>
      <w:r w:rsidR="00CB77E8">
        <w:rPr>
          <w:sz w:val="24"/>
          <w:szCs w:val="24"/>
        </w:rPr>
        <w:t>ms; piloting</w:t>
      </w:r>
      <w:r w:rsidR="00CB77E8">
        <w:rPr>
          <w:spacing w:val="-7"/>
          <w:sz w:val="24"/>
          <w:szCs w:val="24"/>
        </w:rPr>
        <w:t xml:space="preserve"> </w:t>
      </w:r>
      <w:r w:rsidR="00CB77E8">
        <w:rPr>
          <w:sz w:val="24"/>
          <w:szCs w:val="24"/>
        </w:rPr>
        <w:t>r</w:t>
      </w:r>
      <w:r w:rsidR="00CB77E8">
        <w:rPr>
          <w:spacing w:val="-6"/>
          <w:sz w:val="24"/>
          <w:szCs w:val="24"/>
        </w:rPr>
        <w:t>e</w:t>
      </w:r>
      <w:r w:rsidR="00CB77E8">
        <w:rPr>
          <w:spacing w:val="-4"/>
          <w:sz w:val="24"/>
          <w:szCs w:val="24"/>
        </w:rPr>
        <w:t>v</w:t>
      </w:r>
      <w:r w:rsidR="00CB77E8">
        <w:rPr>
          <w:sz w:val="24"/>
          <w:szCs w:val="24"/>
        </w:rPr>
        <w:t>ealed</w:t>
      </w:r>
      <w:r w:rsidR="00CB77E8">
        <w:rPr>
          <w:spacing w:val="-8"/>
          <w:sz w:val="24"/>
          <w:szCs w:val="24"/>
        </w:rPr>
        <w:t xml:space="preserve"> </w:t>
      </w:r>
      <w:r w:rsidR="00CB77E8">
        <w:rPr>
          <w:sz w:val="24"/>
          <w:szCs w:val="24"/>
        </w:rPr>
        <w:t>that</w:t>
      </w:r>
      <w:r w:rsidR="00CB77E8">
        <w:rPr>
          <w:spacing w:val="-4"/>
          <w:sz w:val="24"/>
          <w:szCs w:val="24"/>
        </w:rPr>
        <w:t xml:space="preserve"> </w:t>
      </w:r>
      <w:r w:rsidR="00CB77E8">
        <w:rPr>
          <w:sz w:val="24"/>
          <w:szCs w:val="24"/>
        </w:rPr>
        <w:t>without</w:t>
      </w:r>
      <w:r w:rsidR="00CB77E8">
        <w:rPr>
          <w:spacing w:val="-7"/>
          <w:sz w:val="24"/>
          <w:szCs w:val="24"/>
        </w:rPr>
        <w:t xml:space="preserve"> </w:t>
      </w:r>
      <w:r w:rsidR="00CB77E8">
        <w:rPr>
          <w:sz w:val="24"/>
          <w:szCs w:val="24"/>
        </w:rPr>
        <w:t>pauses,</w:t>
      </w:r>
      <w:r w:rsidR="00CB77E8">
        <w:rPr>
          <w:spacing w:val="-7"/>
          <w:sz w:val="24"/>
          <w:szCs w:val="24"/>
        </w:rPr>
        <w:t xml:space="preserve"> </w:t>
      </w:r>
      <w:r w:rsidR="00CB77E8">
        <w:rPr>
          <w:sz w:val="24"/>
          <w:szCs w:val="24"/>
        </w:rPr>
        <w:t>it</w:t>
      </w:r>
      <w:r w:rsidR="00CB77E8">
        <w:rPr>
          <w:spacing w:val="-1"/>
          <w:sz w:val="24"/>
          <w:szCs w:val="24"/>
        </w:rPr>
        <w:t xml:space="preserve"> </w:t>
      </w:r>
      <w:r w:rsidR="00CB77E8">
        <w:rPr>
          <w:spacing w:val="-2"/>
          <w:sz w:val="24"/>
          <w:szCs w:val="24"/>
        </w:rPr>
        <w:t>w</w:t>
      </w:r>
      <w:r w:rsidR="00CB77E8">
        <w:rPr>
          <w:sz w:val="24"/>
          <w:szCs w:val="24"/>
        </w:rPr>
        <w:t>as</w:t>
      </w:r>
      <w:r w:rsidR="00CB77E8">
        <w:rPr>
          <w:spacing w:val="-4"/>
          <w:sz w:val="24"/>
          <w:szCs w:val="24"/>
        </w:rPr>
        <w:t xml:space="preserve"> </w:t>
      </w:r>
      <w:r w:rsidR="00CB77E8">
        <w:rPr>
          <w:sz w:val="24"/>
          <w:szCs w:val="24"/>
        </w:rPr>
        <w:t>di</w:t>
      </w:r>
      <w:r w:rsidR="00CB77E8">
        <w:rPr>
          <w:spacing w:val="-6"/>
          <w:sz w:val="24"/>
          <w:szCs w:val="24"/>
        </w:rPr>
        <w:t>f</w:t>
      </w:r>
      <w:r w:rsidR="00CB77E8">
        <w:rPr>
          <w:sz w:val="24"/>
          <w:szCs w:val="24"/>
        </w:rPr>
        <w:t>ficult</w:t>
      </w:r>
      <w:r w:rsidR="00CB77E8">
        <w:rPr>
          <w:spacing w:val="-18"/>
          <w:sz w:val="24"/>
          <w:szCs w:val="24"/>
        </w:rPr>
        <w:t xml:space="preserve"> </w:t>
      </w:r>
      <w:r w:rsidR="00CB77E8">
        <w:rPr>
          <w:sz w:val="24"/>
          <w:szCs w:val="24"/>
        </w:rPr>
        <w:t>for</w:t>
      </w:r>
      <w:r w:rsidR="00CB77E8">
        <w:rPr>
          <w:spacing w:val="-3"/>
          <w:sz w:val="24"/>
          <w:szCs w:val="24"/>
        </w:rPr>
        <w:t xml:space="preserve"> </w:t>
      </w:r>
      <w:r w:rsidR="00CB77E8">
        <w:rPr>
          <w:sz w:val="24"/>
          <w:szCs w:val="24"/>
        </w:rPr>
        <w:t>participants</w:t>
      </w:r>
      <w:r w:rsidR="00CB77E8">
        <w:rPr>
          <w:spacing w:val="-11"/>
          <w:sz w:val="24"/>
          <w:szCs w:val="24"/>
        </w:rPr>
        <w:t xml:space="preserve"> </w:t>
      </w:r>
      <w:r w:rsidR="00CB77E8">
        <w:rPr>
          <w:sz w:val="24"/>
          <w:szCs w:val="24"/>
        </w:rPr>
        <w:t>to</w:t>
      </w:r>
      <w:r w:rsidR="00CB77E8">
        <w:rPr>
          <w:spacing w:val="-2"/>
          <w:sz w:val="24"/>
          <w:szCs w:val="24"/>
        </w:rPr>
        <w:t xml:space="preserve"> </w:t>
      </w:r>
      <w:r w:rsidR="00CB77E8">
        <w:rPr>
          <w:sz w:val="24"/>
          <w:szCs w:val="24"/>
        </w:rPr>
        <w:t>distinguish</w:t>
      </w:r>
      <w:r w:rsidR="00CB77E8">
        <w:rPr>
          <w:spacing w:val="-11"/>
          <w:sz w:val="24"/>
          <w:szCs w:val="24"/>
        </w:rPr>
        <w:t xml:space="preserve"> </w:t>
      </w:r>
      <w:r w:rsidR="00CB77E8">
        <w:rPr>
          <w:sz w:val="24"/>
          <w:szCs w:val="24"/>
        </w:rPr>
        <w:t>the</w:t>
      </w:r>
      <w:r w:rsidR="00CB77E8">
        <w:rPr>
          <w:spacing w:val="-3"/>
          <w:sz w:val="24"/>
          <w:szCs w:val="24"/>
        </w:rPr>
        <w:t xml:space="preserve"> </w:t>
      </w:r>
      <w:r w:rsidR="00CB77E8">
        <w:rPr>
          <w:spacing w:val="-2"/>
          <w:sz w:val="24"/>
          <w:szCs w:val="24"/>
        </w:rPr>
        <w:t>w</w:t>
      </w:r>
      <w:r w:rsidR="00CB77E8">
        <w:rPr>
          <w:sz w:val="24"/>
          <w:szCs w:val="24"/>
        </w:rPr>
        <w:t>ords.</w:t>
      </w:r>
    </w:p>
    <w:p w:rsidR="00B72476" w:rsidRDefault="00CB77E8">
      <w:pPr>
        <w:spacing w:before="11" w:line="408" w:lineRule="auto"/>
        <w:ind w:left="120" w:right="85" w:firstLine="279"/>
        <w:jc w:val="both"/>
        <w:sectPr w:rsidR="00B72476">
          <w:pgSz w:w="12240" w:h="15840"/>
          <w:pgMar w:top="960" w:right="1320" w:bottom="280" w:left="1320" w:header="736" w:footer="0" w:gutter="0"/>
          <w:cols w:space="720"/>
        </w:sectPr>
      </w:pPr>
      <w:r>
        <w:rPr>
          <w:position w:val="7"/>
          <w:sz w:val="14"/>
          <w:szCs w:val="14"/>
        </w:rPr>
        <w:t>2</w:t>
      </w:r>
      <w:r>
        <w:rPr>
          <w:spacing w:val="14"/>
          <w:position w:val="7"/>
          <w:sz w:val="14"/>
          <w:szCs w:val="14"/>
        </w:rPr>
        <w:t xml:space="preserve"> </w:t>
      </w:r>
      <w:r>
        <w:rPr>
          <w:spacing w:val="-16"/>
        </w:rPr>
        <w:t>W</w:t>
      </w:r>
      <w:r>
        <w:t>e</w:t>
      </w:r>
      <w:r>
        <w:rPr>
          <w:spacing w:val="-13"/>
        </w:rPr>
        <w:t xml:space="preserve"> </w:t>
      </w:r>
      <w:r>
        <w:rPr>
          <w:w w:val="99"/>
        </w:rPr>
        <w:t>program</w:t>
      </w:r>
      <w:ins w:id="31" w:author="lera boroditsky" w:date="2013-12-05T09:34:00Z">
        <w:r w:rsidR="008C7AC3">
          <w:rPr>
            <w:w w:val="99"/>
          </w:rPr>
          <w:t>m</w:t>
        </w:r>
      </w:ins>
      <w:r>
        <w:rPr>
          <w:w w:val="99"/>
        </w:rPr>
        <w:t>atically</w:t>
      </w:r>
      <w:r>
        <w:rPr>
          <w:spacing w:val="-9"/>
          <w:w w:val="99"/>
        </w:rPr>
        <w:t xml:space="preserve"> </w:t>
      </w:r>
      <w:r>
        <w:t>submitted</w:t>
      </w:r>
      <w:r>
        <w:rPr>
          <w:spacing w:val="-18"/>
        </w:rPr>
        <w:t xml:space="preserve"> </w:t>
      </w:r>
      <w:r>
        <w:t>all</w:t>
      </w:r>
      <w:r>
        <w:rPr>
          <w:spacing w:val="-12"/>
        </w:rPr>
        <w:t xml:space="preserve"> </w:t>
      </w:r>
      <w:r>
        <w:t>of</w:t>
      </w:r>
      <w:r>
        <w:rPr>
          <w:spacing w:val="-12"/>
        </w:rPr>
        <w:t xml:space="preserve"> </w:t>
      </w:r>
      <w:r>
        <w:t>our</w:t>
      </w:r>
      <w:r>
        <w:rPr>
          <w:spacing w:val="-13"/>
        </w:rPr>
        <w:t xml:space="preserve"> </w:t>
      </w:r>
      <w:r>
        <w:t>sentences</w:t>
      </w:r>
      <w:r>
        <w:rPr>
          <w:spacing w:val="-18"/>
        </w:rPr>
        <w:t xml:space="preserve"> </w:t>
      </w:r>
      <w:r>
        <w:t>to</w:t>
      </w:r>
      <w:r>
        <w:rPr>
          <w:spacing w:val="-12"/>
        </w:rPr>
        <w:t xml:space="preserve"> </w:t>
      </w:r>
      <w:r>
        <w:t>the</w:t>
      </w:r>
      <w:r>
        <w:rPr>
          <w:spacing w:val="-12"/>
        </w:rPr>
        <w:t xml:space="preserve"> </w:t>
      </w:r>
      <w:r>
        <w:rPr>
          <w:w w:val="99"/>
        </w:rPr>
        <w:t>t</w:t>
      </w:r>
      <w:r>
        <w:rPr>
          <w:spacing w:val="-3"/>
          <w:w w:val="99"/>
        </w:rPr>
        <w:t>e</w:t>
      </w:r>
      <w:r>
        <w:rPr>
          <w:w w:val="99"/>
        </w:rPr>
        <w:t>xt-to-speech</w:t>
      </w:r>
      <w:r>
        <w:rPr>
          <w:spacing w:val="-10"/>
          <w:w w:val="99"/>
        </w:rPr>
        <w:t xml:space="preserve"> </w:t>
      </w:r>
      <w:r>
        <w:t>web</w:t>
      </w:r>
      <w:r>
        <w:rPr>
          <w:spacing w:val="-13"/>
        </w:rPr>
        <w:t xml:space="preserve"> </w:t>
      </w:r>
      <w:r>
        <w:t>service</w:t>
      </w:r>
      <w:r>
        <w:rPr>
          <w:spacing w:val="-16"/>
        </w:rPr>
        <w:t xml:space="preserve"> </w:t>
      </w:r>
      <w:r>
        <w:t>that</w:t>
      </w:r>
      <w:r>
        <w:rPr>
          <w:spacing w:val="-13"/>
        </w:rPr>
        <w:t xml:space="preserve"> </w:t>
      </w:r>
      <w:r>
        <w:t>p</w:t>
      </w:r>
      <w:r>
        <w:rPr>
          <w:spacing w:val="-5"/>
        </w:rPr>
        <w:t>o</w:t>
      </w:r>
      <w:r>
        <w:t>wers</w:t>
      </w:r>
      <w:r>
        <w:rPr>
          <w:spacing w:val="-16"/>
        </w:rPr>
        <w:t xml:space="preserve"> </w:t>
      </w:r>
      <w:r>
        <w:t>Google</w:t>
      </w:r>
      <w:r>
        <w:rPr>
          <w:spacing w:val="-16"/>
        </w:rPr>
        <w:t xml:space="preserve"> </w:t>
      </w:r>
      <w:r>
        <w:rPr>
          <w:spacing w:val="-7"/>
        </w:rPr>
        <w:t>T</w:t>
      </w:r>
      <w:r>
        <w:t>ranslate. During</w:t>
      </w:r>
      <w:r>
        <w:rPr>
          <w:spacing w:val="3"/>
        </w:rPr>
        <w:t xml:space="preserve"> </w:t>
      </w:r>
      <w:r>
        <w:t>our</w:t>
      </w:r>
      <w:r>
        <w:rPr>
          <w:spacing w:val="6"/>
        </w:rPr>
        <w:t xml:space="preserve"> </w:t>
      </w:r>
      <w:r>
        <w:t>i</w:t>
      </w:r>
      <w:r>
        <w:rPr>
          <w:spacing w:val="-8"/>
        </w:rPr>
        <w:t>n</w:t>
      </w:r>
      <w:r>
        <w:rPr>
          <w:spacing w:val="-3"/>
        </w:rPr>
        <w:t>v</w:t>
      </w:r>
      <w:r>
        <w:t>esti</w:t>
      </w:r>
      <w:r>
        <w:rPr>
          <w:spacing w:val="-1"/>
        </w:rPr>
        <w:t>g</w:t>
      </w:r>
      <w:r>
        <w:t>ation,</w:t>
      </w:r>
      <w:r>
        <w:rPr>
          <w:spacing w:val="1"/>
        </w:rPr>
        <w:t xml:space="preserve"> </w:t>
      </w:r>
      <w:r>
        <w:t>the</w:t>
      </w:r>
      <w:r>
        <w:rPr>
          <w:spacing w:val="6"/>
        </w:rPr>
        <w:t xml:space="preserve"> </w:t>
      </w:r>
      <w:r>
        <w:t>set</w:t>
      </w:r>
      <w:r>
        <w:rPr>
          <w:spacing w:val="6"/>
        </w:rPr>
        <w:t xml:space="preserve"> </w:t>
      </w:r>
      <w:r>
        <w:t>of</w:t>
      </w:r>
      <w:r>
        <w:rPr>
          <w:spacing w:val="7"/>
        </w:rPr>
        <w:t xml:space="preserve"> </w:t>
      </w:r>
      <w:r>
        <w:rPr>
          <w:spacing w:val="-4"/>
        </w:rPr>
        <w:t>v</w:t>
      </w:r>
      <w:r>
        <w:t>oices</w:t>
      </w:r>
      <w:r>
        <w:rPr>
          <w:spacing w:val="3"/>
        </w:rPr>
        <w:t xml:space="preserve"> </w:t>
      </w:r>
      <w:r>
        <w:t>on</w:t>
      </w:r>
      <w:r>
        <w:rPr>
          <w:spacing w:val="6"/>
        </w:rPr>
        <w:t xml:space="preserve"> </w:t>
      </w:r>
      <w:r>
        <w:t>the</w:t>
      </w:r>
      <w:r>
        <w:rPr>
          <w:spacing w:val="6"/>
        </w:rPr>
        <w:t xml:space="preserve"> </w:t>
      </w:r>
      <w:r>
        <w:t>web</w:t>
      </w:r>
      <w:r>
        <w:rPr>
          <w:spacing w:val="5"/>
        </w:rPr>
        <w:t xml:space="preserve"> </w:t>
      </w:r>
      <w:r>
        <w:t>service</w:t>
      </w:r>
      <w:r>
        <w:rPr>
          <w:spacing w:val="3"/>
        </w:rPr>
        <w:t xml:space="preserve"> </w:t>
      </w:r>
      <w:r>
        <w:t>changed,</w:t>
      </w:r>
      <w:r>
        <w:rPr>
          <w:spacing w:val="4"/>
        </w:rPr>
        <w:t xml:space="preserve"> </w:t>
      </w:r>
      <w:r>
        <w:t>which</w:t>
      </w:r>
      <w:r>
        <w:rPr>
          <w:spacing w:val="3"/>
        </w:rPr>
        <w:t xml:space="preserve"> </w:t>
      </w:r>
      <w:r>
        <w:t>required</w:t>
      </w:r>
      <w:r>
        <w:rPr>
          <w:spacing w:val="2"/>
        </w:rPr>
        <w:t xml:space="preserve"> </w:t>
      </w:r>
      <w:r>
        <w:t>us</w:t>
      </w:r>
      <w:r>
        <w:rPr>
          <w:spacing w:val="7"/>
        </w:rPr>
        <w:t xml:space="preserve"> </w:t>
      </w:r>
      <w:r>
        <w:t>to</w:t>
      </w:r>
      <w:r>
        <w:rPr>
          <w:spacing w:val="7"/>
        </w:rPr>
        <w:t xml:space="preserve"> </w:t>
      </w:r>
      <w:r>
        <w:t>synthesize our</w:t>
      </w:r>
      <w:r>
        <w:rPr>
          <w:spacing w:val="6"/>
        </w:rPr>
        <w:t xml:space="preserve"> </w:t>
      </w:r>
      <w:r>
        <w:t>stimuli using</w:t>
      </w:r>
      <w:r>
        <w:rPr>
          <w:spacing w:val="-4"/>
        </w:rPr>
        <w:t xml:space="preserve"> </w:t>
      </w:r>
      <w:r>
        <w:t>di</w:t>
      </w:r>
      <w:r>
        <w:rPr>
          <w:spacing w:val="-5"/>
        </w:rPr>
        <w:t>f</w:t>
      </w:r>
      <w:r>
        <w:t>ferent</w:t>
      </w:r>
      <w:r>
        <w:rPr>
          <w:spacing w:val="-7"/>
        </w:rPr>
        <w:t xml:space="preserve"> </w:t>
      </w:r>
      <w:r>
        <w:t>soft</w:t>
      </w:r>
      <w:r>
        <w:rPr>
          <w:spacing w:val="-2"/>
        </w:rPr>
        <w:t>w</w:t>
      </w:r>
      <w:r>
        <w:t>are.</w:t>
      </w:r>
      <w:r>
        <w:rPr>
          <w:spacing w:val="5"/>
        </w:rPr>
        <w:t xml:space="preserve"> </w:t>
      </w:r>
      <w:r>
        <w:t>See</w:t>
      </w:r>
      <w:r>
        <w:rPr>
          <w:spacing w:val="-3"/>
        </w:rPr>
        <w:t xml:space="preserve"> </w:t>
      </w:r>
      <w:r>
        <w:t>also</w:t>
      </w:r>
      <w:r>
        <w:rPr>
          <w:spacing w:val="-3"/>
        </w:rPr>
        <w:t xml:space="preserve"> F</w:t>
      </w:r>
      <w:r>
        <w:t>ootnote</w:t>
      </w:r>
      <w:r>
        <w:rPr>
          <w:spacing w:val="-7"/>
        </w:rPr>
        <w:t xml:space="preserve"> </w:t>
      </w:r>
      <w:r>
        <w:t>5.</w:t>
      </w:r>
    </w:p>
    <w:p w:rsidR="00B72476" w:rsidRDefault="00B72476">
      <w:pPr>
        <w:spacing w:before="5" w:line="160" w:lineRule="exact"/>
        <w:rPr>
          <w:sz w:val="17"/>
          <w:szCs w:val="17"/>
        </w:rPr>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sectPr w:rsidR="00B72476">
          <w:pgSz w:w="12240" w:h="15840"/>
          <w:pgMar w:top="960" w:right="1120" w:bottom="280" w:left="1320" w:header="736" w:footer="0" w:gutter="0"/>
          <w:cols w:space="720"/>
        </w:sectPr>
      </w:pPr>
    </w:p>
    <w:p w:rsidR="00B72476" w:rsidRDefault="00CB77E8">
      <w:pPr>
        <w:spacing w:before="19"/>
        <w:ind w:left="511" w:right="142"/>
        <w:jc w:val="center"/>
        <w:rPr>
          <w:sz w:val="24"/>
          <w:szCs w:val="24"/>
        </w:rPr>
      </w:pPr>
      <w:r>
        <w:rPr>
          <w:sz w:val="24"/>
          <w:szCs w:val="24"/>
        </w:rPr>
        <w:lastRenderedPageBreak/>
        <w:t>Exposure</w:t>
      </w:r>
      <w:r>
        <w:rPr>
          <w:spacing w:val="-9"/>
          <w:sz w:val="24"/>
          <w:szCs w:val="24"/>
        </w:rPr>
        <w:t xml:space="preserve"> </w:t>
      </w:r>
      <w:r>
        <w:rPr>
          <w:w w:val="99"/>
          <w:sz w:val="24"/>
          <w:szCs w:val="24"/>
        </w:rPr>
        <w:t>sentences</w:t>
      </w:r>
    </w:p>
    <w:p w:rsidR="00B72476" w:rsidRDefault="00B72476">
      <w:pPr>
        <w:spacing w:before="8" w:line="180" w:lineRule="exact"/>
        <w:rPr>
          <w:sz w:val="19"/>
          <w:szCs w:val="19"/>
        </w:rPr>
      </w:pPr>
    </w:p>
    <w:p w:rsidR="00B72476" w:rsidRDefault="00CB77E8">
      <w:pPr>
        <w:spacing w:line="280" w:lineRule="exact"/>
        <w:ind w:left="320" w:right="-39"/>
        <w:jc w:val="center"/>
        <w:rPr>
          <w:sz w:val="16"/>
          <w:szCs w:val="16"/>
        </w:rPr>
      </w:pPr>
      <w:r>
        <w:rPr>
          <w:position w:val="1"/>
          <w:sz w:val="24"/>
          <w:szCs w:val="24"/>
          <w:u w:val="single" w:color="000000"/>
        </w:rPr>
        <w:t>m</w:t>
      </w:r>
      <w:r>
        <w:rPr>
          <w:position w:val="-3"/>
          <w:sz w:val="16"/>
          <w:szCs w:val="16"/>
          <w:u w:val="single" w:color="000000"/>
        </w:rPr>
        <w:t xml:space="preserve">1 </w:t>
      </w:r>
      <w:r>
        <w:rPr>
          <w:spacing w:val="10"/>
          <w:position w:val="-3"/>
          <w:sz w:val="16"/>
          <w:szCs w:val="16"/>
          <w:u w:val="single" w:color="000000"/>
        </w:rPr>
        <w:t xml:space="preserve"> </w:t>
      </w:r>
      <w:r>
        <w:rPr>
          <w:position w:val="1"/>
          <w:sz w:val="24"/>
          <w:szCs w:val="24"/>
          <w:u w:val="single" w:color="000000"/>
        </w:rPr>
        <w:t>n</w:t>
      </w:r>
      <w:r>
        <w:rPr>
          <w:position w:val="-3"/>
          <w:sz w:val="16"/>
          <w:szCs w:val="16"/>
          <w:u w:val="single" w:color="000000"/>
        </w:rPr>
        <w:t>1</w:t>
      </w:r>
      <w:r>
        <w:rPr>
          <w:position w:val="-3"/>
          <w:sz w:val="16"/>
          <w:szCs w:val="16"/>
        </w:rPr>
        <w:t xml:space="preserve">     </w:t>
      </w:r>
      <w:r>
        <w:rPr>
          <w:spacing w:val="32"/>
          <w:position w:val="-3"/>
          <w:sz w:val="16"/>
          <w:szCs w:val="16"/>
        </w:rPr>
        <w:t xml:space="preserve"> </w:t>
      </w:r>
      <w:r>
        <w:rPr>
          <w:position w:val="1"/>
          <w:sz w:val="24"/>
          <w:szCs w:val="24"/>
        </w:rPr>
        <w:t>m</w:t>
      </w:r>
      <w:r>
        <w:rPr>
          <w:position w:val="-3"/>
          <w:sz w:val="16"/>
          <w:szCs w:val="16"/>
        </w:rPr>
        <w:t xml:space="preserve">1 </w:t>
      </w:r>
      <w:r>
        <w:rPr>
          <w:spacing w:val="11"/>
          <w:position w:val="-3"/>
          <w:sz w:val="16"/>
          <w:szCs w:val="16"/>
        </w:rPr>
        <w:t xml:space="preserve"> </w:t>
      </w:r>
      <w:r>
        <w:rPr>
          <w:position w:val="1"/>
          <w:sz w:val="24"/>
          <w:szCs w:val="24"/>
        </w:rPr>
        <w:t>n</w:t>
      </w:r>
      <w:r>
        <w:rPr>
          <w:position w:val="-3"/>
          <w:sz w:val="16"/>
          <w:szCs w:val="16"/>
        </w:rPr>
        <w:t xml:space="preserve">2     </w:t>
      </w:r>
      <w:r>
        <w:rPr>
          <w:spacing w:val="32"/>
          <w:position w:val="-3"/>
          <w:sz w:val="16"/>
          <w:szCs w:val="16"/>
        </w:rPr>
        <w:t xml:space="preserve"> </w:t>
      </w:r>
      <w:r>
        <w:rPr>
          <w:position w:val="1"/>
          <w:sz w:val="24"/>
          <w:szCs w:val="24"/>
        </w:rPr>
        <w:t>m</w:t>
      </w:r>
      <w:r>
        <w:rPr>
          <w:position w:val="-3"/>
          <w:sz w:val="16"/>
          <w:szCs w:val="16"/>
        </w:rPr>
        <w:t xml:space="preserve">1 </w:t>
      </w:r>
      <w:r>
        <w:rPr>
          <w:spacing w:val="11"/>
          <w:position w:val="-3"/>
          <w:sz w:val="16"/>
          <w:szCs w:val="16"/>
        </w:rPr>
        <w:t xml:space="preserve"> </w:t>
      </w:r>
      <w:r>
        <w:rPr>
          <w:w w:val="116"/>
          <w:position w:val="1"/>
          <w:sz w:val="24"/>
          <w:szCs w:val="24"/>
        </w:rPr>
        <w:t>n</w:t>
      </w:r>
      <w:r>
        <w:rPr>
          <w:w w:val="105"/>
          <w:position w:val="-3"/>
          <w:sz w:val="16"/>
          <w:szCs w:val="16"/>
        </w:rPr>
        <w:t>3</w:t>
      </w:r>
    </w:p>
    <w:p w:rsidR="00B72476" w:rsidRDefault="00CB77E8">
      <w:pPr>
        <w:spacing w:before="19"/>
        <w:ind w:left="697" w:right="697"/>
        <w:jc w:val="center"/>
        <w:rPr>
          <w:sz w:val="24"/>
          <w:szCs w:val="24"/>
        </w:rPr>
      </w:pPr>
      <w:r>
        <w:br w:type="column"/>
      </w:r>
      <w:r>
        <w:rPr>
          <w:sz w:val="24"/>
          <w:szCs w:val="24"/>
        </w:rPr>
        <w:lastRenderedPageBreak/>
        <w:t>Memory</w:t>
      </w:r>
      <w:r>
        <w:rPr>
          <w:spacing w:val="-8"/>
          <w:sz w:val="24"/>
          <w:szCs w:val="24"/>
        </w:rPr>
        <w:t xml:space="preserve"> </w:t>
      </w:r>
      <w:r>
        <w:rPr>
          <w:w w:val="99"/>
          <w:sz w:val="24"/>
          <w:szCs w:val="24"/>
        </w:rPr>
        <w:t>items</w:t>
      </w:r>
    </w:p>
    <w:p w:rsidR="00B72476" w:rsidRDefault="00B72476">
      <w:pPr>
        <w:spacing w:before="2" w:line="200" w:lineRule="exact"/>
      </w:pPr>
    </w:p>
    <w:p w:rsidR="00B72476" w:rsidRDefault="00CB77E8">
      <w:pPr>
        <w:ind w:left="-38" w:right="-38"/>
        <w:jc w:val="center"/>
        <w:rPr>
          <w:sz w:val="24"/>
          <w:szCs w:val="24"/>
        </w:rPr>
      </w:pPr>
      <w:r>
        <w:rPr>
          <w:sz w:val="24"/>
          <w:szCs w:val="24"/>
        </w:rPr>
        <w:t>Sentence</w:t>
      </w:r>
      <w:r>
        <w:rPr>
          <w:spacing w:val="-9"/>
          <w:sz w:val="24"/>
          <w:szCs w:val="24"/>
        </w:rPr>
        <w:t xml:space="preserve"> </w:t>
      </w:r>
      <w:r>
        <w:rPr>
          <w:sz w:val="24"/>
          <w:szCs w:val="24"/>
        </w:rPr>
        <w:t xml:space="preserve">type          </w:t>
      </w:r>
      <w:r>
        <w:rPr>
          <w:spacing w:val="23"/>
          <w:sz w:val="24"/>
          <w:szCs w:val="24"/>
        </w:rPr>
        <w:t xml:space="preserve"> </w:t>
      </w:r>
      <w:r>
        <w:rPr>
          <w:w w:val="99"/>
          <w:sz w:val="24"/>
          <w:szCs w:val="24"/>
        </w:rPr>
        <w:t>Example</w:t>
      </w:r>
    </w:p>
    <w:p w:rsidR="00B72476" w:rsidRDefault="00CB77E8">
      <w:pPr>
        <w:spacing w:before="19"/>
        <w:ind w:left="516" w:right="752"/>
        <w:jc w:val="center"/>
        <w:rPr>
          <w:sz w:val="24"/>
          <w:szCs w:val="24"/>
        </w:rPr>
      </w:pPr>
      <w:r>
        <w:br w:type="column"/>
      </w:r>
      <w:r>
        <w:rPr>
          <w:sz w:val="24"/>
          <w:szCs w:val="24"/>
        </w:rPr>
        <w:lastRenderedPageBreak/>
        <w:t>Similarity</w:t>
      </w:r>
      <w:r>
        <w:rPr>
          <w:spacing w:val="-10"/>
          <w:sz w:val="24"/>
          <w:szCs w:val="24"/>
        </w:rPr>
        <w:t xml:space="preserve"> </w:t>
      </w:r>
      <w:r>
        <w:rPr>
          <w:w w:val="99"/>
          <w:sz w:val="24"/>
          <w:szCs w:val="24"/>
        </w:rPr>
        <w:t>items</w:t>
      </w:r>
    </w:p>
    <w:p w:rsidR="00B72476" w:rsidRDefault="00B72476">
      <w:pPr>
        <w:spacing w:before="2" w:line="200" w:lineRule="exact"/>
      </w:pPr>
    </w:p>
    <w:p w:rsidR="00B72476" w:rsidRDefault="00CB77E8">
      <w:pPr>
        <w:ind w:left="-38" w:right="198"/>
        <w:jc w:val="center"/>
        <w:rPr>
          <w:sz w:val="24"/>
          <w:szCs w:val="24"/>
        </w:rPr>
        <w:sectPr w:rsidR="00B72476">
          <w:type w:val="continuous"/>
          <w:pgSz w:w="12240" w:h="15840"/>
          <w:pgMar w:top="960" w:right="1120" w:bottom="280" w:left="1320" w:header="720" w:footer="720" w:gutter="0"/>
          <w:cols w:num="3" w:space="720" w:equalWidth="0">
            <w:col w:w="2609" w:space="798"/>
            <w:col w:w="2873" w:space="643"/>
            <w:col w:w="2877"/>
          </w:cols>
        </w:sectPr>
      </w:pPr>
      <w:r>
        <w:rPr>
          <w:spacing w:val="-4"/>
          <w:sz w:val="24"/>
          <w:szCs w:val="24"/>
        </w:rPr>
        <w:t>P</w:t>
      </w:r>
      <w:r>
        <w:rPr>
          <w:sz w:val="24"/>
          <w:szCs w:val="24"/>
        </w:rPr>
        <w:t>air</w:t>
      </w:r>
      <w:r>
        <w:rPr>
          <w:spacing w:val="-4"/>
          <w:sz w:val="24"/>
          <w:szCs w:val="24"/>
        </w:rPr>
        <w:t xml:space="preserve"> </w:t>
      </w:r>
      <w:r>
        <w:rPr>
          <w:sz w:val="24"/>
          <w:szCs w:val="24"/>
        </w:rPr>
        <w:t xml:space="preserve">type              </w:t>
      </w:r>
      <w:r>
        <w:rPr>
          <w:spacing w:val="36"/>
          <w:sz w:val="24"/>
          <w:szCs w:val="24"/>
        </w:rPr>
        <w:t xml:space="preserve"> </w:t>
      </w:r>
      <w:r>
        <w:rPr>
          <w:w w:val="99"/>
          <w:sz w:val="24"/>
          <w:szCs w:val="24"/>
        </w:rPr>
        <w:t>Example</w:t>
      </w:r>
    </w:p>
    <w:p w:rsidR="00B72476" w:rsidRDefault="00B72476">
      <w:pPr>
        <w:spacing w:before="3" w:line="80" w:lineRule="exact"/>
        <w:rPr>
          <w:sz w:val="8"/>
          <w:szCs w:val="8"/>
        </w:rPr>
      </w:pPr>
    </w:p>
    <w:tbl>
      <w:tblPr>
        <w:tblW w:w="0" w:type="auto"/>
        <w:tblInd w:w="319" w:type="dxa"/>
        <w:tblLayout w:type="fixed"/>
        <w:tblCellMar>
          <w:left w:w="0" w:type="dxa"/>
          <w:right w:w="0" w:type="dxa"/>
        </w:tblCellMar>
        <w:tblLook w:val="01E0" w:firstRow="1" w:lastRow="1" w:firstColumn="1" w:lastColumn="1" w:noHBand="0" w:noVBand="0"/>
      </w:tblPr>
      <w:tblGrid>
        <w:gridCol w:w="748"/>
        <w:gridCol w:w="917"/>
        <w:gridCol w:w="1303"/>
        <w:gridCol w:w="1776"/>
        <w:gridCol w:w="1335"/>
        <w:gridCol w:w="404"/>
        <w:gridCol w:w="2882"/>
      </w:tblGrid>
      <w:tr w:rsidR="00B72476">
        <w:trPr>
          <w:trHeight w:hRule="exact" w:val="514"/>
        </w:trPr>
        <w:tc>
          <w:tcPr>
            <w:tcW w:w="2968" w:type="dxa"/>
            <w:gridSpan w:val="3"/>
            <w:tcBorders>
              <w:top w:val="nil"/>
              <w:left w:val="nil"/>
              <w:bottom w:val="nil"/>
              <w:right w:val="nil"/>
            </w:tcBorders>
          </w:tcPr>
          <w:p w:rsidR="00B72476" w:rsidRDefault="00CB77E8">
            <w:pPr>
              <w:spacing w:before="98"/>
              <w:ind w:left="40"/>
              <w:rPr>
                <w:sz w:val="16"/>
                <w:szCs w:val="16"/>
              </w:rPr>
            </w:pPr>
            <w:r>
              <w:rPr>
                <w:position w:val="4"/>
                <w:sz w:val="24"/>
                <w:szCs w:val="24"/>
              </w:rPr>
              <w:t>m</w:t>
            </w:r>
            <w:r>
              <w:rPr>
                <w:sz w:val="16"/>
                <w:szCs w:val="16"/>
              </w:rPr>
              <w:t xml:space="preserve">2 </w:t>
            </w:r>
            <w:r>
              <w:rPr>
                <w:spacing w:val="11"/>
                <w:sz w:val="16"/>
                <w:szCs w:val="16"/>
              </w:rPr>
              <w:t xml:space="preserve"> </w:t>
            </w:r>
            <w:r>
              <w:rPr>
                <w:position w:val="4"/>
                <w:sz w:val="24"/>
                <w:szCs w:val="24"/>
              </w:rPr>
              <w:t>n</w:t>
            </w:r>
            <w:r>
              <w:rPr>
                <w:sz w:val="16"/>
                <w:szCs w:val="16"/>
              </w:rPr>
              <w:t xml:space="preserve">1     </w:t>
            </w:r>
            <w:r>
              <w:rPr>
                <w:spacing w:val="22"/>
                <w:sz w:val="16"/>
                <w:szCs w:val="16"/>
              </w:rPr>
              <w:t xml:space="preserve"> </w:t>
            </w:r>
            <w:r>
              <w:rPr>
                <w:spacing w:val="-30"/>
                <w:position w:val="4"/>
                <w:sz w:val="24"/>
                <w:szCs w:val="24"/>
              </w:rPr>
              <w:t xml:space="preserve"> </w:t>
            </w:r>
            <w:r>
              <w:rPr>
                <w:position w:val="4"/>
                <w:sz w:val="24"/>
                <w:szCs w:val="24"/>
                <w:u w:val="single" w:color="000000"/>
              </w:rPr>
              <w:t>m</w:t>
            </w:r>
            <w:r>
              <w:rPr>
                <w:sz w:val="16"/>
                <w:szCs w:val="16"/>
                <w:u w:val="single" w:color="000000"/>
              </w:rPr>
              <w:t xml:space="preserve">2 </w:t>
            </w:r>
            <w:r>
              <w:rPr>
                <w:spacing w:val="10"/>
                <w:sz w:val="16"/>
                <w:szCs w:val="16"/>
                <w:u w:val="single" w:color="000000"/>
              </w:rPr>
              <w:t xml:space="preserve"> </w:t>
            </w:r>
            <w:r>
              <w:rPr>
                <w:position w:val="4"/>
                <w:sz w:val="24"/>
                <w:szCs w:val="24"/>
                <w:u w:val="single" w:color="000000"/>
              </w:rPr>
              <w:t>n</w:t>
            </w:r>
            <w:r>
              <w:rPr>
                <w:sz w:val="16"/>
                <w:szCs w:val="16"/>
                <w:u w:val="single" w:color="000000"/>
              </w:rPr>
              <w:t>2</w:t>
            </w:r>
            <w:r>
              <w:rPr>
                <w:sz w:val="16"/>
                <w:szCs w:val="16"/>
              </w:rPr>
              <w:t xml:space="preserve">     </w:t>
            </w:r>
            <w:r>
              <w:rPr>
                <w:spacing w:val="32"/>
                <w:sz w:val="16"/>
                <w:szCs w:val="16"/>
              </w:rPr>
              <w:t xml:space="preserve"> </w:t>
            </w:r>
            <w:r>
              <w:rPr>
                <w:position w:val="4"/>
                <w:sz w:val="24"/>
                <w:szCs w:val="24"/>
              </w:rPr>
              <w:t>m</w:t>
            </w:r>
            <w:r>
              <w:rPr>
                <w:sz w:val="16"/>
                <w:szCs w:val="16"/>
              </w:rPr>
              <w:t xml:space="preserve">2 </w:t>
            </w:r>
            <w:r>
              <w:rPr>
                <w:spacing w:val="11"/>
                <w:sz w:val="16"/>
                <w:szCs w:val="16"/>
              </w:rPr>
              <w:t xml:space="preserve"> </w:t>
            </w:r>
            <w:r>
              <w:rPr>
                <w:w w:val="116"/>
                <w:position w:val="4"/>
                <w:sz w:val="24"/>
                <w:szCs w:val="24"/>
              </w:rPr>
              <w:t>n</w:t>
            </w:r>
            <w:r>
              <w:rPr>
                <w:w w:val="105"/>
                <w:sz w:val="16"/>
                <w:szCs w:val="16"/>
              </w:rPr>
              <w:t>3</w:t>
            </w:r>
          </w:p>
        </w:tc>
        <w:tc>
          <w:tcPr>
            <w:tcW w:w="1776" w:type="dxa"/>
            <w:tcBorders>
              <w:top w:val="single" w:sz="3" w:space="0" w:color="000000"/>
              <w:left w:val="nil"/>
              <w:bottom w:val="nil"/>
              <w:right w:val="nil"/>
            </w:tcBorders>
          </w:tcPr>
          <w:p w:rsidR="00B72476" w:rsidRDefault="00B72476">
            <w:pPr>
              <w:spacing w:before="7" w:line="100" w:lineRule="exact"/>
              <w:rPr>
                <w:sz w:val="10"/>
                <w:szCs w:val="10"/>
              </w:rPr>
            </w:pPr>
          </w:p>
          <w:p w:rsidR="00B72476" w:rsidRDefault="00CB77E8">
            <w:pPr>
              <w:ind w:left="120"/>
              <w:rPr>
                <w:sz w:val="24"/>
                <w:szCs w:val="24"/>
              </w:rPr>
            </w:pPr>
            <w:r>
              <w:rPr>
                <w:spacing w:val="-4"/>
                <w:sz w:val="24"/>
                <w:szCs w:val="24"/>
              </w:rPr>
              <w:t>F</w:t>
            </w:r>
            <w:r>
              <w:rPr>
                <w:sz w:val="24"/>
                <w:szCs w:val="24"/>
              </w:rPr>
              <w:t>amiliar</w:t>
            </w:r>
          </w:p>
        </w:tc>
        <w:tc>
          <w:tcPr>
            <w:tcW w:w="1335" w:type="dxa"/>
            <w:tcBorders>
              <w:top w:val="single" w:sz="3" w:space="0" w:color="000000"/>
              <w:left w:val="nil"/>
              <w:bottom w:val="nil"/>
              <w:right w:val="nil"/>
            </w:tcBorders>
          </w:tcPr>
          <w:p w:rsidR="00B72476" w:rsidRDefault="00B72476">
            <w:pPr>
              <w:spacing w:before="7" w:line="100" w:lineRule="exact"/>
              <w:rPr>
                <w:sz w:val="10"/>
                <w:szCs w:val="10"/>
              </w:rPr>
            </w:pPr>
          </w:p>
          <w:p w:rsidR="00B72476" w:rsidRDefault="00CB77E8">
            <w:pPr>
              <w:ind w:left="365"/>
              <w:rPr>
                <w:sz w:val="16"/>
                <w:szCs w:val="16"/>
              </w:rPr>
            </w:pPr>
            <w:r>
              <w:rPr>
                <w:sz w:val="24"/>
                <w:szCs w:val="24"/>
              </w:rPr>
              <w:t>m</w:t>
            </w:r>
            <w:r>
              <w:rPr>
                <w:position w:val="-4"/>
                <w:sz w:val="16"/>
                <w:szCs w:val="16"/>
              </w:rPr>
              <w:t xml:space="preserve">1 </w:t>
            </w:r>
            <w:r>
              <w:rPr>
                <w:spacing w:val="11"/>
                <w:position w:val="-4"/>
                <w:sz w:val="16"/>
                <w:szCs w:val="16"/>
              </w:rPr>
              <w:t xml:space="preserve"> </w:t>
            </w:r>
            <w:r>
              <w:rPr>
                <w:w w:val="116"/>
                <w:sz w:val="24"/>
                <w:szCs w:val="24"/>
              </w:rPr>
              <w:t>n</w:t>
            </w:r>
            <w:r>
              <w:rPr>
                <w:w w:val="105"/>
                <w:position w:val="-4"/>
                <w:sz w:val="16"/>
                <w:szCs w:val="16"/>
              </w:rPr>
              <w:t>2</w:t>
            </w:r>
          </w:p>
        </w:tc>
        <w:tc>
          <w:tcPr>
            <w:tcW w:w="404" w:type="dxa"/>
            <w:tcBorders>
              <w:top w:val="nil"/>
              <w:left w:val="nil"/>
              <w:bottom w:val="nil"/>
              <w:right w:val="nil"/>
            </w:tcBorders>
          </w:tcPr>
          <w:p w:rsidR="00B72476" w:rsidRDefault="00B72476"/>
        </w:tc>
        <w:tc>
          <w:tcPr>
            <w:tcW w:w="2882" w:type="dxa"/>
            <w:tcBorders>
              <w:top w:val="single" w:sz="3" w:space="0" w:color="000000"/>
              <w:left w:val="nil"/>
              <w:bottom w:val="nil"/>
              <w:right w:val="nil"/>
            </w:tcBorders>
          </w:tcPr>
          <w:p w:rsidR="00B72476" w:rsidRDefault="00B72476">
            <w:pPr>
              <w:spacing w:before="7" w:line="100" w:lineRule="exact"/>
              <w:rPr>
                <w:sz w:val="10"/>
                <w:szCs w:val="10"/>
              </w:rPr>
            </w:pPr>
          </w:p>
          <w:p w:rsidR="00B72476" w:rsidRDefault="00CB77E8">
            <w:pPr>
              <w:ind w:left="120"/>
              <w:rPr>
                <w:sz w:val="16"/>
                <w:szCs w:val="16"/>
              </w:rPr>
            </w:pPr>
            <w:r>
              <w:rPr>
                <w:spacing w:val="-10"/>
                <w:sz w:val="24"/>
                <w:szCs w:val="24"/>
              </w:rPr>
              <w:t>W</w:t>
            </w:r>
            <w:r>
              <w:rPr>
                <w:sz w:val="24"/>
                <w:szCs w:val="24"/>
              </w:rPr>
              <w:t>ithin-cat</w:t>
            </w:r>
            <w:r>
              <w:rPr>
                <w:spacing w:val="-4"/>
                <w:sz w:val="24"/>
                <w:szCs w:val="24"/>
              </w:rPr>
              <w:t>e</w:t>
            </w:r>
            <w:r>
              <w:rPr>
                <w:sz w:val="24"/>
                <w:szCs w:val="24"/>
              </w:rPr>
              <w:t xml:space="preserve">gory  </w:t>
            </w:r>
            <w:r>
              <w:rPr>
                <w:spacing w:val="43"/>
                <w:sz w:val="24"/>
                <w:szCs w:val="24"/>
              </w:rPr>
              <w:t xml:space="preserve"> </w:t>
            </w:r>
            <w:r>
              <w:rPr>
                <w:sz w:val="24"/>
                <w:szCs w:val="24"/>
              </w:rPr>
              <w:t>n</w:t>
            </w:r>
            <w:r>
              <w:rPr>
                <w:spacing w:val="10"/>
                <w:position w:val="-4"/>
                <w:sz w:val="16"/>
                <w:szCs w:val="16"/>
              </w:rPr>
              <w:t>1</w:t>
            </w:r>
            <w:r>
              <w:rPr>
                <w:sz w:val="24"/>
                <w:szCs w:val="24"/>
              </w:rPr>
              <w:t>,</w:t>
            </w:r>
            <w:r>
              <w:rPr>
                <w:spacing w:val="23"/>
                <w:sz w:val="24"/>
                <w:szCs w:val="24"/>
              </w:rPr>
              <w:t xml:space="preserve"> </w:t>
            </w:r>
            <w:r>
              <w:rPr>
                <w:w w:val="116"/>
                <w:sz w:val="24"/>
                <w:szCs w:val="24"/>
              </w:rPr>
              <w:t>n</w:t>
            </w:r>
            <w:r>
              <w:rPr>
                <w:w w:val="105"/>
                <w:position w:val="-4"/>
                <w:sz w:val="16"/>
                <w:szCs w:val="16"/>
              </w:rPr>
              <w:t>2</w:t>
            </w:r>
          </w:p>
        </w:tc>
      </w:tr>
      <w:tr w:rsidR="00B72476">
        <w:trPr>
          <w:trHeight w:hRule="exact" w:val="450"/>
        </w:trPr>
        <w:tc>
          <w:tcPr>
            <w:tcW w:w="748" w:type="dxa"/>
            <w:tcBorders>
              <w:top w:val="nil"/>
              <w:left w:val="nil"/>
              <w:bottom w:val="nil"/>
              <w:right w:val="nil"/>
            </w:tcBorders>
          </w:tcPr>
          <w:p w:rsidR="00B72476" w:rsidRDefault="00CB77E8">
            <w:pPr>
              <w:spacing w:before="66"/>
              <w:ind w:left="40"/>
              <w:rPr>
                <w:sz w:val="16"/>
                <w:szCs w:val="16"/>
              </w:rPr>
            </w:pPr>
            <w:r>
              <w:rPr>
                <w:sz w:val="24"/>
                <w:szCs w:val="24"/>
              </w:rPr>
              <w:t>m</w:t>
            </w:r>
            <w:r>
              <w:rPr>
                <w:position w:val="-4"/>
                <w:sz w:val="16"/>
                <w:szCs w:val="16"/>
              </w:rPr>
              <w:t xml:space="preserve">3 </w:t>
            </w:r>
            <w:r>
              <w:rPr>
                <w:spacing w:val="11"/>
                <w:position w:val="-4"/>
                <w:sz w:val="16"/>
                <w:szCs w:val="16"/>
              </w:rPr>
              <w:t xml:space="preserve"> </w:t>
            </w:r>
            <w:r>
              <w:rPr>
                <w:w w:val="116"/>
                <w:sz w:val="24"/>
                <w:szCs w:val="24"/>
              </w:rPr>
              <w:t>n</w:t>
            </w:r>
            <w:r>
              <w:rPr>
                <w:w w:val="105"/>
                <w:position w:val="-4"/>
                <w:sz w:val="16"/>
                <w:szCs w:val="16"/>
              </w:rPr>
              <w:t>1</w:t>
            </w:r>
          </w:p>
        </w:tc>
        <w:tc>
          <w:tcPr>
            <w:tcW w:w="917" w:type="dxa"/>
            <w:tcBorders>
              <w:top w:val="nil"/>
              <w:left w:val="nil"/>
              <w:bottom w:val="nil"/>
              <w:right w:val="nil"/>
            </w:tcBorders>
          </w:tcPr>
          <w:p w:rsidR="00B72476" w:rsidRDefault="00CB77E8">
            <w:pPr>
              <w:spacing w:before="66"/>
              <w:ind w:left="125"/>
              <w:rPr>
                <w:sz w:val="16"/>
                <w:szCs w:val="16"/>
              </w:rPr>
            </w:pPr>
            <w:r>
              <w:rPr>
                <w:sz w:val="24"/>
                <w:szCs w:val="24"/>
              </w:rPr>
              <w:t>m</w:t>
            </w:r>
            <w:r>
              <w:rPr>
                <w:position w:val="-4"/>
                <w:sz w:val="16"/>
                <w:szCs w:val="16"/>
              </w:rPr>
              <w:t xml:space="preserve">3 </w:t>
            </w:r>
            <w:r>
              <w:rPr>
                <w:spacing w:val="11"/>
                <w:position w:val="-4"/>
                <w:sz w:val="16"/>
                <w:szCs w:val="16"/>
              </w:rPr>
              <w:t xml:space="preserve"> </w:t>
            </w:r>
            <w:r>
              <w:rPr>
                <w:w w:val="116"/>
                <w:sz w:val="24"/>
                <w:szCs w:val="24"/>
              </w:rPr>
              <w:t>n</w:t>
            </w:r>
            <w:r>
              <w:rPr>
                <w:w w:val="105"/>
                <w:position w:val="-4"/>
                <w:sz w:val="16"/>
                <w:szCs w:val="16"/>
              </w:rPr>
              <w:t>2</w:t>
            </w:r>
          </w:p>
        </w:tc>
        <w:tc>
          <w:tcPr>
            <w:tcW w:w="1302" w:type="dxa"/>
            <w:tcBorders>
              <w:top w:val="nil"/>
              <w:left w:val="nil"/>
              <w:bottom w:val="nil"/>
              <w:right w:val="nil"/>
            </w:tcBorders>
          </w:tcPr>
          <w:p w:rsidR="00B72476" w:rsidRDefault="00CB77E8">
            <w:pPr>
              <w:spacing w:before="62"/>
              <w:ind w:left="40"/>
              <w:rPr>
                <w:sz w:val="16"/>
                <w:szCs w:val="16"/>
              </w:rPr>
            </w:pPr>
            <w:r>
              <w:rPr>
                <w:position w:val="4"/>
                <w:sz w:val="24"/>
                <w:szCs w:val="24"/>
                <w:u w:val="single" w:color="000000"/>
              </w:rPr>
              <w:t>m</w:t>
            </w:r>
            <w:r>
              <w:rPr>
                <w:sz w:val="16"/>
                <w:szCs w:val="16"/>
                <w:u w:val="single" w:color="000000"/>
              </w:rPr>
              <w:t xml:space="preserve">3 </w:t>
            </w:r>
            <w:r>
              <w:rPr>
                <w:spacing w:val="10"/>
                <w:sz w:val="16"/>
                <w:szCs w:val="16"/>
                <w:u w:val="single" w:color="000000"/>
              </w:rPr>
              <w:t xml:space="preserve"> </w:t>
            </w:r>
            <w:r>
              <w:rPr>
                <w:w w:val="116"/>
                <w:position w:val="4"/>
                <w:sz w:val="24"/>
                <w:szCs w:val="24"/>
                <w:u w:val="single" w:color="000000"/>
              </w:rPr>
              <w:t>n</w:t>
            </w:r>
            <w:r>
              <w:rPr>
                <w:w w:val="105"/>
                <w:sz w:val="16"/>
                <w:szCs w:val="16"/>
                <w:u w:val="single" w:color="000000"/>
              </w:rPr>
              <w:t>3</w:t>
            </w:r>
          </w:p>
        </w:tc>
        <w:tc>
          <w:tcPr>
            <w:tcW w:w="1776" w:type="dxa"/>
            <w:tcBorders>
              <w:top w:val="nil"/>
              <w:left w:val="nil"/>
              <w:bottom w:val="nil"/>
              <w:right w:val="nil"/>
            </w:tcBorders>
          </w:tcPr>
          <w:p w:rsidR="00B72476" w:rsidRDefault="00CB77E8">
            <w:pPr>
              <w:spacing w:before="74"/>
              <w:ind w:left="120"/>
              <w:rPr>
                <w:sz w:val="24"/>
                <w:szCs w:val="24"/>
              </w:rPr>
            </w:pPr>
            <w:r>
              <w:rPr>
                <w:spacing w:val="-10"/>
                <w:sz w:val="24"/>
                <w:szCs w:val="24"/>
              </w:rPr>
              <w:t>W</w:t>
            </w:r>
            <w:r>
              <w:rPr>
                <w:sz w:val="24"/>
                <w:szCs w:val="24"/>
              </w:rPr>
              <w:t>ithheld</w:t>
            </w:r>
          </w:p>
        </w:tc>
        <w:tc>
          <w:tcPr>
            <w:tcW w:w="1335" w:type="dxa"/>
            <w:tcBorders>
              <w:top w:val="nil"/>
              <w:left w:val="nil"/>
              <w:bottom w:val="nil"/>
              <w:right w:val="nil"/>
            </w:tcBorders>
          </w:tcPr>
          <w:p w:rsidR="00B72476" w:rsidRDefault="00CB77E8">
            <w:pPr>
              <w:spacing w:before="74"/>
              <w:ind w:left="365"/>
              <w:rPr>
                <w:sz w:val="16"/>
                <w:szCs w:val="16"/>
              </w:rPr>
            </w:pPr>
            <w:r>
              <w:rPr>
                <w:sz w:val="24"/>
                <w:szCs w:val="24"/>
              </w:rPr>
              <w:t>m</w:t>
            </w:r>
            <w:r>
              <w:rPr>
                <w:position w:val="-4"/>
                <w:sz w:val="16"/>
                <w:szCs w:val="16"/>
              </w:rPr>
              <w:t xml:space="preserve">1 </w:t>
            </w:r>
            <w:r>
              <w:rPr>
                <w:spacing w:val="11"/>
                <w:position w:val="-4"/>
                <w:sz w:val="16"/>
                <w:szCs w:val="16"/>
              </w:rPr>
              <w:t xml:space="preserve"> </w:t>
            </w:r>
            <w:r>
              <w:rPr>
                <w:w w:val="116"/>
                <w:sz w:val="24"/>
                <w:szCs w:val="24"/>
              </w:rPr>
              <w:t>n</w:t>
            </w:r>
            <w:r>
              <w:rPr>
                <w:w w:val="105"/>
                <w:position w:val="-4"/>
                <w:sz w:val="16"/>
                <w:szCs w:val="16"/>
              </w:rPr>
              <w:t>1</w:t>
            </w:r>
          </w:p>
        </w:tc>
        <w:tc>
          <w:tcPr>
            <w:tcW w:w="404" w:type="dxa"/>
            <w:tcBorders>
              <w:top w:val="nil"/>
              <w:left w:val="nil"/>
              <w:bottom w:val="nil"/>
              <w:right w:val="nil"/>
            </w:tcBorders>
          </w:tcPr>
          <w:p w:rsidR="00B72476" w:rsidRDefault="00B72476"/>
        </w:tc>
        <w:tc>
          <w:tcPr>
            <w:tcW w:w="2882" w:type="dxa"/>
            <w:tcBorders>
              <w:top w:val="nil"/>
              <w:left w:val="nil"/>
              <w:bottom w:val="single" w:sz="3" w:space="0" w:color="000000"/>
              <w:right w:val="nil"/>
            </w:tcBorders>
          </w:tcPr>
          <w:p w:rsidR="00B72476" w:rsidRDefault="00CB77E8">
            <w:pPr>
              <w:spacing w:before="74"/>
              <w:ind w:left="120"/>
              <w:rPr>
                <w:sz w:val="16"/>
                <w:szCs w:val="16"/>
              </w:rPr>
            </w:pPr>
            <w:r>
              <w:rPr>
                <w:sz w:val="24"/>
                <w:szCs w:val="24"/>
              </w:rPr>
              <w:t>Cross-cat</w:t>
            </w:r>
            <w:r>
              <w:rPr>
                <w:spacing w:val="-4"/>
                <w:sz w:val="24"/>
                <w:szCs w:val="24"/>
              </w:rPr>
              <w:t>e</w:t>
            </w:r>
            <w:r>
              <w:rPr>
                <w:sz w:val="24"/>
                <w:szCs w:val="24"/>
              </w:rPr>
              <w:t xml:space="preserve">gory    </w:t>
            </w:r>
            <w:r>
              <w:rPr>
                <w:spacing w:val="34"/>
                <w:sz w:val="24"/>
                <w:szCs w:val="24"/>
              </w:rPr>
              <w:t xml:space="preserve"> </w:t>
            </w:r>
            <w:r>
              <w:rPr>
                <w:sz w:val="24"/>
                <w:szCs w:val="24"/>
              </w:rPr>
              <w:t>n</w:t>
            </w:r>
            <w:r>
              <w:rPr>
                <w:spacing w:val="10"/>
                <w:position w:val="-4"/>
                <w:sz w:val="16"/>
                <w:szCs w:val="16"/>
              </w:rPr>
              <w:t>1</w:t>
            </w:r>
            <w:r>
              <w:rPr>
                <w:sz w:val="24"/>
                <w:szCs w:val="24"/>
              </w:rPr>
              <w:t>,</w:t>
            </w:r>
            <w:r>
              <w:rPr>
                <w:spacing w:val="23"/>
                <w:sz w:val="24"/>
                <w:szCs w:val="24"/>
              </w:rPr>
              <w:t xml:space="preserve"> </w:t>
            </w:r>
            <w:r>
              <w:rPr>
                <w:sz w:val="24"/>
                <w:szCs w:val="24"/>
              </w:rPr>
              <w:t>q</w:t>
            </w:r>
            <w:r>
              <w:rPr>
                <w:position w:val="-4"/>
                <w:sz w:val="16"/>
                <w:szCs w:val="16"/>
              </w:rPr>
              <w:t>1</w:t>
            </w:r>
          </w:p>
        </w:tc>
      </w:tr>
      <w:tr w:rsidR="00B72476">
        <w:trPr>
          <w:trHeight w:hRule="exact" w:val="956"/>
        </w:trPr>
        <w:tc>
          <w:tcPr>
            <w:tcW w:w="748" w:type="dxa"/>
            <w:tcBorders>
              <w:top w:val="nil"/>
              <w:left w:val="nil"/>
              <w:bottom w:val="nil"/>
              <w:right w:val="nil"/>
            </w:tcBorders>
          </w:tcPr>
          <w:p w:rsidR="00B72476" w:rsidRDefault="00CB77E8">
            <w:pPr>
              <w:spacing w:before="90"/>
              <w:ind w:left="40"/>
              <w:rPr>
                <w:sz w:val="16"/>
                <w:szCs w:val="16"/>
              </w:rPr>
            </w:pPr>
            <w:r>
              <w:rPr>
                <w:position w:val="4"/>
                <w:sz w:val="24"/>
                <w:szCs w:val="24"/>
                <w:u w:val="single" w:color="000000"/>
              </w:rPr>
              <w:t>p</w:t>
            </w:r>
            <w:r>
              <w:rPr>
                <w:sz w:val="16"/>
                <w:szCs w:val="16"/>
                <w:u w:val="single" w:color="000000"/>
              </w:rPr>
              <w:t>1</w:t>
            </w:r>
            <w:r>
              <w:rPr>
                <w:spacing w:val="30"/>
                <w:sz w:val="16"/>
                <w:szCs w:val="16"/>
                <w:u w:val="single" w:color="000000"/>
              </w:rPr>
              <w:t xml:space="preserve"> </w:t>
            </w:r>
            <w:r>
              <w:rPr>
                <w:position w:val="4"/>
                <w:sz w:val="24"/>
                <w:szCs w:val="24"/>
                <w:u w:val="single" w:color="000000"/>
              </w:rPr>
              <w:t>q</w:t>
            </w:r>
            <w:r>
              <w:rPr>
                <w:sz w:val="16"/>
                <w:szCs w:val="16"/>
                <w:u w:val="single" w:color="000000"/>
              </w:rPr>
              <w:t>1</w:t>
            </w:r>
          </w:p>
          <w:p w:rsidR="00B72476" w:rsidRDefault="00B72476">
            <w:pPr>
              <w:spacing w:before="4" w:line="180" w:lineRule="exact"/>
              <w:rPr>
                <w:sz w:val="18"/>
                <w:szCs w:val="18"/>
              </w:rPr>
            </w:pPr>
          </w:p>
          <w:p w:rsidR="00B72476" w:rsidRDefault="00CB77E8">
            <w:pPr>
              <w:ind w:left="40"/>
              <w:rPr>
                <w:sz w:val="16"/>
                <w:szCs w:val="16"/>
              </w:rPr>
            </w:pPr>
            <w:r>
              <w:rPr>
                <w:sz w:val="24"/>
                <w:szCs w:val="24"/>
              </w:rPr>
              <w:t>p</w:t>
            </w:r>
            <w:r>
              <w:rPr>
                <w:position w:val="-4"/>
                <w:sz w:val="16"/>
                <w:szCs w:val="16"/>
              </w:rPr>
              <w:t>2</w:t>
            </w:r>
            <w:r>
              <w:rPr>
                <w:spacing w:val="30"/>
                <w:position w:val="-4"/>
                <w:sz w:val="16"/>
                <w:szCs w:val="16"/>
              </w:rPr>
              <w:t xml:space="preserve"> </w:t>
            </w:r>
            <w:r>
              <w:rPr>
                <w:sz w:val="24"/>
                <w:szCs w:val="24"/>
              </w:rPr>
              <w:t>q</w:t>
            </w:r>
            <w:r>
              <w:rPr>
                <w:position w:val="-4"/>
                <w:sz w:val="16"/>
                <w:szCs w:val="16"/>
              </w:rPr>
              <w:t>1</w:t>
            </w:r>
          </w:p>
        </w:tc>
        <w:tc>
          <w:tcPr>
            <w:tcW w:w="917" w:type="dxa"/>
            <w:tcBorders>
              <w:top w:val="nil"/>
              <w:left w:val="nil"/>
              <w:bottom w:val="nil"/>
              <w:right w:val="nil"/>
            </w:tcBorders>
          </w:tcPr>
          <w:p w:rsidR="00B72476" w:rsidRDefault="00CB77E8">
            <w:pPr>
              <w:spacing w:before="94"/>
              <w:ind w:left="125"/>
              <w:rPr>
                <w:sz w:val="16"/>
                <w:szCs w:val="16"/>
              </w:rPr>
            </w:pPr>
            <w:r>
              <w:rPr>
                <w:sz w:val="24"/>
                <w:szCs w:val="24"/>
              </w:rPr>
              <w:t>p</w:t>
            </w:r>
            <w:r>
              <w:rPr>
                <w:position w:val="-4"/>
                <w:sz w:val="16"/>
                <w:szCs w:val="16"/>
              </w:rPr>
              <w:t>1</w:t>
            </w:r>
            <w:r>
              <w:rPr>
                <w:spacing w:val="30"/>
                <w:position w:val="-4"/>
                <w:sz w:val="16"/>
                <w:szCs w:val="16"/>
              </w:rPr>
              <w:t xml:space="preserve"> </w:t>
            </w:r>
            <w:r>
              <w:rPr>
                <w:sz w:val="24"/>
                <w:szCs w:val="24"/>
              </w:rPr>
              <w:t>q</w:t>
            </w:r>
            <w:r>
              <w:rPr>
                <w:position w:val="-4"/>
                <w:sz w:val="16"/>
                <w:szCs w:val="16"/>
              </w:rPr>
              <w:t>2</w:t>
            </w:r>
          </w:p>
          <w:p w:rsidR="00B72476" w:rsidRDefault="00B72476">
            <w:pPr>
              <w:spacing w:before="5" w:line="160" w:lineRule="exact"/>
              <w:rPr>
                <w:sz w:val="17"/>
                <w:szCs w:val="17"/>
              </w:rPr>
            </w:pPr>
          </w:p>
          <w:p w:rsidR="00B72476" w:rsidRDefault="00CB77E8">
            <w:pPr>
              <w:ind w:left="125"/>
              <w:rPr>
                <w:sz w:val="16"/>
                <w:szCs w:val="16"/>
              </w:rPr>
            </w:pPr>
            <w:r>
              <w:rPr>
                <w:position w:val="4"/>
                <w:sz w:val="24"/>
                <w:szCs w:val="24"/>
                <w:u w:val="single" w:color="000000"/>
              </w:rPr>
              <w:t>p</w:t>
            </w:r>
            <w:r>
              <w:rPr>
                <w:sz w:val="16"/>
                <w:szCs w:val="16"/>
                <w:u w:val="single" w:color="000000"/>
              </w:rPr>
              <w:t>2</w:t>
            </w:r>
            <w:r>
              <w:rPr>
                <w:spacing w:val="30"/>
                <w:sz w:val="16"/>
                <w:szCs w:val="16"/>
                <w:u w:val="single" w:color="000000"/>
              </w:rPr>
              <w:t xml:space="preserve"> </w:t>
            </w:r>
            <w:r>
              <w:rPr>
                <w:position w:val="4"/>
                <w:sz w:val="24"/>
                <w:szCs w:val="24"/>
                <w:u w:val="single" w:color="000000"/>
              </w:rPr>
              <w:t>q</w:t>
            </w:r>
            <w:r>
              <w:rPr>
                <w:sz w:val="16"/>
                <w:szCs w:val="16"/>
                <w:u w:val="single" w:color="000000"/>
              </w:rPr>
              <w:t>2</w:t>
            </w:r>
          </w:p>
        </w:tc>
        <w:tc>
          <w:tcPr>
            <w:tcW w:w="1302" w:type="dxa"/>
            <w:tcBorders>
              <w:top w:val="nil"/>
              <w:left w:val="nil"/>
              <w:bottom w:val="nil"/>
              <w:right w:val="nil"/>
            </w:tcBorders>
          </w:tcPr>
          <w:p w:rsidR="00B72476" w:rsidRDefault="00CB77E8">
            <w:pPr>
              <w:spacing w:before="94"/>
              <w:ind w:left="40"/>
              <w:rPr>
                <w:sz w:val="16"/>
                <w:szCs w:val="16"/>
              </w:rPr>
            </w:pPr>
            <w:r>
              <w:rPr>
                <w:sz w:val="24"/>
                <w:szCs w:val="24"/>
              </w:rPr>
              <w:t>p</w:t>
            </w:r>
            <w:r>
              <w:rPr>
                <w:position w:val="-4"/>
                <w:sz w:val="16"/>
                <w:szCs w:val="16"/>
              </w:rPr>
              <w:t>1</w:t>
            </w:r>
            <w:r>
              <w:rPr>
                <w:spacing w:val="30"/>
                <w:position w:val="-4"/>
                <w:sz w:val="16"/>
                <w:szCs w:val="16"/>
              </w:rPr>
              <w:t xml:space="preserve"> </w:t>
            </w:r>
            <w:r>
              <w:rPr>
                <w:sz w:val="24"/>
                <w:szCs w:val="24"/>
              </w:rPr>
              <w:t>q</w:t>
            </w:r>
            <w:r>
              <w:rPr>
                <w:position w:val="-4"/>
                <w:sz w:val="16"/>
                <w:szCs w:val="16"/>
              </w:rPr>
              <w:t>3</w:t>
            </w:r>
          </w:p>
          <w:p w:rsidR="00B72476" w:rsidRDefault="00B72476">
            <w:pPr>
              <w:spacing w:before="9" w:line="160" w:lineRule="exact"/>
              <w:rPr>
                <w:sz w:val="17"/>
                <w:szCs w:val="17"/>
              </w:rPr>
            </w:pPr>
          </w:p>
          <w:p w:rsidR="00B72476" w:rsidRDefault="00CB77E8">
            <w:pPr>
              <w:ind w:left="40"/>
              <w:rPr>
                <w:sz w:val="16"/>
                <w:szCs w:val="16"/>
              </w:rPr>
            </w:pPr>
            <w:r>
              <w:rPr>
                <w:sz w:val="24"/>
                <w:szCs w:val="24"/>
              </w:rPr>
              <w:t>p</w:t>
            </w:r>
            <w:r>
              <w:rPr>
                <w:position w:val="-4"/>
                <w:sz w:val="16"/>
                <w:szCs w:val="16"/>
              </w:rPr>
              <w:t>2</w:t>
            </w:r>
            <w:r>
              <w:rPr>
                <w:spacing w:val="30"/>
                <w:position w:val="-4"/>
                <w:sz w:val="16"/>
                <w:szCs w:val="16"/>
              </w:rPr>
              <w:t xml:space="preserve"> </w:t>
            </w:r>
            <w:r>
              <w:rPr>
                <w:sz w:val="24"/>
                <w:szCs w:val="24"/>
              </w:rPr>
              <w:t>q</w:t>
            </w:r>
            <w:r>
              <w:rPr>
                <w:position w:val="-4"/>
                <w:sz w:val="16"/>
                <w:szCs w:val="16"/>
              </w:rPr>
              <w:t>3</w:t>
            </w:r>
          </w:p>
        </w:tc>
        <w:tc>
          <w:tcPr>
            <w:tcW w:w="1776" w:type="dxa"/>
            <w:tcBorders>
              <w:top w:val="nil"/>
              <w:left w:val="nil"/>
              <w:bottom w:val="single" w:sz="3" w:space="0" w:color="000000"/>
              <w:right w:val="nil"/>
            </w:tcBorders>
          </w:tcPr>
          <w:p w:rsidR="00B72476" w:rsidRDefault="00B72476">
            <w:pPr>
              <w:spacing w:before="3" w:line="100" w:lineRule="exact"/>
              <w:rPr>
                <w:sz w:val="10"/>
                <w:szCs w:val="10"/>
              </w:rPr>
            </w:pPr>
          </w:p>
          <w:p w:rsidR="00B72476" w:rsidRDefault="00CB77E8">
            <w:pPr>
              <w:ind w:left="120" w:right="-182"/>
              <w:rPr>
                <w:sz w:val="24"/>
                <w:szCs w:val="24"/>
              </w:rPr>
            </w:pPr>
            <w:r>
              <w:rPr>
                <w:sz w:val="24"/>
                <w:szCs w:val="24"/>
              </w:rPr>
              <w:t>Cat</w:t>
            </w:r>
            <w:r>
              <w:rPr>
                <w:spacing w:val="-4"/>
                <w:sz w:val="24"/>
                <w:szCs w:val="24"/>
              </w:rPr>
              <w:t>e</w:t>
            </w:r>
            <w:r>
              <w:rPr>
                <w:sz w:val="24"/>
                <w:szCs w:val="24"/>
              </w:rPr>
              <w:t>gory</w:t>
            </w:r>
            <w:r>
              <w:rPr>
                <w:spacing w:val="-9"/>
                <w:sz w:val="24"/>
                <w:szCs w:val="24"/>
              </w:rPr>
              <w:t xml:space="preserve"> </w:t>
            </w:r>
            <w:r>
              <w:rPr>
                <w:sz w:val="24"/>
                <w:szCs w:val="24"/>
              </w:rPr>
              <w:t>violatio</w:t>
            </w:r>
          </w:p>
          <w:p w:rsidR="00B72476" w:rsidRDefault="00B72476">
            <w:pPr>
              <w:spacing w:before="2" w:line="200" w:lineRule="exact"/>
            </w:pPr>
          </w:p>
          <w:p w:rsidR="00B72476" w:rsidRDefault="00CB77E8">
            <w:pPr>
              <w:ind w:left="120"/>
              <w:rPr>
                <w:sz w:val="24"/>
                <w:szCs w:val="24"/>
              </w:rPr>
            </w:pPr>
            <w:r>
              <w:rPr>
                <w:spacing w:val="-4"/>
                <w:sz w:val="24"/>
                <w:szCs w:val="24"/>
              </w:rPr>
              <w:t>P</w:t>
            </w:r>
            <w:r>
              <w:rPr>
                <w:sz w:val="24"/>
                <w:szCs w:val="24"/>
              </w:rPr>
              <w:t>air</w:t>
            </w:r>
            <w:r>
              <w:rPr>
                <w:spacing w:val="-4"/>
                <w:sz w:val="24"/>
                <w:szCs w:val="24"/>
              </w:rPr>
              <w:t xml:space="preserve"> </w:t>
            </w:r>
            <w:r>
              <w:rPr>
                <w:sz w:val="24"/>
                <w:szCs w:val="24"/>
              </w:rPr>
              <w:t>violation</w:t>
            </w:r>
          </w:p>
        </w:tc>
        <w:tc>
          <w:tcPr>
            <w:tcW w:w="1335" w:type="dxa"/>
            <w:tcBorders>
              <w:top w:val="nil"/>
              <w:left w:val="nil"/>
              <w:bottom w:val="single" w:sz="3" w:space="0" w:color="000000"/>
              <w:right w:val="nil"/>
            </w:tcBorders>
          </w:tcPr>
          <w:p w:rsidR="00B72476" w:rsidRDefault="00B72476">
            <w:pPr>
              <w:spacing w:before="3" w:line="100" w:lineRule="exact"/>
              <w:rPr>
                <w:sz w:val="10"/>
                <w:szCs w:val="10"/>
              </w:rPr>
            </w:pPr>
          </w:p>
          <w:p w:rsidR="00B72476" w:rsidRDefault="00CB77E8">
            <w:pPr>
              <w:ind w:left="7"/>
              <w:rPr>
                <w:sz w:val="16"/>
                <w:szCs w:val="16"/>
              </w:rPr>
            </w:pPr>
            <w:r>
              <w:rPr>
                <w:sz w:val="24"/>
                <w:szCs w:val="24"/>
              </w:rPr>
              <w:t xml:space="preserve">n  </w:t>
            </w:r>
            <w:r>
              <w:rPr>
                <w:spacing w:val="58"/>
                <w:sz w:val="24"/>
                <w:szCs w:val="24"/>
              </w:rPr>
              <w:t xml:space="preserve"> </w:t>
            </w:r>
            <w:r>
              <w:rPr>
                <w:sz w:val="24"/>
                <w:szCs w:val="24"/>
              </w:rPr>
              <w:t>m</w:t>
            </w:r>
            <w:r>
              <w:rPr>
                <w:position w:val="-4"/>
                <w:sz w:val="16"/>
                <w:szCs w:val="16"/>
              </w:rPr>
              <w:t xml:space="preserve">1 </w:t>
            </w:r>
            <w:r>
              <w:rPr>
                <w:spacing w:val="11"/>
                <w:position w:val="-4"/>
                <w:sz w:val="16"/>
                <w:szCs w:val="16"/>
              </w:rPr>
              <w:t xml:space="preserve"> </w:t>
            </w:r>
            <w:r>
              <w:rPr>
                <w:sz w:val="24"/>
                <w:szCs w:val="24"/>
              </w:rPr>
              <w:t>q</w:t>
            </w:r>
            <w:r>
              <w:rPr>
                <w:position w:val="-4"/>
                <w:sz w:val="16"/>
                <w:szCs w:val="16"/>
              </w:rPr>
              <w:t>2</w:t>
            </w:r>
          </w:p>
          <w:p w:rsidR="00B72476" w:rsidRDefault="00B72476">
            <w:pPr>
              <w:spacing w:before="9" w:line="160" w:lineRule="exact"/>
              <w:rPr>
                <w:sz w:val="17"/>
                <w:szCs w:val="17"/>
              </w:rPr>
            </w:pPr>
          </w:p>
          <w:p w:rsidR="00B72476" w:rsidRDefault="00CB77E8">
            <w:pPr>
              <w:ind w:left="365"/>
              <w:rPr>
                <w:sz w:val="16"/>
                <w:szCs w:val="16"/>
              </w:rPr>
            </w:pPr>
            <w:r>
              <w:rPr>
                <w:sz w:val="24"/>
                <w:szCs w:val="24"/>
              </w:rPr>
              <w:t>m</w:t>
            </w:r>
            <w:r>
              <w:rPr>
                <w:position w:val="-4"/>
                <w:sz w:val="16"/>
                <w:szCs w:val="16"/>
              </w:rPr>
              <w:t xml:space="preserve">1 </w:t>
            </w:r>
            <w:r>
              <w:rPr>
                <w:spacing w:val="11"/>
                <w:position w:val="-4"/>
                <w:sz w:val="16"/>
                <w:szCs w:val="16"/>
              </w:rPr>
              <w:t xml:space="preserve"> </w:t>
            </w:r>
            <w:r>
              <w:rPr>
                <w:w w:val="109"/>
                <w:sz w:val="24"/>
                <w:szCs w:val="24"/>
              </w:rPr>
              <w:t>m</w:t>
            </w:r>
            <w:r>
              <w:rPr>
                <w:w w:val="105"/>
                <w:position w:val="-4"/>
                <w:sz w:val="16"/>
                <w:szCs w:val="16"/>
              </w:rPr>
              <w:t>1</w:t>
            </w:r>
          </w:p>
        </w:tc>
        <w:tc>
          <w:tcPr>
            <w:tcW w:w="404" w:type="dxa"/>
            <w:tcBorders>
              <w:top w:val="nil"/>
              <w:left w:val="nil"/>
              <w:bottom w:val="nil"/>
              <w:right w:val="nil"/>
            </w:tcBorders>
          </w:tcPr>
          <w:p w:rsidR="00B72476" w:rsidRDefault="00B72476"/>
        </w:tc>
        <w:tc>
          <w:tcPr>
            <w:tcW w:w="2882" w:type="dxa"/>
            <w:tcBorders>
              <w:top w:val="single" w:sz="3" w:space="0" w:color="000000"/>
              <w:left w:val="nil"/>
              <w:bottom w:val="nil"/>
              <w:right w:val="nil"/>
            </w:tcBorders>
          </w:tcPr>
          <w:p w:rsidR="00B72476" w:rsidRDefault="00B72476"/>
        </w:tc>
      </w:tr>
      <w:tr w:rsidR="00B72476">
        <w:trPr>
          <w:trHeight w:hRule="exact" w:val="397"/>
        </w:trPr>
        <w:tc>
          <w:tcPr>
            <w:tcW w:w="748" w:type="dxa"/>
            <w:tcBorders>
              <w:top w:val="nil"/>
              <w:left w:val="nil"/>
              <w:bottom w:val="nil"/>
              <w:right w:val="nil"/>
            </w:tcBorders>
          </w:tcPr>
          <w:p w:rsidR="00B72476" w:rsidRDefault="00CB77E8">
            <w:pPr>
              <w:spacing w:before="94"/>
              <w:ind w:left="40"/>
              <w:rPr>
                <w:sz w:val="16"/>
                <w:szCs w:val="16"/>
              </w:rPr>
            </w:pPr>
            <w:r>
              <w:rPr>
                <w:sz w:val="24"/>
                <w:szCs w:val="24"/>
              </w:rPr>
              <w:t>p</w:t>
            </w:r>
            <w:r>
              <w:rPr>
                <w:position w:val="-4"/>
                <w:sz w:val="16"/>
                <w:szCs w:val="16"/>
              </w:rPr>
              <w:t>3</w:t>
            </w:r>
            <w:r>
              <w:rPr>
                <w:spacing w:val="30"/>
                <w:position w:val="-4"/>
                <w:sz w:val="16"/>
                <w:szCs w:val="16"/>
              </w:rPr>
              <w:t xml:space="preserve"> </w:t>
            </w:r>
            <w:r>
              <w:rPr>
                <w:sz w:val="24"/>
                <w:szCs w:val="24"/>
              </w:rPr>
              <w:t>q</w:t>
            </w:r>
            <w:r>
              <w:rPr>
                <w:position w:val="-4"/>
                <w:sz w:val="16"/>
                <w:szCs w:val="16"/>
              </w:rPr>
              <w:t>1</w:t>
            </w:r>
          </w:p>
        </w:tc>
        <w:tc>
          <w:tcPr>
            <w:tcW w:w="917" w:type="dxa"/>
            <w:tcBorders>
              <w:top w:val="nil"/>
              <w:left w:val="nil"/>
              <w:bottom w:val="nil"/>
              <w:right w:val="nil"/>
            </w:tcBorders>
          </w:tcPr>
          <w:p w:rsidR="00B72476" w:rsidRDefault="00CB77E8">
            <w:pPr>
              <w:spacing w:before="94"/>
              <w:ind w:left="125"/>
              <w:rPr>
                <w:sz w:val="16"/>
                <w:szCs w:val="16"/>
              </w:rPr>
            </w:pPr>
            <w:r>
              <w:rPr>
                <w:sz w:val="24"/>
                <w:szCs w:val="24"/>
              </w:rPr>
              <w:t>p</w:t>
            </w:r>
            <w:r>
              <w:rPr>
                <w:position w:val="-4"/>
                <w:sz w:val="16"/>
                <w:szCs w:val="16"/>
              </w:rPr>
              <w:t>3</w:t>
            </w:r>
            <w:r>
              <w:rPr>
                <w:spacing w:val="30"/>
                <w:position w:val="-4"/>
                <w:sz w:val="16"/>
                <w:szCs w:val="16"/>
              </w:rPr>
              <w:t xml:space="preserve"> </w:t>
            </w:r>
            <w:r>
              <w:rPr>
                <w:sz w:val="24"/>
                <w:szCs w:val="24"/>
              </w:rPr>
              <w:t>q</w:t>
            </w:r>
            <w:r>
              <w:rPr>
                <w:position w:val="-4"/>
                <w:sz w:val="16"/>
                <w:szCs w:val="16"/>
              </w:rPr>
              <w:t>2</w:t>
            </w:r>
          </w:p>
        </w:tc>
        <w:tc>
          <w:tcPr>
            <w:tcW w:w="1302" w:type="dxa"/>
            <w:tcBorders>
              <w:top w:val="nil"/>
              <w:left w:val="nil"/>
              <w:bottom w:val="nil"/>
              <w:right w:val="nil"/>
            </w:tcBorders>
          </w:tcPr>
          <w:p w:rsidR="00B72476" w:rsidRDefault="00CB77E8">
            <w:pPr>
              <w:spacing w:before="94"/>
              <w:ind w:left="40"/>
              <w:rPr>
                <w:sz w:val="16"/>
                <w:szCs w:val="16"/>
              </w:rPr>
            </w:pPr>
            <w:r>
              <w:rPr>
                <w:sz w:val="24"/>
                <w:szCs w:val="24"/>
              </w:rPr>
              <w:t>p</w:t>
            </w:r>
            <w:r>
              <w:rPr>
                <w:position w:val="-4"/>
                <w:sz w:val="16"/>
                <w:szCs w:val="16"/>
              </w:rPr>
              <w:t>3</w:t>
            </w:r>
            <w:r>
              <w:rPr>
                <w:spacing w:val="30"/>
                <w:position w:val="-4"/>
                <w:sz w:val="16"/>
                <w:szCs w:val="16"/>
              </w:rPr>
              <w:t xml:space="preserve"> </w:t>
            </w:r>
            <w:r>
              <w:rPr>
                <w:sz w:val="24"/>
                <w:szCs w:val="24"/>
              </w:rPr>
              <w:t>q</w:t>
            </w:r>
            <w:r>
              <w:rPr>
                <w:position w:val="-4"/>
                <w:sz w:val="16"/>
                <w:szCs w:val="16"/>
              </w:rPr>
              <w:t>3</w:t>
            </w:r>
          </w:p>
        </w:tc>
        <w:tc>
          <w:tcPr>
            <w:tcW w:w="1776" w:type="dxa"/>
            <w:tcBorders>
              <w:top w:val="single" w:sz="3" w:space="0" w:color="000000"/>
              <w:left w:val="nil"/>
              <w:bottom w:val="nil"/>
              <w:right w:val="nil"/>
            </w:tcBorders>
          </w:tcPr>
          <w:p w:rsidR="00B72476" w:rsidRDefault="00B72476"/>
        </w:tc>
        <w:tc>
          <w:tcPr>
            <w:tcW w:w="1335" w:type="dxa"/>
            <w:tcBorders>
              <w:top w:val="single" w:sz="3" w:space="0" w:color="000000"/>
              <w:left w:val="nil"/>
              <w:bottom w:val="nil"/>
              <w:right w:val="nil"/>
            </w:tcBorders>
          </w:tcPr>
          <w:p w:rsidR="00B72476" w:rsidRDefault="00B72476"/>
        </w:tc>
        <w:tc>
          <w:tcPr>
            <w:tcW w:w="404" w:type="dxa"/>
            <w:tcBorders>
              <w:top w:val="nil"/>
              <w:left w:val="nil"/>
              <w:bottom w:val="nil"/>
              <w:right w:val="nil"/>
            </w:tcBorders>
          </w:tcPr>
          <w:p w:rsidR="00B72476" w:rsidRDefault="00B72476"/>
        </w:tc>
        <w:tc>
          <w:tcPr>
            <w:tcW w:w="2882" w:type="dxa"/>
            <w:tcBorders>
              <w:top w:val="nil"/>
              <w:left w:val="nil"/>
              <w:bottom w:val="nil"/>
              <w:right w:val="nil"/>
            </w:tcBorders>
          </w:tcPr>
          <w:p w:rsidR="00B72476" w:rsidRDefault="00B72476"/>
        </w:tc>
      </w:tr>
    </w:tbl>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before="12" w:line="240" w:lineRule="exact"/>
        <w:rPr>
          <w:sz w:val="24"/>
          <w:szCs w:val="24"/>
        </w:rPr>
      </w:pPr>
    </w:p>
    <w:p w:rsidR="00B72476" w:rsidRDefault="00CB77E8">
      <w:pPr>
        <w:spacing w:before="21" w:line="415" w:lineRule="auto"/>
        <w:ind w:left="120" w:right="527"/>
        <w:rPr>
          <w:sz w:val="24"/>
          <w:szCs w:val="24"/>
        </w:rPr>
      </w:pPr>
      <w:r>
        <w:rPr>
          <w:spacing w:val="-11"/>
          <w:sz w:val="24"/>
          <w:szCs w:val="24"/>
        </w:rPr>
        <w:t>F</w:t>
      </w:r>
      <w:r>
        <w:rPr>
          <w:sz w:val="24"/>
          <w:szCs w:val="24"/>
        </w:rPr>
        <w:t>igu</w:t>
      </w:r>
      <w:r>
        <w:rPr>
          <w:spacing w:val="-9"/>
          <w:sz w:val="24"/>
          <w:szCs w:val="24"/>
        </w:rPr>
        <w:t>r</w:t>
      </w:r>
      <w:r>
        <w:rPr>
          <w:sz w:val="24"/>
          <w:szCs w:val="24"/>
        </w:rPr>
        <w:t>e</w:t>
      </w:r>
      <w:r>
        <w:rPr>
          <w:spacing w:val="23"/>
          <w:sz w:val="24"/>
          <w:szCs w:val="24"/>
        </w:rPr>
        <w:t xml:space="preserve"> </w:t>
      </w:r>
      <w:r>
        <w:rPr>
          <w:sz w:val="24"/>
          <w:szCs w:val="24"/>
        </w:rPr>
        <w:t>2.</w:t>
      </w:r>
      <w:r>
        <w:rPr>
          <w:spacing w:val="12"/>
          <w:sz w:val="24"/>
          <w:szCs w:val="24"/>
        </w:rPr>
        <w:t xml:space="preserve"> </w:t>
      </w:r>
      <w:r>
        <w:rPr>
          <w:sz w:val="24"/>
          <w:szCs w:val="24"/>
        </w:rPr>
        <w:t>The</w:t>
      </w:r>
      <w:r>
        <w:rPr>
          <w:spacing w:val="-4"/>
          <w:sz w:val="24"/>
          <w:szCs w:val="24"/>
        </w:rPr>
        <w:t xml:space="preserve"> </w:t>
      </w:r>
      <w:r>
        <w:rPr>
          <w:sz w:val="24"/>
          <w:szCs w:val="24"/>
        </w:rPr>
        <w:t>MNPQ</w:t>
      </w:r>
      <w:r>
        <w:rPr>
          <w:spacing w:val="-7"/>
          <w:sz w:val="24"/>
          <w:szCs w:val="24"/>
        </w:rPr>
        <w:t xml:space="preserve"> </w:t>
      </w:r>
      <w:r>
        <w:rPr>
          <w:sz w:val="24"/>
          <w:szCs w:val="24"/>
        </w:rPr>
        <w:t>language</w:t>
      </w:r>
      <w:r>
        <w:rPr>
          <w:spacing w:val="-9"/>
          <w:sz w:val="24"/>
          <w:szCs w:val="24"/>
        </w:rPr>
        <w:t xml:space="preserve"> </w:t>
      </w:r>
      <w:r>
        <w:rPr>
          <w:sz w:val="24"/>
          <w:szCs w:val="24"/>
        </w:rPr>
        <w:t>and</w:t>
      </w:r>
      <w:r>
        <w:rPr>
          <w:spacing w:val="-3"/>
          <w:sz w:val="24"/>
          <w:szCs w:val="24"/>
        </w:rPr>
        <w:t xml:space="preserve"> </w:t>
      </w:r>
      <w:r>
        <w:rPr>
          <w:sz w:val="24"/>
          <w:szCs w:val="24"/>
        </w:rPr>
        <w:t>test</w:t>
      </w:r>
      <w:r>
        <w:rPr>
          <w:spacing w:val="-3"/>
          <w:sz w:val="24"/>
          <w:szCs w:val="24"/>
        </w:rPr>
        <w:t xml:space="preserve"> </w:t>
      </w:r>
      <w:r>
        <w:rPr>
          <w:sz w:val="24"/>
          <w:szCs w:val="24"/>
        </w:rPr>
        <w:t>items</w:t>
      </w:r>
      <w:r>
        <w:rPr>
          <w:spacing w:val="-5"/>
          <w:sz w:val="24"/>
          <w:szCs w:val="24"/>
        </w:rPr>
        <w:t xml:space="preserve"> </w:t>
      </w:r>
      <w:r>
        <w:rPr>
          <w:sz w:val="24"/>
          <w:szCs w:val="24"/>
        </w:rPr>
        <w:t>for</w:t>
      </w:r>
      <w:r>
        <w:rPr>
          <w:spacing w:val="-3"/>
          <w:sz w:val="24"/>
          <w:szCs w:val="24"/>
        </w:rPr>
        <w:t xml:space="preserve"> </w:t>
      </w:r>
      <w:r>
        <w:rPr>
          <w:sz w:val="24"/>
          <w:szCs w:val="24"/>
        </w:rPr>
        <w:t>memory</w:t>
      </w:r>
      <w:r>
        <w:rPr>
          <w:spacing w:val="-8"/>
          <w:sz w:val="24"/>
          <w:szCs w:val="24"/>
        </w:rPr>
        <w:t xml:space="preserve"> </w:t>
      </w:r>
      <w:r>
        <w:rPr>
          <w:sz w:val="24"/>
          <w:szCs w:val="24"/>
        </w:rPr>
        <w:t>and</w:t>
      </w:r>
      <w:r>
        <w:rPr>
          <w:spacing w:val="-3"/>
          <w:sz w:val="24"/>
          <w:szCs w:val="24"/>
        </w:rPr>
        <w:t xml:space="preserve"> </w:t>
      </w:r>
      <w:r>
        <w:rPr>
          <w:sz w:val="24"/>
          <w:szCs w:val="24"/>
        </w:rPr>
        <w:t>similarit</w:t>
      </w:r>
      <w:r>
        <w:rPr>
          <w:spacing w:val="-16"/>
          <w:sz w:val="24"/>
          <w:szCs w:val="24"/>
        </w:rPr>
        <w:t>y</w:t>
      </w:r>
      <w:r>
        <w:rPr>
          <w:sz w:val="24"/>
          <w:szCs w:val="24"/>
        </w:rPr>
        <w:t>.</w:t>
      </w:r>
      <w:r>
        <w:rPr>
          <w:spacing w:val="4"/>
          <w:sz w:val="24"/>
          <w:szCs w:val="24"/>
        </w:rPr>
        <w:t xml:space="preserve"> </w:t>
      </w:r>
      <w:r>
        <w:rPr>
          <w:sz w:val="24"/>
          <w:szCs w:val="24"/>
        </w:rPr>
        <w:t>Underlined</w:t>
      </w:r>
      <w:r>
        <w:rPr>
          <w:spacing w:val="-11"/>
          <w:sz w:val="24"/>
          <w:szCs w:val="24"/>
        </w:rPr>
        <w:t xml:space="preserve"> </w:t>
      </w:r>
      <w:r>
        <w:rPr>
          <w:sz w:val="24"/>
          <w:szCs w:val="24"/>
        </w:rPr>
        <w:t>sentences were</w:t>
      </w:r>
      <w:r>
        <w:rPr>
          <w:spacing w:val="-5"/>
          <w:sz w:val="24"/>
          <w:szCs w:val="24"/>
        </w:rPr>
        <w:t xml:space="preserve"> </w:t>
      </w:r>
      <w:r>
        <w:rPr>
          <w:sz w:val="24"/>
          <w:szCs w:val="24"/>
        </w:rPr>
        <w:t>withheld</w:t>
      </w:r>
      <w:r>
        <w:rPr>
          <w:spacing w:val="-8"/>
          <w:sz w:val="24"/>
          <w:szCs w:val="24"/>
        </w:rPr>
        <w:t xml:space="preserve"> </w:t>
      </w:r>
      <w:r>
        <w:rPr>
          <w:sz w:val="24"/>
          <w:szCs w:val="24"/>
        </w:rPr>
        <w:t>from</w:t>
      </w:r>
      <w:r>
        <w:rPr>
          <w:spacing w:val="-5"/>
          <w:sz w:val="24"/>
          <w:szCs w:val="24"/>
        </w:rPr>
        <w:t xml:space="preserve"> </w:t>
      </w:r>
      <w:r>
        <w:rPr>
          <w:spacing w:val="-4"/>
          <w:sz w:val="24"/>
          <w:szCs w:val="24"/>
        </w:rPr>
        <w:t>e</w:t>
      </w:r>
      <w:r>
        <w:rPr>
          <w:sz w:val="24"/>
          <w:szCs w:val="24"/>
        </w:rPr>
        <w:t>xposure.</w:t>
      </w:r>
    </w:p>
    <w:p w:rsidR="00B72476" w:rsidRDefault="00B72476">
      <w:pPr>
        <w:spacing w:before="4" w:line="160" w:lineRule="exact"/>
        <w:rPr>
          <w:sz w:val="17"/>
          <w:szCs w:val="17"/>
        </w:rPr>
      </w:pPr>
    </w:p>
    <w:p w:rsidR="00B72476" w:rsidRDefault="00B72476">
      <w:pPr>
        <w:spacing w:line="200" w:lineRule="exact"/>
      </w:pPr>
    </w:p>
    <w:p w:rsidR="00B72476" w:rsidRDefault="00B72476">
      <w:pPr>
        <w:spacing w:line="200" w:lineRule="exact"/>
      </w:pPr>
    </w:p>
    <w:p w:rsidR="00B72476" w:rsidRDefault="00CB77E8">
      <w:pPr>
        <w:spacing w:line="415" w:lineRule="auto"/>
        <w:ind w:left="120" w:right="279"/>
        <w:rPr>
          <w:sz w:val="24"/>
          <w:szCs w:val="24"/>
        </w:rPr>
      </w:pPr>
      <w:r>
        <w:rPr>
          <w:sz w:val="24"/>
          <w:szCs w:val="24"/>
        </w:rPr>
        <w:t>Sentences</w:t>
      </w:r>
      <w:r>
        <w:rPr>
          <w:spacing w:val="-10"/>
          <w:sz w:val="24"/>
          <w:szCs w:val="24"/>
        </w:rPr>
        <w:t xml:space="preserve"> </w:t>
      </w:r>
      <w:r>
        <w:rPr>
          <w:sz w:val="24"/>
          <w:szCs w:val="24"/>
        </w:rPr>
        <w:t>using</w:t>
      </w:r>
      <w:r>
        <w:rPr>
          <w:spacing w:val="-5"/>
          <w:sz w:val="24"/>
          <w:szCs w:val="24"/>
        </w:rPr>
        <w:t xml:space="preserve"> </w:t>
      </w:r>
      <w:r>
        <w:rPr>
          <w:sz w:val="24"/>
          <w:szCs w:val="24"/>
        </w:rPr>
        <w:t>only</w:t>
      </w:r>
      <w:r>
        <w:rPr>
          <w:spacing w:val="-4"/>
          <w:sz w:val="24"/>
          <w:szCs w:val="24"/>
        </w:rPr>
        <w:t xml:space="preserve"> </w:t>
      </w:r>
      <w:r>
        <w:rPr>
          <w:sz w:val="24"/>
          <w:szCs w:val="24"/>
        </w:rPr>
        <w:t>monosyllabic</w:t>
      </w:r>
      <w:r>
        <w:rPr>
          <w:spacing w:val="-13"/>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were</w:t>
      </w:r>
      <w:r>
        <w:rPr>
          <w:spacing w:val="-5"/>
          <w:sz w:val="24"/>
          <w:szCs w:val="24"/>
        </w:rPr>
        <w:t xml:space="preserve"> </w:t>
      </w:r>
      <w:r>
        <w:rPr>
          <w:sz w:val="24"/>
          <w:szCs w:val="24"/>
        </w:rPr>
        <w:t>around</w:t>
      </w:r>
      <w:r>
        <w:rPr>
          <w:spacing w:val="-7"/>
          <w:sz w:val="24"/>
          <w:szCs w:val="24"/>
        </w:rPr>
        <w:t xml:space="preserve"> </w:t>
      </w:r>
      <w:r>
        <w:rPr>
          <w:sz w:val="24"/>
          <w:szCs w:val="24"/>
        </w:rPr>
        <w:t>2</w:t>
      </w:r>
      <w:r>
        <w:rPr>
          <w:spacing w:val="-1"/>
          <w:sz w:val="24"/>
          <w:szCs w:val="24"/>
        </w:rPr>
        <w:t xml:space="preserve"> </w:t>
      </w:r>
      <w:r>
        <w:rPr>
          <w:sz w:val="24"/>
          <w:szCs w:val="24"/>
        </w:rPr>
        <w:t>seconds</w:t>
      </w:r>
      <w:r>
        <w:rPr>
          <w:spacing w:val="-8"/>
          <w:sz w:val="24"/>
          <w:szCs w:val="24"/>
        </w:rPr>
        <w:t xml:space="preserve"> </w:t>
      </w:r>
      <w:r>
        <w:rPr>
          <w:sz w:val="24"/>
          <w:szCs w:val="24"/>
        </w:rPr>
        <w:t>long.</w:t>
      </w:r>
      <w:r>
        <w:rPr>
          <w:spacing w:val="9"/>
          <w:sz w:val="24"/>
          <w:szCs w:val="24"/>
        </w:rPr>
        <w:t xml:space="preserve"> </w:t>
      </w:r>
      <w:r>
        <w:rPr>
          <w:sz w:val="24"/>
          <w:szCs w:val="24"/>
        </w:rPr>
        <w:t>Sentences</w:t>
      </w:r>
      <w:r>
        <w:rPr>
          <w:spacing w:val="-10"/>
          <w:sz w:val="24"/>
          <w:szCs w:val="24"/>
        </w:rPr>
        <w:t xml:space="preserve"> </w:t>
      </w:r>
      <w:r>
        <w:rPr>
          <w:sz w:val="24"/>
          <w:szCs w:val="24"/>
        </w:rPr>
        <w:t>using</w:t>
      </w:r>
      <w:r>
        <w:rPr>
          <w:spacing w:val="-5"/>
          <w:sz w:val="24"/>
          <w:szCs w:val="24"/>
        </w:rPr>
        <w:t xml:space="preserve"> </w:t>
      </w:r>
      <w:r>
        <w:rPr>
          <w:sz w:val="24"/>
          <w:szCs w:val="24"/>
        </w:rPr>
        <w:t>the</w:t>
      </w:r>
      <w:r>
        <w:rPr>
          <w:spacing w:val="-3"/>
          <w:sz w:val="24"/>
          <w:szCs w:val="24"/>
        </w:rPr>
        <w:t xml:space="preserve"> </w:t>
      </w:r>
      <w:r>
        <w:rPr>
          <w:sz w:val="24"/>
          <w:szCs w:val="24"/>
        </w:rPr>
        <w:t>sole disyllabic</w:t>
      </w:r>
      <w:r>
        <w:rPr>
          <w:spacing w:val="-9"/>
          <w:sz w:val="24"/>
          <w:szCs w:val="24"/>
        </w:rPr>
        <w:t xml:space="preserve"> </w:t>
      </w:r>
      <w:r>
        <w:rPr>
          <w:spacing w:val="-2"/>
          <w:sz w:val="24"/>
          <w:szCs w:val="24"/>
        </w:rPr>
        <w:t>w</w:t>
      </w:r>
      <w:r>
        <w:rPr>
          <w:sz w:val="24"/>
          <w:szCs w:val="24"/>
        </w:rPr>
        <w:t>ord,</w:t>
      </w:r>
      <w:r>
        <w:rPr>
          <w:spacing w:val="-6"/>
          <w:sz w:val="24"/>
          <w:szCs w:val="24"/>
        </w:rPr>
        <w:t xml:space="preserve"> </w:t>
      </w:r>
      <w:r>
        <w:rPr>
          <w:sz w:val="24"/>
          <w:szCs w:val="24"/>
        </w:rPr>
        <w:t>hamste</w:t>
      </w:r>
      <w:r>
        <w:rPr>
          <w:spacing w:val="-10"/>
          <w:sz w:val="24"/>
          <w:szCs w:val="24"/>
        </w:rPr>
        <w:t>r</w:t>
      </w:r>
      <w:r>
        <w:rPr>
          <w:sz w:val="24"/>
          <w:szCs w:val="24"/>
        </w:rPr>
        <w:t>,</w:t>
      </w:r>
      <w:r>
        <w:rPr>
          <w:spacing w:val="-8"/>
          <w:sz w:val="24"/>
          <w:szCs w:val="24"/>
        </w:rPr>
        <w:t xml:space="preserve"> </w:t>
      </w:r>
      <w:r>
        <w:rPr>
          <w:sz w:val="24"/>
          <w:szCs w:val="24"/>
        </w:rPr>
        <w:t>were</w:t>
      </w:r>
      <w:r>
        <w:rPr>
          <w:spacing w:val="-5"/>
          <w:sz w:val="24"/>
          <w:szCs w:val="24"/>
        </w:rPr>
        <w:t xml:space="preserve"> </w:t>
      </w:r>
      <w:r>
        <w:rPr>
          <w:sz w:val="24"/>
          <w:szCs w:val="24"/>
        </w:rPr>
        <w:t>around</w:t>
      </w:r>
      <w:r>
        <w:rPr>
          <w:spacing w:val="-7"/>
          <w:sz w:val="24"/>
          <w:szCs w:val="24"/>
        </w:rPr>
        <w:t xml:space="preserve"> </w:t>
      </w:r>
      <w:r>
        <w:rPr>
          <w:sz w:val="24"/>
          <w:szCs w:val="24"/>
        </w:rPr>
        <w:t>3</w:t>
      </w:r>
      <w:r>
        <w:rPr>
          <w:spacing w:val="-1"/>
          <w:sz w:val="24"/>
          <w:szCs w:val="24"/>
        </w:rPr>
        <w:t xml:space="preserve"> </w:t>
      </w:r>
      <w:r>
        <w:rPr>
          <w:sz w:val="24"/>
          <w:szCs w:val="24"/>
        </w:rPr>
        <w:t>seconds</w:t>
      </w:r>
      <w:r>
        <w:rPr>
          <w:spacing w:val="-8"/>
          <w:sz w:val="24"/>
          <w:szCs w:val="24"/>
        </w:rPr>
        <w:t xml:space="preserve"> </w:t>
      </w:r>
      <w:r>
        <w:rPr>
          <w:sz w:val="24"/>
          <w:szCs w:val="24"/>
        </w:rPr>
        <w:t>long.</w:t>
      </w:r>
      <w:r>
        <w:rPr>
          <w:spacing w:val="9"/>
          <w:sz w:val="24"/>
          <w:szCs w:val="24"/>
        </w:rPr>
        <w:t xml:space="preserve"> </w:t>
      </w:r>
      <w:r>
        <w:rPr>
          <w:sz w:val="24"/>
          <w:szCs w:val="24"/>
        </w:rPr>
        <w:t>The</w:t>
      </w:r>
      <w:r>
        <w:rPr>
          <w:spacing w:val="-4"/>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task</w:t>
      </w:r>
      <w:r>
        <w:rPr>
          <w:spacing w:val="-4"/>
          <w:sz w:val="24"/>
          <w:szCs w:val="24"/>
        </w:rPr>
        <w:t xml:space="preserve"> </w:t>
      </w:r>
      <w:r>
        <w:rPr>
          <w:sz w:val="24"/>
          <w:szCs w:val="24"/>
        </w:rPr>
        <w:t>i</w:t>
      </w:r>
      <w:r>
        <w:rPr>
          <w:spacing w:val="-10"/>
          <w:sz w:val="24"/>
          <w:szCs w:val="24"/>
        </w:rPr>
        <w:t>n</w:t>
      </w:r>
      <w:r>
        <w:rPr>
          <w:spacing w:val="-5"/>
          <w:sz w:val="24"/>
          <w:szCs w:val="24"/>
        </w:rPr>
        <w:t>v</w:t>
      </w:r>
      <w:r>
        <w:rPr>
          <w:sz w:val="24"/>
          <w:szCs w:val="24"/>
        </w:rPr>
        <w:t>ol</w:t>
      </w:r>
      <w:r>
        <w:rPr>
          <w:spacing w:val="-4"/>
          <w:sz w:val="24"/>
          <w:szCs w:val="24"/>
        </w:rPr>
        <w:t>v</w:t>
      </w:r>
      <w:r>
        <w:rPr>
          <w:sz w:val="24"/>
          <w:szCs w:val="24"/>
        </w:rPr>
        <w:t>ed visual</w:t>
      </w:r>
      <w:r>
        <w:rPr>
          <w:spacing w:val="-6"/>
          <w:sz w:val="24"/>
          <w:szCs w:val="24"/>
        </w:rPr>
        <w:t xml:space="preserve"> </w:t>
      </w:r>
      <w:r>
        <w:rPr>
          <w:sz w:val="24"/>
          <w:szCs w:val="24"/>
        </w:rPr>
        <w:t>referents.</w:t>
      </w:r>
      <w:r>
        <w:rPr>
          <w:spacing w:val="5"/>
          <w:sz w:val="24"/>
          <w:szCs w:val="24"/>
        </w:rPr>
        <w:t xml:space="preserve"> </w:t>
      </w:r>
      <w:r>
        <w:rPr>
          <w:spacing w:val="-4"/>
          <w:sz w:val="24"/>
          <w:szCs w:val="24"/>
        </w:rPr>
        <w:t>F</w:t>
      </w:r>
      <w:r>
        <w:rPr>
          <w:sz w:val="24"/>
          <w:szCs w:val="24"/>
        </w:rPr>
        <w:t>or</w:t>
      </w:r>
      <w:r>
        <w:rPr>
          <w:spacing w:val="-3"/>
          <w:sz w:val="24"/>
          <w:szCs w:val="24"/>
        </w:rPr>
        <w:t xml:space="preserve"> </w:t>
      </w:r>
      <w:r>
        <w:rPr>
          <w:sz w:val="24"/>
          <w:szCs w:val="24"/>
        </w:rPr>
        <w:t>the</w:t>
      </w:r>
      <w:r>
        <w:rPr>
          <w:spacing w:val="-3"/>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we</w:t>
      </w:r>
      <w:r>
        <w:rPr>
          <w:spacing w:val="-3"/>
          <w:sz w:val="24"/>
          <w:szCs w:val="24"/>
        </w:rPr>
        <w:t xml:space="preserve"> </w:t>
      </w:r>
      <w:r>
        <w:rPr>
          <w:sz w:val="24"/>
          <w:szCs w:val="24"/>
        </w:rPr>
        <w:t>used</w:t>
      </w:r>
      <w:r>
        <w:rPr>
          <w:spacing w:val="-4"/>
          <w:sz w:val="24"/>
          <w:szCs w:val="24"/>
        </w:rPr>
        <w:t xml:space="preserve"> </w:t>
      </w:r>
      <w:r>
        <w:rPr>
          <w:sz w:val="24"/>
          <w:szCs w:val="24"/>
        </w:rPr>
        <w:t>128x128</w:t>
      </w:r>
      <w:r>
        <w:rPr>
          <w:spacing w:val="-8"/>
          <w:sz w:val="24"/>
          <w:szCs w:val="24"/>
        </w:rPr>
        <w:t xml:space="preserve"> </w:t>
      </w:r>
      <w:r>
        <w:rPr>
          <w:sz w:val="24"/>
          <w:szCs w:val="24"/>
        </w:rPr>
        <w:t>pi</w:t>
      </w:r>
      <w:r>
        <w:rPr>
          <w:spacing w:val="-4"/>
          <w:sz w:val="24"/>
          <w:szCs w:val="24"/>
        </w:rPr>
        <w:t>x</w:t>
      </w:r>
      <w:r>
        <w:rPr>
          <w:sz w:val="24"/>
          <w:szCs w:val="24"/>
        </w:rPr>
        <w:t>el</w:t>
      </w:r>
      <w:r>
        <w:rPr>
          <w:spacing w:val="-5"/>
          <w:sz w:val="24"/>
          <w:szCs w:val="24"/>
        </w:rPr>
        <w:t xml:space="preserve"> </w:t>
      </w:r>
      <w:r>
        <w:rPr>
          <w:sz w:val="24"/>
          <w:szCs w:val="24"/>
        </w:rPr>
        <w:t>images</w:t>
      </w:r>
      <w:r>
        <w:rPr>
          <w:spacing w:val="-7"/>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z w:val="24"/>
          <w:szCs w:val="24"/>
        </w:rPr>
        <w:t>cat,</w:t>
      </w:r>
      <w:r>
        <w:rPr>
          <w:spacing w:val="-3"/>
          <w:sz w:val="24"/>
          <w:szCs w:val="24"/>
        </w:rPr>
        <w:t xml:space="preserve"> </w:t>
      </w:r>
      <w:r>
        <w:rPr>
          <w:sz w:val="24"/>
          <w:szCs w:val="24"/>
        </w:rPr>
        <w:t>dog,</w:t>
      </w:r>
      <w:r>
        <w:rPr>
          <w:spacing w:val="-4"/>
          <w:sz w:val="24"/>
          <w:szCs w:val="24"/>
        </w:rPr>
        <w:t xml:space="preserve"> </w:t>
      </w:r>
      <w:r>
        <w:rPr>
          <w:sz w:val="24"/>
          <w:szCs w:val="24"/>
        </w:rPr>
        <w:t>hamste</w:t>
      </w:r>
      <w:r>
        <w:rPr>
          <w:spacing w:val="-10"/>
          <w:sz w:val="24"/>
          <w:szCs w:val="24"/>
        </w:rPr>
        <w:t>r</w:t>
      </w:r>
      <w:r>
        <w:rPr>
          <w:sz w:val="24"/>
          <w:szCs w:val="24"/>
        </w:rPr>
        <w:t>,</w:t>
      </w:r>
      <w:r>
        <w:rPr>
          <w:spacing w:val="-8"/>
          <w:sz w:val="24"/>
          <w:szCs w:val="24"/>
        </w:rPr>
        <w:t xml:space="preserve"> </w:t>
      </w:r>
      <w:r>
        <w:rPr>
          <w:sz w:val="24"/>
          <w:szCs w:val="24"/>
        </w:rPr>
        <w:t>ca</w:t>
      </w:r>
      <w:r>
        <w:rPr>
          <w:spacing w:val="-10"/>
          <w:sz w:val="24"/>
          <w:szCs w:val="24"/>
        </w:rPr>
        <w:t>r</w:t>
      </w:r>
      <w:r>
        <w:rPr>
          <w:sz w:val="24"/>
          <w:szCs w:val="24"/>
        </w:rPr>
        <w:t xml:space="preserve">, </w:t>
      </w:r>
      <w:r>
        <w:rPr>
          <w:spacing w:val="-5"/>
          <w:sz w:val="24"/>
          <w:szCs w:val="24"/>
        </w:rPr>
        <w:t>b</w:t>
      </w:r>
      <w:r>
        <w:rPr>
          <w:sz w:val="24"/>
          <w:szCs w:val="24"/>
        </w:rPr>
        <w:t>us,</w:t>
      </w:r>
      <w:r>
        <w:rPr>
          <w:spacing w:val="-6"/>
          <w:sz w:val="24"/>
          <w:szCs w:val="24"/>
        </w:rPr>
        <w:t xml:space="preserve"> </w:t>
      </w:r>
      <w:r>
        <w:rPr>
          <w:sz w:val="24"/>
          <w:szCs w:val="24"/>
        </w:rPr>
        <w:t>and</w:t>
      </w:r>
      <w:r>
        <w:rPr>
          <w:spacing w:val="-5"/>
          <w:sz w:val="24"/>
          <w:szCs w:val="24"/>
        </w:rPr>
        <w:t xml:space="preserve"> </w:t>
      </w:r>
      <w:r>
        <w:rPr>
          <w:sz w:val="24"/>
          <w:szCs w:val="24"/>
        </w:rPr>
        <w:t>truck.</w:t>
      </w:r>
      <w:r>
        <w:rPr>
          <w:spacing w:val="7"/>
          <w:sz w:val="24"/>
          <w:szCs w:val="24"/>
        </w:rPr>
        <w:t xml:space="preserve"> </w:t>
      </w:r>
      <w:r>
        <w:rPr>
          <w:spacing w:val="-4"/>
          <w:sz w:val="24"/>
          <w:szCs w:val="24"/>
        </w:rPr>
        <w:t>F</w:t>
      </w:r>
      <w:r>
        <w:rPr>
          <w:sz w:val="24"/>
          <w:szCs w:val="24"/>
        </w:rPr>
        <w:t>or</w:t>
      </w:r>
      <w:r>
        <w:rPr>
          <w:spacing w:val="-5"/>
          <w:sz w:val="24"/>
          <w:szCs w:val="24"/>
        </w:rPr>
        <w:t xml:space="preserve"> </w:t>
      </w:r>
      <w:r>
        <w:rPr>
          <w:sz w:val="24"/>
          <w:szCs w:val="24"/>
        </w:rPr>
        <w:t>the</w:t>
      </w:r>
      <w:r>
        <w:rPr>
          <w:spacing w:val="-5"/>
          <w:sz w:val="24"/>
          <w:szCs w:val="24"/>
        </w:rPr>
        <w:t xml:space="preserve"> </w:t>
      </w:r>
      <w:r>
        <w:rPr>
          <w:sz w:val="24"/>
          <w:szCs w:val="24"/>
        </w:rPr>
        <w:t>ta</w:t>
      </w:r>
      <w:r>
        <w:rPr>
          <w:spacing w:val="-4"/>
          <w:sz w:val="24"/>
          <w:szCs w:val="24"/>
        </w:rPr>
        <w:t>r</w:t>
      </w:r>
      <w:r>
        <w:rPr>
          <w:sz w:val="24"/>
          <w:szCs w:val="24"/>
        </w:rPr>
        <w:t>get</w:t>
      </w:r>
      <w:r>
        <w:rPr>
          <w:spacing w:val="-7"/>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we</w:t>
      </w:r>
      <w:r>
        <w:rPr>
          <w:spacing w:val="-5"/>
          <w:sz w:val="24"/>
          <w:szCs w:val="24"/>
        </w:rPr>
        <w:t xml:space="preserve"> </w:t>
      </w:r>
      <w:r>
        <w:rPr>
          <w:sz w:val="24"/>
          <w:szCs w:val="24"/>
        </w:rPr>
        <w:t>used</w:t>
      </w:r>
      <w:r>
        <w:rPr>
          <w:spacing w:val="-6"/>
          <w:sz w:val="24"/>
          <w:szCs w:val="24"/>
        </w:rPr>
        <w:t xml:space="preserve"> </w:t>
      </w:r>
      <w:r>
        <w:rPr>
          <w:sz w:val="24"/>
          <w:szCs w:val="24"/>
        </w:rPr>
        <w:t>100x100</w:t>
      </w:r>
      <w:r>
        <w:rPr>
          <w:spacing w:val="-10"/>
          <w:sz w:val="24"/>
          <w:szCs w:val="24"/>
        </w:rPr>
        <w:t xml:space="preserve"> </w:t>
      </w:r>
      <w:r>
        <w:rPr>
          <w:sz w:val="24"/>
          <w:szCs w:val="24"/>
        </w:rPr>
        <w:t>pi</w:t>
      </w:r>
      <w:r>
        <w:rPr>
          <w:spacing w:val="-4"/>
          <w:sz w:val="24"/>
          <w:szCs w:val="24"/>
        </w:rPr>
        <w:t>x</w:t>
      </w:r>
      <w:r>
        <w:rPr>
          <w:sz w:val="24"/>
          <w:szCs w:val="24"/>
        </w:rPr>
        <w:t>el</w:t>
      </w:r>
      <w:r>
        <w:rPr>
          <w:spacing w:val="-7"/>
          <w:sz w:val="24"/>
          <w:szCs w:val="24"/>
        </w:rPr>
        <w:t xml:space="preserve"> </w:t>
      </w:r>
      <w:r>
        <w:rPr>
          <w:sz w:val="24"/>
          <w:szCs w:val="24"/>
        </w:rPr>
        <w:t>images</w:t>
      </w:r>
      <w:r>
        <w:rPr>
          <w:spacing w:val="-9"/>
          <w:sz w:val="24"/>
          <w:szCs w:val="24"/>
        </w:rPr>
        <w:t xml:space="preserve"> </w:t>
      </w:r>
      <w:r>
        <w:rPr>
          <w:sz w:val="24"/>
          <w:szCs w:val="24"/>
        </w:rPr>
        <w:t>of</w:t>
      </w:r>
      <w:r>
        <w:rPr>
          <w:spacing w:val="-4"/>
          <w:sz w:val="24"/>
          <w:szCs w:val="24"/>
        </w:rPr>
        <w:t xml:space="preserve"> </w:t>
      </w:r>
      <w:r>
        <w:rPr>
          <w:sz w:val="24"/>
          <w:szCs w:val="24"/>
        </w:rPr>
        <w:t>a</w:t>
      </w:r>
      <w:r>
        <w:rPr>
          <w:spacing w:val="-3"/>
          <w:sz w:val="24"/>
          <w:szCs w:val="24"/>
        </w:rPr>
        <w:t xml:space="preserve"> </w:t>
      </w:r>
      <w:r>
        <w:rPr>
          <w:sz w:val="24"/>
          <w:szCs w:val="24"/>
        </w:rPr>
        <w:t>horse,</w:t>
      </w:r>
      <w:r>
        <w:rPr>
          <w:spacing w:val="-8"/>
          <w:sz w:val="24"/>
          <w:szCs w:val="24"/>
        </w:rPr>
        <w:t xml:space="preserve"> </w:t>
      </w:r>
      <w:r>
        <w:rPr>
          <w:sz w:val="24"/>
          <w:szCs w:val="24"/>
        </w:rPr>
        <w:t>rabbit,</w:t>
      </w:r>
      <w:r>
        <w:rPr>
          <w:spacing w:val="-8"/>
          <w:sz w:val="24"/>
          <w:szCs w:val="24"/>
        </w:rPr>
        <w:t xml:space="preserve"> </w:t>
      </w:r>
      <w:r>
        <w:rPr>
          <w:sz w:val="24"/>
          <w:szCs w:val="24"/>
        </w:rPr>
        <w:t>sheep,</w:t>
      </w:r>
      <w:r>
        <w:rPr>
          <w:spacing w:val="-8"/>
          <w:sz w:val="24"/>
          <w:szCs w:val="24"/>
        </w:rPr>
        <w:t xml:space="preserve"> </w:t>
      </w:r>
      <w:r>
        <w:rPr>
          <w:sz w:val="24"/>
          <w:szCs w:val="24"/>
        </w:rPr>
        <w:t>bea</w:t>
      </w:r>
      <w:r>
        <w:rPr>
          <w:spacing w:val="-10"/>
          <w:sz w:val="24"/>
          <w:szCs w:val="24"/>
        </w:rPr>
        <w:t>r</w:t>
      </w:r>
      <w:r>
        <w:rPr>
          <w:sz w:val="24"/>
          <w:szCs w:val="24"/>
        </w:rPr>
        <w:t>, goldfish,</w:t>
      </w:r>
      <w:r>
        <w:rPr>
          <w:spacing w:val="-17"/>
          <w:sz w:val="24"/>
          <w:szCs w:val="24"/>
        </w:rPr>
        <w:t xml:space="preserve"> </w:t>
      </w:r>
      <w:r>
        <w:rPr>
          <w:sz w:val="24"/>
          <w:szCs w:val="24"/>
        </w:rPr>
        <w:t>mouse,</w:t>
      </w:r>
      <w:r>
        <w:rPr>
          <w:spacing w:val="-7"/>
          <w:sz w:val="24"/>
          <w:szCs w:val="24"/>
        </w:rPr>
        <w:t xml:space="preserve"> </w:t>
      </w:r>
      <w:r>
        <w:rPr>
          <w:sz w:val="24"/>
          <w:szCs w:val="24"/>
        </w:rPr>
        <w:t>boat,</w:t>
      </w:r>
      <w:r>
        <w:rPr>
          <w:spacing w:val="-5"/>
          <w:sz w:val="24"/>
          <w:szCs w:val="24"/>
        </w:rPr>
        <w:t xml:space="preserve"> </w:t>
      </w:r>
      <w:r>
        <w:rPr>
          <w:spacing w:val="-6"/>
          <w:sz w:val="24"/>
          <w:szCs w:val="24"/>
        </w:rPr>
        <w:t>v</w:t>
      </w:r>
      <w:r>
        <w:rPr>
          <w:sz w:val="24"/>
          <w:szCs w:val="24"/>
        </w:rPr>
        <w:t>an,</w:t>
      </w:r>
      <w:r>
        <w:rPr>
          <w:spacing w:val="-4"/>
          <w:sz w:val="24"/>
          <w:szCs w:val="24"/>
        </w:rPr>
        <w:t xml:space="preserve"> </w:t>
      </w:r>
      <w:r>
        <w:rPr>
          <w:sz w:val="24"/>
          <w:szCs w:val="24"/>
        </w:rPr>
        <w:t>train,</w:t>
      </w:r>
      <w:r>
        <w:rPr>
          <w:spacing w:val="-5"/>
          <w:sz w:val="24"/>
          <w:szCs w:val="24"/>
        </w:rPr>
        <w:t xml:space="preserve"> </w:t>
      </w:r>
      <w:r>
        <w:rPr>
          <w:sz w:val="24"/>
          <w:szCs w:val="24"/>
        </w:rPr>
        <w:t>motor</w:t>
      </w:r>
      <w:r>
        <w:rPr>
          <w:spacing w:val="-4"/>
          <w:sz w:val="24"/>
          <w:szCs w:val="24"/>
        </w:rPr>
        <w:t>c</w:t>
      </w:r>
      <w:r>
        <w:rPr>
          <w:sz w:val="24"/>
          <w:szCs w:val="24"/>
        </w:rPr>
        <w:t>ycle,</w:t>
      </w:r>
      <w:r>
        <w:rPr>
          <w:spacing w:val="-11"/>
          <w:sz w:val="24"/>
          <w:szCs w:val="24"/>
        </w:rPr>
        <w:t xml:space="preserve"> </w:t>
      </w:r>
      <w:r>
        <w:rPr>
          <w:sz w:val="24"/>
          <w:szCs w:val="24"/>
        </w:rPr>
        <w:t>plane,</w:t>
      </w:r>
      <w:r>
        <w:rPr>
          <w:spacing w:val="-6"/>
          <w:sz w:val="24"/>
          <w:szCs w:val="24"/>
        </w:rPr>
        <w:t xml:space="preserve"> </w:t>
      </w:r>
      <w:r>
        <w:rPr>
          <w:sz w:val="24"/>
          <w:szCs w:val="24"/>
        </w:rPr>
        <w:t>and</w:t>
      </w:r>
      <w:r>
        <w:rPr>
          <w:spacing w:val="-3"/>
          <w:sz w:val="24"/>
          <w:szCs w:val="24"/>
        </w:rPr>
        <w:t xml:space="preserve"> </w:t>
      </w:r>
      <w:r>
        <w:rPr>
          <w:sz w:val="24"/>
          <w:szCs w:val="24"/>
        </w:rPr>
        <w:t>bi</w:t>
      </w:r>
      <w:r>
        <w:rPr>
          <w:spacing w:val="-4"/>
          <w:sz w:val="24"/>
          <w:szCs w:val="24"/>
        </w:rPr>
        <w:t>c</w:t>
      </w:r>
      <w:r>
        <w:rPr>
          <w:sz w:val="24"/>
          <w:szCs w:val="24"/>
        </w:rPr>
        <w:t>ycle.</w:t>
      </w:r>
      <w:r>
        <w:rPr>
          <w:spacing w:val="6"/>
          <w:sz w:val="24"/>
          <w:szCs w:val="24"/>
        </w:rPr>
        <w:t xml:space="preserve"> </w:t>
      </w:r>
      <w:r>
        <w:rPr>
          <w:sz w:val="24"/>
          <w:szCs w:val="24"/>
        </w:rPr>
        <w:t>Images</w:t>
      </w:r>
      <w:r>
        <w:rPr>
          <w:spacing w:val="-7"/>
          <w:sz w:val="24"/>
          <w:szCs w:val="24"/>
        </w:rPr>
        <w:t xml:space="preserve"> </w:t>
      </w:r>
      <w:r>
        <w:rPr>
          <w:sz w:val="24"/>
          <w:szCs w:val="24"/>
        </w:rPr>
        <w:t>are</w:t>
      </w:r>
      <w:r>
        <w:rPr>
          <w:spacing w:val="-3"/>
          <w:sz w:val="24"/>
          <w:szCs w:val="24"/>
        </w:rPr>
        <w:t xml:space="preserve"> </w:t>
      </w:r>
      <w:r>
        <w:rPr>
          <w:sz w:val="24"/>
          <w:szCs w:val="24"/>
        </w:rPr>
        <w:t>sh</w:t>
      </w:r>
      <w:r>
        <w:rPr>
          <w:spacing w:val="-6"/>
          <w:sz w:val="24"/>
          <w:szCs w:val="24"/>
        </w:rPr>
        <w:t>o</w:t>
      </w:r>
      <w:r>
        <w:rPr>
          <w:sz w:val="24"/>
          <w:szCs w:val="24"/>
        </w:rPr>
        <w:t>wn</w:t>
      </w:r>
      <w:r>
        <w:rPr>
          <w:spacing w:val="-6"/>
          <w:sz w:val="24"/>
          <w:szCs w:val="24"/>
        </w:rPr>
        <w:t xml:space="preserve"> </w:t>
      </w:r>
      <w:r>
        <w:rPr>
          <w:sz w:val="24"/>
          <w:szCs w:val="24"/>
        </w:rPr>
        <w:t>in</w:t>
      </w:r>
      <w:r>
        <w:rPr>
          <w:spacing w:val="-2"/>
          <w:sz w:val="24"/>
          <w:szCs w:val="24"/>
        </w:rPr>
        <w:t xml:space="preserve"> </w:t>
      </w:r>
      <w:r>
        <w:rPr>
          <w:sz w:val="24"/>
          <w:szCs w:val="24"/>
        </w:rPr>
        <w:t>Figure</w:t>
      </w:r>
      <w:r>
        <w:rPr>
          <w:spacing w:val="-6"/>
          <w:sz w:val="24"/>
          <w:szCs w:val="24"/>
        </w:rPr>
        <w:t xml:space="preserve"> </w:t>
      </w:r>
      <w:r>
        <w:rPr>
          <w:sz w:val="24"/>
          <w:szCs w:val="24"/>
        </w:rPr>
        <w:t>3.</w:t>
      </w:r>
    </w:p>
    <w:p w:rsidR="00B72476" w:rsidRDefault="00CB77E8">
      <w:pPr>
        <w:spacing w:before="12" w:line="415" w:lineRule="auto"/>
        <w:ind w:left="120" w:right="362" w:firstLine="576"/>
        <w:rPr>
          <w:sz w:val="24"/>
          <w:szCs w:val="24"/>
        </w:rPr>
      </w:pPr>
      <w:r>
        <w:rPr>
          <w:sz w:val="24"/>
          <w:szCs w:val="24"/>
        </w:rPr>
        <w:t>Design</w:t>
      </w:r>
      <w:r>
        <w:rPr>
          <w:spacing w:val="7"/>
          <w:sz w:val="24"/>
          <w:szCs w:val="24"/>
        </w:rPr>
        <w:t xml:space="preserve"> </w:t>
      </w:r>
      <w:r>
        <w:rPr>
          <w:sz w:val="24"/>
          <w:szCs w:val="24"/>
        </w:rPr>
        <w:t>and</w:t>
      </w:r>
      <w:r>
        <w:rPr>
          <w:spacing w:val="38"/>
          <w:sz w:val="24"/>
          <w:szCs w:val="24"/>
        </w:rPr>
        <w:t xml:space="preserve"> </w:t>
      </w:r>
      <w:r>
        <w:rPr>
          <w:w w:val="108"/>
          <w:sz w:val="24"/>
          <w:szCs w:val="24"/>
        </w:rPr>
        <w:t>P</w:t>
      </w:r>
      <w:r>
        <w:rPr>
          <w:spacing w:val="-4"/>
          <w:w w:val="108"/>
          <w:sz w:val="24"/>
          <w:szCs w:val="24"/>
        </w:rPr>
        <w:t>r</w:t>
      </w:r>
      <w:r>
        <w:rPr>
          <w:w w:val="108"/>
          <w:sz w:val="24"/>
          <w:szCs w:val="24"/>
        </w:rPr>
        <w:t>ocedu</w:t>
      </w:r>
      <w:r>
        <w:rPr>
          <w:spacing w:val="-4"/>
          <w:w w:val="108"/>
          <w:sz w:val="24"/>
          <w:szCs w:val="24"/>
        </w:rPr>
        <w:t>r</w:t>
      </w:r>
      <w:r>
        <w:rPr>
          <w:w w:val="108"/>
          <w:sz w:val="24"/>
          <w:szCs w:val="24"/>
        </w:rPr>
        <w:t xml:space="preserve">e.  </w:t>
      </w:r>
      <w:r>
        <w:rPr>
          <w:spacing w:val="45"/>
          <w:w w:val="108"/>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parametrically</w:t>
      </w:r>
      <w:r>
        <w:rPr>
          <w:spacing w:val="-14"/>
          <w:sz w:val="24"/>
          <w:szCs w:val="24"/>
        </w:rPr>
        <w:t xml:space="preserve"> </w:t>
      </w:r>
      <w:r>
        <w:rPr>
          <w:spacing w:val="-6"/>
          <w:sz w:val="24"/>
          <w:szCs w:val="24"/>
        </w:rPr>
        <w:t>v</w:t>
      </w:r>
      <w:r>
        <w:rPr>
          <w:sz w:val="24"/>
          <w:szCs w:val="24"/>
        </w:rPr>
        <w:t>aried</w:t>
      </w:r>
      <w:r>
        <w:rPr>
          <w:spacing w:val="-6"/>
          <w:sz w:val="24"/>
          <w:szCs w:val="24"/>
        </w:rPr>
        <w:t xml:space="preserve"> </w:t>
      </w:r>
      <w:r>
        <w:rPr>
          <w:sz w:val="24"/>
          <w:szCs w:val="24"/>
        </w:rPr>
        <w:t>coherence.</w:t>
      </w:r>
      <w:r>
        <w:rPr>
          <w:spacing w:val="4"/>
          <w:sz w:val="24"/>
          <w:szCs w:val="24"/>
        </w:rPr>
        <w:t xml:space="preserve"> </w:t>
      </w:r>
      <w:r>
        <w:rPr>
          <w:sz w:val="24"/>
          <w:szCs w:val="24"/>
        </w:rPr>
        <w:t>The</w:t>
      </w:r>
      <w:r>
        <w:rPr>
          <w:spacing w:val="-4"/>
          <w:sz w:val="24"/>
          <w:szCs w:val="24"/>
        </w:rPr>
        <w:t xml:space="preserve"> </w:t>
      </w:r>
      <w:r>
        <w:rPr>
          <w:sz w:val="24"/>
          <w:szCs w:val="24"/>
        </w:rPr>
        <w:t>language</w:t>
      </w:r>
      <w:r>
        <w:rPr>
          <w:spacing w:val="-9"/>
          <w:sz w:val="24"/>
          <w:szCs w:val="24"/>
        </w:rPr>
        <w:t xml:space="preserve"> </w:t>
      </w:r>
      <w:r>
        <w:rPr>
          <w:sz w:val="24"/>
          <w:szCs w:val="24"/>
        </w:rPr>
        <w:t>for</w:t>
      </w:r>
      <w:r>
        <w:rPr>
          <w:spacing w:val="-3"/>
          <w:sz w:val="24"/>
          <w:szCs w:val="24"/>
        </w:rPr>
        <w:t xml:space="preserve"> </w:t>
      </w:r>
      <w:r>
        <w:rPr>
          <w:sz w:val="24"/>
          <w:szCs w:val="24"/>
        </w:rPr>
        <w:t>a participant</w:t>
      </w:r>
      <w:r>
        <w:rPr>
          <w:spacing w:val="-10"/>
          <w:sz w:val="24"/>
          <w:szCs w:val="24"/>
        </w:rPr>
        <w:t xml:space="preserve"> </w:t>
      </w:r>
      <w:r>
        <w:rPr>
          <w:sz w:val="24"/>
          <w:szCs w:val="24"/>
        </w:rPr>
        <w:t>contained</w:t>
      </w:r>
      <w:r>
        <w:rPr>
          <w:spacing w:val="-9"/>
          <w:sz w:val="24"/>
          <w:szCs w:val="24"/>
        </w:rPr>
        <w:t xml:space="preserve"> </w:t>
      </w:r>
      <w:r>
        <w:rPr>
          <w:sz w:val="24"/>
          <w:szCs w:val="24"/>
        </w:rPr>
        <w:t>either</w:t>
      </w:r>
      <w:r>
        <w:rPr>
          <w:spacing w:val="-5"/>
          <w:sz w:val="24"/>
          <w:szCs w:val="24"/>
        </w:rPr>
        <w:t xml:space="preserve"> </w:t>
      </w:r>
      <w:r>
        <w:rPr>
          <w:sz w:val="24"/>
          <w:szCs w:val="24"/>
        </w:rPr>
        <w:t>0/3,</w:t>
      </w:r>
      <w:r>
        <w:rPr>
          <w:spacing w:val="-4"/>
          <w:sz w:val="24"/>
          <w:szCs w:val="24"/>
        </w:rPr>
        <w:t xml:space="preserve"> </w:t>
      </w:r>
      <w:r>
        <w:rPr>
          <w:sz w:val="24"/>
          <w:szCs w:val="24"/>
        </w:rPr>
        <w:t>1/3,</w:t>
      </w:r>
      <w:r>
        <w:rPr>
          <w:spacing w:val="-4"/>
          <w:sz w:val="24"/>
          <w:szCs w:val="24"/>
        </w:rPr>
        <w:t xml:space="preserve"> </w:t>
      </w:r>
      <w:r>
        <w:rPr>
          <w:sz w:val="24"/>
          <w:szCs w:val="24"/>
        </w:rPr>
        <w:t>2/3,</w:t>
      </w:r>
      <w:r>
        <w:rPr>
          <w:spacing w:val="-4"/>
          <w:sz w:val="24"/>
          <w:szCs w:val="24"/>
        </w:rPr>
        <w:t xml:space="preserve"> </w:t>
      </w:r>
      <w:r>
        <w:rPr>
          <w:sz w:val="24"/>
          <w:szCs w:val="24"/>
        </w:rPr>
        <w:t>or</w:t>
      </w:r>
      <w:r>
        <w:rPr>
          <w:spacing w:val="-2"/>
          <w:sz w:val="24"/>
          <w:szCs w:val="24"/>
        </w:rPr>
        <w:t xml:space="preserve"> </w:t>
      </w:r>
      <w:r>
        <w:rPr>
          <w:sz w:val="24"/>
          <w:szCs w:val="24"/>
        </w:rPr>
        <w:t>3/3</w:t>
      </w:r>
      <w:r>
        <w:rPr>
          <w:spacing w:val="-3"/>
          <w:sz w:val="24"/>
          <w:szCs w:val="24"/>
        </w:rPr>
        <w:t xml:space="preserve"> </w:t>
      </w:r>
      <w:r>
        <w:rPr>
          <w:spacing w:val="-2"/>
          <w:sz w:val="24"/>
          <w:szCs w:val="24"/>
        </w:rPr>
        <w:t>f</w:t>
      </w:r>
      <w:r>
        <w:rPr>
          <w:sz w:val="24"/>
          <w:szCs w:val="24"/>
        </w:rPr>
        <w:t>amiliar</w:t>
      </w:r>
      <w:r>
        <w:rPr>
          <w:spacing w:val="-8"/>
          <w:sz w:val="24"/>
          <w:szCs w:val="24"/>
        </w:rPr>
        <w:t xml:space="preserve"> </w:t>
      </w:r>
      <w:r>
        <w:rPr>
          <w:sz w:val="24"/>
          <w:szCs w:val="24"/>
        </w:rPr>
        <w:t>M</w:t>
      </w:r>
      <w:r>
        <w:rPr>
          <w:spacing w:val="-2"/>
          <w:sz w:val="24"/>
          <w:szCs w:val="24"/>
        </w:rPr>
        <w:t xml:space="preserve"> </w:t>
      </w:r>
      <w:r>
        <w:rPr>
          <w:sz w:val="24"/>
          <w:szCs w:val="24"/>
        </w:rPr>
        <w:t>and</w:t>
      </w:r>
      <w:r>
        <w:rPr>
          <w:spacing w:val="-3"/>
          <w:sz w:val="24"/>
          <w:szCs w:val="24"/>
        </w:rPr>
        <w:t xml:space="preserve"> </w:t>
      </w:r>
      <w:r>
        <w:rPr>
          <w:sz w:val="24"/>
          <w:szCs w:val="24"/>
        </w:rPr>
        <w:t>P</w:t>
      </w:r>
      <w:r>
        <w:rPr>
          <w:spacing w:val="-1"/>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each.</w:t>
      </w:r>
      <w:r>
        <w:rPr>
          <w:spacing w:val="9"/>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also</w:t>
      </w:r>
      <w:r>
        <w:rPr>
          <w:spacing w:val="-4"/>
          <w:sz w:val="24"/>
          <w:szCs w:val="24"/>
        </w:rPr>
        <w:t xml:space="preserve"> </w:t>
      </w:r>
      <w:r>
        <w:rPr>
          <w:spacing w:val="-6"/>
          <w:sz w:val="24"/>
          <w:szCs w:val="24"/>
        </w:rPr>
        <w:t>v</w:t>
      </w:r>
      <w:r>
        <w:rPr>
          <w:sz w:val="24"/>
          <w:szCs w:val="24"/>
        </w:rPr>
        <w:t>aried</w:t>
      </w:r>
      <w:r>
        <w:rPr>
          <w:spacing w:val="-6"/>
          <w:sz w:val="24"/>
          <w:szCs w:val="24"/>
        </w:rPr>
        <w:t xml:space="preserve"> </w:t>
      </w:r>
      <w:r>
        <w:rPr>
          <w:sz w:val="24"/>
          <w:szCs w:val="24"/>
        </w:rPr>
        <w:t>the amount</w:t>
      </w:r>
      <w:r>
        <w:rPr>
          <w:spacing w:val="-7"/>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language—participants</w:t>
      </w:r>
      <w:r>
        <w:rPr>
          <w:spacing w:val="-22"/>
          <w:sz w:val="24"/>
          <w:szCs w:val="24"/>
        </w:rPr>
        <w:t xml:space="preserve"> </w:t>
      </w:r>
      <w:r>
        <w:rPr>
          <w:sz w:val="24"/>
          <w:szCs w:val="24"/>
        </w:rPr>
        <w:t>heard</w:t>
      </w:r>
      <w:r>
        <w:rPr>
          <w:spacing w:val="-5"/>
          <w:sz w:val="24"/>
          <w:szCs w:val="24"/>
        </w:rPr>
        <w:t xml:space="preserve"> </w:t>
      </w:r>
      <w:r>
        <w:rPr>
          <w:sz w:val="24"/>
          <w:szCs w:val="24"/>
        </w:rPr>
        <w:t>either</w:t>
      </w:r>
      <w:r>
        <w:rPr>
          <w:spacing w:val="-5"/>
          <w:sz w:val="24"/>
          <w:szCs w:val="24"/>
        </w:rPr>
        <w:t xml:space="preserve"> </w:t>
      </w:r>
      <w:r>
        <w:rPr>
          <w:sz w:val="24"/>
          <w:szCs w:val="24"/>
        </w:rPr>
        <w:t>56,</w:t>
      </w:r>
      <w:r>
        <w:rPr>
          <w:spacing w:val="-3"/>
          <w:sz w:val="24"/>
          <w:szCs w:val="24"/>
        </w:rPr>
        <w:t xml:space="preserve"> </w:t>
      </w:r>
      <w:r>
        <w:rPr>
          <w:sz w:val="24"/>
          <w:szCs w:val="24"/>
        </w:rPr>
        <w:t>126,</w:t>
      </w:r>
      <w:r>
        <w:rPr>
          <w:spacing w:val="-4"/>
          <w:sz w:val="24"/>
          <w:szCs w:val="24"/>
        </w:rPr>
        <w:t xml:space="preserve"> </w:t>
      </w:r>
      <w:r>
        <w:rPr>
          <w:sz w:val="24"/>
          <w:szCs w:val="24"/>
        </w:rPr>
        <w:t>196,</w:t>
      </w:r>
      <w:r>
        <w:rPr>
          <w:spacing w:val="-4"/>
          <w:sz w:val="24"/>
          <w:szCs w:val="24"/>
        </w:rPr>
        <w:t xml:space="preserve"> </w:t>
      </w:r>
      <w:r>
        <w:rPr>
          <w:sz w:val="24"/>
          <w:szCs w:val="24"/>
        </w:rPr>
        <w:t>or</w:t>
      </w:r>
      <w:r>
        <w:rPr>
          <w:spacing w:val="-2"/>
          <w:sz w:val="24"/>
          <w:szCs w:val="24"/>
        </w:rPr>
        <w:t xml:space="preserve"> </w:t>
      </w:r>
      <w:r>
        <w:rPr>
          <w:sz w:val="24"/>
          <w:szCs w:val="24"/>
        </w:rPr>
        <w:t>392</w:t>
      </w:r>
      <w:r>
        <w:rPr>
          <w:spacing w:val="-4"/>
          <w:sz w:val="24"/>
          <w:szCs w:val="24"/>
        </w:rPr>
        <w:t xml:space="preserve"> </w:t>
      </w:r>
      <w:r>
        <w:rPr>
          <w:sz w:val="24"/>
          <w:szCs w:val="24"/>
        </w:rPr>
        <w:t>sentences. Before</w:t>
      </w:r>
      <w:r>
        <w:rPr>
          <w:spacing w:val="-7"/>
          <w:sz w:val="24"/>
          <w:szCs w:val="24"/>
        </w:rPr>
        <w:t xml:space="preserve"> </w:t>
      </w:r>
      <w:r>
        <w:rPr>
          <w:sz w:val="24"/>
          <w:szCs w:val="24"/>
        </w:rPr>
        <w:t>starting</w:t>
      </w:r>
      <w:r>
        <w:rPr>
          <w:spacing w:val="-7"/>
          <w:sz w:val="24"/>
          <w:szCs w:val="24"/>
        </w:rPr>
        <w:t xml:space="preserve"> </w:t>
      </w:r>
      <w:r>
        <w:rPr>
          <w:sz w:val="24"/>
          <w:szCs w:val="24"/>
        </w:rPr>
        <w:t>the</w:t>
      </w:r>
      <w:r>
        <w:rPr>
          <w:spacing w:val="-3"/>
          <w:sz w:val="24"/>
          <w:szCs w:val="24"/>
        </w:rPr>
        <w:t xml:space="preserve"> </w:t>
      </w:r>
      <w:r>
        <w:rPr>
          <w:spacing w:val="-4"/>
          <w:sz w:val="24"/>
          <w:szCs w:val="24"/>
        </w:rPr>
        <w:t>e</w:t>
      </w:r>
      <w:r>
        <w:rPr>
          <w:sz w:val="24"/>
          <w:szCs w:val="24"/>
        </w:rPr>
        <w:t>xperiment,</w:t>
      </w:r>
      <w:r>
        <w:rPr>
          <w:spacing w:val="-11"/>
          <w:sz w:val="24"/>
          <w:szCs w:val="24"/>
        </w:rPr>
        <w:t xml:space="preserve"> </w:t>
      </w:r>
      <w:r>
        <w:rPr>
          <w:sz w:val="24"/>
          <w:szCs w:val="24"/>
        </w:rPr>
        <w:t>we</w:t>
      </w:r>
      <w:r>
        <w:rPr>
          <w:spacing w:val="-3"/>
          <w:sz w:val="24"/>
          <w:szCs w:val="24"/>
        </w:rPr>
        <w:t xml:space="preserve"> </w:t>
      </w:r>
      <w:r>
        <w:rPr>
          <w:sz w:val="24"/>
          <w:szCs w:val="24"/>
        </w:rPr>
        <w:t>as</w:t>
      </w:r>
      <w:r>
        <w:rPr>
          <w:spacing w:val="-2"/>
          <w:sz w:val="24"/>
          <w:szCs w:val="24"/>
        </w:rPr>
        <w:t>k</w:t>
      </w:r>
      <w:r>
        <w:rPr>
          <w:sz w:val="24"/>
          <w:szCs w:val="24"/>
        </w:rPr>
        <w:t>ed</w:t>
      </w:r>
      <w:r>
        <w:rPr>
          <w:spacing w:val="-5"/>
          <w:sz w:val="24"/>
          <w:szCs w:val="24"/>
        </w:rPr>
        <w:t xml:space="preserve"> </w:t>
      </w:r>
      <w:r>
        <w:rPr>
          <w:sz w:val="24"/>
          <w:szCs w:val="24"/>
        </w:rPr>
        <w:t>participants</w:t>
      </w:r>
      <w:r>
        <w:rPr>
          <w:spacing w:val="-11"/>
          <w:sz w:val="24"/>
          <w:szCs w:val="24"/>
        </w:rPr>
        <w:t xml:space="preserve"> </w:t>
      </w:r>
      <w:r>
        <w:rPr>
          <w:sz w:val="24"/>
          <w:szCs w:val="24"/>
        </w:rPr>
        <w:t>to</w:t>
      </w:r>
      <w:r>
        <w:rPr>
          <w:spacing w:val="-2"/>
          <w:sz w:val="24"/>
          <w:szCs w:val="24"/>
        </w:rPr>
        <w:t xml:space="preserve"> </w:t>
      </w:r>
      <w:r>
        <w:rPr>
          <w:sz w:val="24"/>
          <w:szCs w:val="24"/>
        </w:rPr>
        <w:t>turn</w:t>
      </w:r>
      <w:r>
        <w:rPr>
          <w:spacing w:val="-4"/>
          <w:sz w:val="24"/>
          <w:szCs w:val="24"/>
        </w:rPr>
        <w:t xml:space="preserve"> </w:t>
      </w:r>
      <w:r>
        <w:rPr>
          <w:sz w:val="24"/>
          <w:szCs w:val="24"/>
        </w:rPr>
        <w:t>on</w:t>
      </w:r>
      <w:r>
        <w:rPr>
          <w:spacing w:val="-2"/>
          <w:sz w:val="24"/>
          <w:szCs w:val="24"/>
        </w:rPr>
        <w:t xml:space="preserve"> </w:t>
      </w:r>
      <w:r>
        <w:rPr>
          <w:sz w:val="24"/>
          <w:szCs w:val="24"/>
        </w:rPr>
        <w:t>their</w:t>
      </w:r>
      <w:r>
        <w:rPr>
          <w:spacing w:val="-4"/>
          <w:sz w:val="24"/>
          <w:szCs w:val="24"/>
        </w:rPr>
        <w:t xml:space="preserve"> </w:t>
      </w:r>
      <w:r>
        <w:rPr>
          <w:sz w:val="24"/>
          <w:szCs w:val="24"/>
        </w:rPr>
        <w:t>spea</w:t>
      </w:r>
      <w:r>
        <w:rPr>
          <w:spacing w:val="-2"/>
          <w:sz w:val="24"/>
          <w:szCs w:val="24"/>
        </w:rPr>
        <w:t>k</w:t>
      </w:r>
      <w:r>
        <w:rPr>
          <w:sz w:val="24"/>
          <w:szCs w:val="24"/>
        </w:rPr>
        <w:t>ers</w:t>
      </w:r>
      <w:r>
        <w:rPr>
          <w:spacing w:val="-8"/>
          <w:sz w:val="24"/>
          <w:szCs w:val="24"/>
        </w:rPr>
        <w:t xml:space="preserve"> </w:t>
      </w:r>
      <w:r>
        <w:rPr>
          <w:sz w:val="24"/>
          <w:szCs w:val="24"/>
        </w:rPr>
        <w:t>and</w:t>
      </w:r>
      <w:r>
        <w:rPr>
          <w:spacing w:val="-3"/>
          <w:sz w:val="24"/>
          <w:szCs w:val="24"/>
        </w:rPr>
        <w:t xml:space="preserve"> </w:t>
      </w:r>
      <w:r>
        <w:rPr>
          <w:sz w:val="24"/>
          <w:szCs w:val="24"/>
        </w:rPr>
        <w:t>click</w:t>
      </w:r>
      <w:r>
        <w:rPr>
          <w:spacing w:val="-5"/>
          <w:sz w:val="24"/>
          <w:szCs w:val="24"/>
        </w:rPr>
        <w:t xml:space="preserve"> </w:t>
      </w:r>
      <w:r>
        <w:rPr>
          <w:sz w:val="24"/>
          <w:szCs w:val="24"/>
        </w:rPr>
        <w:t>a</w:t>
      </w:r>
      <w:r>
        <w:rPr>
          <w:spacing w:val="-1"/>
          <w:sz w:val="24"/>
          <w:szCs w:val="24"/>
        </w:rPr>
        <w:t xml:space="preserve"> </w:t>
      </w:r>
      <w:r>
        <w:rPr>
          <w:spacing w:val="-5"/>
          <w:sz w:val="24"/>
          <w:szCs w:val="24"/>
        </w:rPr>
        <w:t>b</w:t>
      </w:r>
      <w:r>
        <w:rPr>
          <w:sz w:val="24"/>
          <w:szCs w:val="24"/>
        </w:rPr>
        <w:t>utton, which</w:t>
      </w:r>
      <w:r>
        <w:rPr>
          <w:spacing w:val="-6"/>
          <w:sz w:val="24"/>
          <w:szCs w:val="24"/>
        </w:rPr>
        <w:t xml:space="preserve"> </w:t>
      </w:r>
      <w:r>
        <w:rPr>
          <w:sz w:val="24"/>
          <w:szCs w:val="24"/>
        </w:rPr>
        <w:t>played</w:t>
      </w:r>
      <w:r>
        <w:rPr>
          <w:spacing w:val="-6"/>
          <w:sz w:val="24"/>
          <w:szCs w:val="24"/>
        </w:rPr>
        <w:t xml:space="preserve"> </w:t>
      </w:r>
      <w:r>
        <w:rPr>
          <w:sz w:val="24"/>
          <w:szCs w:val="24"/>
        </w:rPr>
        <w:t>a</w:t>
      </w:r>
      <w:r>
        <w:rPr>
          <w:spacing w:val="-1"/>
          <w:sz w:val="24"/>
          <w:szCs w:val="24"/>
        </w:rPr>
        <w:t xml:space="preserve"> </w:t>
      </w:r>
      <w:r>
        <w:rPr>
          <w:sz w:val="24"/>
          <w:szCs w:val="24"/>
        </w:rPr>
        <w:t>spo</w:t>
      </w:r>
      <w:r>
        <w:rPr>
          <w:spacing w:val="-2"/>
          <w:sz w:val="24"/>
          <w:szCs w:val="24"/>
        </w:rPr>
        <w:t>k</w:t>
      </w:r>
      <w:r>
        <w:rPr>
          <w:sz w:val="24"/>
          <w:szCs w:val="24"/>
        </w:rPr>
        <w:t>en</w:t>
      </w:r>
      <w:r>
        <w:rPr>
          <w:spacing w:val="-7"/>
          <w:sz w:val="24"/>
          <w:szCs w:val="24"/>
        </w:rPr>
        <w:t xml:space="preserve"> </w:t>
      </w:r>
      <w:r>
        <w:rPr>
          <w:sz w:val="24"/>
          <w:szCs w:val="24"/>
        </w:rPr>
        <w:t>English</w:t>
      </w:r>
      <w:r>
        <w:rPr>
          <w:spacing w:val="-7"/>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(“airplane”).</w:t>
      </w:r>
      <w:r>
        <w:rPr>
          <w:spacing w:val="2"/>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required</w:t>
      </w:r>
      <w:r>
        <w:rPr>
          <w:spacing w:val="-8"/>
          <w:sz w:val="24"/>
          <w:szCs w:val="24"/>
        </w:rPr>
        <w:t xml:space="preserve"> </w:t>
      </w:r>
      <w:r>
        <w:rPr>
          <w:sz w:val="24"/>
          <w:szCs w:val="24"/>
        </w:rPr>
        <w:t>participants</w:t>
      </w:r>
      <w:r>
        <w:rPr>
          <w:spacing w:val="-11"/>
          <w:sz w:val="24"/>
          <w:szCs w:val="24"/>
        </w:rPr>
        <w:t xml:space="preserve"> </w:t>
      </w:r>
      <w:r>
        <w:rPr>
          <w:sz w:val="24"/>
          <w:szCs w:val="24"/>
        </w:rPr>
        <w:t>to</w:t>
      </w:r>
      <w:r>
        <w:rPr>
          <w:spacing w:val="-2"/>
          <w:sz w:val="24"/>
          <w:szCs w:val="24"/>
        </w:rPr>
        <w:t xml:space="preserve"> </w:t>
      </w:r>
      <w:r>
        <w:rPr>
          <w:sz w:val="24"/>
          <w:szCs w:val="24"/>
        </w:rPr>
        <w:t>type</w:t>
      </w:r>
      <w:r>
        <w:rPr>
          <w:spacing w:val="-4"/>
          <w:sz w:val="24"/>
          <w:szCs w:val="24"/>
        </w:rPr>
        <w:t xml:space="preserve"> </w:t>
      </w:r>
      <w:r>
        <w:rPr>
          <w:sz w:val="24"/>
          <w:szCs w:val="24"/>
        </w:rPr>
        <w:t>the</w:t>
      </w:r>
      <w:r>
        <w:rPr>
          <w:spacing w:val="-3"/>
          <w:sz w:val="24"/>
          <w:szCs w:val="24"/>
        </w:rPr>
        <w:t xml:space="preserve"> </w:t>
      </w:r>
      <w:r>
        <w:rPr>
          <w:spacing w:val="-2"/>
          <w:sz w:val="24"/>
          <w:szCs w:val="24"/>
        </w:rPr>
        <w:t>w</w:t>
      </w:r>
      <w:r>
        <w:rPr>
          <w:sz w:val="24"/>
          <w:szCs w:val="24"/>
        </w:rPr>
        <w:t>ord correctly</w:t>
      </w:r>
      <w:r>
        <w:rPr>
          <w:spacing w:val="-9"/>
          <w:sz w:val="24"/>
          <w:szCs w:val="24"/>
        </w:rPr>
        <w:t xml:space="preserve"> </w:t>
      </w:r>
      <w:r>
        <w:rPr>
          <w:sz w:val="24"/>
          <w:szCs w:val="24"/>
        </w:rPr>
        <w:t>to</w:t>
      </w:r>
      <w:r>
        <w:rPr>
          <w:spacing w:val="-2"/>
          <w:sz w:val="24"/>
          <w:szCs w:val="24"/>
        </w:rPr>
        <w:t xml:space="preserve"> </w:t>
      </w:r>
      <w:r>
        <w:rPr>
          <w:sz w:val="24"/>
          <w:szCs w:val="24"/>
        </w:rPr>
        <w:t>continue.</w:t>
      </w:r>
      <w:r>
        <w:rPr>
          <w:spacing w:val="5"/>
          <w:sz w:val="24"/>
          <w:szCs w:val="24"/>
        </w:rPr>
        <w:t xml:space="preserve"> </w:t>
      </w:r>
      <w:r>
        <w:rPr>
          <w:sz w:val="24"/>
          <w:szCs w:val="24"/>
        </w:rPr>
        <w:t>The</w:t>
      </w:r>
      <w:r>
        <w:rPr>
          <w:spacing w:val="-4"/>
          <w:sz w:val="24"/>
          <w:szCs w:val="24"/>
        </w:rPr>
        <w:t xml:space="preserve"> e</w:t>
      </w:r>
      <w:r>
        <w:rPr>
          <w:sz w:val="24"/>
          <w:szCs w:val="24"/>
        </w:rPr>
        <w:t>xperiment</w:t>
      </w:r>
      <w:r>
        <w:rPr>
          <w:spacing w:val="-11"/>
          <w:sz w:val="24"/>
          <w:szCs w:val="24"/>
        </w:rPr>
        <w:t xml:space="preserve"> </w:t>
      </w:r>
      <w:r>
        <w:rPr>
          <w:sz w:val="24"/>
          <w:szCs w:val="24"/>
        </w:rPr>
        <w:t>had</w:t>
      </w:r>
      <w:r>
        <w:rPr>
          <w:spacing w:val="-3"/>
          <w:sz w:val="24"/>
          <w:szCs w:val="24"/>
        </w:rPr>
        <w:t xml:space="preserve"> </w:t>
      </w:r>
      <w:r>
        <w:rPr>
          <w:sz w:val="24"/>
          <w:szCs w:val="24"/>
        </w:rPr>
        <w:t>four</w:t>
      </w:r>
      <w:r>
        <w:rPr>
          <w:spacing w:val="-4"/>
          <w:sz w:val="24"/>
          <w:szCs w:val="24"/>
        </w:rPr>
        <w:t xml:space="preserve"> </w:t>
      </w:r>
      <w:r>
        <w:rPr>
          <w:sz w:val="24"/>
          <w:szCs w:val="24"/>
        </w:rPr>
        <w:t>tasks:</w:t>
      </w:r>
      <w:r>
        <w:rPr>
          <w:spacing w:val="9"/>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similarit</w:t>
      </w:r>
      <w:r>
        <w:rPr>
          <w:spacing w:val="-16"/>
          <w:sz w:val="24"/>
          <w:szCs w:val="24"/>
        </w:rPr>
        <w:t>y</w:t>
      </w:r>
      <w:r>
        <w:rPr>
          <w:sz w:val="24"/>
          <w:szCs w:val="24"/>
        </w:rPr>
        <w:t>,</w:t>
      </w:r>
      <w:r>
        <w:rPr>
          <w:spacing w:val="-10"/>
          <w:sz w:val="24"/>
          <w:szCs w:val="24"/>
        </w:rPr>
        <w:t xml:space="preserve"> </w:t>
      </w:r>
      <w:r>
        <w:rPr>
          <w:sz w:val="24"/>
          <w:szCs w:val="24"/>
        </w:rPr>
        <w:t>memor</w:t>
      </w:r>
      <w:r>
        <w:rPr>
          <w:spacing w:val="-16"/>
          <w:sz w:val="24"/>
          <w:szCs w:val="24"/>
        </w:rPr>
        <w:t>y</w:t>
      </w:r>
      <w:r>
        <w:rPr>
          <w:sz w:val="24"/>
          <w:szCs w:val="24"/>
        </w:rPr>
        <w:t>,</w:t>
      </w:r>
      <w:r>
        <w:rPr>
          <w:spacing w:val="-9"/>
          <w:sz w:val="24"/>
          <w:szCs w:val="24"/>
        </w:rPr>
        <w:t xml:space="preserve"> </w:t>
      </w:r>
      <w:r>
        <w:rPr>
          <w:sz w:val="24"/>
          <w:szCs w:val="24"/>
        </w:rPr>
        <w:t>and</w:t>
      </w:r>
      <w:r>
        <w:rPr>
          <w:spacing w:val="-3"/>
          <w:sz w:val="24"/>
          <w:szCs w:val="24"/>
        </w:rPr>
        <w:t xml:space="preserve"> </w:t>
      </w:r>
      <w:r>
        <w:rPr>
          <w:sz w:val="24"/>
          <w:szCs w:val="24"/>
        </w:rPr>
        <w:t>referent assignment.</w:t>
      </w:r>
      <w:r>
        <w:rPr>
          <w:spacing w:val="3"/>
          <w:sz w:val="24"/>
          <w:szCs w:val="24"/>
        </w:rPr>
        <w:t xml:space="preserve"> </w:t>
      </w:r>
      <w:r>
        <w:rPr>
          <w:sz w:val="24"/>
          <w:szCs w:val="24"/>
        </w:rPr>
        <w:t>Bel</w:t>
      </w:r>
      <w:r>
        <w:rPr>
          <w:spacing w:val="-6"/>
          <w:sz w:val="24"/>
          <w:szCs w:val="24"/>
        </w:rPr>
        <w:t>o</w:t>
      </w:r>
      <w:r>
        <w:rPr>
          <w:spacing w:val="-16"/>
          <w:sz w:val="24"/>
          <w:szCs w:val="24"/>
        </w:rPr>
        <w:t>w</w:t>
      </w:r>
      <w:r>
        <w:rPr>
          <w:sz w:val="24"/>
          <w:szCs w:val="24"/>
        </w:rPr>
        <w:t>,</w:t>
      </w:r>
      <w:r>
        <w:rPr>
          <w:spacing w:val="-7"/>
          <w:sz w:val="24"/>
          <w:szCs w:val="24"/>
        </w:rPr>
        <w:t xml:space="preserve"> </w:t>
      </w:r>
      <w:r>
        <w:rPr>
          <w:sz w:val="24"/>
          <w:szCs w:val="24"/>
        </w:rPr>
        <w:t>we</w:t>
      </w:r>
      <w:r>
        <w:rPr>
          <w:spacing w:val="-3"/>
          <w:sz w:val="24"/>
          <w:szCs w:val="24"/>
        </w:rPr>
        <w:t xml:space="preserve"> </w:t>
      </w:r>
      <w:r>
        <w:rPr>
          <w:sz w:val="24"/>
          <w:szCs w:val="24"/>
        </w:rPr>
        <w:t>detail</w:t>
      </w:r>
      <w:r>
        <w:rPr>
          <w:spacing w:val="-5"/>
          <w:sz w:val="24"/>
          <w:szCs w:val="24"/>
        </w:rPr>
        <w:t xml:space="preserve"> </w:t>
      </w:r>
      <w:r>
        <w:rPr>
          <w:sz w:val="24"/>
          <w:szCs w:val="24"/>
        </w:rPr>
        <w:t>each</w:t>
      </w:r>
      <w:r>
        <w:rPr>
          <w:spacing w:val="-4"/>
          <w:sz w:val="24"/>
          <w:szCs w:val="24"/>
        </w:rPr>
        <w:t xml:space="preserve"> </w:t>
      </w:r>
      <w:r>
        <w:rPr>
          <w:sz w:val="24"/>
          <w:szCs w:val="24"/>
        </w:rPr>
        <w:t>of</w:t>
      </w:r>
      <w:r>
        <w:rPr>
          <w:spacing w:val="-2"/>
          <w:sz w:val="24"/>
          <w:szCs w:val="24"/>
        </w:rPr>
        <w:t xml:space="preserve"> </w:t>
      </w:r>
      <w:r>
        <w:rPr>
          <w:sz w:val="24"/>
          <w:szCs w:val="24"/>
        </w:rPr>
        <w:t>these</w:t>
      </w:r>
      <w:r>
        <w:rPr>
          <w:spacing w:val="-5"/>
          <w:sz w:val="24"/>
          <w:szCs w:val="24"/>
        </w:rPr>
        <w:t xml:space="preserve"> </w:t>
      </w:r>
      <w:r>
        <w:rPr>
          <w:sz w:val="24"/>
          <w:szCs w:val="24"/>
        </w:rPr>
        <w:t>tasks.</w:t>
      </w:r>
    </w:p>
    <w:p w:rsidR="00B72476" w:rsidRDefault="00CB77E8">
      <w:pPr>
        <w:spacing w:before="12" w:line="415" w:lineRule="auto"/>
        <w:ind w:left="120" w:right="913" w:firstLine="576"/>
        <w:rPr>
          <w:sz w:val="24"/>
          <w:szCs w:val="24"/>
        </w:rPr>
        <w:sectPr w:rsidR="00B72476">
          <w:type w:val="continuous"/>
          <w:pgSz w:w="12240" w:h="15840"/>
          <w:pgMar w:top="960" w:right="1120" w:bottom="280" w:left="1320" w:header="720" w:footer="720" w:gutter="0"/>
          <w:cols w:space="720"/>
        </w:sectPr>
      </w:pPr>
      <w:r>
        <w:rPr>
          <w:sz w:val="24"/>
          <w:szCs w:val="24"/>
        </w:rPr>
        <w:t xml:space="preserve">Exposure.   </w:t>
      </w:r>
      <w:r>
        <w:rPr>
          <w:spacing w:val="28"/>
          <w:sz w:val="24"/>
          <w:szCs w:val="24"/>
        </w:rPr>
        <w:t xml:space="preserve"> </w:t>
      </w:r>
      <w:r>
        <w:rPr>
          <w:spacing w:val="-4"/>
          <w:sz w:val="24"/>
          <w:szCs w:val="24"/>
        </w:rPr>
        <w:t>P</w:t>
      </w:r>
      <w:r>
        <w:rPr>
          <w:sz w:val="24"/>
          <w:szCs w:val="24"/>
        </w:rPr>
        <w:t>articipants</w:t>
      </w:r>
      <w:r>
        <w:rPr>
          <w:spacing w:val="-11"/>
          <w:sz w:val="24"/>
          <w:szCs w:val="24"/>
        </w:rPr>
        <w:t xml:space="preserve"> </w:t>
      </w:r>
      <w:r>
        <w:rPr>
          <w:sz w:val="24"/>
          <w:szCs w:val="24"/>
        </w:rPr>
        <w:t>listened</w:t>
      </w:r>
      <w:r>
        <w:rPr>
          <w:spacing w:val="-7"/>
          <w:sz w:val="24"/>
          <w:szCs w:val="24"/>
        </w:rPr>
        <w:t xml:space="preserve"> </w:t>
      </w:r>
      <w:r>
        <w:rPr>
          <w:sz w:val="24"/>
          <w:szCs w:val="24"/>
        </w:rPr>
        <w:t>to</w:t>
      </w:r>
      <w:r>
        <w:rPr>
          <w:spacing w:val="-2"/>
          <w:sz w:val="24"/>
          <w:szCs w:val="24"/>
        </w:rPr>
        <w:t xml:space="preserve"> </w:t>
      </w:r>
      <w:r>
        <w:rPr>
          <w:sz w:val="24"/>
          <w:szCs w:val="24"/>
        </w:rPr>
        <w:t>sentences</w:t>
      </w:r>
      <w:r>
        <w:rPr>
          <w:spacing w:val="-9"/>
          <w:sz w:val="24"/>
          <w:szCs w:val="24"/>
        </w:rPr>
        <w:t xml:space="preserve"> </w:t>
      </w:r>
      <w:r>
        <w:rPr>
          <w:sz w:val="24"/>
          <w:szCs w:val="24"/>
        </w:rPr>
        <w:t>from</w:t>
      </w:r>
      <w:r>
        <w:rPr>
          <w:spacing w:val="-5"/>
          <w:sz w:val="24"/>
          <w:szCs w:val="24"/>
        </w:rPr>
        <w:t xml:space="preserve"> </w:t>
      </w:r>
      <w:r>
        <w:rPr>
          <w:sz w:val="24"/>
          <w:szCs w:val="24"/>
        </w:rPr>
        <w:t>the</w:t>
      </w:r>
      <w:r>
        <w:rPr>
          <w:spacing w:val="-3"/>
          <w:sz w:val="24"/>
          <w:szCs w:val="24"/>
        </w:rPr>
        <w:t xml:space="preserve"> </w:t>
      </w:r>
      <w:r>
        <w:rPr>
          <w:sz w:val="24"/>
          <w:szCs w:val="24"/>
        </w:rPr>
        <w:t>language.</w:t>
      </w:r>
      <w:r>
        <w:rPr>
          <w:spacing w:val="5"/>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withheld</w:t>
      </w:r>
      <w:r>
        <w:rPr>
          <w:spacing w:val="-8"/>
          <w:sz w:val="24"/>
          <w:szCs w:val="24"/>
        </w:rPr>
        <w:t xml:space="preserve"> </w:t>
      </w:r>
      <w:r>
        <w:rPr>
          <w:sz w:val="24"/>
          <w:szCs w:val="24"/>
        </w:rPr>
        <w:t>six sentences</w:t>
      </w:r>
      <w:r>
        <w:rPr>
          <w:spacing w:val="-9"/>
          <w:sz w:val="24"/>
          <w:szCs w:val="24"/>
        </w:rPr>
        <w:t xml:space="preserve"> </w:t>
      </w:r>
      <w:r>
        <w:rPr>
          <w:sz w:val="24"/>
          <w:szCs w:val="24"/>
        </w:rPr>
        <w:t>from</w:t>
      </w:r>
      <w:r>
        <w:rPr>
          <w:spacing w:val="-5"/>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(Figure</w:t>
      </w:r>
      <w:r>
        <w:rPr>
          <w:spacing w:val="-7"/>
          <w:sz w:val="24"/>
          <w:szCs w:val="24"/>
        </w:rPr>
        <w:t xml:space="preserve"> </w:t>
      </w:r>
      <w:r>
        <w:rPr>
          <w:sz w:val="24"/>
          <w:szCs w:val="24"/>
        </w:rPr>
        <w:t>2),</w:t>
      </w:r>
      <w:r>
        <w:rPr>
          <w:spacing w:val="-3"/>
          <w:sz w:val="24"/>
          <w:szCs w:val="24"/>
        </w:rPr>
        <w:t xml:space="preserve"> </w:t>
      </w:r>
      <w:r>
        <w:rPr>
          <w:sz w:val="24"/>
          <w:szCs w:val="24"/>
        </w:rPr>
        <w:t>yielding</w:t>
      </w:r>
      <w:r>
        <w:rPr>
          <w:spacing w:val="-8"/>
          <w:sz w:val="24"/>
          <w:szCs w:val="24"/>
        </w:rPr>
        <w:t xml:space="preserve"> </w:t>
      </w:r>
      <w:r>
        <w:rPr>
          <w:sz w:val="24"/>
          <w:szCs w:val="24"/>
        </w:rPr>
        <w:t>14</w:t>
      </w:r>
      <w:r>
        <w:rPr>
          <w:spacing w:val="-2"/>
          <w:sz w:val="24"/>
          <w:szCs w:val="24"/>
        </w:rPr>
        <w:t xml:space="preserve"> </w:t>
      </w:r>
      <w:r>
        <w:rPr>
          <w:sz w:val="24"/>
          <w:szCs w:val="24"/>
        </w:rPr>
        <w:t>unique</w:t>
      </w:r>
      <w:r>
        <w:rPr>
          <w:spacing w:val="-7"/>
          <w:sz w:val="24"/>
          <w:szCs w:val="24"/>
        </w:rPr>
        <w:t xml:space="preserve"> </w:t>
      </w:r>
      <w:r>
        <w:rPr>
          <w:sz w:val="24"/>
          <w:szCs w:val="24"/>
        </w:rPr>
        <w:t>sentences</w:t>
      </w:r>
      <w:r>
        <w:rPr>
          <w:spacing w:val="-9"/>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set.</w:t>
      </w:r>
      <w:r>
        <w:rPr>
          <w:spacing w:val="11"/>
          <w:sz w:val="24"/>
          <w:szCs w:val="24"/>
        </w:rPr>
        <w:t xml:space="preserve"> </w:t>
      </w:r>
      <w:r>
        <w:rPr>
          <w:sz w:val="24"/>
          <w:szCs w:val="24"/>
        </w:rPr>
        <w:t>Each sentence</w:t>
      </w:r>
      <w:r>
        <w:rPr>
          <w:spacing w:val="-8"/>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heard</w:t>
      </w:r>
      <w:r>
        <w:rPr>
          <w:spacing w:val="-5"/>
          <w:sz w:val="24"/>
          <w:szCs w:val="24"/>
        </w:rPr>
        <w:t xml:space="preserve"> </w:t>
      </w:r>
      <w:r>
        <w:rPr>
          <w:sz w:val="24"/>
          <w:szCs w:val="24"/>
        </w:rPr>
        <w:t>either</w:t>
      </w:r>
      <w:r>
        <w:rPr>
          <w:spacing w:val="-5"/>
          <w:sz w:val="24"/>
          <w:szCs w:val="24"/>
        </w:rPr>
        <w:t xml:space="preserve"> </w:t>
      </w:r>
      <w:r>
        <w:rPr>
          <w:sz w:val="24"/>
          <w:szCs w:val="24"/>
        </w:rPr>
        <w:t>4,</w:t>
      </w:r>
      <w:r>
        <w:rPr>
          <w:spacing w:val="-2"/>
          <w:sz w:val="24"/>
          <w:szCs w:val="24"/>
        </w:rPr>
        <w:t xml:space="preserve"> </w:t>
      </w:r>
      <w:r>
        <w:rPr>
          <w:sz w:val="24"/>
          <w:szCs w:val="24"/>
        </w:rPr>
        <w:t>9,</w:t>
      </w:r>
      <w:r>
        <w:rPr>
          <w:spacing w:val="-2"/>
          <w:sz w:val="24"/>
          <w:szCs w:val="24"/>
        </w:rPr>
        <w:t xml:space="preserve"> </w:t>
      </w:r>
      <w:r>
        <w:rPr>
          <w:sz w:val="24"/>
          <w:szCs w:val="24"/>
        </w:rPr>
        <w:t>14,</w:t>
      </w:r>
      <w:r>
        <w:rPr>
          <w:spacing w:val="-3"/>
          <w:sz w:val="24"/>
          <w:szCs w:val="24"/>
        </w:rPr>
        <w:t xml:space="preserve"> </w:t>
      </w:r>
      <w:r>
        <w:rPr>
          <w:sz w:val="24"/>
          <w:szCs w:val="24"/>
        </w:rPr>
        <w:t>or</w:t>
      </w:r>
      <w:r>
        <w:rPr>
          <w:spacing w:val="-2"/>
          <w:sz w:val="24"/>
          <w:szCs w:val="24"/>
        </w:rPr>
        <w:t xml:space="preserve"> </w:t>
      </w:r>
      <w:r>
        <w:rPr>
          <w:sz w:val="24"/>
          <w:szCs w:val="24"/>
        </w:rPr>
        <w:t>28</w:t>
      </w:r>
      <w:r>
        <w:rPr>
          <w:spacing w:val="-2"/>
          <w:sz w:val="24"/>
          <w:szCs w:val="24"/>
        </w:rPr>
        <w:t xml:space="preserve"> </w:t>
      </w:r>
      <w:r>
        <w:rPr>
          <w:sz w:val="24"/>
          <w:szCs w:val="24"/>
        </w:rPr>
        <w:t>times,</w:t>
      </w:r>
      <w:r>
        <w:rPr>
          <w:spacing w:val="-6"/>
          <w:sz w:val="24"/>
          <w:szCs w:val="24"/>
        </w:rPr>
        <w:t xml:space="preserve"> </w:t>
      </w:r>
      <w:r>
        <w:rPr>
          <w:sz w:val="24"/>
          <w:szCs w:val="24"/>
        </w:rPr>
        <w:t>g</w:t>
      </w:r>
      <w:r>
        <w:rPr>
          <w:spacing w:val="-6"/>
          <w:sz w:val="24"/>
          <w:szCs w:val="24"/>
        </w:rPr>
        <w:t>i</w:t>
      </w:r>
      <w:r>
        <w:rPr>
          <w:sz w:val="24"/>
          <w:szCs w:val="24"/>
        </w:rPr>
        <w:t>ving</w:t>
      </w:r>
      <w:r>
        <w:rPr>
          <w:spacing w:val="-6"/>
          <w:sz w:val="24"/>
          <w:szCs w:val="24"/>
        </w:rPr>
        <w:t xml:space="preserve"> </w:t>
      </w:r>
      <w:r>
        <w:rPr>
          <w:sz w:val="24"/>
          <w:szCs w:val="24"/>
        </w:rPr>
        <w:t>56,</w:t>
      </w:r>
      <w:r>
        <w:rPr>
          <w:spacing w:val="-3"/>
          <w:sz w:val="24"/>
          <w:szCs w:val="24"/>
        </w:rPr>
        <w:t xml:space="preserve"> </w:t>
      </w:r>
      <w:r>
        <w:rPr>
          <w:sz w:val="24"/>
          <w:szCs w:val="24"/>
        </w:rPr>
        <w:t>126,</w:t>
      </w:r>
      <w:r>
        <w:rPr>
          <w:spacing w:val="-4"/>
          <w:sz w:val="24"/>
          <w:szCs w:val="24"/>
        </w:rPr>
        <w:t xml:space="preserve"> </w:t>
      </w:r>
      <w:r>
        <w:rPr>
          <w:sz w:val="24"/>
          <w:szCs w:val="24"/>
        </w:rPr>
        <w:t>196,</w:t>
      </w:r>
      <w:r>
        <w:rPr>
          <w:spacing w:val="-4"/>
          <w:sz w:val="24"/>
          <w:szCs w:val="24"/>
        </w:rPr>
        <w:t xml:space="preserve"> </w:t>
      </w:r>
      <w:r>
        <w:rPr>
          <w:sz w:val="24"/>
          <w:szCs w:val="24"/>
        </w:rPr>
        <w:t>or</w:t>
      </w:r>
      <w:r>
        <w:rPr>
          <w:spacing w:val="-2"/>
          <w:sz w:val="24"/>
          <w:szCs w:val="24"/>
        </w:rPr>
        <w:t xml:space="preserve"> </w:t>
      </w:r>
      <w:r>
        <w:rPr>
          <w:sz w:val="24"/>
          <w:szCs w:val="24"/>
        </w:rPr>
        <w:t>392</w:t>
      </w:r>
      <w:r>
        <w:rPr>
          <w:spacing w:val="-4"/>
          <w:sz w:val="24"/>
          <w:szCs w:val="24"/>
        </w:rPr>
        <w:t xml:space="preserve"> </w:t>
      </w:r>
      <w:r>
        <w:rPr>
          <w:sz w:val="24"/>
          <w:szCs w:val="24"/>
        </w:rPr>
        <w:t>total</w:t>
      </w:r>
      <w:r>
        <w:rPr>
          <w:spacing w:val="-4"/>
          <w:sz w:val="24"/>
          <w:szCs w:val="24"/>
        </w:rPr>
        <w:t xml:space="preserve"> </w:t>
      </w:r>
      <w:r>
        <w:rPr>
          <w:sz w:val="24"/>
          <w:szCs w:val="24"/>
        </w:rPr>
        <w:t>trials.</w:t>
      </w:r>
      <w:r>
        <w:rPr>
          <w:spacing w:val="9"/>
          <w:sz w:val="24"/>
          <w:szCs w:val="24"/>
        </w:rPr>
        <w:t xml:space="preserve"> </w:t>
      </w:r>
      <w:r>
        <w:rPr>
          <w:spacing w:val="-19"/>
          <w:sz w:val="24"/>
          <w:szCs w:val="24"/>
        </w:rPr>
        <w:t>W</w:t>
      </w:r>
      <w:r>
        <w:rPr>
          <w:sz w:val="24"/>
          <w:szCs w:val="24"/>
        </w:rPr>
        <w:t>e</w:t>
      </w:r>
    </w:p>
    <w:p w:rsidR="00B72476" w:rsidRDefault="00B72476">
      <w:pPr>
        <w:spacing w:before="9" w:line="120" w:lineRule="exact"/>
        <w:rPr>
          <w:sz w:val="12"/>
          <w:szCs w:val="12"/>
        </w:rPr>
      </w:pPr>
    </w:p>
    <w:p w:rsidR="00B72476" w:rsidRDefault="00B72476">
      <w:pPr>
        <w:spacing w:line="200" w:lineRule="exact"/>
      </w:pPr>
    </w:p>
    <w:p w:rsidR="00B72476" w:rsidRDefault="00B72476">
      <w:pPr>
        <w:spacing w:line="200" w:lineRule="exact"/>
      </w:pPr>
    </w:p>
    <w:p w:rsidR="00B72476" w:rsidRDefault="00875887">
      <w:pPr>
        <w:ind w:left="2391"/>
      </w:pPr>
      <w:r>
        <w:rPr>
          <w:noProof/>
        </w:rPr>
        <w:drawing>
          <wp:inline distT="0" distB="0" distL="0" distR="0">
            <wp:extent cx="3056255" cy="1922145"/>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6255" cy="1922145"/>
                    </a:xfrm>
                    <a:prstGeom prst="rect">
                      <a:avLst/>
                    </a:prstGeom>
                    <a:noFill/>
                    <a:ln>
                      <a:noFill/>
                    </a:ln>
                  </pic:spPr>
                </pic:pic>
              </a:graphicData>
            </a:graphic>
          </wp:inline>
        </w:drawing>
      </w:r>
    </w:p>
    <w:p w:rsidR="00B72476" w:rsidRDefault="00B72476">
      <w:pPr>
        <w:spacing w:before="9" w:line="280" w:lineRule="exact"/>
        <w:rPr>
          <w:sz w:val="28"/>
          <w:szCs w:val="28"/>
        </w:rPr>
      </w:pPr>
    </w:p>
    <w:p w:rsidR="00B72476" w:rsidRDefault="00CB77E8">
      <w:pPr>
        <w:spacing w:before="21"/>
        <w:ind w:left="120"/>
        <w:rPr>
          <w:sz w:val="24"/>
          <w:szCs w:val="24"/>
        </w:rPr>
      </w:pPr>
      <w:r>
        <w:rPr>
          <w:spacing w:val="-11"/>
          <w:sz w:val="24"/>
          <w:szCs w:val="24"/>
        </w:rPr>
        <w:t>F</w:t>
      </w:r>
      <w:r>
        <w:rPr>
          <w:sz w:val="24"/>
          <w:szCs w:val="24"/>
        </w:rPr>
        <w:t>igu</w:t>
      </w:r>
      <w:r>
        <w:rPr>
          <w:spacing w:val="-9"/>
          <w:sz w:val="24"/>
          <w:szCs w:val="24"/>
        </w:rPr>
        <w:t>r</w:t>
      </w:r>
      <w:r>
        <w:rPr>
          <w:sz w:val="24"/>
          <w:szCs w:val="24"/>
        </w:rPr>
        <w:t>e</w:t>
      </w:r>
      <w:r>
        <w:rPr>
          <w:spacing w:val="23"/>
          <w:sz w:val="24"/>
          <w:szCs w:val="24"/>
        </w:rPr>
        <w:t xml:space="preserve"> </w:t>
      </w:r>
      <w:r>
        <w:rPr>
          <w:sz w:val="24"/>
          <w:szCs w:val="24"/>
        </w:rPr>
        <w:t>3.</w:t>
      </w:r>
      <w:r>
        <w:rPr>
          <w:spacing w:val="12"/>
          <w:sz w:val="24"/>
          <w:szCs w:val="24"/>
        </w:rPr>
        <w:t xml:space="preserve"> </w:t>
      </w:r>
      <w:r>
        <w:rPr>
          <w:sz w:val="24"/>
          <w:szCs w:val="24"/>
        </w:rPr>
        <w:t>A</w:t>
      </w:r>
      <w:r>
        <w:rPr>
          <w:spacing w:val="-2"/>
          <w:sz w:val="24"/>
          <w:szCs w:val="24"/>
        </w:rPr>
        <w:t xml:space="preserve"> </w:t>
      </w:r>
      <w:r>
        <w:rPr>
          <w:sz w:val="24"/>
          <w:szCs w:val="24"/>
        </w:rPr>
        <w:t>screenshot</w:t>
      </w:r>
      <w:r>
        <w:rPr>
          <w:spacing w:val="-10"/>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task.</w:t>
      </w: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before="18" w:line="220" w:lineRule="exact"/>
        <w:rPr>
          <w:sz w:val="22"/>
          <w:szCs w:val="22"/>
        </w:rPr>
      </w:pPr>
    </w:p>
    <w:p w:rsidR="00B72476" w:rsidRDefault="00CB77E8">
      <w:pPr>
        <w:spacing w:line="415" w:lineRule="auto"/>
        <w:ind w:left="120" w:right="350"/>
        <w:rPr>
          <w:sz w:val="24"/>
          <w:szCs w:val="24"/>
        </w:rPr>
      </w:pPr>
      <w:r>
        <w:rPr>
          <w:sz w:val="24"/>
          <w:szCs w:val="24"/>
        </w:rPr>
        <w:t>presented</w:t>
      </w:r>
      <w:r>
        <w:rPr>
          <w:spacing w:val="-9"/>
          <w:sz w:val="24"/>
          <w:szCs w:val="24"/>
        </w:rPr>
        <w:t xml:space="preserve"> </w:t>
      </w:r>
      <w:r>
        <w:rPr>
          <w:sz w:val="24"/>
          <w:szCs w:val="24"/>
        </w:rPr>
        <w:t>the</w:t>
      </w:r>
      <w:r>
        <w:rPr>
          <w:spacing w:val="-3"/>
          <w:sz w:val="24"/>
          <w:szCs w:val="24"/>
        </w:rPr>
        <w:t xml:space="preserve"> </w:t>
      </w:r>
      <w:r>
        <w:rPr>
          <w:sz w:val="24"/>
          <w:szCs w:val="24"/>
        </w:rPr>
        <w:t>sentences</w:t>
      </w:r>
      <w:r>
        <w:rPr>
          <w:spacing w:val="-9"/>
          <w:sz w:val="24"/>
          <w:szCs w:val="24"/>
        </w:rPr>
        <w:t xml:space="preserve"> </w:t>
      </w:r>
      <w:r>
        <w:rPr>
          <w:sz w:val="24"/>
          <w:szCs w:val="24"/>
        </w:rPr>
        <w:t>in</w:t>
      </w:r>
      <w:r>
        <w:rPr>
          <w:spacing w:val="-2"/>
          <w:sz w:val="24"/>
          <w:szCs w:val="24"/>
        </w:rPr>
        <w:t xml:space="preserve"> </w:t>
      </w:r>
      <w:r>
        <w:rPr>
          <w:sz w:val="24"/>
          <w:szCs w:val="24"/>
        </w:rPr>
        <w:t>random</w:t>
      </w:r>
      <w:r>
        <w:rPr>
          <w:spacing w:val="-7"/>
          <w:sz w:val="24"/>
          <w:szCs w:val="24"/>
        </w:rPr>
        <w:t xml:space="preserve"> </w:t>
      </w:r>
      <w:r>
        <w:rPr>
          <w:sz w:val="24"/>
          <w:szCs w:val="24"/>
        </w:rPr>
        <w:t>order</w:t>
      </w:r>
      <w:r>
        <w:rPr>
          <w:spacing w:val="-5"/>
          <w:sz w:val="24"/>
          <w:szCs w:val="24"/>
        </w:rPr>
        <w:t xml:space="preserve"> </w:t>
      </w:r>
      <w:r>
        <w:rPr>
          <w:sz w:val="24"/>
          <w:szCs w:val="24"/>
        </w:rPr>
        <w:t>subject</w:t>
      </w:r>
      <w:r>
        <w:rPr>
          <w:spacing w:val="-7"/>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constraint</w:t>
      </w:r>
      <w:r>
        <w:rPr>
          <w:spacing w:val="-9"/>
          <w:sz w:val="24"/>
          <w:szCs w:val="24"/>
        </w:rPr>
        <w:t xml:space="preserve"> </w:t>
      </w:r>
      <w:r>
        <w:rPr>
          <w:sz w:val="24"/>
          <w:szCs w:val="24"/>
        </w:rPr>
        <w:t>that</w:t>
      </w:r>
      <w:r>
        <w:rPr>
          <w:spacing w:val="-4"/>
          <w:sz w:val="24"/>
          <w:szCs w:val="24"/>
        </w:rPr>
        <w:t xml:space="preserve"> </w:t>
      </w:r>
      <w:r>
        <w:rPr>
          <w:sz w:val="24"/>
          <w:szCs w:val="24"/>
        </w:rPr>
        <w:t>there</w:t>
      </w:r>
      <w:r>
        <w:rPr>
          <w:spacing w:val="-5"/>
          <w:sz w:val="24"/>
          <w:szCs w:val="24"/>
        </w:rPr>
        <w:t xml:space="preserve"> </w:t>
      </w:r>
      <w:r>
        <w:rPr>
          <w:sz w:val="24"/>
          <w:szCs w:val="24"/>
        </w:rPr>
        <w:t>were</w:t>
      </w:r>
      <w:r>
        <w:rPr>
          <w:spacing w:val="-5"/>
          <w:sz w:val="24"/>
          <w:szCs w:val="24"/>
        </w:rPr>
        <w:t xml:space="preserve"> </w:t>
      </w:r>
      <w:r>
        <w:rPr>
          <w:sz w:val="24"/>
          <w:szCs w:val="24"/>
        </w:rPr>
        <w:t>no</w:t>
      </w:r>
      <w:r>
        <w:rPr>
          <w:spacing w:val="-2"/>
          <w:sz w:val="24"/>
          <w:szCs w:val="24"/>
        </w:rPr>
        <w:t xml:space="preserve"> </w:t>
      </w:r>
      <w:r>
        <w:rPr>
          <w:sz w:val="24"/>
          <w:szCs w:val="24"/>
        </w:rPr>
        <w:t xml:space="preserve">repeated </w:t>
      </w:r>
      <w:r>
        <w:rPr>
          <w:spacing w:val="-2"/>
          <w:sz w:val="24"/>
          <w:szCs w:val="24"/>
        </w:rPr>
        <w:t>w</w:t>
      </w:r>
      <w:r>
        <w:rPr>
          <w:sz w:val="24"/>
          <w:szCs w:val="24"/>
        </w:rPr>
        <w:t>ords</w:t>
      </w:r>
      <w:r>
        <w:rPr>
          <w:spacing w:val="-6"/>
          <w:sz w:val="24"/>
          <w:szCs w:val="24"/>
        </w:rPr>
        <w:t xml:space="preserve"> </w:t>
      </w:r>
      <w:r>
        <w:rPr>
          <w:sz w:val="24"/>
          <w:szCs w:val="24"/>
        </w:rPr>
        <w:t>between</w:t>
      </w:r>
      <w:r>
        <w:rPr>
          <w:spacing w:val="-8"/>
          <w:sz w:val="24"/>
          <w:szCs w:val="24"/>
        </w:rPr>
        <w:t xml:space="preserve"> </w:t>
      </w:r>
      <w:r>
        <w:rPr>
          <w:sz w:val="24"/>
          <w:szCs w:val="24"/>
        </w:rPr>
        <w:t>consecut</w:t>
      </w:r>
      <w:r>
        <w:rPr>
          <w:spacing w:val="-6"/>
          <w:sz w:val="24"/>
          <w:szCs w:val="24"/>
        </w:rPr>
        <w:t>i</w:t>
      </w:r>
      <w:r>
        <w:rPr>
          <w:spacing w:val="-4"/>
          <w:sz w:val="24"/>
          <w:szCs w:val="24"/>
        </w:rPr>
        <w:t>v</w:t>
      </w:r>
      <w:r>
        <w:rPr>
          <w:sz w:val="24"/>
          <w:szCs w:val="24"/>
        </w:rPr>
        <w:t>e</w:t>
      </w:r>
      <w:r>
        <w:rPr>
          <w:spacing w:val="-11"/>
          <w:sz w:val="24"/>
          <w:szCs w:val="24"/>
        </w:rPr>
        <w:t xml:space="preserve"> </w:t>
      </w:r>
      <w:r>
        <w:rPr>
          <w:sz w:val="24"/>
          <w:szCs w:val="24"/>
        </w:rPr>
        <w:t>trials</w:t>
      </w:r>
      <w:r>
        <w:rPr>
          <w:spacing w:val="-5"/>
          <w:sz w:val="24"/>
          <w:szCs w:val="24"/>
        </w:rPr>
        <w:t xml:space="preserve"> </w:t>
      </w:r>
      <w:r>
        <w:rPr>
          <w:sz w:val="24"/>
          <w:szCs w:val="24"/>
        </w:rPr>
        <w:t>(pilot</w:t>
      </w:r>
      <w:r>
        <w:rPr>
          <w:spacing w:val="-5"/>
          <w:sz w:val="24"/>
          <w:szCs w:val="24"/>
        </w:rPr>
        <w:t xml:space="preserve"> </w:t>
      </w:r>
      <w:r>
        <w:rPr>
          <w:sz w:val="24"/>
          <w:szCs w:val="24"/>
        </w:rPr>
        <w:t>testing</w:t>
      </w:r>
      <w:r>
        <w:rPr>
          <w:spacing w:val="-6"/>
          <w:sz w:val="24"/>
          <w:szCs w:val="24"/>
        </w:rPr>
        <w:t xml:space="preserve"> </w:t>
      </w:r>
      <w:r>
        <w:rPr>
          <w:sz w:val="24"/>
          <w:szCs w:val="24"/>
        </w:rPr>
        <w:t>suggested</w:t>
      </w:r>
      <w:r>
        <w:rPr>
          <w:spacing w:val="-9"/>
          <w:sz w:val="24"/>
          <w:szCs w:val="24"/>
        </w:rPr>
        <w:t xml:space="preserve"> </w:t>
      </w:r>
      <w:r>
        <w:rPr>
          <w:sz w:val="24"/>
          <w:szCs w:val="24"/>
        </w:rPr>
        <w:t>that</w:t>
      </w:r>
      <w:r>
        <w:rPr>
          <w:spacing w:val="-4"/>
          <w:sz w:val="24"/>
          <w:szCs w:val="24"/>
        </w:rPr>
        <w:t xml:space="preserve"> </w:t>
      </w:r>
      <w:r>
        <w:rPr>
          <w:sz w:val="24"/>
          <w:szCs w:val="24"/>
        </w:rPr>
        <w:t>repeated</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between</w:t>
      </w:r>
      <w:r>
        <w:rPr>
          <w:spacing w:val="-8"/>
          <w:sz w:val="24"/>
          <w:szCs w:val="24"/>
        </w:rPr>
        <w:t xml:space="preserve"> </w:t>
      </w:r>
      <w:r>
        <w:rPr>
          <w:sz w:val="24"/>
          <w:szCs w:val="24"/>
        </w:rPr>
        <w:t>trials substantially</w:t>
      </w:r>
      <w:r>
        <w:rPr>
          <w:spacing w:val="-12"/>
          <w:sz w:val="24"/>
          <w:szCs w:val="24"/>
        </w:rPr>
        <w:t xml:space="preserve"> </w:t>
      </w:r>
      <w:r>
        <w:rPr>
          <w:sz w:val="24"/>
          <w:szCs w:val="24"/>
        </w:rPr>
        <w:t>a</w:t>
      </w:r>
      <w:r>
        <w:rPr>
          <w:spacing w:val="-6"/>
          <w:sz w:val="24"/>
          <w:szCs w:val="24"/>
        </w:rPr>
        <w:t>f</w:t>
      </w:r>
      <w:r>
        <w:rPr>
          <w:sz w:val="24"/>
          <w:szCs w:val="24"/>
        </w:rPr>
        <w:t>forded</w:t>
      </w:r>
      <w:r>
        <w:rPr>
          <w:spacing w:val="-8"/>
          <w:sz w:val="24"/>
          <w:szCs w:val="24"/>
        </w:rPr>
        <w:t xml:space="preserve"> </w:t>
      </w:r>
      <w:r>
        <w:rPr>
          <w:sz w:val="24"/>
          <w:szCs w:val="24"/>
        </w:rPr>
        <w:t>learning).</w:t>
      </w:r>
      <w:r>
        <w:rPr>
          <w:spacing w:val="5"/>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encourage</w:t>
      </w:r>
      <w:r>
        <w:rPr>
          <w:spacing w:val="-10"/>
          <w:sz w:val="24"/>
          <w:szCs w:val="24"/>
        </w:rPr>
        <w:t xml:space="preserve"> </w:t>
      </w:r>
      <w:r>
        <w:rPr>
          <w:sz w:val="24"/>
          <w:szCs w:val="24"/>
        </w:rPr>
        <w:t>compliance,</w:t>
      </w:r>
      <w:r>
        <w:rPr>
          <w:spacing w:val="-12"/>
          <w:sz w:val="24"/>
          <w:szCs w:val="24"/>
        </w:rPr>
        <w:t xml:space="preserve"> </w:t>
      </w:r>
      <w:r>
        <w:rPr>
          <w:sz w:val="24"/>
          <w:szCs w:val="24"/>
        </w:rPr>
        <w:t>participants</w:t>
      </w:r>
      <w:r>
        <w:rPr>
          <w:spacing w:val="-11"/>
          <w:sz w:val="24"/>
          <w:szCs w:val="24"/>
        </w:rPr>
        <w:t xml:space="preserve"> </w:t>
      </w:r>
      <w:r>
        <w:rPr>
          <w:sz w:val="24"/>
          <w:szCs w:val="24"/>
        </w:rPr>
        <w:t>had</w:t>
      </w:r>
      <w:r>
        <w:rPr>
          <w:spacing w:val="-3"/>
          <w:sz w:val="24"/>
          <w:szCs w:val="24"/>
        </w:rPr>
        <w:t xml:space="preserve"> </w:t>
      </w:r>
      <w:r>
        <w:rPr>
          <w:sz w:val="24"/>
          <w:szCs w:val="24"/>
        </w:rPr>
        <w:t>to</w:t>
      </w:r>
      <w:r>
        <w:rPr>
          <w:spacing w:val="-2"/>
          <w:sz w:val="24"/>
          <w:szCs w:val="24"/>
        </w:rPr>
        <w:t xml:space="preserve"> </w:t>
      </w:r>
      <w:r>
        <w:rPr>
          <w:sz w:val="24"/>
          <w:szCs w:val="24"/>
        </w:rPr>
        <w:t>click</w:t>
      </w:r>
      <w:r>
        <w:rPr>
          <w:spacing w:val="-5"/>
          <w:sz w:val="24"/>
          <w:szCs w:val="24"/>
        </w:rPr>
        <w:t xml:space="preserve"> </w:t>
      </w:r>
      <w:r>
        <w:rPr>
          <w:sz w:val="24"/>
          <w:szCs w:val="24"/>
        </w:rPr>
        <w:t>a</w:t>
      </w:r>
      <w:r>
        <w:rPr>
          <w:spacing w:val="-1"/>
          <w:sz w:val="24"/>
          <w:szCs w:val="24"/>
        </w:rPr>
        <w:t xml:space="preserve"> </w:t>
      </w:r>
      <w:r>
        <w:rPr>
          <w:spacing w:val="-5"/>
          <w:sz w:val="24"/>
          <w:szCs w:val="24"/>
        </w:rPr>
        <w:t>b</w:t>
      </w:r>
      <w:r>
        <w:rPr>
          <w:sz w:val="24"/>
          <w:szCs w:val="24"/>
        </w:rPr>
        <w:t>utton</w:t>
      </w:r>
      <w:r>
        <w:rPr>
          <w:spacing w:val="-6"/>
          <w:sz w:val="24"/>
          <w:szCs w:val="24"/>
        </w:rPr>
        <w:t xml:space="preserve"> </w:t>
      </w:r>
      <w:r>
        <w:rPr>
          <w:sz w:val="24"/>
          <w:szCs w:val="24"/>
        </w:rPr>
        <w:t>to hear</w:t>
      </w:r>
      <w:r>
        <w:rPr>
          <w:spacing w:val="-4"/>
          <w:sz w:val="24"/>
          <w:szCs w:val="24"/>
        </w:rPr>
        <w:t xml:space="preserve"> </w:t>
      </w:r>
      <w:r>
        <w:rPr>
          <w:sz w:val="24"/>
          <w:szCs w:val="24"/>
        </w:rPr>
        <w:t>each</w:t>
      </w:r>
      <w:r>
        <w:rPr>
          <w:spacing w:val="-4"/>
          <w:sz w:val="24"/>
          <w:szCs w:val="24"/>
        </w:rPr>
        <w:t xml:space="preserve"> </w:t>
      </w:r>
      <w:r>
        <w:rPr>
          <w:sz w:val="24"/>
          <w:szCs w:val="24"/>
        </w:rPr>
        <w:t>sentence.</w:t>
      </w:r>
    </w:p>
    <w:p w:rsidR="00B72476" w:rsidRDefault="00CB77E8">
      <w:pPr>
        <w:spacing w:before="84" w:line="408" w:lineRule="auto"/>
        <w:ind w:left="120" w:right="108" w:firstLine="576"/>
        <w:rPr>
          <w:sz w:val="24"/>
          <w:szCs w:val="24"/>
        </w:rPr>
      </w:pPr>
      <w:r>
        <w:rPr>
          <w:sz w:val="24"/>
          <w:szCs w:val="24"/>
        </w:rPr>
        <w:t>Similarit</w:t>
      </w:r>
      <w:r>
        <w:rPr>
          <w:spacing w:val="-9"/>
          <w:sz w:val="24"/>
          <w:szCs w:val="24"/>
        </w:rPr>
        <w:t>y</w:t>
      </w:r>
      <w:r>
        <w:rPr>
          <w:sz w:val="24"/>
          <w:szCs w:val="24"/>
        </w:rPr>
        <w:t xml:space="preserve">.   </w:t>
      </w:r>
      <w:r>
        <w:rPr>
          <w:spacing w:val="8"/>
          <w:sz w:val="24"/>
          <w:szCs w:val="24"/>
        </w:rPr>
        <w:t xml:space="preserve"> </w:t>
      </w:r>
      <w:r>
        <w:rPr>
          <w:spacing w:val="-4"/>
          <w:sz w:val="24"/>
          <w:szCs w:val="24"/>
        </w:rPr>
        <w:t>F</w:t>
      </w:r>
      <w:r>
        <w:rPr>
          <w:sz w:val="24"/>
          <w:szCs w:val="24"/>
        </w:rPr>
        <w:t>or</w:t>
      </w:r>
      <w:r>
        <w:rPr>
          <w:spacing w:val="-3"/>
          <w:sz w:val="24"/>
          <w:szCs w:val="24"/>
        </w:rPr>
        <w:t xml:space="preserve"> </w:t>
      </w:r>
      <w:r>
        <w:rPr>
          <w:sz w:val="24"/>
          <w:szCs w:val="24"/>
        </w:rPr>
        <w:t>each</w:t>
      </w:r>
      <w:r>
        <w:rPr>
          <w:spacing w:val="-4"/>
          <w:sz w:val="24"/>
          <w:szCs w:val="24"/>
        </w:rPr>
        <w:t xml:space="preserve"> </w:t>
      </w:r>
      <w:r>
        <w:rPr>
          <w:sz w:val="24"/>
          <w:szCs w:val="24"/>
        </w:rPr>
        <w:t>pair</w:t>
      </w:r>
      <w:r>
        <w:rPr>
          <w:spacing w:val="-4"/>
          <w:sz w:val="24"/>
          <w:szCs w:val="24"/>
        </w:rPr>
        <w:t xml:space="preserve"> </w:t>
      </w:r>
      <w:r>
        <w:rPr>
          <w:sz w:val="24"/>
          <w:szCs w:val="24"/>
        </w:rPr>
        <w:t>of</w:t>
      </w:r>
      <w:r>
        <w:rPr>
          <w:spacing w:val="-2"/>
          <w:sz w:val="24"/>
          <w:szCs w:val="24"/>
        </w:rPr>
        <w:t xml:space="preserve"> w</w:t>
      </w:r>
      <w:r>
        <w:rPr>
          <w:sz w:val="24"/>
          <w:szCs w:val="24"/>
        </w:rPr>
        <w:t>ords</w:t>
      </w:r>
      <w:r>
        <w:rPr>
          <w:spacing w:val="-6"/>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union</w:t>
      </w:r>
      <w:r>
        <w:rPr>
          <w:spacing w:val="-5"/>
          <w:sz w:val="24"/>
          <w:szCs w:val="24"/>
        </w:rPr>
        <w:t xml:space="preserve"> </w:t>
      </w:r>
      <w:r>
        <w:rPr>
          <w:sz w:val="24"/>
          <w:szCs w:val="24"/>
        </w:rPr>
        <w:t>of</w:t>
      </w:r>
      <w:r>
        <w:rPr>
          <w:spacing w:val="-2"/>
          <w:sz w:val="24"/>
          <w:szCs w:val="24"/>
        </w:rPr>
        <w:t xml:space="preserve"> </w:t>
      </w:r>
      <w:r>
        <w:rPr>
          <w:sz w:val="24"/>
          <w:szCs w:val="24"/>
        </w:rPr>
        <w:t>N</w:t>
      </w:r>
      <w:r>
        <w:rPr>
          <w:spacing w:val="-2"/>
          <w:sz w:val="24"/>
          <w:szCs w:val="24"/>
        </w:rPr>
        <w:t xml:space="preserve"> </w:t>
      </w:r>
      <w:r>
        <w:rPr>
          <w:sz w:val="24"/>
          <w:szCs w:val="24"/>
        </w:rPr>
        <w:t>and</w:t>
      </w:r>
      <w:r>
        <w:rPr>
          <w:spacing w:val="-3"/>
          <w:sz w:val="24"/>
          <w:szCs w:val="24"/>
        </w:rPr>
        <w:t xml:space="preserve"> </w:t>
      </w:r>
      <w:r>
        <w:rPr>
          <w:sz w:val="24"/>
          <w:szCs w:val="24"/>
        </w:rPr>
        <w:t>Q,</w:t>
      </w:r>
      <w:r>
        <w:rPr>
          <w:spacing w:val="-2"/>
          <w:sz w:val="24"/>
          <w:szCs w:val="24"/>
        </w:rPr>
        <w:t xml:space="preserve"> </w:t>
      </w:r>
      <w:r>
        <w:rPr>
          <w:sz w:val="24"/>
          <w:szCs w:val="24"/>
        </w:rPr>
        <w:t>we</w:t>
      </w:r>
      <w:r>
        <w:rPr>
          <w:spacing w:val="-3"/>
          <w:sz w:val="24"/>
          <w:szCs w:val="24"/>
        </w:rPr>
        <w:t xml:space="preserve"> </w:t>
      </w:r>
      <w:r>
        <w:rPr>
          <w:sz w:val="24"/>
          <w:szCs w:val="24"/>
        </w:rPr>
        <w:t>as</w:t>
      </w:r>
      <w:r>
        <w:rPr>
          <w:spacing w:val="-2"/>
          <w:sz w:val="24"/>
          <w:szCs w:val="24"/>
        </w:rPr>
        <w:t>k</w:t>
      </w:r>
      <w:r>
        <w:rPr>
          <w:sz w:val="24"/>
          <w:szCs w:val="24"/>
        </w:rPr>
        <w:t>ed</w:t>
      </w:r>
      <w:r>
        <w:rPr>
          <w:spacing w:val="-5"/>
          <w:sz w:val="24"/>
          <w:szCs w:val="24"/>
        </w:rPr>
        <w:t xml:space="preserve"> </w:t>
      </w:r>
      <w:r>
        <w:rPr>
          <w:sz w:val="24"/>
          <w:szCs w:val="24"/>
        </w:rPr>
        <w:t>participants</w:t>
      </w:r>
      <w:r>
        <w:rPr>
          <w:spacing w:val="-11"/>
          <w:sz w:val="24"/>
          <w:szCs w:val="24"/>
        </w:rPr>
        <w:t xml:space="preserve"> </w:t>
      </w:r>
      <w:r>
        <w:rPr>
          <w:sz w:val="24"/>
          <w:szCs w:val="24"/>
        </w:rPr>
        <w:t>to</w:t>
      </w:r>
      <w:r>
        <w:rPr>
          <w:spacing w:val="-2"/>
          <w:sz w:val="24"/>
          <w:szCs w:val="24"/>
        </w:rPr>
        <w:t xml:space="preserve"> </w:t>
      </w:r>
      <w:r>
        <w:rPr>
          <w:sz w:val="24"/>
          <w:szCs w:val="24"/>
        </w:rPr>
        <w:t>rate on</w:t>
      </w:r>
      <w:r>
        <w:rPr>
          <w:spacing w:val="-2"/>
          <w:sz w:val="24"/>
          <w:szCs w:val="24"/>
        </w:rPr>
        <w:t xml:space="preserve"> </w:t>
      </w:r>
      <w:r>
        <w:rPr>
          <w:sz w:val="24"/>
          <w:szCs w:val="24"/>
        </w:rPr>
        <w:t>a</w:t>
      </w:r>
      <w:r>
        <w:rPr>
          <w:spacing w:val="-1"/>
          <w:sz w:val="24"/>
          <w:szCs w:val="24"/>
        </w:rPr>
        <w:t xml:space="preserve"> </w:t>
      </w:r>
      <w:r>
        <w:rPr>
          <w:sz w:val="24"/>
          <w:szCs w:val="24"/>
        </w:rPr>
        <w:t>5</w:t>
      </w:r>
      <w:r>
        <w:rPr>
          <w:spacing w:val="-1"/>
          <w:sz w:val="24"/>
          <w:szCs w:val="24"/>
        </w:rPr>
        <w:t xml:space="preserve"> </w:t>
      </w:r>
      <w:r>
        <w:rPr>
          <w:sz w:val="24"/>
          <w:szCs w:val="24"/>
        </w:rPr>
        <w:t>point</w:t>
      </w:r>
      <w:r>
        <w:rPr>
          <w:spacing w:val="-5"/>
          <w:sz w:val="24"/>
          <w:szCs w:val="24"/>
        </w:rPr>
        <w:t xml:space="preserve"> </w:t>
      </w:r>
      <w:r>
        <w:rPr>
          <w:sz w:val="24"/>
          <w:szCs w:val="24"/>
        </w:rPr>
        <w:t>scale</w:t>
      </w:r>
      <w:r>
        <w:rPr>
          <w:spacing w:val="-5"/>
          <w:sz w:val="24"/>
          <w:szCs w:val="24"/>
        </w:rPr>
        <w:t xml:space="preserve"> </w:t>
      </w:r>
      <w:r>
        <w:rPr>
          <w:sz w:val="24"/>
          <w:szCs w:val="24"/>
        </w:rPr>
        <w:t>h</w:t>
      </w:r>
      <w:r>
        <w:rPr>
          <w:spacing w:val="-6"/>
          <w:sz w:val="24"/>
          <w:szCs w:val="24"/>
        </w:rPr>
        <w:t>o</w:t>
      </w:r>
      <w:r>
        <w:rPr>
          <w:sz w:val="24"/>
          <w:szCs w:val="24"/>
        </w:rPr>
        <w:t>w</w:t>
      </w:r>
      <w:r>
        <w:rPr>
          <w:spacing w:val="-4"/>
          <w:sz w:val="24"/>
          <w:szCs w:val="24"/>
        </w:rPr>
        <w:t xml:space="preserve"> </w:t>
      </w:r>
      <w:r>
        <w:rPr>
          <w:sz w:val="24"/>
          <w:szCs w:val="24"/>
        </w:rPr>
        <w:t>similar</w:t>
      </w:r>
      <w:r>
        <w:rPr>
          <w:spacing w:val="-7"/>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beli</w:t>
      </w:r>
      <w:r>
        <w:rPr>
          <w:spacing w:val="-6"/>
          <w:sz w:val="24"/>
          <w:szCs w:val="24"/>
        </w:rPr>
        <w:t>e</w:t>
      </w:r>
      <w:r>
        <w:rPr>
          <w:spacing w:val="-4"/>
          <w:sz w:val="24"/>
          <w:szCs w:val="24"/>
        </w:rPr>
        <w:t>v</w:t>
      </w:r>
      <w:r>
        <w:rPr>
          <w:sz w:val="24"/>
          <w:szCs w:val="24"/>
        </w:rPr>
        <w:t>ed</w:t>
      </w:r>
      <w:r>
        <w:rPr>
          <w:spacing w:val="-8"/>
          <w:sz w:val="24"/>
          <w:szCs w:val="24"/>
        </w:rPr>
        <w:t xml:space="preserve"> </w:t>
      </w:r>
      <w:r>
        <w:rPr>
          <w:sz w:val="24"/>
          <w:szCs w:val="24"/>
        </w:rPr>
        <w:t>the</w:t>
      </w:r>
      <w:r>
        <w:rPr>
          <w:spacing w:val="-3"/>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to</w:t>
      </w:r>
      <w:r>
        <w:rPr>
          <w:spacing w:val="-2"/>
          <w:sz w:val="24"/>
          <w:szCs w:val="24"/>
        </w:rPr>
        <w:t xml:space="preserve"> </w:t>
      </w:r>
      <w:r>
        <w:rPr>
          <w:sz w:val="24"/>
          <w:szCs w:val="24"/>
        </w:rPr>
        <w:t>be</w:t>
      </w:r>
      <w:r>
        <w:rPr>
          <w:spacing w:val="-2"/>
          <w:sz w:val="24"/>
          <w:szCs w:val="24"/>
        </w:rPr>
        <w:t xml:space="preserve"> </w:t>
      </w:r>
      <w:r>
        <w:rPr>
          <w:sz w:val="24"/>
          <w:szCs w:val="24"/>
        </w:rPr>
        <w:t>in</w:t>
      </w:r>
      <w:r>
        <w:rPr>
          <w:spacing w:val="-2"/>
          <w:sz w:val="24"/>
          <w:szCs w:val="24"/>
        </w:rPr>
        <w:t xml:space="preserve"> </w:t>
      </w:r>
      <w:r>
        <w:rPr>
          <w:sz w:val="24"/>
          <w:szCs w:val="24"/>
        </w:rPr>
        <w:t>meaning.</w:t>
      </w:r>
      <w:r>
        <w:rPr>
          <w:spacing w:val="5"/>
          <w:sz w:val="24"/>
          <w:szCs w:val="24"/>
        </w:rPr>
        <w:t xml:space="preserve"> </w:t>
      </w:r>
      <w:r>
        <w:rPr>
          <w:sz w:val="24"/>
          <w:szCs w:val="24"/>
        </w:rPr>
        <w:t>This</w:t>
      </w:r>
      <w:r>
        <w:rPr>
          <w:spacing w:val="-4"/>
          <w:sz w:val="24"/>
          <w:szCs w:val="24"/>
        </w:rPr>
        <w:t xml:space="preserve"> </w:t>
      </w:r>
      <w:r>
        <w:rPr>
          <w:sz w:val="24"/>
          <w:szCs w:val="24"/>
        </w:rPr>
        <w:t>resulted</w:t>
      </w:r>
      <w:r>
        <w:rPr>
          <w:spacing w:val="-8"/>
          <w:sz w:val="24"/>
          <w:szCs w:val="24"/>
        </w:rPr>
        <w:t xml:space="preserve"> </w:t>
      </w:r>
      <w:r>
        <w:rPr>
          <w:sz w:val="24"/>
          <w:szCs w:val="24"/>
        </w:rPr>
        <w:t>in within-cat</w:t>
      </w:r>
      <w:r>
        <w:rPr>
          <w:spacing w:val="-4"/>
          <w:sz w:val="24"/>
          <w:szCs w:val="24"/>
        </w:rPr>
        <w:t>e</w:t>
      </w:r>
      <w:r>
        <w:rPr>
          <w:sz w:val="24"/>
          <w:szCs w:val="24"/>
        </w:rPr>
        <w:t>gory</w:t>
      </w:r>
      <w:r>
        <w:rPr>
          <w:spacing w:val="-15"/>
          <w:sz w:val="24"/>
          <w:szCs w:val="24"/>
        </w:rPr>
        <w:t xml:space="preserve"> </w:t>
      </w:r>
      <w:r>
        <w:rPr>
          <w:sz w:val="24"/>
          <w:szCs w:val="24"/>
        </w:rPr>
        <w:t>ratings</w:t>
      </w:r>
      <w:r>
        <w:rPr>
          <w:spacing w:val="-7"/>
          <w:sz w:val="24"/>
          <w:szCs w:val="24"/>
        </w:rPr>
        <w:t xml:space="preserve"> </w:t>
      </w:r>
      <w:r>
        <w:rPr>
          <w:sz w:val="24"/>
          <w:szCs w:val="24"/>
        </w:rPr>
        <w:t>(e.g.,</w:t>
      </w:r>
      <w:r>
        <w:rPr>
          <w:spacing w:val="-5"/>
          <w:sz w:val="24"/>
          <w:szCs w:val="24"/>
        </w:rPr>
        <w:t xml:space="preserve"> </w:t>
      </w:r>
      <w:r>
        <w:rPr>
          <w:sz w:val="24"/>
          <w:szCs w:val="24"/>
        </w:rPr>
        <w:t>n</w:t>
      </w:r>
      <w:r>
        <w:rPr>
          <w:position w:val="-4"/>
          <w:sz w:val="16"/>
          <w:szCs w:val="16"/>
        </w:rPr>
        <w:t xml:space="preserve">1 </w:t>
      </w:r>
      <w:r>
        <w:rPr>
          <w:spacing w:val="13"/>
          <w:position w:val="-4"/>
          <w:sz w:val="16"/>
          <w:szCs w:val="16"/>
        </w:rPr>
        <w:t xml:space="preserve"> </w:t>
      </w:r>
      <w:r>
        <w:rPr>
          <w:sz w:val="24"/>
          <w:szCs w:val="24"/>
        </w:rPr>
        <w:t>vs.</w:t>
      </w:r>
      <w:r>
        <w:rPr>
          <w:spacing w:val="11"/>
          <w:sz w:val="24"/>
          <w:szCs w:val="24"/>
        </w:rPr>
        <w:t xml:space="preserve"> </w:t>
      </w:r>
      <w:r>
        <w:rPr>
          <w:sz w:val="24"/>
          <w:szCs w:val="24"/>
        </w:rPr>
        <w:t>n</w:t>
      </w:r>
      <w:r>
        <w:rPr>
          <w:spacing w:val="10"/>
          <w:position w:val="-4"/>
          <w:sz w:val="16"/>
          <w:szCs w:val="16"/>
        </w:rPr>
        <w:t>2</w:t>
      </w:r>
      <w:r>
        <w:rPr>
          <w:sz w:val="24"/>
          <w:szCs w:val="24"/>
        </w:rPr>
        <w:t>)</w:t>
      </w:r>
      <w:r>
        <w:rPr>
          <w:spacing w:val="22"/>
          <w:sz w:val="24"/>
          <w:szCs w:val="24"/>
        </w:rPr>
        <w:t xml:space="preserve"> </w:t>
      </w:r>
      <w:r>
        <w:rPr>
          <w:sz w:val="24"/>
          <w:szCs w:val="24"/>
        </w:rPr>
        <w:t>and</w:t>
      </w:r>
      <w:r>
        <w:rPr>
          <w:spacing w:val="-3"/>
          <w:sz w:val="24"/>
          <w:szCs w:val="24"/>
        </w:rPr>
        <w:t xml:space="preserve"> </w:t>
      </w:r>
      <w:r>
        <w:rPr>
          <w:sz w:val="24"/>
          <w:szCs w:val="24"/>
        </w:rPr>
        <w:t>cross-cat</w:t>
      </w:r>
      <w:r>
        <w:rPr>
          <w:spacing w:val="-4"/>
          <w:sz w:val="24"/>
          <w:szCs w:val="24"/>
        </w:rPr>
        <w:t>e</w:t>
      </w:r>
      <w:r>
        <w:rPr>
          <w:sz w:val="24"/>
          <w:szCs w:val="24"/>
        </w:rPr>
        <w:t>gory</w:t>
      </w:r>
      <w:r>
        <w:rPr>
          <w:spacing w:val="-14"/>
          <w:sz w:val="24"/>
          <w:szCs w:val="24"/>
        </w:rPr>
        <w:t xml:space="preserve"> </w:t>
      </w:r>
      <w:r>
        <w:rPr>
          <w:sz w:val="24"/>
          <w:szCs w:val="24"/>
        </w:rPr>
        <w:t>ratings</w:t>
      </w:r>
      <w:r>
        <w:rPr>
          <w:spacing w:val="-7"/>
          <w:sz w:val="24"/>
          <w:szCs w:val="24"/>
        </w:rPr>
        <w:t xml:space="preserve"> </w:t>
      </w:r>
      <w:r>
        <w:rPr>
          <w:sz w:val="24"/>
          <w:szCs w:val="24"/>
        </w:rPr>
        <w:t>(e.g.,</w:t>
      </w:r>
      <w:r>
        <w:rPr>
          <w:spacing w:val="-5"/>
          <w:sz w:val="24"/>
          <w:szCs w:val="24"/>
        </w:rPr>
        <w:t xml:space="preserve"> </w:t>
      </w:r>
      <w:r>
        <w:rPr>
          <w:sz w:val="24"/>
          <w:szCs w:val="24"/>
        </w:rPr>
        <w:t>n</w:t>
      </w:r>
      <w:r>
        <w:rPr>
          <w:position w:val="-4"/>
          <w:sz w:val="16"/>
          <w:szCs w:val="16"/>
        </w:rPr>
        <w:t xml:space="preserve">1 </w:t>
      </w:r>
      <w:r>
        <w:rPr>
          <w:spacing w:val="13"/>
          <w:position w:val="-4"/>
          <w:sz w:val="16"/>
          <w:szCs w:val="16"/>
        </w:rPr>
        <w:t xml:space="preserve"> </w:t>
      </w:r>
      <w:r>
        <w:rPr>
          <w:sz w:val="24"/>
          <w:szCs w:val="24"/>
        </w:rPr>
        <w:t>vs.</w:t>
      </w:r>
      <w:r>
        <w:rPr>
          <w:spacing w:val="11"/>
          <w:sz w:val="24"/>
          <w:szCs w:val="24"/>
        </w:rPr>
        <w:t xml:space="preserve"> </w:t>
      </w:r>
      <w:r>
        <w:rPr>
          <w:w w:val="86"/>
          <w:sz w:val="24"/>
          <w:szCs w:val="24"/>
        </w:rPr>
        <w:t>q</w:t>
      </w:r>
      <w:r>
        <w:rPr>
          <w:w w:val="105"/>
          <w:position w:val="-4"/>
          <w:sz w:val="16"/>
          <w:szCs w:val="16"/>
        </w:rPr>
        <w:t>1</w:t>
      </w:r>
      <w:r>
        <w:rPr>
          <w:spacing w:val="-30"/>
          <w:position w:val="-4"/>
          <w:sz w:val="16"/>
          <w:szCs w:val="16"/>
        </w:rPr>
        <w:t xml:space="preserve"> </w:t>
      </w:r>
      <w:r>
        <w:rPr>
          <w:sz w:val="24"/>
          <w:szCs w:val="24"/>
        </w:rPr>
        <w:t>).</w:t>
      </w:r>
      <w:r>
        <w:rPr>
          <w:spacing w:val="13"/>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presented the</w:t>
      </w:r>
      <w:r>
        <w:rPr>
          <w:spacing w:val="-3"/>
          <w:sz w:val="24"/>
          <w:szCs w:val="24"/>
        </w:rPr>
        <w:t xml:space="preserve"> </w:t>
      </w:r>
      <w:r>
        <w:rPr>
          <w:sz w:val="24"/>
          <w:szCs w:val="24"/>
        </w:rPr>
        <w:t>pairs</w:t>
      </w:r>
      <w:r>
        <w:rPr>
          <w:spacing w:val="-5"/>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fi</w:t>
      </w:r>
      <w:r>
        <w:rPr>
          <w:spacing w:val="-4"/>
          <w:sz w:val="24"/>
          <w:szCs w:val="24"/>
        </w:rPr>
        <w:t>x</w:t>
      </w:r>
      <w:r>
        <w:rPr>
          <w:sz w:val="24"/>
          <w:szCs w:val="24"/>
        </w:rPr>
        <w:t>ed</w:t>
      </w:r>
      <w:r>
        <w:rPr>
          <w:spacing w:val="-18"/>
          <w:sz w:val="24"/>
          <w:szCs w:val="24"/>
        </w:rPr>
        <w:t xml:space="preserve"> </w:t>
      </w:r>
      <w:r>
        <w:rPr>
          <w:sz w:val="24"/>
          <w:szCs w:val="24"/>
        </w:rPr>
        <w:t>pseudorandom</w:t>
      </w:r>
      <w:r>
        <w:rPr>
          <w:spacing w:val="-14"/>
          <w:sz w:val="24"/>
          <w:szCs w:val="24"/>
        </w:rPr>
        <w:t xml:space="preserve"> </w:t>
      </w:r>
      <w:r>
        <w:rPr>
          <w:sz w:val="24"/>
          <w:szCs w:val="24"/>
        </w:rPr>
        <w:t>order</w:t>
      </w:r>
      <w:r>
        <w:rPr>
          <w:spacing w:val="-5"/>
          <w:sz w:val="24"/>
          <w:szCs w:val="24"/>
        </w:rPr>
        <w:t xml:space="preserve"> </w:t>
      </w:r>
      <w:r>
        <w:rPr>
          <w:sz w:val="24"/>
          <w:szCs w:val="24"/>
        </w:rPr>
        <w:t>containing</w:t>
      </w:r>
      <w:r>
        <w:rPr>
          <w:spacing w:val="-10"/>
          <w:sz w:val="24"/>
          <w:szCs w:val="24"/>
        </w:rPr>
        <w:t xml:space="preserve"> </w:t>
      </w:r>
      <w:r>
        <w:rPr>
          <w:sz w:val="24"/>
          <w:szCs w:val="24"/>
        </w:rPr>
        <w:t>no</w:t>
      </w:r>
      <w:r>
        <w:rPr>
          <w:spacing w:val="-2"/>
          <w:sz w:val="24"/>
          <w:szCs w:val="24"/>
        </w:rPr>
        <w:t xml:space="preserve"> </w:t>
      </w:r>
      <w:r>
        <w:rPr>
          <w:sz w:val="24"/>
          <w:szCs w:val="24"/>
        </w:rPr>
        <w:t>repeated</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between</w:t>
      </w:r>
      <w:r>
        <w:rPr>
          <w:spacing w:val="-8"/>
          <w:sz w:val="24"/>
          <w:szCs w:val="24"/>
        </w:rPr>
        <w:t xml:space="preserve"> </w:t>
      </w:r>
      <w:r>
        <w:rPr>
          <w:sz w:val="24"/>
          <w:szCs w:val="24"/>
        </w:rPr>
        <w:t>consecut</w:t>
      </w:r>
      <w:r>
        <w:rPr>
          <w:spacing w:val="-6"/>
          <w:sz w:val="24"/>
          <w:szCs w:val="24"/>
        </w:rPr>
        <w:t>i</w:t>
      </w:r>
      <w:r>
        <w:rPr>
          <w:spacing w:val="-4"/>
          <w:sz w:val="24"/>
          <w:szCs w:val="24"/>
        </w:rPr>
        <w:t>v</w:t>
      </w:r>
      <w:r>
        <w:rPr>
          <w:sz w:val="24"/>
          <w:szCs w:val="24"/>
        </w:rPr>
        <w:t>e</w:t>
      </w:r>
      <w:r>
        <w:rPr>
          <w:spacing w:val="-11"/>
          <w:sz w:val="24"/>
          <w:szCs w:val="24"/>
        </w:rPr>
        <w:t xml:space="preserve"> </w:t>
      </w:r>
      <w:r>
        <w:rPr>
          <w:sz w:val="24"/>
          <w:szCs w:val="24"/>
        </w:rPr>
        <w:t>trials. Though</w:t>
      </w:r>
      <w:r>
        <w:rPr>
          <w:spacing w:val="-7"/>
          <w:sz w:val="24"/>
          <w:szCs w:val="24"/>
        </w:rPr>
        <w:t xml:space="preserve"> </w:t>
      </w:r>
      <w:r>
        <w:rPr>
          <w:spacing w:val="-4"/>
          <w:sz w:val="24"/>
          <w:szCs w:val="24"/>
        </w:rPr>
        <w:t>e</w:t>
      </w:r>
      <w:r>
        <w:rPr>
          <w:sz w:val="24"/>
          <w:szCs w:val="24"/>
        </w:rPr>
        <w:t>xposure</w:t>
      </w:r>
      <w:r>
        <w:rPr>
          <w:spacing w:val="-9"/>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entirely</w:t>
      </w:r>
      <w:r>
        <w:rPr>
          <w:spacing w:val="-7"/>
          <w:sz w:val="24"/>
          <w:szCs w:val="24"/>
        </w:rPr>
        <w:t xml:space="preserve"> </w:t>
      </w:r>
      <w:r>
        <w:rPr>
          <w:sz w:val="24"/>
          <w:szCs w:val="24"/>
        </w:rPr>
        <w:t>auditor</w:t>
      </w:r>
      <w:r>
        <w:rPr>
          <w:spacing w:val="-16"/>
          <w:sz w:val="24"/>
          <w:szCs w:val="24"/>
        </w:rPr>
        <w:t>y</w:t>
      </w:r>
      <w:r>
        <w:rPr>
          <w:sz w:val="24"/>
          <w:szCs w:val="24"/>
        </w:rPr>
        <w:t>,</w:t>
      </w:r>
      <w:r>
        <w:rPr>
          <w:spacing w:val="-9"/>
          <w:sz w:val="24"/>
          <w:szCs w:val="24"/>
        </w:rPr>
        <w:t xml:space="preserve"> </w:t>
      </w:r>
      <w:r>
        <w:rPr>
          <w:sz w:val="24"/>
          <w:szCs w:val="24"/>
        </w:rPr>
        <w:t>for</w:t>
      </w:r>
      <w:r>
        <w:rPr>
          <w:spacing w:val="-3"/>
          <w:sz w:val="24"/>
          <w:szCs w:val="24"/>
        </w:rPr>
        <w:t xml:space="preserve"> </w:t>
      </w:r>
      <w:r>
        <w:rPr>
          <w:sz w:val="24"/>
          <w:szCs w:val="24"/>
        </w:rPr>
        <w:t>co</w:t>
      </w:r>
      <w:r>
        <w:rPr>
          <w:spacing w:val="-10"/>
          <w:sz w:val="24"/>
          <w:szCs w:val="24"/>
        </w:rPr>
        <w:t>n</w:t>
      </w:r>
      <w:r>
        <w:rPr>
          <w:spacing w:val="-4"/>
          <w:sz w:val="24"/>
          <w:szCs w:val="24"/>
        </w:rPr>
        <w:t>v</w:t>
      </w:r>
      <w:r>
        <w:rPr>
          <w:sz w:val="24"/>
          <w:szCs w:val="24"/>
        </w:rPr>
        <w:t>enience,</w:t>
      </w:r>
      <w:r>
        <w:rPr>
          <w:spacing w:val="-13"/>
          <w:sz w:val="24"/>
          <w:szCs w:val="24"/>
        </w:rPr>
        <w:t xml:space="preserve"> </w:t>
      </w:r>
      <w:r>
        <w:rPr>
          <w:sz w:val="24"/>
          <w:szCs w:val="24"/>
        </w:rPr>
        <w:t>we</w:t>
      </w:r>
      <w:r>
        <w:rPr>
          <w:spacing w:val="-3"/>
          <w:sz w:val="24"/>
          <w:szCs w:val="24"/>
        </w:rPr>
        <w:t xml:space="preserve"> </w:t>
      </w:r>
      <w:r>
        <w:rPr>
          <w:sz w:val="24"/>
          <w:szCs w:val="24"/>
        </w:rPr>
        <w:t>presented</w:t>
      </w:r>
      <w:r>
        <w:rPr>
          <w:spacing w:val="-9"/>
          <w:sz w:val="24"/>
          <w:szCs w:val="24"/>
        </w:rPr>
        <w:t xml:space="preserve"> </w:t>
      </w:r>
      <w:r>
        <w:rPr>
          <w:sz w:val="24"/>
          <w:szCs w:val="24"/>
        </w:rPr>
        <w:t>these</w:t>
      </w:r>
      <w:r>
        <w:rPr>
          <w:spacing w:val="-5"/>
          <w:sz w:val="24"/>
          <w:szCs w:val="24"/>
        </w:rPr>
        <w:t xml:space="preserve"> </w:t>
      </w:r>
      <w:r>
        <w:rPr>
          <w:sz w:val="24"/>
          <w:szCs w:val="24"/>
        </w:rPr>
        <w:t>similarity</w:t>
      </w:r>
      <w:r>
        <w:rPr>
          <w:spacing w:val="-9"/>
          <w:sz w:val="24"/>
          <w:szCs w:val="24"/>
        </w:rPr>
        <w:t xml:space="preserve"> </w:t>
      </w:r>
      <w:r>
        <w:rPr>
          <w:sz w:val="24"/>
          <w:szCs w:val="24"/>
        </w:rPr>
        <w:t>questions</w:t>
      </w:r>
    </w:p>
    <w:p w:rsidR="00B72476" w:rsidRDefault="00875887">
      <w:pPr>
        <w:spacing w:before="16" w:line="415" w:lineRule="auto"/>
        <w:ind w:left="120" w:right="233"/>
        <w:rPr>
          <w:sz w:val="24"/>
          <w:szCs w:val="24"/>
        </w:rPr>
      </w:pPr>
      <w:r>
        <w:rPr>
          <w:noProof/>
        </w:rPr>
        <w:drawing>
          <wp:anchor distT="0" distB="0" distL="114300" distR="114300" simplePos="0" relativeHeight="503314327" behindDoc="1" locked="0" layoutInCell="1" allowOverlap="1">
            <wp:simplePos x="0" y="0"/>
            <wp:positionH relativeFrom="page">
              <wp:posOffset>2982595</wp:posOffset>
            </wp:positionH>
            <wp:positionV relativeFrom="paragraph">
              <wp:posOffset>43815</wp:posOffset>
            </wp:positionV>
            <wp:extent cx="107950" cy="107950"/>
            <wp:effectExtent l="0" t="0" r="0" b="0"/>
            <wp:wrapNone/>
            <wp:docPr id="865"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950" cy="1079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503314328" behindDoc="1" locked="0" layoutInCell="1" allowOverlap="1">
            <wp:simplePos x="0" y="0"/>
            <wp:positionH relativeFrom="page">
              <wp:posOffset>3718560</wp:posOffset>
            </wp:positionH>
            <wp:positionV relativeFrom="paragraph">
              <wp:posOffset>43815</wp:posOffset>
            </wp:positionV>
            <wp:extent cx="107950" cy="107950"/>
            <wp:effectExtent l="0" t="0" r="0" b="0"/>
            <wp:wrapNone/>
            <wp:docPr id="864"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950" cy="107950"/>
                    </a:xfrm>
                    <a:prstGeom prst="rect">
                      <a:avLst/>
                    </a:prstGeom>
                    <a:noFill/>
                  </pic:spPr>
                </pic:pic>
              </a:graphicData>
            </a:graphic>
            <wp14:sizeRelH relativeFrom="page">
              <wp14:pctWidth>0</wp14:pctWidth>
            </wp14:sizeRelH>
            <wp14:sizeRelV relativeFrom="page">
              <wp14:pctHeight>0</wp14:pctHeight>
            </wp14:sizeRelV>
          </wp:anchor>
        </w:drawing>
      </w:r>
      <w:r w:rsidR="00CB77E8">
        <w:rPr>
          <w:sz w:val="24"/>
          <w:szCs w:val="24"/>
        </w:rPr>
        <w:t>as</w:t>
      </w:r>
      <w:r w:rsidR="00CB77E8">
        <w:rPr>
          <w:spacing w:val="-2"/>
          <w:sz w:val="24"/>
          <w:szCs w:val="24"/>
        </w:rPr>
        <w:t xml:space="preserve"> </w:t>
      </w:r>
      <w:r w:rsidR="00CB77E8">
        <w:rPr>
          <w:sz w:val="24"/>
          <w:szCs w:val="24"/>
        </w:rPr>
        <w:t>t</w:t>
      </w:r>
      <w:r w:rsidR="00CB77E8">
        <w:rPr>
          <w:spacing w:val="-4"/>
          <w:sz w:val="24"/>
          <w:szCs w:val="24"/>
        </w:rPr>
        <w:t>e</w:t>
      </w:r>
      <w:r w:rsidR="00CB77E8">
        <w:rPr>
          <w:sz w:val="24"/>
          <w:szCs w:val="24"/>
        </w:rPr>
        <w:t>xt</w:t>
      </w:r>
      <w:r w:rsidR="00CB77E8">
        <w:rPr>
          <w:spacing w:val="-4"/>
          <w:sz w:val="24"/>
          <w:szCs w:val="24"/>
        </w:rPr>
        <w:t xml:space="preserve"> </w:t>
      </w:r>
      <w:r w:rsidR="00CB77E8">
        <w:rPr>
          <w:sz w:val="24"/>
          <w:szCs w:val="24"/>
        </w:rPr>
        <w:t>(e.g.,</w:t>
      </w:r>
      <w:r w:rsidR="00CB77E8">
        <w:rPr>
          <w:spacing w:val="-5"/>
          <w:sz w:val="24"/>
          <w:szCs w:val="24"/>
        </w:rPr>
        <w:t xml:space="preserve"> </w:t>
      </w:r>
      <w:r w:rsidR="00CB77E8">
        <w:rPr>
          <w:sz w:val="24"/>
          <w:szCs w:val="24"/>
        </w:rPr>
        <w:t>“H</w:t>
      </w:r>
      <w:r w:rsidR="00CB77E8">
        <w:rPr>
          <w:spacing w:val="-6"/>
          <w:sz w:val="24"/>
          <w:szCs w:val="24"/>
        </w:rPr>
        <w:t>o</w:t>
      </w:r>
      <w:r w:rsidR="00CB77E8">
        <w:rPr>
          <w:sz w:val="24"/>
          <w:szCs w:val="24"/>
        </w:rPr>
        <w:t>w</w:t>
      </w:r>
      <w:r w:rsidR="00CB77E8">
        <w:rPr>
          <w:spacing w:val="-6"/>
          <w:sz w:val="24"/>
          <w:szCs w:val="24"/>
        </w:rPr>
        <w:t xml:space="preserve"> </w:t>
      </w:r>
      <w:r w:rsidR="00CB77E8">
        <w:rPr>
          <w:sz w:val="24"/>
          <w:szCs w:val="24"/>
        </w:rPr>
        <w:t>similar</w:t>
      </w:r>
      <w:r w:rsidR="00CB77E8">
        <w:rPr>
          <w:spacing w:val="-7"/>
          <w:sz w:val="24"/>
          <w:szCs w:val="24"/>
        </w:rPr>
        <w:t xml:space="preserve"> </w:t>
      </w:r>
      <w:r w:rsidR="00CB77E8">
        <w:rPr>
          <w:sz w:val="24"/>
          <w:szCs w:val="24"/>
        </w:rPr>
        <w:t>are</w:t>
      </w:r>
      <w:r w:rsidR="00CB77E8">
        <w:rPr>
          <w:spacing w:val="-3"/>
          <w:sz w:val="24"/>
          <w:szCs w:val="24"/>
        </w:rPr>
        <w:t xml:space="preserve"> </w:t>
      </w:r>
      <w:r w:rsidR="00CB77E8">
        <w:rPr>
          <w:sz w:val="24"/>
          <w:szCs w:val="24"/>
        </w:rPr>
        <w:t xml:space="preserve">pif    </w:t>
      </w:r>
      <w:r w:rsidR="00CB77E8">
        <w:rPr>
          <w:spacing w:val="1"/>
          <w:sz w:val="24"/>
          <w:szCs w:val="24"/>
        </w:rPr>
        <w:t xml:space="preserve"> </w:t>
      </w:r>
      <w:r w:rsidR="00CB77E8">
        <w:rPr>
          <w:sz w:val="24"/>
          <w:szCs w:val="24"/>
        </w:rPr>
        <w:t>and</w:t>
      </w:r>
      <w:r w:rsidR="00CB77E8">
        <w:rPr>
          <w:spacing w:val="-3"/>
          <w:sz w:val="24"/>
          <w:szCs w:val="24"/>
        </w:rPr>
        <w:t xml:space="preserve"> </w:t>
      </w:r>
      <w:r w:rsidR="00CB77E8">
        <w:rPr>
          <w:sz w:val="24"/>
          <w:szCs w:val="24"/>
        </w:rPr>
        <w:t xml:space="preserve">thite    </w:t>
      </w:r>
      <w:r w:rsidR="00CB77E8">
        <w:rPr>
          <w:spacing w:val="28"/>
          <w:sz w:val="24"/>
          <w:szCs w:val="24"/>
        </w:rPr>
        <w:t xml:space="preserve"> </w:t>
      </w:r>
      <w:r w:rsidR="00CB77E8">
        <w:rPr>
          <w:sz w:val="24"/>
          <w:szCs w:val="24"/>
        </w:rPr>
        <w:t>?”);</w:t>
      </w:r>
      <w:r w:rsidR="00CB77E8">
        <w:rPr>
          <w:spacing w:val="-4"/>
          <w:sz w:val="24"/>
          <w:szCs w:val="24"/>
        </w:rPr>
        <w:t xml:space="preserve"> </w:t>
      </w:r>
      <w:r w:rsidR="00CB77E8">
        <w:rPr>
          <w:sz w:val="24"/>
          <w:szCs w:val="24"/>
        </w:rPr>
        <w:t>to</w:t>
      </w:r>
      <w:r w:rsidR="00CB77E8">
        <w:rPr>
          <w:spacing w:val="-2"/>
          <w:sz w:val="24"/>
          <w:szCs w:val="24"/>
        </w:rPr>
        <w:t xml:space="preserve"> f</w:t>
      </w:r>
      <w:r w:rsidR="00CB77E8">
        <w:rPr>
          <w:sz w:val="24"/>
          <w:szCs w:val="24"/>
        </w:rPr>
        <w:t>acilitate</w:t>
      </w:r>
      <w:r w:rsidR="00CB77E8">
        <w:rPr>
          <w:spacing w:val="-8"/>
          <w:sz w:val="24"/>
          <w:szCs w:val="24"/>
        </w:rPr>
        <w:t xml:space="preserve"> </w:t>
      </w:r>
      <w:r w:rsidR="00CB77E8">
        <w:rPr>
          <w:sz w:val="24"/>
          <w:szCs w:val="24"/>
        </w:rPr>
        <w:t>mapping</w:t>
      </w:r>
      <w:r w:rsidR="00CB77E8">
        <w:rPr>
          <w:spacing w:val="-8"/>
          <w:sz w:val="24"/>
          <w:szCs w:val="24"/>
        </w:rPr>
        <w:t xml:space="preserve"> </w:t>
      </w:r>
      <w:r w:rsidR="00CB77E8">
        <w:rPr>
          <w:sz w:val="24"/>
          <w:szCs w:val="24"/>
        </w:rPr>
        <w:t>between</w:t>
      </w:r>
      <w:r w:rsidR="00CB77E8">
        <w:rPr>
          <w:spacing w:val="-8"/>
          <w:sz w:val="24"/>
          <w:szCs w:val="24"/>
        </w:rPr>
        <w:t xml:space="preserve"> </w:t>
      </w:r>
      <w:r w:rsidR="00CB77E8">
        <w:rPr>
          <w:sz w:val="24"/>
          <w:szCs w:val="24"/>
        </w:rPr>
        <w:t>visual</w:t>
      </w:r>
      <w:r w:rsidR="00CB77E8">
        <w:rPr>
          <w:spacing w:val="-6"/>
          <w:sz w:val="24"/>
          <w:szCs w:val="24"/>
        </w:rPr>
        <w:t xml:space="preserve"> </w:t>
      </w:r>
      <w:r w:rsidR="00CB77E8">
        <w:rPr>
          <w:sz w:val="24"/>
          <w:szCs w:val="24"/>
        </w:rPr>
        <w:t>and spo</w:t>
      </w:r>
      <w:r w:rsidR="00CB77E8">
        <w:rPr>
          <w:spacing w:val="-2"/>
          <w:sz w:val="24"/>
          <w:szCs w:val="24"/>
        </w:rPr>
        <w:t>k</w:t>
      </w:r>
      <w:r w:rsidR="00CB77E8">
        <w:rPr>
          <w:sz w:val="24"/>
          <w:szCs w:val="24"/>
        </w:rPr>
        <w:t>en</w:t>
      </w:r>
      <w:r w:rsidR="00CB77E8">
        <w:rPr>
          <w:spacing w:val="-7"/>
          <w:sz w:val="24"/>
          <w:szCs w:val="24"/>
        </w:rPr>
        <w:t xml:space="preserve"> </w:t>
      </w:r>
      <w:r w:rsidR="00CB77E8">
        <w:rPr>
          <w:spacing w:val="-2"/>
          <w:sz w:val="24"/>
          <w:szCs w:val="24"/>
        </w:rPr>
        <w:t>w</w:t>
      </w:r>
      <w:r w:rsidR="00CB77E8">
        <w:rPr>
          <w:sz w:val="24"/>
          <w:szCs w:val="24"/>
        </w:rPr>
        <w:t>ord</w:t>
      </w:r>
      <w:r w:rsidR="00CB77E8">
        <w:rPr>
          <w:spacing w:val="-5"/>
          <w:sz w:val="24"/>
          <w:szCs w:val="24"/>
        </w:rPr>
        <w:t xml:space="preserve"> </w:t>
      </w:r>
      <w:r w:rsidR="00CB77E8">
        <w:rPr>
          <w:sz w:val="24"/>
          <w:szCs w:val="24"/>
        </w:rPr>
        <w:t>forms,</w:t>
      </w:r>
      <w:r w:rsidR="00CB77E8">
        <w:rPr>
          <w:spacing w:val="-6"/>
          <w:sz w:val="24"/>
          <w:szCs w:val="24"/>
        </w:rPr>
        <w:t xml:space="preserve"> </w:t>
      </w:r>
      <w:r w:rsidR="00CB77E8">
        <w:rPr>
          <w:sz w:val="24"/>
          <w:szCs w:val="24"/>
        </w:rPr>
        <w:t>the</w:t>
      </w:r>
      <w:r w:rsidR="00CB77E8">
        <w:rPr>
          <w:spacing w:val="-3"/>
          <w:sz w:val="24"/>
          <w:szCs w:val="24"/>
        </w:rPr>
        <w:t xml:space="preserve"> </w:t>
      </w:r>
      <w:r w:rsidR="00CB77E8">
        <w:rPr>
          <w:sz w:val="24"/>
          <w:szCs w:val="24"/>
        </w:rPr>
        <w:t>spea</w:t>
      </w:r>
      <w:r w:rsidR="00CB77E8">
        <w:rPr>
          <w:spacing w:val="-2"/>
          <w:sz w:val="24"/>
          <w:szCs w:val="24"/>
        </w:rPr>
        <w:t>k</w:t>
      </w:r>
      <w:r w:rsidR="00CB77E8">
        <w:rPr>
          <w:sz w:val="24"/>
          <w:szCs w:val="24"/>
        </w:rPr>
        <w:t>er</w:t>
      </w:r>
      <w:r w:rsidR="00CB77E8">
        <w:rPr>
          <w:spacing w:val="-7"/>
          <w:sz w:val="24"/>
          <w:szCs w:val="24"/>
        </w:rPr>
        <w:t xml:space="preserve"> </w:t>
      </w:r>
      <w:r w:rsidR="00CB77E8">
        <w:rPr>
          <w:spacing w:val="-5"/>
          <w:sz w:val="24"/>
          <w:szCs w:val="24"/>
        </w:rPr>
        <w:t>b</w:t>
      </w:r>
      <w:r w:rsidR="00CB77E8">
        <w:rPr>
          <w:sz w:val="24"/>
          <w:szCs w:val="24"/>
        </w:rPr>
        <w:t>utton</w:t>
      </w:r>
      <w:r w:rsidR="00CB77E8">
        <w:rPr>
          <w:spacing w:val="-6"/>
          <w:sz w:val="24"/>
          <w:szCs w:val="24"/>
        </w:rPr>
        <w:t xml:space="preserve"> </w:t>
      </w:r>
      <w:r w:rsidR="00CB77E8">
        <w:rPr>
          <w:sz w:val="24"/>
          <w:szCs w:val="24"/>
        </w:rPr>
        <w:t>n</w:t>
      </w:r>
      <w:r w:rsidR="00CB77E8">
        <w:rPr>
          <w:spacing w:val="-4"/>
          <w:sz w:val="24"/>
          <w:szCs w:val="24"/>
        </w:rPr>
        <w:t>e</w:t>
      </w:r>
      <w:r w:rsidR="00CB77E8">
        <w:rPr>
          <w:sz w:val="24"/>
          <w:szCs w:val="24"/>
        </w:rPr>
        <w:t>xt</w:t>
      </w:r>
      <w:r w:rsidR="00CB77E8">
        <w:rPr>
          <w:spacing w:val="-4"/>
          <w:sz w:val="24"/>
          <w:szCs w:val="24"/>
        </w:rPr>
        <w:t xml:space="preserve"> </w:t>
      </w:r>
      <w:r w:rsidR="00CB77E8">
        <w:rPr>
          <w:sz w:val="24"/>
          <w:szCs w:val="24"/>
        </w:rPr>
        <w:t>to</w:t>
      </w:r>
      <w:r w:rsidR="00CB77E8">
        <w:rPr>
          <w:spacing w:val="-2"/>
          <w:sz w:val="24"/>
          <w:szCs w:val="24"/>
        </w:rPr>
        <w:t xml:space="preserve"> </w:t>
      </w:r>
      <w:r w:rsidR="00CB77E8">
        <w:rPr>
          <w:sz w:val="24"/>
          <w:szCs w:val="24"/>
        </w:rPr>
        <w:t>each</w:t>
      </w:r>
      <w:r w:rsidR="00CB77E8">
        <w:rPr>
          <w:spacing w:val="-4"/>
          <w:sz w:val="24"/>
          <w:szCs w:val="24"/>
        </w:rPr>
        <w:t xml:space="preserve"> </w:t>
      </w:r>
      <w:r w:rsidR="00CB77E8">
        <w:rPr>
          <w:spacing w:val="-2"/>
          <w:sz w:val="24"/>
          <w:szCs w:val="24"/>
        </w:rPr>
        <w:t>w</w:t>
      </w:r>
      <w:r w:rsidR="00CB77E8">
        <w:rPr>
          <w:sz w:val="24"/>
          <w:szCs w:val="24"/>
        </w:rPr>
        <w:t>ord</w:t>
      </w:r>
      <w:r w:rsidR="00CB77E8">
        <w:rPr>
          <w:spacing w:val="-5"/>
          <w:sz w:val="24"/>
          <w:szCs w:val="24"/>
        </w:rPr>
        <w:t xml:space="preserve"> </w:t>
      </w:r>
      <w:r w:rsidR="00CB77E8">
        <w:rPr>
          <w:sz w:val="24"/>
          <w:szCs w:val="24"/>
        </w:rPr>
        <w:t>played</w:t>
      </w:r>
      <w:r w:rsidR="00CB77E8">
        <w:rPr>
          <w:spacing w:val="-6"/>
          <w:sz w:val="24"/>
          <w:szCs w:val="24"/>
        </w:rPr>
        <w:t xml:space="preserve"> </w:t>
      </w:r>
      <w:r w:rsidR="00CB77E8">
        <w:rPr>
          <w:sz w:val="24"/>
          <w:szCs w:val="24"/>
        </w:rPr>
        <w:t>the</w:t>
      </w:r>
      <w:r w:rsidR="00CB77E8">
        <w:rPr>
          <w:spacing w:val="-3"/>
          <w:sz w:val="24"/>
          <w:szCs w:val="24"/>
        </w:rPr>
        <w:t xml:space="preserve"> </w:t>
      </w:r>
      <w:r w:rsidR="00CB77E8">
        <w:rPr>
          <w:sz w:val="24"/>
          <w:szCs w:val="24"/>
        </w:rPr>
        <w:t>spo</w:t>
      </w:r>
      <w:r w:rsidR="00CB77E8">
        <w:rPr>
          <w:spacing w:val="-2"/>
          <w:sz w:val="24"/>
          <w:szCs w:val="24"/>
        </w:rPr>
        <w:t>k</w:t>
      </w:r>
      <w:r w:rsidR="00CB77E8">
        <w:rPr>
          <w:sz w:val="24"/>
          <w:szCs w:val="24"/>
        </w:rPr>
        <w:t>en</w:t>
      </w:r>
      <w:r w:rsidR="00CB77E8">
        <w:rPr>
          <w:spacing w:val="-7"/>
          <w:sz w:val="24"/>
          <w:szCs w:val="24"/>
        </w:rPr>
        <w:t xml:space="preserve"> </w:t>
      </w:r>
      <w:r w:rsidR="00CB77E8">
        <w:rPr>
          <w:spacing w:val="-2"/>
          <w:sz w:val="24"/>
          <w:szCs w:val="24"/>
        </w:rPr>
        <w:t>w</w:t>
      </w:r>
      <w:r w:rsidR="00CB77E8">
        <w:rPr>
          <w:sz w:val="24"/>
          <w:szCs w:val="24"/>
        </w:rPr>
        <w:t>ord</w:t>
      </w:r>
      <w:r w:rsidR="00CB77E8">
        <w:rPr>
          <w:spacing w:val="-5"/>
          <w:sz w:val="24"/>
          <w:szCs w:val="24"/>
        </w:rPr>
        <w:t xml:space="preserve"> </w:t>
      </w:r>
      <w:r w:rsidR="00CB77E8">
        <w:rPr>
          <w:sz w:val="24"/>
          <w:szCs w:val="24"/>
        </w:rPr>
        <w:t>when</w:t>
      </w:r>
      <w:r w:rsidR="00CB77E8">
        <w:rPr>
          <w:spacing w:val="-5"/>
          <w:sz w:val="24"/>
          <w:szCs w:val="24"/>
        </w:rPr>
        <w:t xml:space="preserve"> </w:t>
      </w:r>
      <w:r w:rsidR="00CB77E8">
        <w:rPr>
          <w:sz w:val="24"/>
          <w:szCs w:val="24"/>
        </w:rPr>
        <w:t>clic</w:t>
      </w:r>
      <w:r w:rsidR="00CB77E8">
        <w:rPr>
          <w:spacing w:val="-2"/>
          <w:sz w:val="24"/>
          <w:szCs w:val="24"/>
        </w:rPr>
        <w:t>k</w:t>
      </w:r>
      <w:r w:rsidR="00CB77E8">
        <w:rPr>
          <w:sz w:val="24"/>
          <w:szCs w:val="24"/>
        </w:rPr>
        <w:t>ed. In</w:t>
      </w:r>
      <w:r w:rsidR="00CB77E8">
        <w:rPr>
          <w:spacing w:val="-2"/>
          <w:sz w:val="24"/>
          <w:szCs w:val="24"/>
        </w:rPr>
        <w:t xml:space="preserve"> </w:t>
      </w:r>
      <w:r w:rsidR="00CB77E8">
        <w:rPr>
          <w:sz w:val="24"/>
          <w:szCs w:val="24"/>
        </w:rPr>
        <w:t>t</w:t>
      </w:r>
      <w:r w:rsidR="00CB77E8">
        <w:rPr>
          <w:spacing w:val="-2"/>
          <w:sz w:val="24"/>
          <w:szCs w:val="24"/>
        </w:rPr>
        <w:t>w</w:t>
      </w:r>
      <w:r w:rsidR="00CB77E8">
        <w:rPr>
          <w:sz w:val="24"/>
          <w:szCs w:val="24"/>
        </w:rPr>
        <w:t>o</w:t>
      </w:r>
      <w:r w:rsidR="00CB77E8">
        <w:rPr>
          <w:spacing w:val="-4"/>
          <w:sz w:val="24"/>
          <w:szCs w:val="24"/>
        </w:rPr>
        <w:t xml:space="preserve"> </w:t>
      </w:r>
      <w:r w:rsidR="00CB77E8">
        <w:rPr>
          <w:sz w:val="24"/>
          <w:szCs w:val="24"/>
        </w:rPr>
        <w:t>catch</w:t>
      </w:r>
      <w:r w:rsidR="00CB77E8">
        <w:rPr>
          <w:spacing w:val="-5"/>
          <w:sz w:val="24"/>
          <w:szCs w:val="24"/>
        </w:rPr>
        <w:t xml:space="preserve"> </w:t>
      </w:r>
      <w:r w:rsidR="00CB77E8">
        <w:rPr>
          <w:sz w:val="24"/>
          <w:szCs w:val="24"/>
        </w:rPr>
        <w:t>trials,</w:t>
      </w:r>
      <w:r w:rsidR="00CB77E8">
        <w:rPr>
          <w:spacing w:val="-5"/>
          <w:sz w:val="24"/>
          <w:szCs w:val="24"/>
        </w:rPr>
        <w:t xml:space="preserve"> </w:t>
      </w:r>
      <w:r w:rsidR="00CB77E8">
        <w:rPr>
          <w:sz w:val="24"/>
          <w:szCs w:val="24"/>
        </w:rPr>
        <w:t>we</w:t>
      </w:r>
      <w:r w:rsidR="00CB77E8">
        <w:rPr>
          <w:spacing w:val="-3"/>
          <w:sz w:val="24"/>
          <w:szCs w:val="24"/>
        </w:rPr>
        <w:t xml:space="preserve"> </w:t>
      </w:r>
      <w:r w:rsidR="00CB77E8">
        <w:rPr>
          <w:sz w:val="24"/>
          <w:szCs w:val="24"/>
        </w:rPr>
        <w:t>as</w:t>
      </w:r>
      <w:r w:rsidR="00CB77E8">
        <w:rPr>
          <w:spacing w:val="-2"/>
          <w:sz w:val="24"/>
          <w:szCs w:val="24"/>
        </w:rPr>
        <w:t>k</w:t>
      </w:r>
      <w:r w:rsidR="00CB77E8">
        <w:rPr>
          <w:sz w:val="24"/>
          <w:szCs w:val="24"/>
        </w:rPr>
        <w:t>ed</w:t>
      </w:r>
      <w:r w:rsidR="00CB77E8">
        <w:rPr>
          <w:spacing w:val="-5"/>
          <w:sz w:val="24"/>
          <w:szCs w:val="24"/>
        </w:rPr>
        <w:t xml:space="preserve"> </w:t>
      </w:r>
      <w:r w:rsidR="00CB77E8">
        <w:rPr>
          <w:sz w:val="24"/>
          <w:szCs w:val="24"/>
        </w:rPr>
        <w:t>participants</w:t>
      </w:r>
      <w:r w:rsidR="00CB77E8">
        <w:rPr>
          <w:spacing w:val="-11"/>
          <w:sz w:val="24"/>
          <w:szCs w:val="24"/>
        </w:rPr>
        <w:t xml:space="preserve"> </w:t>
      </w:r>
      <w:r w:rsidR="00CB77E8">
        <w:rPr>
          <w:sz w:val="24"/>
          <w:szCs w:val="24"/>
        </w:rPr>
        <w:t>to</w:t>
      </w:r>
      <w:r w:rsidR="00CB77E8">
        <w:rPr>
          <w:spacing w:val="-2"/>
          <w:sz w:val="24"/>
          <w:szCs w:val="24"/>
        </w:rPr>
        <w:t xml:space="preserve"> </w:t>
      </w:r>
      <w:r w:rsidR="00CB77E8">
        <w:rPr>
          <w:sz w:val="24"/>
          <w:szCs w:val="24"/>
        </w:rPr>
        <w:t>press</w:t>
      </w:r>
      <w:r w:rsidR="00CB77E8">
        <w:rPr>
          <w:spacing w:val="-5"/>
          <w:sz w:val="24"/>
          <w:szCs w:val="24"/>
        </w:rPr>
        <w:t xml:space="preserve"> </w:t>
      </w:r>
      <w:r w:rsidR="00CB77E8">
        <w:rPr>
          <w:sz w:val="24"/>
          <w:szCs w:val="24"/>
        </w:rPr>
        <w:t>the</w:t>
      </w:r>
      <w:r w:rsidR="00CB77E8">
        <w:rPr>
          <w:spacing w:val="-3"/>
          <w:sz w:val="24"/>
          <w:szCs w:val="24"/>
        </w:rPr>
        <w:t xml:space="preserve"> </w:t>
      </w:r>
      <w:r w:rsidR="00CB77E8">
        <w:rPr>
          <w:sz w:val="24"/>
          <w:szCs w:val="24"/>
        </w:rPr>
        <w:t>response</w:t>
      </w:r>
      <w:r w:rsidR="00CB77E8">
        <w:rPr>
          <w:spacing w:val="-8"/>
          <w:sz w:val="24"/>
          <w:szCs w:val="24"/>
        </w:rPr>
        <w:t xml:space="preserve"> </w:t>
      </w:r>
      <w:r w:rsidR="00CB77E8">
        <w:rPr>
          <w:spacing w:val="-5"/>
          <w:sz w:val="24"/>
          <w:szCs w:val="24"/>
        </w:rPr>
        <w:t>b</w:t>
      </w:r>
      <w:r w:rsidR="00CB77E8">
        <w:rPr>
          <w:sz w:val="24"/>
          <w:szCs w:val="24"/>
        </w:rPr>
        <w:t>utton</w:t>
      </w:r>
      <w:r w:rsidR="00CB77E8">
        <w:rPr>
          <w:spacing w:val="-6"/>
          <w:sz w:val="24"/>
          <w:szCs w:val="24"/>
        </w:rPr>
        <w:t xml:space="preserve"> </w:t>
      </w:r>
      <w:r w:rsidR="00CB77E8">
        <w:rPr>
          <w:sz w:val="24"/>
          <w:szCs w:val="24"/>
        </w:rPr>
        <w:t>corresponding</w:t>
      </w:r>
      <w:r w:rsidR="00CB77E8">
        <w:rPr>
          <w:spacing w:val="-14"/>
          <w:sz w:val="24"/>
          <w:szCs w:val="24"/>
        </w:rPr>
        <w:t xml:space="preserve"> </w:t>
      </w:r>
      <w:r w:rsidR="00CB77E8">
        <w:rPr>
          <w:sz w:val="24"/>
          <w:szCs w:val="24"/>
        </w:rPr>
        <w:t>to</w:t>
      </w:r>
      <w:r w:rsidR="00CB77E8">
        <w:rPr>
          <w:spacing w:val="-2"/>
          <w:sz w:val="24"/>
          <w:szCs w:val="24"/>
        </w:rPr>
        <w:t xml:space="preserve"> </w:t>
      </w:r>
      <w:r w:rsidR="00CB77E8">
        <w:rPr>
          <w:sz w:val="24"/>
          <w:szCs w:val="24"/>
        </w:rPr>
        <w:t>the solution</w:t>
      </w:r>
      <w:r w:rsidR="00CB77E8">
        <w:rPr>
          <w:spacing w:val="-8"/>
          <w:sz w:val="24"/>
          <w:szCs w:val="24"/>
        </w:rPr>
        <w:t xml:space="preserve"> </w:t>
      </w:r>
      <w:r w:rsidR="00CB77E8">
        <w:rPr>
          <w:sz w:val="24"/>
          <w:szCs w:val="24"/>
        </w:rPr>
        <w:t>of</w:t>
      </w:r>
      <w:r w:rsidR="00CB77E8">
        <w:rPr>
          <w:spacing w:val="-2"/>
          <w:sz w:val="24"/>
          <w:szCs w:val="24"/>
        </w:rPr>
        <w:t xml:space="preserve"> </w:t>
      </w:r>
      <w:r w:rsidR="00CB77E8">
        <w:rPr>
          <w:sz w:val="24"/>
          <w:szCs w:val="24"/>
        </w:rPr>
        <w:t>a</w:t>
      </w:r>
      <w:r w:rsidR="00CB77E8">
        <w:rPr>
          <w:spacing w:val="-1"/>
          <w:sz w:val="24"/>
          <w:szCs w:val="24"/>
        </w:rPr>
        <w:t xml:space="preserve"> </w:t>
      </w:r>
      <w:r w:rsidR="00CB77E8">
        <w:rPr>
          <w:sz w:val="24"/>
          <w:szCs w:val="24"/>
        </w:rPr>
        <w:t>simple</w:t>
      </w:r>
      <w:r w:rsidR="00CB77E8">
        <w:rPr>
          <w:spacing w:val="-6"/>
          <w:sz w:val="24"/>
          <w:szCs w:val="24"/>
        </w:rPr>
        <w:t xml:space="preserve"> </w:t>
      </w:r>
      <w:r w:rsidR="00CB77E8">
        <w:rPr>
          <w:sz w:val="24"/>
          <w:szCs w:val="24"/>
        </w:rPr>
        <w:t>arithmetic</w:t>
      </w:r>
      <w:r w:rsidR="00CB77E8">
        <w:rPr>
          <w:spacing w:val="-10"/>
          <w:sz w:val="24"/>
          <w:szCs w:val="24"/>
        </w:rPr>
        <w:t xml:space="preserve"> </w:t>
      </w:r>
      <w:r w:rsidR="00CB77E8">
        <w:rPr>
          <w:sz w:val="24"/>
          <w:szCs w:val="24"/>
        </w:rPr>
        <w:t>problem.</w:t>
      </w:r>
      <w:r w:rsidR="00CB77E8">
        <w:rPr>
          <w:spacing w:val="5"/>
          <w:sz w:val="24"/>
          <w:szCs w:val="24"/>
        </w:rPr>
        <w:t xml:space="preserve"> </w:t>
      </w:r>
      <w:r w:rsidR="00CB77E8">
        <w:rPr>
          <w:sz w:val="24"/>
          <w:szCs w:val="24"/>
        </w:rPr>
        <w:t>If</w:t>
      </w:r>
      <w:r w:rsidR="00CB77E8">
        <w:rPr>
          <w:spacing w:val="-2"/>
          <w:sz w:val="24"/>
          <w:szCs w:val="24"/>
        </w:rPr>
        <w:t xml:space="preserve"> </w:t>
      </w:r>
      <w:r w:rsidR="00CB77E8">
        <w:rPr>
          <w:sz w:val="24"/>
          <w:szCs w:val="24"/>
        </w:rPr>
        <w:t>participants</w:t>
      </w:r>
      <w:r w:rsidR="00CB77E8">
        <w:rPr>
          <w:spacing w:val="-11"/>
          <w:sz w:val="24"/>
          <w:szCs w:val="24"/>
        </w:rPr>
        <w:t xml:space="preserve"> </w:t>
      </w:r>
      <w:r w:rsidR="00CB77E8">
        <w:rPr>
          <w:sz w:val="24"/>
          <w:szCs w:val="24"/>
        </w:rPr>
        <w:t>learned</w:t>
      </w:r>
      <w:r w:rsidR="00CB77E8">
        <w:rPr>
          <w:spacing w:val="-7"/>
          <w:sz w:val="24"/>
          <w:szCs w:val="24"/>
        </w:rPr>
        <w:t xml:space="preserve"> </w:t>
      </w:r>
      <w:r w:rsidR="00CB77E8">
        <w:rPr>
          <w:sz w:val="24"/>
          <w:szCs w:val="24"/>
        </w:rPr>
        <w:t>the</w:t>
      </w:r>
      <w:r w:rsidR="00CB77E8">
        <w:rPr>
          <w:spacing w:val="-3"/>
          <w:sz w:val="24"/>
          <w:szCs w:val="24"/>
        </w:rPr>
        <w:t xml:space="preserve"> </w:t>
      </w:r>
      <w:r w:rsidR="00CB77E8">
        <w:rPr>
          <w:sz w:val="24"/>
          <w:szCs w:val="24"/>
        </w:rPr>
        <w:t>MN</w:t>
      </w:r>
      <w:r w:rsidR="00CB77E8">
        <w:rPr>
          <w:spacing w:val="-4"/>
          <w:sz w:val="24"/>
          <w:szCs w:val="24"/>
        </w:rPr>
        <w:t xml:space="preserve"> </w:t>
      </w:r>
      <w:r w:rsidR="00CB77E8">
        <w:rPr>
          <w:sz w:val="24"/>
          <w:szCs w:val="24"/>
        </w:rPr>
        <w:t>and</w:t>
      </w:r>
      <w:r w:rsidR="00CB77E8">
        <w:rPr>
          <w:spacing w:val="-3"/>
          <w:sz w:val="24"/>
          <w:szCs w:val="24"/>
        </w:rPr>
        <w:t xml:space="preserve"> </w:t>
      </w:r>
      <w:r w:rsidR="00CB77E8">
        <w:rPr>
          <w:sz w:val="24"/>
          <w:szCs w:val="24"/>
        </w:rPr>
        <w:t>PQ</w:t>
      </w:r>
      <w:r w:rsidR="00CB77E8">
        <w:rPr>
          <w:spacing w:val="-3"/>
          <w:sz w:val="24"/>
          <w:szCs w:val="24"/>
        </w:rPr>
        <w:t xml:space="preserve"> </w:t>
      </w:r>
      <w:r w:rsidR="00CB77E8">
        <w:rPr>
          <w:sz w:val="24"/>
          <w:szCs w:val="24"/>
        </w:rPr>
        <w:t>co-occurrence relationships</w:t>
      </w:r>
      <w:r w:rsidR="00CB77E8">
        <w:rPr>
          <w:spacing w:val="-12"/>
          <w:sz w:val="24"/>
          <w:szCs w:val="24"/>
        </w:rPr>
        <w:t xml:space="preserve"> </w:t>
      </w:r>
      <w:r w:rsidR="00CB77E8">
        <w:rPr>
          <w:sz w:val="24"/>
          <w:szCs w:val="24"/>
        </w:rPr>
        <w:t>and</w:t>
      </w:r>
      <w:r w:rsidR="00CB77E8">
        <w:rPr>
          <w:spacing w:val="16"/>
          <w:sz w:val="24"/>
          <w:szCs w:val="24"/>
        </w:rPr>
        <w:t xml:space="preserve"> </w:t>
      </w:r>
      <w:r w:rsidR="00CB77E8">
        <w:rPr>
          <w:sz w:val="24"/>
          <w:szCs w:val="24"/>
        </w:rPr>
        <w:t>used</w:t>
      </w:r>
      <w:r w:rsidR="00CB77E8">
        <w:rPr>
          <w:spacing w:val="-4"/>
          <w:sz w:val="24"/>
          <w:szCs w:val="24"/>
        </w:rPr>
        <w:t xml:space="preserve"> </w:t>
      </w:r>
      <w:r w:rsidR="00CB77E8">
        <w:rPr>
          <w:sz w:val="24"/>
          <w:szCs w:val="24"/>
        </w:rPr>
        <w:t>these</w:t>
      </w:r>
      <w:r w:rsidR="00CB77E8">
        <w:rPr>
          <w:spacing w:val="-5"/>
          <w:sz w:val="24"/>
          <w:szCs w:val="24"/>
        </w:rPr>
        <w:t xml:space="preserve"> </w:t>
      </w:r>
      <w:r w:rsidR="00CB77E8">
        <w:rPr>
          <w:sz w:val="24"/>
          <w:szCs w:val="24"/>
        </w:rPr>
        <w:t>relationships</w:t>
      </w:r>
      <w:r w:rsidR="00CB77E8">
        <w:rPr>
          <w:spacing w:val="-12"/>
          <w:sz w:val="24"/>
          <w:szCs w:val="24"/>
        </w:rPr>
        <w:t xml:space="preserve"> </w:t>
      </w:r>
      <w:r w:rsidR="00CB77E8">
        <w:rPr>
          <w:sz w:val="24"/>
          <w:szCs w:val="24"/>
        </w:rPr>
        <w:t>as</w:t>
      </w:r>
      <w:r w:rsidR="00CB77E8">
        <w:rPr>
          <w:spacing w:val="-2"/>
          <w:sz w:val="24"/>
          <w:szCs w:val="24"/>
        </w:rPr>
        <w:t xml:space="preserve"> </w:t>
      </w:r>
      <w:r w:rsidR="00CB77E8">
        <w:rPr>
          <w:sz w:val="24"/>
          <w:szCs w:val="24"/>
        </w:rPr>
        <w:t>a</w:t>
      </w:r>
      <w:r w:rsidR="00CB77E8">
        <w:rPr>
          <w:spacing w:val="-1"/>
          <w:sz w:val="24"/>
          <w:szCs w:val="24"/>
        </w:rPr>
        <w:t xml:space="preserve"> </w:t>
      </w:r>
      <w:r w:rsidR="00CB77E8">
        <w:rPr>
          <w:sz w:val="24"/>
          <w:szCs w:val="24"/>
        </w:rPr>
        <w:t>basis</w:t>
      </w:r>
      <w:r w:rsidR="00CB77E8">
        <w:rPr>
          <w:spacing w:val="-5"/>
          <w:sz w:val="24"/>
          <w:szCs w:val="24"/>
        </w:rPr>
        <w:t xml:space="preserve"> </w:t>
      </w:r>
      <w:r w:rsidR="00CB77E8">
        <w:rPr>
          <w:sz w:val="24"/>
          <w:szCs w:val="24"/>
        </w:rPr>
        <w:t>for</w:t>
      </w:r>
      <w:r w:rsidR="00CB77E8">
        <w:rPr>
          <w:spacing w:val="-3"/>
          <w:sz w:val="24"/>
          <w:szCs w:val="24"/>
        </w:rPr>
        <w:t xml:space="preserve"> </w:t>
      </w:r>
      <w:r w:rsidR="00CB77E8">
        <w:rPr>
          <w:sz w:val="24"/>
          <w:szCs w:val="24"/>
        </w:rPr>
        <w:t>l</w:t>
      </w:r>
      <w:r w:rsidR="00CB77E8">
        <w:rPr>
          <w:spacing w:val="-4"/>
          <w:sz w:val="24"/>
          <w:szCs w:val="24"/>
        </w:rPr>
        <w:t>e</w:t>
      </w:r>
      <w:r w:rsidR="00CB77E8">
        <w:rPr>
          <w:sz w:val="24"/>
          <w:szCs w:val="24"/>
        </w:rPr>
        <w:t>xical</w:t>
      </w:r>
      <w:r w:rsidR="00CB77E8">
        <w:rPr>
          <w:spacing w:val="-6"/>
          <w:sz w:val="24"/>
          <w:szCs w:val="24"/>
        </w:rPr>
        <w:t xml:space="preserve"> </w:t>
      </w:r>
      <w:r w:rsidR="00CB77E8">
        <w:rPr>
          <w:sz w:val="24"/>
          <w:szCs w:val="24"/>
        </w:rPr>
        <w:t>cat</w:t>
      </w:r>
      <w:r w:rsidR="00CB77E8">
        <w:rPr>
          <w:spacing w:val="-4"/>
          <w:sz w:val="24"/>
          <w:szCs w:val="24"/>
        </w:rPr>
        <w:t>e</w:t>
      </w:r>
      <w:r w:rsidR="00CB77E8">
        <w:rPr>
          <w:sz w:val="24"/>
          <w:szCs w:val="24"/>
        </w:rPr>
        <w:t>gorization,</w:t>
      </w:r>
      <w:r w:rsidR="00CB77E8">
        <w:rPr>
          <w:spacing w:val="-14"/>
          <w:sz w:val="24"/>
          <w:szCs w:val="24"/>
        </w:rPr>
        <w:t xml:space="preserve"> </w:t>
      </w:r>
      <w:r w:rsidR="00CB77E8">
        <w:rPr>
          <w:sz w:val="24"/>
          <w:szCs w:val="24"/>
        </w:rPr>
        <w:t>then</w:t>
      </w:r>
      <w:r w:rsidR="00CB77E8">
        <w:rPr>
          <w:spacing w:val="-4"/>
          <w:sz w:val="24"/>
          <w:szCs w:val="24"/>
        </w:rPr>
        <w:t xml:space="preserve"> </w:t>
      </w:r>
      <w:r w:rsidR="00CB77E8">
        <w:rPr>
          <w:sz w:val="24"/>
          <w:szCs w:val="24"/>
        </w:rPr>
        <w:t>we</w:t>
      </w:r>
      <w:r w:rsidR="00CB77E8">
        <w:rPr>
          <w:spacing w:val="-3"/>
          <w:sz w:val="24"/>
          <w:szCs w:val="24"/>
        </w:rPr>
        <w:t xml:space="preserve"> </w:t>
      </w:r>
      <w:r w:rsidR="00CB77E8">
        <w:rPr>
          <w:spacing w:val="-4"/>
          <w:sz w:val="24"/>
          <w:szCs w:val="24"/>
        </w:rPr>
        <w:t>e</w:t>
      </w:r>
      <w:r w:rsidR="00CB77E8">
        <w:rPr>
          <w:sz w:val="24"/>
          <w:szCs w:val="24"/>
        </w:rPr>
        <w:t>xpected that</w:t>
      </w:r>
      <w:r w:rsidR="00CB77E8">
        <w:rPr>
          <w:spacing w:val="-4"/>
          <w:sz w:val="24"/>
          <w:szCs w:val="24"/>
        </w:rPr>
        <w:t xml:space="preserve"> </w:t>
      </w:r>
      <w:r w:rsidR="00CB77E8">
        <w:rPr>
          <w:sz w:val="24"/>
          <w:szCs w:val="24"/>
        </w:rPr>
        <w:t>participants</w:t>
      </w:r>
      <w:r w:rsidR="00CB77E8">
        <w:rPr>
          <w:spacing w:val="-11"/>
          <w:sz w:val="24"/>
          <w:szCs w:val="24"/>
        </w:rPr>
        <w:t xml:space="preserve"> </w:t>
      </w:r>
      <w:r w:rsidR="00CB77E8">
        <w:rPr>
          <w:spacing w:val="-2"/>
          <w:sz w:val="24"/>
          <w:szCs w:val="24"/>
        </w:rPr>
        <w:t>w</w:t>
      </w:r>
      <w:r w:rsidR="00CB77E8">
        <w:rPr>
          <w:sz w:val="24"/>
          <w:szCs w:val="24"/>
        </w:rPr>
        <w:t>ould</w:t>
      </w:r>
      <w:r w:rsidR="00CB77E8">
        <w:rPr>
          <w:spacing w:val="-6"/>
          <w:sz w:val="24"/>
          <w:szCs w:val="24"/>
        </w:rPr>
        <w:t xml:space="preserve"> </w:t>
      </w:r>
      <w:r w:rsidR="00CB77E8">
        <w:rPr>
          <w:sz w:val="24"/>
          <w:szCs w:val="24"/>
        </w:rPr>
        <w:t>rate</w:t>
      </w:r>
      <w:r w:rsidR="00CB77E8">
        <w:rPr>
          <w:spacing w:val="-4"/>
          <w:sz w:val="24"/>
          <w:szCs w:val="24"/>
        </w:rPr>
        <w:t xml:space="preserve"> </w:t>
      </w:r>
      <w:r w:rsidR="00CB77E8">
        <w:rPr>
          <w:sz w:val="24"/>
          <w:szCs w:val="24"/>
        </w:rPr>
        <w:t>within-cat</w:t>
      </w:r>
      <w:r w:rsidR="00CB77E8">
        <w:rPr>
          <w:spacing w:val="-4"/>
          <w:sz w:val="24"/>
          <w:szCs w:val="24"/>
        </w:rPr>
        <w:t>e</w:t>
      </w:r>
      <w:r w:rsidR="00CB77E8">
        <w:rPr>
          <w:sz w:val="24"/>
          <w:szCs w:val="24"/>
        </w:rPr>
        <w:t>gory</w:t>
      </w:r>
      <w:r w:rsidR="00CB77E8">
        <w:rPr>
          <w:spacing w:val="-15"/>
          <w:sz w:val="24"/>
          <w:szCs w:val="24"/>
        </w:rPr>
        <w:t xml:space="preserve"> </w:t>
      </w:r>
      <w:r w:rsidR="00CB77E8">
        <w:rPr>
          <w:sz w:val="24"/>
          <w:szCs w:val="24"/>
        </w:rPr>
        <w:t>pairs</w:t>
      </w:r>
      <w:r w:rsidR="00CB77E8">
        <w:rPr>
          <w:spacing w:val="-5"/>
          <w:sz w:val="24"/>
          <w:szCs w:val="24"/>
        </w:rPr>
        <w:t xml:space="preserve"> </w:t>
      </w:r>
      <w:r w:rsidR="00CB77E8">
        <w:rPr>
          <w:sz w:val="24"/>
          <w:szCs w:val="24"/>
        </w:rPr>
        <w:t>of</w:t>
      </w:r>
      <w:r w:rsidR="00CB77E8">
        <w:rPr>
          <w:spacing w:val="-2"/>
          <w:sz w:val="24"/>
          <w:szCs w:val="24"/>
        </w:rPr>
        <w:t xml:space="preserve"> w</w:t>
      </w:r>
      <w:r w:rsidR="00CB77E8">
        <w:rPr>
          <w:sz w:val="24"/>
          <w:szCs w:val="24"/>
        </w:rPr>
        <w:t>ords</w:t>
      </w:r>
      <w:r w:rsidR="00CB77E8">
        <w:rPr>
          <w:spacing w:val="-6"/>
          <w:sz w:val="24"/>
          <w:szCs w:val="24"/>
        </w:rPr>
        <w:t xml:space="preserve"> </w:t>
      </w:r>
      <w:r w:rsidR="00CB77E8">
        <w:rPr>
          <w:sz w:val="24"/>
          <w:szCs w:val="24"/>
        </w:rPr>
        <w:t>as</w:t>
      </w:r>
      <w:r w:rsidR="00CB77E8">
        <w:rPr>
          <w:spacing w:val="-2"/>
          <w:sz w:val="24"/>
          <w:szCs w:val="24"/>
        </w:rPr>
        <w:t xml:space="preserve"> </w:t>
      </w:r>
      <w:r w:rsidR="00CB77E8">
        <w:rPr>
          <w:sz w:val="24"/>
          <w:szCs w:val="24"/>
        </w:rPr>
        <w:t>more</w:t>
      </w:r>
      <w:r w:rsidR="00CB77E8">
        <w:rPr>
          <w:spacing w:val="-5"/>
          <w:sz w:val="24"/>
          <w:szCs w:val="24"/>
        </w:rPr>
        <w:t xml:space="preserve"> </w:t>
      </w:r>
      <w:r w:rsidR="00CB77E8">
        <w:rPr>
          <w:sz w:val="24"/>
          <w:szCs w:val="24"/>
        </w:rPr>
        <w:t>similar</w:t>
      </w:r>
      <w:r w:rsidR="00CB77E8">
        <w:rPr>
          <w:spacing w:val="-7"/>
          <w:sz w:val="24"/>
          <w:szCs w:val="24"/>
        </w:rPr>
        <w:t xml:space="preserve"> </w:t>
      </w:r>
      <w:r w:rsidR="00CB77E8">
        <w:rPr>
          <w:sz w:val="24"/>
          <w:szCs w:val="24"/>
        </w:rPr>
        <w:t>than</w:t>
      </w:r>
      <w:r w:rsidR="00CB77E8">
        <w:rPr>
          <w:spacing w:val="-4"/>
          <w:sz w:val="24"/>
          <w:szCs w:val="24"/>
        </w:rPr>
        <w:t xml:space="preserve"> </w:t>
      </w:r>
      <w:r w:rsidR="00CB77E8">
        <w:rPr>
          <w:sz w:val="24"/>
          <w:szCs w:val="24"/>
        </w:rPr>
        <w:t>cross-cat</w:t>
      </w:r>
      <w:r w:rsidR="00CB77E8">
        <w:rPr>
          <w:spacing w:val="-4"/>
          <w:sz w:val="24"/>
          <w:szCs w:val="24"/>
        </w:rPr>
        <w:t>e</w:t>
      </w:r>
      <w:r w:rsidR="00CB77E8">
        <w:rPr>
          <w:sz w:val="24"/>
          <w:szCs w:val="24"/>
        </w:rPr>
        <w:t>gory pairs.</w:t>
      </w:r>
    </w:p>
    <w:p w:rsidR="00B72476" w:rsidRDefault="00CB77E8">
      <w:pPr>
        <w:spacing w:before="84" w:line="415" w:lineRule="auto"/>
        <w:ind w:left="120" w:right="377" w:firstLine="576"/>
        <w:rPr>
          <w:sz w:val="24"/>
          <w:szCs w:val="24"/>
        </w:rPr>
        <w:sectPr w:rsidR="00B72476">
          <w:pgSz w:w="12240" w:h="15840"/>
          <w:pgMar w:top="960" w:right="1340" w:bottom="280" w:left="1320" w:header="736" w:footer="0" w:gutter="0"/>
          <w:cols w:space="720"/>
        </w:sectPr>
      </w:pPr>
      <w:r>
        <w:rPr>
          <w:sz w:val="24"/>
          <w:szCs w:val="24"/>
        </w:rPr>
        <w:t>Memor</w:t>
      </w:r>
      <w:r>
        <w:rPr>
          <w:spacing w:val="-9"/>
          <w:sz w:val="24"/>
          <w:szCs w:val="24"/>
        </w:rPr>
        <w:t>y</w:t>
      </w:r>
      <w:r>
        <w:rPr>
          <w:sz w:val="24"/>
          <w:szCs w:val="24"/>
        </w:rPr>
        <w:t xml:space="preserve">.  </w:t>
      </w:r>
      <w:r>
        <w:rPr>
          <w:spacing w:val="50"/>
          <w:sz w:val="24"/>
          <w:szCs w:val="24"/>
        </w:rPr>
        <w:t xml:space="preserve"> </w:t>
      </w:r>
      <w:r>
        <w:rPr>
          <w:spacing w:val="-4"/>
          <w:sz w:val="24"/>
          <w:szCs w:val="24"/>
        </w:rPr>
        <w:t>P</w:t>
      </w:r>
      <w:r>
        <w:rPr>
          <w:sz w:val="24"/>
          <w:szCs w:val="24"/>
        </w:rPr>
        <w:t>articipants</w:t>
      </w:r>
      <w:r>
        <w:rPr>
          <w:spacing w:val="-11"/>
          <w:sz w:val="24"/>
          <w:szCs w:val="24"/>
        </w:rPr>
        <w:t xml:space="preserve"> </w:t>
      </w:r>
      <w:r>
        <w:rPr>
          <w:sz w:val="24"/>
          <w:szCs w:val="24"/>
        </w:rPr>
        <w:t>listened</w:t>
      </w:r>
      <w:r>
        <w:rPr>
          <w:spacing w:val="-7"/>
          <w:sz w:val="24"/>
          <w:szCs w:val="24"/>
        </w:rPr>
        <w:t xml:space="preserve"> </w:t>
      </w:r>
      <w:r>
        <w:rPr>
          <w:sz w:val="24"/>
          <w:szCs w:val="24"/>
        </w:rPr>
        <w:t>to</w:t>
      </w:r>
      <w:r>
        <w:rPr>
          <w:spacing w:val="-2"/>
          <w:sz w:val="24"/>
          <w:szCs w:val="24"/>
        </w:rPr>
        <w:t xml:space="preserve"> </w:t>
      </w:r>
      <w:r>
        <w:rPr>
          <w:sz w:val="24"/>
          <w:szCs w:val="24"/>
        </w:rPr>
        <w:t>sentences</w:t>
      </w:r>
      <w:r>
        <w:rPr>
          <w:spacing w:val="-9"/>
          <w:sz w:val="24"/>
          <w:szCs w:val="24"/>
        </w:rPr>
        <w:t xml:space="preserve"> </w:t>
      </w:r>
      <w:r>
        <w:rPr>
          <w:sz w:val="24"/>
          <w:szCs w:val="24"/>
        </w:rPr>
        <w:t>and</w:t>
      </w:r>
      <w:r>
        <w:rPr>
          <w:spacing w:val="-3"/>
          <w:sz w:val="24"/>
          <w:szCs w:val="24"/>
        </w:rPr>
        <w:t xml:space="preserve"> </w:t>
      </w:r>
      <w:r>
        <w:rPr>
          <w:sz w:val="24"/>
          <w:szCs w:val="24"/>
        </w:rPr>
        <w:t>rated</w:t>
      </w:r>
      <w:r>
        <w:rPr>
          <w:spacing w:val="-5"/>
          <w:sz w:val="24"/>
          <w:szCs w:val="24"/>
        </w:rPr>
        <w:t xml:space="preserve"> </w:t>
      </w:r>
      <w:r>
        <w:rPr>
          <w:sz w:val="24"/>
          <w:szCs w:val="24"/>
        </w:rPr>
        <w:t>on</w:t>
      </w:r>
      <w:r>
        <w:rPr>
          <w:spacing w:val="-2"/>
          <w:sz w:val="24"/>
          <w:szCs w:val="24"/>
        </w:rPr>
        <w:t xml:space="preserve"> </w:t>
      </w:r>
      <w:r>
        <w:rPr>
          <w:sz w:val="24"/>
          <w:szCs w:val="24"/>
        </w:rPr>
        <w:t>a</w:t>
      </w:r>
      <w:r>
        <w:rPr>
          <w:spacing w:val="-1"/>
          <w:sz w:val="24"/>
          <w:szCs w:val="24"/>
        </w:rPr>
        <w:t xml:space="preserve"> </w:t>
      </w:r>
      <w:r>
        <w:rPr>
          <w:sz w:val="24"/>
          <w:szCs w:val="24"/>
        </w:rPr>
        <w:t>5</w:t>
      </w:r>
      <w:r>
        <w:rPr>
          <w:spacing w:val="-1"/>
          <w:sz w:val="24"/>
          <w:szCs w:val="24"/>
        </w:rPr>
        <w:t xml:space="preserve"> </w:t>
      </w:r>
      <w:r>
        <w:rPr>
          <w:sz w:val="24"/>
          <w:szCs w:val="24"/>
        </w:rPr>
        <w:t>point</w:t>
      </w:r>
      <w:r>
        <w:rPr>
          <w:spacing w:val="-5"/>
          <w:sz w:val="24"/>
          <w:szCs w:val="24"/>
        </w:rPr>
        <w:t xml:space="preserve"> </w:t>
      </w:r>
      <w:r>
        <w:rPr>
          <w:sz w:val="24"/>
          <w:szCs w:val="24"/>
        </w:rPr>
        <w:t>scale</w:t>
      </w:r>
      <w:r>
        <w:rPr>
          <w:spacing w:val="-5"/>
          <w:sz w:val="24"/>
          <w:szCs w:val="24"/>
        </w:rPr>
        <w:t xml:space="preserve"> </w:t>
      </w:r>
      <w:r>
        <w:rPr>
          <w:sz w:val="24"/>
          <w:szCs w:val="24"/>
        </w:rPr>
        <w:t>h</w:t>
      </w:r>
      <w:r>
        <w:rPr>
          <w:spacing w:val="-6"/>
          <w:sz w:val="24"/>
          <w:szCs w:val="24"/>
        </w:rPr>
        <w:t>o</w:t>
      </w:r>
      <w:r>
        <w:rPr>
          <w:sz w:val="24"/>
          <w:szCs w:val="24"/>
        </w:rPr>
        <w:t>w</w:t>
      </w:r>
      <w:r>
        <w:rPr>
          <w:spacing w:val="-4"/>
          <w:sz w:val="24"/>
          <w:szCs w:val="24"/>
        </w:rPr>
        <w:t xml:space="preserve"> </w:t>
      </w:r>
      <w:r>
        <w:rPr>
          <w:sz w:val="24"/>
          <w:szCs w:val="24"/>
        </w:rPr>
        <w:t>confident th</w:t>
      </w:r>
      <w:r>
        <w:rPr>
          <w:spacing w:val="-4"/>
          <w:sz w:val="24"/>
          <w:szCs w:val="24"/>
        </w:rPr>
        <w:t>e</w:t>
      </w:r>
      <w:r>
        <w:rPr>
          <w:sz w:val="24"/>
          <w:szCs w:val="24"/>
        </w:rPr>
        <w:t>y</w:t>
      </w:r>
      <w:r>
        <w:rPr>
          <w:spacing w:val="-4"/>
          <w:sz w:val="24"/>
          <w:szCs w:val="24"/>
        </w:rPr>
        <w:t xml:space="preserve"> </w:t>
      </w:r>
      <w:r>
        <w:rPr>
          <w:sz w:val="24"/>
          <w:szCs w:val="24"/>
        </w:rPr>
        <w:t>were</w:t>
      </w:r>
      <w:r>
        <w:rPr>
          <w:spacing w:val="-5"/>
          <w:sz w:val="24"/>
          <w:szCs w:val="24"/>
        </w:rPr>
        <w:t xml:space="preserve"> </w:t>
      </w:r>
      <w:r>
        <w:rPr>
          <w:sz w:val="24"/>
          <w:szCs w:val="24"/>
        </w:rPr>
        <w:t>that</w:t>
      </w:r>
      <w:r>
        <w:rPr>
          <w:spacing w:val="-4"/>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had</w:t>
      </w:r>
      <w:r>
        <w:rPr>
          <w:spacing w:val="-3"/>
          <w:sz w:val="24"/>
          <w:szCs w:val="24"/>
        </w:rPr>
        <w:t xml:space="preserve"> </w:t>
      </w:r>
      <w:r>
        <w:rPr>
          <w:sz w:val="24"/>
          <w:szCs w:val="24"/>
        </w:rPr>
        <w:t>heard</w:t>
      </w:r>
      <w:r>
        <w:rPr>
          <w:spacing w:val="-5"/>
          <w:sz w:val="24"/>
          <w:szCs w:val="24"/>
        </w:rPr>
        <w:t xml:space="preserve"> </w:t>
      </w:r>
      <w:r>
        <w:rPr>
          <w:sz w:val="24"/>
          <w:szCs w:val="24"/>
        </w:rPr>
        <w:t>the</w:t>
      </w:r>
      <w:r>
        <w:rPr>
          <w:spacing w:val="-3"/>
          <w:sz w:val="24"/>
          <w:szCs w:val="24"/>
        </w:rPr>
        <w:t xml:space="preserve"> </w:t>
      </w:r>
      <w:r>
        <w:rPr>
          <w:sz w:val="24"/>
          <w:szCs w:val="24"/>
        </w:rPr>
        <w:t>sentence</w:t>
      </w:r>
      <w:r>
        <w:rPr>
          <w:spacing w:val="-8"/>
          <w:sz w:val="24"/>
          <w:szCs w:val="24"/>
        </w:rPr>
        <w:t xml:space="preserve"> </w:t>
      </w:r>
      <w:r>
        <w:rPr>
          <w:sz w:val="24"/>
          <w:szCs w:val="24"/>
        </w:rPr>
        <w:t>during</w:t>
      </w:r>
      <w:r>
        <w:rPr>
          <w:spacing w:val="-6"/>
          <w:sz w:val="24"/>
          <w:szCs w:val="24"/>
        </w:rPr>
        <w:t xml:space="preserve"> </w:t>
      </w:r>
      <w:r>
        <w:rPr>
          <w:spacing w:val="-4"/>
          <w:sz w:val="24"/>
          <w:szCs w:val="24"/>
        </w:rPr>
        <w:t>e</w:t>
      </w:r>
      <w:r>
        <w:rPr>
          <w:sz w:val="24"/>
          <w:szCs w:val="24"/>
        </w:rPr>
        <w:t>xposure.</w:t>
      </w:r>
      <w:r>
        <w:rPr>
          <w:spacing w:val="5"/>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tested</w:t>
      </w:r>
      <w:r>
        <w:rPr>
          <w:spacing w:val="-6"/>
          <w:sz w:val="24"/>
          <w:szCs w:val="24"/>
        </w:rPr>
        <w:t xml:space="preserve"> </w:t>
      </w:r>
      <w:r>
        <w:rPr>
          <w:sz w:val="24"/>
          <w:szCs w:val="24"/>
        </w:rPr>
        <w:t>four</w:t>
      </w:r>
      <w:r>
        <w:rPr>
          <w:spacing w:val="-4"/>
          <w:sz w:val="24"/>
          <w:szCs w:val="24"/>
        </w:rPr>
        <w:t xml:space="preserve"> </w:t>
      </w:r>
      <w:r>
        <w:rPr>
          <w:sz w:val="24"/>
          <w:szCs w:val="24"/>
        </w:rPr>
        <w:t>types</w:t>
      </w:r>
      <w:r>
        <w:rPr>
          <w:spacing w:val="-5"/>
          <w:sz w:val="24"/>
          <w:szCs w:val="24"/>
        </w:rPr>
        <w:t xml:space="preserve"> </w:t>
      </w:r>
      <w:r>
        <w:rPr>
          <w:sz w:val="24"/>
          <w:szCs w:val="24"/>
        </w:rPr>
        <w:t>of</w:t>
      </w:r>
      <w:r>
        <w:rPr>
          <w:spacing w:val="-2"/>
          <w:sz w:val="24"/>
          <w:szCs w:val="24"/>
        </w:rPr>
        <w:t xml:space="preserve"> </w:t>
      </w:r>
      <w:r>
        <w:rPr>
          <w:sz w:val="24"/>
          <w:szCs w:val="24"/>
        </w:rPr>
        <w:t>sentences:</w:t>
      </w:r>
    </w:p>
    <w:p w:rsidR="00B72476" w:rsidRDefault="00B72476">
      <w:pPr>
        <w:spacing w:before="3"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21"/>
        <w:ind w:left="469"/>
        <w:rPr>
          <w:sz w:val="24"/>
          <w:szCs w:val="24"/>
        </w:rPr>
      </w:pPr>
      <w:r>
        <w:rPr>
          <w:w w:val="142"/>
          <w:sz w:val="24"/>
          <w:szCs w:val="24"/>
        </w:rPr>
        <w:t>•</w:t>
      </w:r>
      <w:r>
        <w:rPr>
          <w:spacing w:val="32"/>
          <w:w w:val="142"/>
          <w:sz w:val="24"/>
          <w:szCs w:val="24"/>
        </w:rPr>
        <w:t xml:space="preserve"> </w:t>
      </w:r>
      <w:r>
        <w:rPr>
          <w:spacing w:val="-18"/>
          <w:sz w:val="24"/>
          <w:szCs w:val="24"/>
        </w:rPr>
        <w:t>F</w:t>
      </w:r>
      <w:r>
        <w:rPr>
          <w:sz w:val="24"/>
          <w:szCs w:val="24"/>
        </w:rPr>
        <w:t>amiliar</w:t>
      </w:r>
      <w:r>
        <w:rPr>
          <w:spacing w:val="37"/>
          <w:sz w:val="24"/>
          <w:szCs w:val="24"/>
        </w:rPr>
        <w:t xml:space="preserve"> </w:t>
      </w:r>
      <w:r>
        <w:rPr>
          <w:sz w:val="24"/>
          <w:szCs w:val="24"/>
        </w:rPr>
        <w:t>sentences</w:t>
      </w:r>
      <w:r>
        <w:rPr>
          <w:spacing w:val="-9"/>
          <w:sz w:val="24"/>
          <w:szCs w:val="24"/>
        </w:rPr>
        <w:t xml:space="preserve"> </w:t>
      </w:r>
      <w:r>
        <w:rPr>
          <w:sz w:val="24"/>
          <w:szCs w:val="24"/>
        </w:rPr>
        <w:t>heard</w:t>
      </w:r>
      <w:r>
        <w:rPr>
          <w:spacing w:val="-5"/>
          <w:sz w:val="24"/>
          <w:szCs w:val="24"/>
        </w:rPr>
        <w:t xml:space="preserve"> </w:t>
      </w:r>
      <w:r>
        <w:rPr>
          <w:sz w:val="24"/>
          <w:szCs w:val="24"/>
        </w:rPr>
        <w:t>during</w:t>
      </w:r>
      <w:r>
        <w:rPr>
          <w:spacing w:val="-6"/>
          <w:sz w:val="24"/>
          <w:szCs w:val="24"/>
        </w:rPr>
        <w:t xml:space="preserve"> </w:t>
      </w:r>
      <w:r>
        <w:rPr>
          <w:spacing w:val="-4"/>
          <w:sz w:val="24"/>
          <w:szCs w:val="24"/>
        </w:rPr>
        <w:t>e</w:t>
      </w:r>
      <w:r>
        <w:rPr>
          <w:sz w:val="24"/>
          <w:szCs w:val="24"/>
        </w:rPr>
        <w:t>xposure.</w:t>
      </w:r>
    </w:p>
    <w:p w:rsidR="00B72476" w:rsidRDefault="00B72476">
      <w:pPr>
        <w:spacing w:line="200" w:lineRule="exact"/>
      </w:pPr>
    </w:p>
    <w:p w:rsidR="00B72476" w:rsidRDefault="00B72476">
      <w:pPr>
        <w:spacing w:before="13" w:line="240" w:lineRule="exact"/>
        <w:rPr>
          <w:sz w:val="24"/>
          <w:szCs w:val="24"/>
        </w:rPr>
      </w:pPr>
    </w:p>
    <w:p w:rsidR="00B72476" w:rsidRDefault="00CB77E8">
      <w:pPr>
        <w:ind w:left="469"/>
        <w:rPr>
          <w:sz w:val="24"/>
          <w:szCs w:val="24"/>
        </w:rPr>
      </w:pPr>
      <w:r>
        <w:rPr>
          <w:w w:val="142"/>
          <w:sz w:val="24"/>
          <w:szCs w:val="24"/>
        </w:rPr>
        <w:t>•</w:t>
      </w:r>
      <w:r>
        <w:rPr>
          <w:spacing w:val="32"/>
          <w:w w:val="142"/>
          <w:sz w:val="24"/>
          <w:szCs w:val="24"/>
        </w:rPr>
        <w:t xml:space="preserve"> </w:t>
      </w:r>
      <w:r>
        <w:rPr>
          <w:spacing w:val="-12"/>
          <w:w w:val="96"/>
          <w:sz w:val="24"/>
          <w:szCs w:val="24"/>
        </w:rPr>
        <w:t>W</w:t>
      </w:r>
      <w:r>
        <w:rPr>
          <w:w w:val="96"/>
          <w:sz w:val="24"/>
          <w:szCs w:val="24"/>
        </w:rPr>
        <w:t>ithheld</w:t>
      </w:r>
      <w:r>
        <w:rPr>
          <w:spacing w:val="10"/>
          <w:w w:val="96"/>
          <w:sz w:val="24"/>
          <w:szCs w:val="24"/>
        </w:rPr>
        <w:t xml:space="preserve"> </w:t>
      </w:r>
      <w:r>
        <w:rPr>
          <w:sz w:val="24"/>
          <w:szCs w:val="24"/>
        </w:rPr>
        <w:t>sentences</w:t>
      </w:r>
      <w:r>
        <w:rPr>
          <w:spacing w:val="-9"/>
          <w:sz w:val="24"/>
          <w:szCs w:val="24"/>
        </w:rPr>
        <w:t xml:space="preserve"> </w:t>
      </w:r>
      <w:r>
        <w:rPr>
          <w:sz w:val="24"/>
          <w:szCs w:val="24"/>
        </w:rPr>
        <w:t>not</w:t>
      </w:r>
      <w:r>
        <w:rPr>
          <w:spacing w:val="-3"/>
          <w:sz w:val="24"/>
          <w:szCs w:val="24"/>
        </w:rPr>
        <w:t xml:space="preserve"> </w:t>
      </w:r>
      <w:r>
        <w:rPr>
          <w:sz w:val="24"/>
          <w:szCs w:val="24"/>
        </w:rPr>
        <w:t>heard</w:t>
      </w:r>
      <w:r>
        <w:rPr>
          <w:spacing w:val="-5"/>
          <w:sz w:val="24"/>
          <w:szCs w:val="24"/>
        </w:rPr>
        <w:t xml:space="preserve"> </w:t>
      </w:r>
      <w:r>
        <w:rPr>
          <w:sz w:val="24"/>
          <w:szCs w:val="24"/>
        </w:rPr>
        <w:t>during</w:t>
      </w:r>
      <w:r>
        <w:rPr>
          <w:spacing w:val="-6"/>
          <w:sz w:val="24"/>
          <w:szCs w:val="24"/>
        </w:rPr>
        <w:t xml:space="preserve"> </w:t>
      </w:r>
      <w:r>
        <w:rPr>
          <w:spacing w:val="-4"/>
          <w:sz w:val="24"/>
          <w:szCs w:val="24"/>
        </w:rPr>
        <w:t>e</w:t>
      </w:r>
      <w:r>
        <w:rPr>
          <w:sz w:val="24"/>
          <w:szCs w:val="24"/>
        </w:rPr>
        <w:t>xposure</w:t>
      </w:r>
      <w:r>
        <w:rPr>
          <w:spacing w:val="-9"/>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conforming</w:t>
      </w:r>
      <w:r>
        <w:rPr>
          <w:spacing w:val="-11"/>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MNPQ</w:t>
      </w:r>
      <w:r>
        <w:rPr>
          <w:spacing w:val="-7"/>
          <w:sz w:val="24"/>
          <w:szCs w:val="24"/>
        </w:rPr>
        <w:t xml:space="preserve"> </w:t>
      </w:r>
      <w:r>
        <w:rPr>
          <w:sz w:val="24"/>
          <w:szCs w:val="24"/>
        </w:rPr>
        <w:t>structure.</w:t>
      </w:r>
    </w:p>
    <w:p w:rsidR="00B72476" w:rsidRDefault="00B72476">
      <w:pPr>
        <w:spacing w:line="200" w:lineRule="exact"/>
      </w:pPr>
    </w:p>
    <w:p w:rsidR="00B72476" w:rsidRDefault="00B72476">
      <w:pPr>
        <w:spacing w:before="13" w:line="240" w:lineRule="exact"/>
        <w:rPr>
          <w:sz w:val="24"/>
          <w:szCs w:val="24"/>
        </w:rPr>
      </w:pPr>
    </w:p>
    <w:p w:rsidR="00B72476" w:rsidRDefault="00CB77E8">
      <w:pPr>
        <w:ind w:left="469"/>
        <w:rPr>
          <w:sz w:val="24"/>
          <w:szCs w:val="24"/>
        </w:rPr>
      </w:pPr>
      <w:r>
        <w:rPr>
          <w:w w:val="142"/>
          <w:sz w:val="24"/>
          <w:szCs w:val="24"/>
        </w:rPr>
        <w:t>•</w:t>
      </w:r>
      <w:r>
        <w:rPr>
          <w:spacing w:val="32"/>
          <w:w w:val="142"/>
          <w:sz w:val="24"/>
          <w:szCs w:val="24"/>
        </w:rPr>
        <w:t xml:space="preserve"> </w:t>
      </w:r>
      <w:r>
        <w:rPr>
          <w:sz w:val="24"/>
          <w:szCs w:val="24"/>
        </w:rPr>
        <w:t>C</w:t>
      </w:r>
      <w:r>
        <w:rPr>
          <w:spacing w:val="-11"/>
          <w:sz w:val="24"/>
          <w:szCs w:val="24"/>
        </w:rPr>
        <w:t>r</w:t>
      </w:r>
      <w:r>
        <w:rPr>
          <w:sz w:val="24"/>
          <w:szCs w:val="24"/>
        </w:rPr>
        <w:t>oss-cat</w:t>
      </w:r>
      <w:r>
        <w:rPr>
          <w:spacing w:val="-10"/>
          <w:sz w:val="24"/>
          <w:szCs w:val="24"/>
        </w:rPr>
        <w:t>e</w:t>
      </w:r>
      <w:r>
        <w:rPr>
          <w:sz w:val="24"/>
          <w:szCs w:val="24"/>
        </w:rPr>
        <w:t>gory</w:t>
      </w:r>
      <w:r>
        <w:rPr>
          <w:spacing w:val="15"/>
          <w:sz w:val="24"/>
          <w:szCs w:val="24"/>
        </w:rPr>
        <w:t xml:space="preserve"> </w:t>
      </w:r>
      <w:r>
        <w:rPr>
          <w:sz w:val="24"/>
          <w:szCs w:val="24"/>
        </w:rPr>
        <w:t>sentences</w:t>
      </w:r>
      <w:r>
        <w:rPr>
          <w:spacing w:val="-9"/>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form</w:t>
      </w:r>
      <w:r>
        <w:rPr>
          <w:spacing w:val="-5"/>
          <w:sz w:val="24"/>
          <w:szCs w:val="24"/>
        </w:rPr>
        <w:t xml:space="preserve"> </w:t>
      </w:r>
      <w:r>
        <w:rPr>
          <w:sz w:val="24"/>
          <w:szCs w:val="24"/>
        </w:rPr>
        <w:t>MQ</w:t>
      </w:r>
      <w:r>
        <w:rPr>
          <w:spacing w:val="-4"/>
          <w:sz w:val="24"/>
          <w:szCs w:val="24"/>
        </w:rPr>
        <w:t xml:space="preserve"> </w:t>
      </w:r>
      <w:r>
        <w:rPr>
          <w:sz w:val="24"/>
          <w:szCs w:val="24"/>
        </w:rPr>
        <w:t>and</w:t>
      </w:r>
      <w:r>
        <w:rPr>
          <w:spacing w:val="-3"/>
          <w:sz w:val="24"/>
          <w:szCs w:val="24"/>
        </w:rPr>
        <w:t xml:space="preserve"> </w:t>
      </w:r>
      <w:r>
        <w:rPr>
          <w:sz w:val="24"/>
          <w:szCs w:val="24"/>
        </w:rPr>
        <w:t>PN.</w:t>
      </w:r>
    </w:p>
    <w:p w:rsidR="00B72476" w:rsidRDefault="00B72476">
      <w:pPr>
        <w:spacing w:line="200" w:lineRule="exact"/>
      </w:pPr>
    </w:p>
    <w:p w:rsidR="00B72476" w:rsidRDefault="00B72476">
      <w:pPr>
        <w:spacing w:before="13" w:line="240" w:lineRule="exact"/>
        <w:rPr>
          <w:sz w:val="24"/>
          <w:szCs w:val="24"/>
        </w:rPr>
      </w:pPr>
    </w:p>
    <w:p w:rsidR="00B72476" w:rsidRDefault="00CB77E8">
      <w:pPr>
        <w:ind w:left="469"/>
        <w:rPr>
          <w:sz w:val="24"/>
          <w:szCs w:val="24"/>
        </w:rPr>
      </w:pPr>
      <w:r>
        <w:rPr>
          <w:w w:val="142"/>
          <w:sz w:val="24"/>
          <w:szCs w:val="24"/>
        </w:rPr>
        <w:t>•</w:t>
      </w:r>
      <w:r>
        <w:rPr>
          <w:spacing w:val="32"/>
          <w:w w:val="142"/>
          <w:sz w:val="24"/>
          <w:szCs w:val="24"/>
        </w:rPr>
        <w:t xml:space="preserve"> </w:t>
      </w:r>
      <w:r>
        <w:rPr>
          <w:spacing w:val="-19"/>
          <w:sz w:val="24"/>
          <w:szCs w:val="24"/>
        </w:rPr>
        <w:t>P</w:t>
      </w:r>
      <w:r>
        <w:rPr>
          <w:sz w:val="24"/>
          <w:szCs w:val="24"/>
        </w:rPr>
        <w:t>air</w:t>
      </w:r>
      <w:r>
        <w:rPr>
          <w:spacing w:val="37"/>
          <w:sz w:val="24"/>
          <w:szCs w:val="24"/>
        </w:rPr>
        <w:t xml:space="preserve"> </w:t>
      </w:r>
      <w:r>
        <w:rPr>
          <w:sz w:val="24"/>
          <w:szCs w:val="24"/>
        </w:rPr>
        <w:t>violation</w:t>
      </w:r>
      <w:r>
        <w:rPr>
          <w:spacing w:val="-9"/>
          <w:sz w:val="24"/>
          <w:szCs w:val="24"/>
        </w:rPr>
        <w:t xml:space="preserve"> </w:t>
      </w:r>
      <w:r>
        <w:rPr>
          <w:sz w:val="24"/>
          <w:szCs w:val="24"/>
        </w:rPr>
        <w:t>sentences</w:t>
      </w:r>
      <w:r>
        <w:rPr>
          <w:spacing w:val="-9"/>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form</w:t>
      </w:r>
      <w:r>
        <w:rPr>
          <w:spacing w:val="-5"/>
          <w:sz w:val="24"/>
          <w:szCs w:val="24"/>
        </w:rPr>
        <w:t xml:space="preserve"> </w:t>
      </w:r>
      <w:r>
        <w:rPr>
          <w:sz w:val="24"/>
          <w:szCs w:val="24"/>
        </w:rPr>
        <w:t>MM,</w:t>
      </w:r>
      <w:r>
        <w:rPr>
          <w:spacing w:val="-5"/>
          <w:sz w:val="24"/>
          <w:szCs w:val="24"/>
        </w:rPr>
        <w:t xml:space="preserve"> </w:t>
      </w:r>
      <w:r>
        <w:rPr>
          <w:sz w:val="24"/>
          <w:szCs w:val="24"/>
        </w:rPr>
        <w:t>NN,</w:t>
      </w:r>
      <w:r>
        <w:rPr>
          <w:spacing w:val="-4"/>
          <w:sz w:val="24"/>
          <w:szCs w:val="24"/>
        </w:rPr>
        <w:t xml:space="preserve"> </w:t>
      </w:r>
      <w:r>
        <w:rPr>
          <w:sz w:val="24"/>
          <w:szCs w:val="24"/>
        </w:rPr>
        <w:t>P</w:t>
      </w:r>
      <w:r>
        <w:rPr>
          <w:spacing w:val="-27"/>
          <w:sz w:val="24"/>
          <w:szCs w:val="24"/>
        </w:rPr>
        <w:t>P</w:t>
      </w:r>
      <w:r>
        <w:rPr>
          <w:sz w:val="24"/>
          <w:szCs w:val="24"/>
        </w:rPr>
        <w:t>,</w:t>
      </w:r>
      <w:r>
        <w:rPr>
          <w:spacing w:val="-3"/>
          <w:sz w:val="24"/>
          <w:szCs w:val="24"/>
        </w:rPr>
        <w:t xml:space="preserve"> </w:t>
      </w:r>
      <w:r>
        <w:rPr>
          <w:sz w:val="24"/>
          <w:szCs w:val="24"/>
        </w:rPr>
        <w:t>and</w:t>
      </w:r>
      <w:r>
        <w:rPr>
          <w:spacing w:val="-3"/>
          <w:sz w:val="24"/>
          <w:szCs w:val="24"/>
        </w:rPr>
        <w:t xml:space="preserve"> </w:t>
      </w:r>
      <w:r>
        <w:rPr>
          <w:sz w:val="24"/>
          <w:szCs w:val="24"/>
        </w:rPr>
        <w:t>QQ.</w:t>
      </w:r>
    </w:p>
    <w:p w:rsidR="00B72476" w:rsidRDefault="00B72476">
      <w:pPr>
        <w:spacing w:before="3" w:line="120" w:lineRule="exact"/>
        <w:rPr>
          <w:sz w:val="13"/>
          <w:szCs w:val="13"/>
        </w:rPr>
      </w:pPr>
    </w:p>
    <w:p w:rsidR="00B72476" w:rsidRDefault="00B72476">
      <w:pPr>
        <w:spacing w:line="200" w:lineRule="exact"/>
      </w:pPr>
    </w:p>
    <w:p w:rsidR="00B72476" w:rsidRDefault="00B72476">
      <w:pPr>
        <w:spacing w:line="200" w:lineRule="exact"/>
      </w:pPr>
    </w:p>
    <w:p w:rsidR="00B72476" w:rsidRDefault="00CB77E8">
      <w:pPr>
        <w:spacing w:line="410" w:lineRule="auto"/>
        <w:ind w:left="120" w:right="88" w:firstLine="576"/>
        <w:rPr>
          <w:sz w:val="24"/>
          <w:szCs w:val="24"/>
        </w:rPr>
      </w:pPr>
      <w:r>
        <w:rPr>
          <w:spacing w:val="-19"/>
          <w:sz w:val="24"/>
          <w:szCs w:val="24"/>
        </w:rPr>
        <w:t>W</w:t>
      </w:r>
      <w:r>
        <w:rPr>
          <w:sz w:val="24"/>
          <w:szCs w:val="24"/>
        </w:rPr>
        <w:t>e</w:t>
      </w:r>
      <w:r>
        <w:rPr>
          <w:spacing w:val="-3"/>
          <w:sz w:val="24"/>
          <w:szCs w:val="24"/>
        </w:rPr>
        <w:t xml:space="preserve"> </w:t>
      </w:r>
      <w:r>
        <w:rPr>
          <w:sz w:val="24"/>
          <w:szCs w:val="24"/>
        </w:rPr>
        <w:t>presented</w:t>
      </w:r>
      <w:r>
        <w:rPr>
          <w:spacing w:val="-9"/>
          <w:sz w:val="24"/>
          <w:szCs w:val="24"/>
        </w:rPr>
        <w:t xml:space="preserve"> </w:t>
      </w:r>
      <w:r>
        <w:rPr>
          <w:sz w:val="24"/>
          <w:szCs w:val="24"/>
        </w:rPr>
        <w:t>sentences</w:t>
      </w:r>
      <w:r>
        <w:rPr>
          <w:spacing w:val="-9"/>
          <w:sz w:val="24"/>
          <w:szCs w:val="24"/>
        </w:rPr>
        <w:t xml:space="preserve"> </w:t>
      </w:r>
      <w:r>
        <w:rPr>
          <w:sz w:val="24"/>
          <w:szCs w:val="24"/>
        </w:rPr>
        <w:t>in</w:t>
      </w:r>
      <w:r>
        <w:rPr>
          <w:spacing w:val="-2"/>
          <w:sz w:val="24"/>
          <w:szCs w:val="24"/>
        </w:rPr>
        <w:t xml:space="preserve"> </w:t>
      </w:r>
      <w:r>
        <w:rPr>
          <w:sz w:val="24"/>
          <w:szCs w:val="24"/>
        </w:rPr>
        <w:t>random</w:t>
      </w:r>
      <w:r>
        <w:rPr>
          <w:spacing w:val="-7"/>
          <w:sz w:val="24"/>
          <w:szCs w:val="24"/>
        </w:rPr>
        <w:t xml:space="preserve"> </w:t>
      </w:r>
      <w:r>
        <w:rPr>
          <w:sz w:val="24"/>
          <w:szCs w:val="24"/>
        </w:rPr>
        <w:t>order</w:t>
      </w:r>
      <w:r>
        <w:rPr>
          <w:spacing w:val="-5"/>
          <w:sz w:val="24"/>
          <w:szCs w:val="24"/>
        </w:rPr>
        <w:t xml:space="preserve"> </w:t>
      </w:r>
      <w:r>
        <w:rPr>
          <w:sz w:val="24"/>
          <w:szCs w:val="24"/>
        </w:rPr>
        <w:t>such</w:t>
      </w:r>
      <w:r>
        <w:rPr>
          <w:spacing w:val="-4"/>
          <w:sz w:val="24"/>
          <w:szCs w:val="24"/>
        </w:rPr>
        <w:t xml:space="preserve"> </w:t>
      </w:r>
      <w:r>
        <w:rPr>
          <w:sz w:val="24"/>
          <w:szCs w:val="24"/>
        </w:rPr>
        <w:t>that</w:t>
      </w:r>
      <w:r>
        <w:rPr>
          <w:spacing w:val="-4"/>
          <w:sz w:val="24"/>
          <w:szCs w:val="24"/>
        </w:rPr>
        <w:t xml:space="preserve"> </w:t>
      </w:r>
      <w:r>
        <w:rPr>
          <w:sz w:val="24"/>
          <w:szCs w:val="24"/>
        </w:rPr>
        <w:t>there</w:t>
      </w:r>
      <w:r>
        <w:rPr>
          <w:spacing w:val="-5"/>
          <w:sz w:val="24"/>
          <w:szCs w:val="24"/>
        </w:rPr>
        <w:t xml:space="preserve"> </w:t>
      </w:r>
      <w:r>
        <w:rPr>
          <w:sz w:val="24"/>
          <w:szCs w:val="24"/>
        </w:rPr>
        <w:t>were</w:t>
      </w:r>
      <w:r>
        <w:rPr>
          <w:spacing w:val="-5"/>
          <w:sz w:val="24"/>
          <w:szCs w:val="24"/>
        </w:rPr>
        <w:t xml:space="preserve"> </w:t>
      </w:r>
      <w:r>
        <w:rPr>
          <w:sz w:val="24"/>
          <w:szCs w:val="24"/>
        </w:rPr>
        <w:t>no</w:t>
      </w:r>
      <w:r>
        <w:rPr>
          <w:spacing w:val="-2"/>
          <w:sz w:val="24"/>
          <w:szCs w:val="24"/>
        </w:rPr>
        <w:t xml:space="preserve"> </w:t>
      </w:r>
      <w:r>
        <w:rPr>
          <w:sz w:val="24"/>
          <w:szCs w:val="24"/>
        </w:rPr>
        <w:t>repeated</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between consecut</w:t>
      </w:r>
      <w:r>
        <w:rPr>
          <w:spacing w:val="-6"/>
          <w:sz w:val="24"/>
          <w:szCs w:val="24"/>
        </w:rPr>
        <w:t>i</w:t>
      </w:r>
      <w:r>
        <w:rPr>
          <w:spacing w:val="-4"/>
          <w:sz w:val="24"/>
          <w:szCs w:val="24"/>
        </w:rPr>
        <w:t>v</w:t>
      </w:r>
      <w:r>
        <w:rPr>
          <w:sz w:val="24"/>
          <w:szCs w:val="24"/>
        </w:rPr>
        <w:t>e</w:t>
      </w:r>
      <w:r>
        <w:rPr>
          <w:spacing w:val="-11"/>
          <w:sz w:val="24"/>
          <w:szCs w:val="24"/>
        </w:rPr>
        <w:t xml:space="preserve"> </w:t>
      </w:r>
      <w:r>
        <w:rPr>
          <w:sz w:val="24"/>
          <w:szCs w:val="24"/>
        </w:rPr>
        <w:t>trials.</w:t>
      </w:r>
      <w:r>
        <w:rPr>
          <w:spacing w:val="9"/>
          <w:sz w:val="24"/>
          <w:szCs w:val="24"/>
        </w:rPr>
        <w:t xml:space="preserve"> </w:t>
      </w:r>
      <w:r>
        <w:rPr>
          <w:sz w:val="24"/>
          <w:szCs w:val="24"/>
        </w:rPr>
        <w:t>In</w:t>
      </w:r>
      <w:r>
        <w:rPr>
          <w:spacing w:val="-2"/>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catch</w:t>
      </w:r>
      <w:r>
        <w:rPr>
          <w:spacing w:val="-5"/>
          <w:sz w:val="24"/>
          <w:szCs w:val="24"/>
        </w:rPr>
        <w:t xml:space="preserve"> </w:t>
      </w:r>
      <w:r>
        <w:rPr>
          <w:sz w:val="24"/>
          <w:szCs w:val="24"/>
        </w:rPr>
        <w:t>trials,</w:t>
      </w:r>
      <w:r>
        <w:rPr>
          <w:position w:val="9"/>
          <w:sz w:val="16"/>
          <w:szCs w:val="16"/>
        </w:rPr>
        <w:t>3</w:t>
      </w:r>
      <w:r>
        <w:rPr>
          <w:spacing w:val="24"/>
          <w:position w:val="9"/>
          <w:sz w:val="16"/>
          <w:szCs w:val="16"/>
        </w:rPr>
        <w:t xml:space="preserve"> </w:t>
      </w:r>
      <w:r>
        <w:rPr>
          <w:sz w:val="24"/>
          <w:szCs w:val="24"/>
        </w:rPr>
        <w:t>instead</w:t>
      </w:r>
      <w:r>
        <w:rPr>
          <w:spacing w:val="-7"/>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z w:val="24"/>
          <w:szCs w:val="24"/>
        </w:rPr>
        <w:t>sentence</w:t>
      </w:r>
      <w:r>
        <w:rPr>
          <w:spacing w:val="-8"/>
          <w:sz w:val="24"/>
          <w:szCs w:val="24"/>
        </w:rPr>
        <w:t xml:space="preserve"> </w:t>
      </w:r>
      <w:r>
        <w:rPr>
          <w:sz w:val="24"/>
          <w:szCs w:val="24"/>
        </w:rPr>
        <w:t>from</w:t>
      </w:r>
      <w:r>
        <w:rPr>
          <w:spacing w:val="-5"/>
          <w:sz w:val="24"/>
          <w:szCs w:val="24"/>
        </w:rPr>
        <w:t xml:space="preserve"> </w:t>
      </w:r>
      <w:r>
        <w:rPr>
          <w:sz w:val="24"/>
          <w:szCs w:val="24"/>
        </w:rPr>
        <w:t>the</w:t>
      </w:r>
      <w:r>
        <w:rPr>
          <w:spacing w:val="-3"/>
          <w:sz w:val="24"/>
          <w:szCs w:val="24"/>
        </w:rPr>
        <w:t xml:space="preserve"> </w:t>
      </w:r>
      <w:r>
        <w:rPr>
          <w:sz w:val="24"/>
          <w:szCs w:val="24"/>
        </w:rPr>
        <w:t>MNPQ</w:t>
      </w:r>
      <w:r>
        <w:rPr>
          <w:spacing w:val="-7"/>
          <w:sz w:val="24"/>
          <w:szCs w:val="24"/>
        </w:rPr>
        <w:t xml:space="preserve"> </w:t>
      </w:r>
      <w:r>
        <w:rPr>
          <w:sz w:val="24"/>
          <w:szCs w:val="24"/>
        </w:rPr>
        <w:t>language,</w:t>
      </w:r>
      <w:r>
        <w:rPr>
          <w:spacing w:val="-9"/>
          <w:sz w:val="24"/>
          <w:szCs w:val="24"/>
        </w:rPr>
        <w:t xml:space="preserve"> </w:t>
      </w:r>
      <w:r>
        <w:rPr>
          <w:sz w:val="24"/>
          <w:szCs w:val="24"/>
        </w:rPr>
        <w:t>we</w:t>
      </w:r>
      <w:r>
        <w:rPr>
          <w:spacing w:val="-3"/>
          <w:sz w:val="24"/>
          <w:szCs w:val="24"/>
        </w:rPr>
        <w:t xml:space="preserve"> </w:t>
      </w:r>
      <w:r>
        <w:rPr>
          <w:sz w:val="24"/>
          <w:szCs w:val="24"/>
        </w:rPr>
        <w:t>played an</w:t>
      </w:r>
      <w:r>
        <w:rPr>
          <w:spacing w:val="-2"/>
          <w:sz w:val="24"/>
          <w:szCs w:val="24"/>
        </w:rPr>
        <w:t xml:space="preserve"> </w:t>
      </w:r>
      <w:r>
        <w:rPr>
          <w:sz w:val="24"/>
          <w:szCs w:val="24"/>
        </w:rPr>
        <w:t>audio</w:t>
      </w:r>
      <w:r>
        <w:rPr>
          <w:spacing w:val="-5"/>
          <w:sz w:val="24"/>
          <w:szCs w:val="24"/>
        </w:rPr>
        <w:t xml:space="preserve"> </w:t>
      </w:r>
      <w:r>
        <w:rPr>
          <w:sz w:val="24"/>
          <w:szCs w:val="24"/>
        </w:rPr>
        <w:t>instruction</w:t>
      </w:r>
      <w:r>
        <w:rPr>
          <w:spacing w:val="-10"/>
          <w:sz w:val="24"/>
          <w:szCs w:val="24"/>
        </w:rPr>
        <w:t xml:space="preserve"> </w:t>
      </w:r>
      <w:r>
        <w:rPr>
          <w:sz w:val="24"/>
          <w:szCs w:val="24"/>
        </w:rPr>
        <w:t>(which</w:t>
      </w:r>
      <w:r>
        <w:rPr>
          <w:spacing w:val="-7"/>
          <w:sz w:val="24"/>
          <w:szCs w:val="24"/>
        </w:rPr>
        <w:t xml:space="preserve"> </w:t>
      </w:r>
      <w:r>
        <w:rPr>
          <w:sz w:val="24"/>
          <w:szCs w:val="24"/>
        </w:rPr>
        <w:t>could</w:t>
      </w:r>
      <w:r>
        <w:rPr>
          <w:spacing w:val="-5"/>
          <w:sz w:val="24"/>
          <w:szCs w:val="24"/>
        </w:rPr>
        <w:t xml:space="preserve"> </w:t>
      </w:r>
      <w:r>
        <w:rPr>
          <w:sz w:val="24"/>
          <w:szCs w:val="24"/>
        </w:rPr>
        <w:t>not</w:t>
      </w:r>
      <w:r>
        <w:rPr>
          <w:spacing w:val="-3"/>
          <w:sz w:val="24"/>
          <w:szCs w:val="24"/>
        </w:rPr>
        <w:t xml:space="preserve"> </w:t>
      </w:r>
      <w:r>
        <w:rPr>
          <w:sz w:val="24"/>
          <w:szCs w:val="24"/>
        </w:rPr>
        <w:t>be</w:t>
      </w:r>
      <w:r>
        <w:rPr>
          <w:spacing w:val="-2"/>
          <w:sz w:val="24"/>
          <w:szCs w:val="24"/>
        </w:rPr>
        <w:t xml:space="preserve"> </w:t>
      </w:r>
      <w:r>
        <w:rPr>
          <w:sz w:val="24"/>
          <w:szCs w:val="24"/>
        </w:rPr>
        <w:t>repeated</w:t>
      </w:r>
      <w:r>
        <w:rPr>
          <w:spacing w:val="-8"/>
          <w:sz w:val="24"/>
          <w:szCs w:val="24"/>
        </w:rPr>
        <w:t xml:space="preserve"> </w:t>
      </w:r>
      <w:r>
        <w:rPr>
          <w:sz w:val="24"/>
          <w:szCs w:val="24"/>
        </w:rPr>
        <w:t>by</w:t>
      </w:r>
      <w:r>
        <w:rPr>
          <w:spacing w:val="-2"/>
          <w:sz w:val="24"/>
          <w:szCs w:val="24"/>
        </w:rPr>
        <w:t xml:space="preserve"> </w:t>
      </w:r>
      <w:r>
        <w:rPr>
          <w:sz w:val="24"/>
          <w:szCs w:val="24"/>
        </w:rPr>
        <w:t>participants)</w:t>
      </w:r>
      <w:r>
        <w:rPr>
          <w:spacing w:val="-12"/>
          <w:sz w:val="24"/>
          <w:szCs w:val="24"/>
        </w:rPr>
        <w:t xml:space="preserve"> </w:t>
      </w:r>
      <w:r>
        <w:rPr>
          <w:sz w:val="24"/>
          <w:szCs w:val="24"/>
        </w:rPr>
        <w:t>to</w:t>
      </w:r>
      <w:r>
        <w:rPr>
          <w:spacing w:val="-2"/>
          <w:sz w:val="24"/>
          <w:szCs w:val="24"/>
        </w:rPr>
        <w:t xml:space="preserve"> </w:t>
      </w:r>
      <w:r>
        <w:rPr>
          <w:sz w:val="24"/>
          <w:szCs w:val="24"/>
        </w:rPr>
        <w:t>press</w:t>
      </w:r>
      <w:r>
        <w:rPr>
          <w:spacing w:val="-5"/>
          <w:sz w:val="24"/>
          <w:szCs w:val="24"/>
        </w:rPr>
        <w:t xml:space="preserve"> </w:t>
      </w:r>
      <w:r>
        <w:rPr>
          <w:sz w:val="24"/>
          <w:szCs w:val="24"/>
        </w:rPr>
        <w:t>a</w:t>
      </w:r>
      <w:r>
        <w:rPr>
          <w:spacing w:val="-1"/>
          <w:sz w:val="24"/>
          <w:szCs w:val="24"/>
        </w:rPr>
        <w:t xml:space="preserve"> </w:t>
      </w:r>
      <w:r>
        <w:rPr>
          <w:sz w:val="24"/>
          <w:szCs w:val="24"/>
        </w:rPr>
        <w:t>specific</w:t>
      </w:r>
      <w:r>
        <w:rPr>
          <w:spacing w:val="-15"/>
          <w:sz w:val="24"/>
          <w:szCs w:val="24"/>
        </w:rPr>
        <w:t xml:space="preserve"> </w:t>
      </w:r>
      <w:r>
        <w:rPr>
          <w:sz w:val="24"/>
          <w:szCs w:val="24"/>
        </w:rPr>
        <w:t xml:space="preserve">response </w:t>
      </w:r>
      <w:r>
        <w:rPr>
          <w:spacing w:val="-5"/>
          <w:sz w:val="24"/>
          <w:szCs w:val="24"/>
        </w:rPr>
        <w:t>b</w:t>
      </w:r>
      <w:r>
        <w:rPr>
          <w:sz w:val="24"/>
          <w:szCs w:val="24"/>
        </w:rPr>
        <w:t>utton.</w:t>
      </w:r>
      <w:r>
        <w:rPr>
          <w:spacing w:val="7"/>
          <w:sz w:val="24"/>
          <w:szCs w:val="24"/>
        </w:rPr>
        <w:t xml:space="preserve"> </w:t>
      </w:r>
      <w:r>
        <w:rPr>
          <w:sz w:val="24"/>
          <w:szCs w:val="24"/>
        </w:rPr>
        <w:t>If</w:t>
      </w:r>
      <w:r>
        <w:rPr>
          <w:spacing w:val="-2"/>
          <w:sz w:val="24"/>
          <w:szCs w:val="24"/>
        </w:rPr>
        <w:t xml:space="preserve"> </w:t>
      </w:r>
      <w:r>
        <w:rPr>
          <w:sz w:val="24"/>
          <w:szCs w:val="24"/>
        </w:rPr>
        <w:t>participants</w:t>
      </w:r>
      <w:r>
        <w:rPr>
          <w:spacing w:val="-11"/>
          <w:sz w:val="24"/>
          <w:szCs w:val="24"/>
        </w:rPr>
        <w:t xml:space="preserve"> </w:t>
      </w:r>
      <w:r>
        <w:rPr>
          <w:sz w:val="24"/>
          <w:szCs w:val="24"/>
        </w:rPr>
        <w:t>learned</w:t>
      </w:r>
      <w:r>
        <w:rPr>
          <w:spacing w:val="-7"/>
          <w:sz w:val="24"/>
          <w:szCs w:val="24"/>
        </w:rPr>
        <w:t xml:space="preserve"> </w:t>
      </w:r>
      <w:r>
        <w:rPr>
          <w:sz w:val="24"/>
          <w:szCs w:val="24"/>
        </w:rPr>
        <w:t>the</w:t>
      </w:r>
      <w:r>
        <w:rPr>
          <w:spacing w:val="-3"/>
          <w:sz w:val="24"/>
          <w:szCs w:val="24"/>
        </w:rPr>
        <w:t xml:space="preserve"> </w:t>
      </w:r>
      <w:r>
        <w:rPr>
          <w:sz w:val="24"/>
          <w:szCs w:val="24"/>
        </w:rPr>
        <w:t>MN</w:t>
      </w:r>
      <w:r>
        <w:rPr>
          <w:spacing w:val="-4"/>
          <w:sz w:val="24"/>
          <w:szCs w:val="24"/>
        </w:rPr>
        <w:t xml:space="preserve"> </w:t>
      </w:r>
      <w:r>
        <w:rPr>
          <w:sz w:val="24"/>
          <w:szCs w:val="24"/>
        </w:rPr>
        <w:t>and</w:t>
      </w:r>
      <w:r>
        <w:rPr>
          <w:spacing w:val="-3"/>
          <w:sz w:val="24"/>
          <w:szCs w:val="24"/>
        </w:rPr>
        <w:t xml:space="preserve"> </w:t>
      </w:r>
      <w:r>
        <w:rPr>
          <w:sz w:val="24"/>
          <w:szCs w:val="24"/>
        </w:rPr>
        <w:t>PQ</w:t>
      </w:r>
      <w:r>
        <w:rPr>
          <w:spacing w:val="-3"/>
          <w:sz w:val="24"/>
          <w:szCs w:val="24"/>
        </w:rPr>
        <w:t xml:space="preserve"> </w:t>
      </w:r>
      <w:r>
        <w:rPr>
          <w:sz w:val="24"/>
          <w:szCs w:val="24"/>
        </w:rPr>
        <w:t>co-occurrence</w:t>
      </w:r>
      <w:r>
        <w:rPr>
          <w:spacing w:val="-14"/>
          <w:sz w:val="24"/>
          <w:szCs w:val="24"/>
        </w:rPr>
        <w:t xml:space="preserve"> </w:t>
      </w:r>
      <w:r>
        <w:rPr>
          <w:sz w:val="24"/>
          <w:szCs w:val="24"/>
        </w:rPr>
        <w:t>relationships,</w:t>
      </w:r>
      <w:r>
        <w:rPr>
          <w:spacing w:val="-13"/>
          <w:sz w:val="24"/>
          <w:szCs w:val="24"/>
        </w:rPr>
        <w:t xml:space="preserve"> </w:t>
      </w:r>
      <w:r>
        <w:rPr>
          <w:sz w:val="24"/>
          <w:szCs w:val="24"/>
        </w:rPr>
        <w:t>then</w:t>
      </w:r>
      <w:r>
        <w:rPr>
          <w:spacing w:val="-4"/>
          <w:sz w:val="24"/>
          <w:szCs w:val="24"/>
        </w:rPr>
        <w:t xml:space="preserve"> </w:t>
      </w:r>
      <w:r>
        <w:rPr>
          <w:sz w:val="24"/>
          <w:szCs w:val="24"/>
        </w:rPr>
        <w:t>we</w:t>
      </w:r>
      <w:r>
        <w:rPr>
          <w:spacing w:val="-3"/>
          <w:sz w:val="24"/>
          <w:szCs w:val="24"/>
        </w:rPr>
        <w:t xml:space="preserve"> </w:t>
      </w:r>
      <w:r>
        <w:rPr>
          <w:spacing w:val="-4"/>
          <w:sz w:val="24"/>
          <w:szCs w:val="24"/>
        </w:rPr>
        <w:t>e</w:t>
      </w:r>
      <w:r>
        <w:rPr>
          <w:sz w:val="24"/>
          <w:szCs w:val="24"/>
        </w:rPr>
        <w:t>xpected</w:t>
      </w:r>
      <w:r>
        <w:rPr>
          <w:spacing w:val="-9"/>
          <w:sz w:val="24"/>
          <w:szCs w:val="24"/>
        </w:rPr>
        <w:t xml:space="preserve"> </w:t>
      </w:r>
      <w:r>
        <w:rPr>
          <w:sz w:val="24"/>
          <w:szCs w:val="24"/>
        </w:rPr>
        <w:t>that th</w:t>
      </w:r>
      <w:r>
        <w:rPr>
          <w:spacing w:val="-4"/>
          <w:sz w:val="24"/>
          <w:szCs w:val="24"/>
        </w:rPr>
        <w:t>e</w:t>
      </w:r>
      <w:r>
        <w:rPr>
          <w:sz w:val="24"/>
          <w:szCs w:val="24"/>
        </w:rPr>
        <w:t>y</w:t>
      </w:r>
      <w:r>
        <w:rPr>
          <w:spacing w:val="-4"/>
          <w:sz w:val="24"/>
          <w:szCs w:val="24"/>
        </w:rPr>
        <w:t xml:space="preserve"> </w:t>
      </w:r>
      <w:r>
        <w:rPr>
          <w:spacing w:val="-2"/>
          <w:sz w:val="24"/>
          <w:szCs w:val="24"/>
        </w:rPr>
        <w:t>w</w:t>
      </w:r>
      <w:r>
        <w:rPr>
          <w:sz w:val="24"/>
          <w:szCs w:val="24"/>
        </w:rPr>
        <w:t>ould</w:t>
      </w:r>
      <w:r>
        <w:rPr>
          <w:spacing w:val="-6"/>
          <w:sz w:val="24"/>
          <w:szCs w:val="24"/>
        </w:rPr>
        <w:t xml:space="preserve"> </w:t>
      </w:r>
      <w:r>
        <w:rPr>
          <w:sz w:val="24"/>
          <w:szCs w:val="24"/>
        </w:rPr>
        <w:t>rate</w:t>
      </w:r>
      <w:r>
        <w:rPr>
          <w:spacing w:val="-4"/>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z w:val="24"/>
          <w:szCs w:val="24"/>
        </w:rPr>
        <w:t>grammatical</w:t>
      </w:r>
      <w:r>
        <w:rPr>
          <w:spacing w:val="-12"/>
          <w:sz w:val="24"/>
          <w:szCs w:val="24"/>
        </w:rPr>
        <w:t xml:space="preserve"> </w:t>
      </w:r>
      <w:r>
        <w:rPr>
          <w:sz w:val="24"/>
          <w:szCs w:val="24"/>
        </w:rPr>
        <w:t>sentences</w:t>
      </w:r>
      <w:r>
        <w:rPr>
          <w:spacing w:val="-9"/>
          <w:sz w:val="24"/>
          <w:szCs w:val="24"/>
        </w:rPr>
        <w:t xml:space="preserve"> </w:t>
      </w:r>
      <w:r>
        <w:rPr>
          <w:sz w:val="24"/>
          <w:szCs w:val="24"/>
        </w:rPr>
        <w:t>as</w:t>
      </w:r>
      <w:r>
        <w:rPr>
          <w:spacing w:val="-2"/>
          <w:sz w:val="24"/>
          <w:szCs w:val="24"/>
        </w:rPr>
        <w:t xml:space="preserve"> </w:t>
      </w:r>
      <w:r>
        <w:rPr>
          <w:sz w:val="24"/>
          <w:szCs w:val="24"/>
        </w:rPr>
        <w:t>more</w:t>
      </w:r>
      <w:r>
        <w:rPr>
          <w:spacing w:val="-5"/>
          <w:sz w:val="24"/>
          <w:szCs w:val="24"/>
        </w:rPr>
        <w:t xml:space="preserve"> </w:t>
      </w:r>
      <w:r>
        <w:rPr>
          <w:spacing w:val="-2"/>
          <w:sz w:val="24"/>
          <w:szCs w:val="24"/>
        </w:rPr>
        <w:t>f</w:t>
      </w:r>
      <w:r>
        <w:rPr>
          <w:sz w:val="24"/>
          <w:szCs w:val="24"/>
        </w:rPr>
        <w:t>amiliar</w:t>
      </w:r>
      <w:r>
        <w:rPr>
          <w:spacing w:val="-8"/>
          <w:sz w:val="24"/>
          <w:szCs w:val="24"/>
        </w:rPr>
        <w:t xml:space="preserve"> </w:t>
      </w:r>
      <w:r>
        <w:rPr>
          <w:sz w:val="24"/>
          <w:szCs w:val="24"/>
        </w:rPr>
        <w:t>than</w:t>
      </w:r>
      <w:r>
        <w:rPr>
          <w:spacing w:val="-4"/>
          <w:sz w:val="24"/>
          <w:szCs w:val="24"/>
        </w:rPr>
        <w:t xml:space="preserve"> </w:t>
      </w:r>
      <w:r>
        <w:rPr>
          <w:sz w:val="24"/>
          <w:szCs w:val="24"/>
        </w:rPr>
        <w:t>the</w:t>
      </w:r>
      <w:r>
        <w:rPr>
          <w:spacing w:val="-3"/>
          <w:sz w:val="24"/>
          <w:szCs w:val="24"/>
        </w:rPr>
        <w:t xml:space="preserve"> </w:t>
      </w:r>
      <w:r>
        <w:rPr>
          <w:sz w:val="24"/>
          <w:szCs w:val="24"/>
        </w:rPr>
        <w:t>cross-cat</w:t>
      </w:r>
      <w:r>
        <w:rPr>
          <w:spacing w:val="-4"/>
          <w:sz w:val="24"/>
          <w:szCs w:val="24"/>
        </w:rPr>
        <w:t>e</w:t>
      </w:r>
      <w:r>
        <w:rPr>
          <w:sz w:val="24"/>
          <w:szCs w:val="24"/>
        </w:rPr>
        <w:t>gory</w:t>
      </w:r>
      <w:r>
        <w:rPr>
          <w:spacing w:val="-14"/>
          <w:sz w:val="24"/>
          <w:szCs w:val="24"/>
        </w:rPr>
        <w:t xml:space="preserve"> </w:t>
      </w:r>
      <w:r>
        <w:rPr>
          <w:sz w:val="24"/>
          <w:szCs w:val="24"/>
        </w:rPr>
        <w:t>sentences.</w:t>
      </w:r>
    </w:p>
    <w:p w:rsidR="00B72476" w:rsidRDefault="00CB77E8">
      <w:pPr>
        <w:spacing w:before="35" w:line="415" w:lineRule="auto"/>
        <w:ind w:left="120" w:right="87" w:firstLine="576"/>
        <w:rPr>
          <w:sz w:val="24"/>
          <w:szCs w:val="24"/>
        </w:rPr>
      </w:pPr>
      <w:r>
        <w:rPr>
          <w:sz w:val="24"/>
          <w:szCs w:val="24"/>
        </w:rPr>
        <w:t>Re</w:t>
      </w:r>
      <w:r>
        <w:rPr>
          <w:spacing w:val="-2"/>
          <w:sz w:val="24"/>
          <w:szCs w:val="24"/>
        </w:rPr>
        <w:t>f</w:t>
      </w:r>
      <w:r>
        <w:rPr>
          <w:sz w:val="24"/>
          <w:szCs w:val="24"/>
        </w:rPr>
        <w:t>erent</w:t>
      </w:r>
      <w:r>
        <w:rPr>
          <w:spacing w:val="20"/>
          <w:sz w:val="24"/>
          <w:szCs w:val="24"/>
        </w:rPr>
        <w:t xml:space="preserve"> </w:t>
      </w:r>
      <w:r>
        <w:rPr>
          <w:sz w:val="24"/>
          <w:szCs w:val="24"/>
        </w:rPr>
        <w:t xml:space="preserve">assignment.   </w:t>
      </w:r>
      <w:r>
        <w:rPr>
          <w:spacing w:val="33"/>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pr</w:t>
      </w:r>
      <w:r>
        <w:rPr>
          <w:spacing w:val="-4"/>
          <w:sz w:val="24"/>
          <w:szCs w:val="24"/>
        </w:rPr>
        <w:t>o</w:t>
      </w:r>
      <w:r>
        <w:rPr>
          <w:sz w:val="24"/>
          <w:szCs w:val="24"/>
        </w:rPr>
        <w:t>vided</w:t>
      </w:r>
      <w:r>
        <w:rPr>
          <w:spacing w:val="-9"/>
          <w:sz w:val="24"/>
          <w:szCs w:val="24"/>
        </w:rPr>
        <w:t xml:space="preserve"> </w:t>
      </w:r>
      <w:r>
        <w:rPr>
          <w:sz w:val="24"/>
          <w:szCs w:val="24"/>
        </w:rPr>
        <w:t>participants</w:t>
      </w:r>
      <w:r>
        <w:rPr>
          <w:spacing w:val="-11"/>
          <w:sz w:val="24"/>
          <w:szCs w:val="24"/>
        </w:rPr>
        <w:t xml:space="preserve"> </w:t>
      </w:r>
      <w:r>
        <w:rPr>
          <w:sz w:val="24"/>
          <w:szCs w:val="24"/>
        </w:rPr>
        <w:t>with</w:t>
      </w:r>
      <w:r>
        <w:rPr>
          <w:spacing w:val="-4"/>
          <w:sz w:val="24"/>
          <w:szCs w:val="24"/>
        </w:rPr>
        <w:t xml:space="preserve"> </w:t>
      </w:r>
      <w:commentRangeStart w:id="32"/>
      <w:r>
        <w:rPr>
          <w:sz w:val="24"/>
          <w:szCs w:val="24"/>
        </w:rPr>
        <w:t>meanings</w:t>
      </w:r>
      <w:commentRangeEnd w:id="32"/>
      <w:r w:rsidR="008C7AC3">
        <w:rPr>
          <w:rStyle w:val="CommentReference"/>
        </w:rPr>
        <w:commentReference w:id="32"/>
      </w:r>
      <w:r>
        <w:rPr>
          <w:spacing w:val="-9"/>
          <w:sz w:val="24"/>
          <w:szCs w:val="24"/>
        </w:rPr>
        <w:t xml:space="preserve"> </w:t>
      </w:r>
      <w:r>
        <w:rPr>
          <w:sz w:val="24"/>
          <w:szCs w:val="24"/>
        </w:rPr>
        <w:t>for</w:t>
      </w:r>
      <w:r>
        <w:rPr>
          <w:spacing w:val="-3"/>
          <w:sz w:val="24"/>
          <w:szCs w:val="24"/>
        </w:rPr>
        <w:t xml:space="preserve"> </w:t>
      </w:r>
      <w:r>
        <w:rPr>
          <w:sz w:val="24"/>
          <w:szCs w:val="24"/>
        </w:rPr>
        <w:t>all</w:t>
      </w:r>
      <w:r>
        <w:rPr>
          <w:spacing w:val="-2"/>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Ms</w:t>
      </w:r>
      <w:r>
        <w:rPr>
          <w:spacing w:val="-3"/>
          <w:sz w:val="24"/>
          <w:szCs w:val="24"/>
        </w:rPr>
        <w:t xml:space="preserve"> </w:t>
      </w:r>
      <w:r>
        <w:rPr>
          <w:sz w:val="24"/>
          <w:szCs w:val="24"/>
        </w:rPr>
        <w:t>and</w:t>
      </w:r>
      <w:r>
        <w:rPr>
          <w:spacing w:val="-3"/>
          <w:sz w:val="24"/>
          <w:szCs w:val="24"/>
        </w:rPr>
        <w:t xml:space="preserve"> </w:t>
      </w:r>
      <w:r>
        <w:rPr>
          <w:w w:val="99"/>
          <w:sz w:val="24"/>
          <w:szCs w:val="24"/>
        </w:rPr>
        <w:t>Ps and</w:t>
      </w:r>
      <w:r>
        <w:rPr>
          <w:sz w:val="24"/>
          <w:szCs w:val="24"/>
        </w:rPr>
        <w:t xml:space="preserve"> as</w:t>
      </w:r>
      <w:r>
        <w:rPr>
          <w:spacing w:val="-2"/>
          <w:sz w:val="24"/>
          <w:szCs w:val="24"/>
        </w:rPr>
        <w:t>k</w:t>
      </w:r>
      <w:r>
        <w:rPr>
          <w:sz w:val="24"/>
          <w:szCs w:val="24"/>
        </w:rPr>
        <w:t>ed</w:t>
      </w:r>
      <w:r>
        <w:rPr>
          <w:spacing w:val="-5"/>
          <w:sz w:val="24"/>
          <w:szCs w:val="24"/>
        </w:rPr>
        <w:t xml:space="preserve"> </w:t>
      </w:r>
      <w:r>
        <w:rPr>
          <w:sz w:val="24"/>
          <w:szCs w:val="24"/>
        </w:rPr>
        <w:t>them</w:t>
      </w:r>
      <w:r>
        <w:rPr>
          <w:spacing w:val="-5"/>
          <w:sz w:val="24"/>
          <w:szCs w:val="24"/>
        </w:rPr>
        <w:t xml:space="preserve"> </w:t>
      </w:r>
      <w:r>
        <w:rPr>
          <w:sz w:val="24"/>
          <w:szCs w:val="24"/>
        </w:rPr>
        <w:t>to</w:t>
      </w:r>
      <w:r>
        <w:rPr>
          <w:spacing w:val="-2"/>
          <w:sz w:val="24"/>
          <w:szCs w:val="24"/>
        </w:rPr>
        <w:t xml:space="preserve"> </w:t>
      </w:r>
      <w:r>
        <w:rPr>
          <w:sz w:val="24"/>
          <w:szCs w:val="24"/>
        </w:rPr>
        <w:t>choose</w:t>
      </w:r>
      <w:r>
        <w:rPr>
          <w:spacing w:val="-7"/>
          <w:sz w:val="24"/>
          <w:szCs w:val="24"/>
        </w:rPr>
        <w:t xml:space="preserve"> </w:t>
      </w:r>
      <w:r>
        <w:rPr>
          <w:sz w:val="24"/>
          <w:szCs w:val="24"/>
        </w:rPr>
        <w:t>meanings</w:t>
      </w:r>
      <w:r>
        <w:rPr>
          <w:spacing w:val="-9"/>
          <w:sz w:val="24"/>
          <w:szCs w:val="24"/>
        </w:rPr>
        <w:t xml:space="preserve"> </w:t>
      </w:r>
      <w:r>
        <w:rPr>
          <w:sz w:val="24"/>
          <w:szCs w:val="24"/>
        </w:rPr>
        <w:t>for</w:t>
      </w:r>
      <w:r>
        <w:rPr>
          <w:spacing w:val="-3"/>
          <w:sz w:val="24"/>
          <w:szCs w:val="24"/>
        </w:rPr>
        <w:t xml:space="preserve"> </w:t>
      </w:r>
      <w:r>
        <w:rPr>
          <w:sz w:val="24"/>
          <w:szCs w:val="24"/>
        </w:rPr>
        <w:t>the</w:t>
      </w:r>
      <w:r>
        <w:rPr>
          <w:spacing w:val="-3"/>
          <w:sz w:val="24"/>
          <w:szCs w:val="24"/>
        </w:rPr>
        <w:t xml:space="preserve"> </w:t>
      </w:r>
      <w:r>
        <w:rPr>
          <w:sz w:val="24"/>
          <w:szCs w:val="24"/>
        </w:rPr>
        <w:t>Ns</w:t>
      </w:r>
      <w:r>
        <w:rPr>
          <w:spacing w:val="-3"/>
          <w:sz w:val="24"/>
          <w:szCs w:val="24"/>
        </w:rPr>
        <w:t xml:space="preserve"> </w:t>
      </w:r>
      <w:r>
        <w:rPr>
          <w:sz w:val="24"/>
          <w:szCs w:val="24"/>
        </w:rPr>
        <w:t>and</w:t>
      </w:r>
      <w:r>
        <w:rPr>
          <w:spacing w:val="-3"/>
          <w:sz w:val="24"/>
          <w:szCs w:val="24"/>
        </w:rPr>
        <w:t xml:space="preserve"> </w:t>
      </w:r>
      <w:r>
        <w:rPr>
          <w:sz w:val="24"/>
          <w:szCs w:val="24"/>
        </w:rPr>
        <w:t>Qs</w:t>
      </w:r>
      <w:r>
        <w:rPr>
          <w:spacing w:val="-3"/>
          <w:sz w:val="24"/>
          <w:szCs w:val="24"/>
        </w:rPr>
        <w:t xml:space="preserve"> </w:t>
      </w:r>
      <w:r>
        <w:rPr>
          <w:sz w:val="24"/>
          <w:szCs w:val="24"/>
        </w:rPr>
        <w:t>(Figure</w:t>
      </w:r>
      <w:r>
        <w:rPr>
          <w:spacing w:val="-7"/>
          <w:sz w:val="24"/>
          <w:szCs w:val="24"/>
        </w:rPr>
        <w:t xml:space="preserve"> </w:t>
      </w:r>
      <w:r>
        <w:rPr>
          <w:sz w:val="24"/>
          <w:szCs w:val="24"/>
        </w:rPr>
        <w:t>3).</w:t>
      </w:r>
      <w:r>
        <w:rPr>
          <w:spacing w:val="11"/>
          <w:sz w:val="24"/>
          <w:szCs w:val="24"/>
        </w:rPr>
        <w:t xml:space="preserve"> </w:t>
      </w:r>
      <w:r>
        <w:rPr>
          <w:sz w:val="24"/>
          <w:szCs w:val="24"/>
        </w:rPr>
        <w:t>At</w:t>
      </w:r>
      <w:r>
        <w:rPr>
          <w:spacing w:val="-2"/>
          <w:sz w:val="24"/>
          <w:szCs w:val="24"/>
        </w:rPr>
        <w:t xml:space="preserve"> </w:t>
      </w:r>
      <w:r>
        <w:rPr>
          <w:sz w:val="24"/>
          <w:szCs w:val="24"/>
        </w:rPr>
        <w:t>the</w:t>
      </w:r>
      <w:r>
        <w:rPr>
          <w:spacing w:val="-3"/>
          <w:sz w:val="24"/>
          <w:szCs w:val="24"/>
        </w:rPr>
        <w:t xml:space="preserve"> </w:t>
      </w:r>
      <w:r>
        <w:rPr>
          <w:sz w:val="24"/>
          <w:szCs w:val="24"/>
        </w:rPr>
        <w:t>top</w:t>
      </w:r>
      <w:r>
        <w:rPr>
          <w:spacing w:val="-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screen,</w:t>
      </w:r>
      <w:r>
        <w:rPr>
          <w:spacing w:val="-7"/>
          <w:sz w:val="24"/>
          <w:szCs w:val="24"/>
        </w:rPr>
        <w:t xml:space="preserve"> </w:t>
      </w:r>
      <w:r>
        <w:rPr>
          <w:sz w:val="24"/>
          <w:szCs w:val="24"/>
        </w:rPr>
        <w:t>we displayed</w:t>
      </w:r>
      <w:r>
        <w:rPr>
          <w:spacing w:val="-9"/>
          <w:sz w:val="24"/>
          <w:szCs w:val="24"/>
        </w:rPr>
        <w:t xml:space="preserve"> </w:t>
      </w:r>
      <w:r>
        <w:rPr>
          <w:sz w:val="24"/>
          <w:szCs w:val="24"/>
        </w:rPr>
        <w:t>the</w:t>
      </w:r>
      <w:r>
        <w:rPr>
          <w:spacing w:val="-3"/>
          <w:sz w:val="24"/>
          <w:szCs w:val="24"/>
        </w:rPr>
        <w:t xml:space="preserve"> </w:t>
      </w:r>
      <w:r>
        <w:rPr>
          <w:sz w:val="24"/>
          <w:szCs w:val="24"/>
        </w:rPr>
        <w:t>Ms</w:t>
      </w:r>
      <w:r>
        <w:rPr>
          <w:spacing w:val="-3"/>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in</w:t>
      </w:r>
      <w:r>
        <w:rPr>
          <w:spacing w:val="-2"/>
          <w:sz w:val="24"/>
          <w:szCs w:val="24"/>
        </w:rPr>
        <w:t xml:space="preserve"> </w:t>
      </w:r>
      <w:r>
        <w:rPr>
          <w:sz w:val="24"/>
          <w:szCs w:val="24"/>
        </w:rPr>
        <w:t>random</w:t>
      </w:r>
      <w:r>
        <w:rPr>
          <w:spacing w:val="-7"/>
          <w:sz w:val="24"/>
          <w:szCs w:val="24"/>
        </w:rPr>
        <w:t xml:space="preserve"> </w:t>
      </w:r>
      <w:r>
        <w:rPr>
          <w:sz w:val="24"/>
          <w:szCs w:val="24"/>
        </w:rPr>
        <w:t>order</w:t>
      </w:r>
      <w:r>
        <w:rPr>
          <w:spacing w:val="-5"/>
          <w:sz w:val="24"/>
          <w:szCs w:val="24"/>
        </w:rPr>
        <w:t xml:space="preserve"> </w:t>
      </w:r>
      <w:r>
        <w:rPr>
          <w:sz w:val="24"/>
          <w:szCs w:val="24"/>
        </w:rPr>
        <w:t>and</w:t>
      </w:r>
      <w:r>
        <w:rPr>
          <w:spacing w:val="-3"/>
          <w:sz w:val="24"/>
          <w:szCs w:val="24"/>
        </w:rPr>
        <w:t xml:space="preserve"> </w:t>
      </w:r>
      <w:r>
        <w:rPr>
          <w:sz w:val="24"/>
          <w:szCs w:val="24"/>
        </w:rPr>
        <w:t>we</w:t>
      </w:r>
      <w:r>
        <w:rPr>
          <w:spacing w:val="-3"/>
          <w:sz w:val="24"/>
          <w:szCs w:val="24"/>
        </w:rPr>
        <w:t xml:space="preserve"> </w:t>
      </w:r>
      <w:r>
        <w:rPr>
          <w:sz w:val="24"/>
          <w:szCs w:val="24"/>
        </w:rPr>
        <w:t>pr</w:t>
      </w:r>
      <w:r>
        <w:rPr>
          <w:spacing w:val="-4"/>
          <w:sz w:val="24"/>
          <w:szCs w:val="24"/>
        </w:rPr>
        <w:t>o</w:t>
      </w:r>
      <w:r>
        <w:rPr>
          <w:sz w:val="24"/>
          <w:szCs w:val="24"/>
        </w:rPr>
        <w:t>vided</w:t>
      </w:r>
      <w:r>
        <w:rPr>
          <w:spacing w:val="-9"/>
          <w:sz w:val="24"/>
          <w:szCs w:val="24"/>
        </w:rPr>
        <w:t xml:space="preserve"> </w:t>
      </w:r>
      <w:r>
        <w:rPr>
          <w:sz w:val="24"/>
          <w:szCs w:val="24"/>
        </w:rPr>
        <w:t>meanings</w:t>
      </w:r>
      <w:r>
        <w:rPr>
          <w:spacing w:val="-9"/>
          <w:sz w:val="24"/>
          <w:szCs w:val="24"/>
        </w:rPr>
        <w:t xml:space="preserve"> </w:t>
      </w:r>
      <w:r>
        <w:rPr>
          <w:sz w:val="24"/>
          <w:szCs w:val="24"/>
        </w:rPr>
        <w:t>by</w:t>
      </w:r>
      <w:r>
        <w:rPr>
          <w:spacing w:val="-2"/>
          <w:sz w:val="24"/>
          <w:szCs w:val="24"/>
        </w:rPr>
        <w:t xml:space="preserve"> </w:t>
      </w:r>
      <w:r>
        <w:rPr>
          <w:sz w:val="24"/>
          <w:szCs w:val="24"/>
        </w:rPr>
        <w:t>displaying</w:t>
      </w:r>
      <w:r>
        <w:rPr>
          <w:spacing w:val="-10"/>
          <w:sz w:val="24"/>
          <w:szCs w:val="24"/>
        </w:rPr>
        <w:t xml:space="preserve"> </w:t>
      </w:r>
      <w:r>
        <w:rPr>
          <w:sz w:val="24"/>
          <w:szCs w:val="24"/>
        </w:rPr>
        <w:t>a</w:t>
      </w:r>
      <w:r>
        <w:rPr>
          <w:spacing w:val="-1"/>
          <w:sz w:val="24"/>
          <w:szCs w:val="24"/>
        </w:rPr>
        <w:t xml:space="preserve"> </w:t>
      </w:r>
      <w:r>
        <w:rPr>
          <w:sz w:val="24"/>
          <w:szCs w:val="24"/>
        </w:rPr>
        <w:t>single</w:t>
      </w:r>
      <w:r>
        <w:rPr>
          <w:spacing w:val="-6"/>
          <w:sz w:val="24"/>
          <w:szCs w:val="24"/>
        </w:rPr>
        <w:t xml:space="preserve"> </w:t>
      </w:r>
      <w:r>
        <w:rPr>
          <w:sz w:val="24"/>
          <w:szCs w:val="24"/>
        </w:rPr>
        <w:t>image underneath</w:t>
      </w:r>
      <w:r>
        <w:rPr>
          <w:spacing w:val="-11"/>
          <w:sz w:val="24"/>
          <w:szCs w:val="24"/>
        </w:rPr>
        <w:t xml:space="preserve"> </w:t>
      </w:r>
      <w:r>
        <w:rPr>
          <w:sz w:val="24"/>
          <w:szCs w:val="24"/>
        </w:rPr>
        <w:t>each</w:t>
      </w:r>
      <w:r>
        <w:rPr>
          <w:spacing w:val="-4"/>
          <w:sz w:val="24"/>
          <w:szCs w:val="24"/>
        </w:rPr>
        <w:t xml:space="preserve"> </w:t>
      </w:r>
      <w:r>
        <w:rPr>
          <w:spacing w:val="-2"/>
          <w:sz w:val="24"/>
          <w:szCs w:val="24"/>
        </w:rPr>
        <w:t>w</w:t>
      </w:r>
      <w:r>
        <w:rPr>
          <w:sz w:val="24"/>
          <w:szCs w:val="24"/>
        </w:rPr>
        <w:t>ord.</w:t>
      </w:r>
      <w:r>
        <w:rPr>
          <w:spacing w:val="8"/>
          <w:sz w:val="24"/>
          <w:szCs w:val="24"/>
        </w:rPr>
        <w:t xml:space="preserve"> </w:t>
      </w:r>
      <w:r>
        <w:rPr>
          <w:sz w:val="24"/>
          <w:szCs w:val="24"/>
        </w:rPr>
        <w:t>The</w:t>
      </w:r>
      <w:r>
        <w:rPr>
          <w:spacing w:val="-4"/>
          <w:sz w:val="24"/>
          <w:szCs w:val="24"/>
        </w:rPr>
        <w:t xml:space="preserve"> </w:t>
      </w:r>
      <w:r>
        <w:rPr>
          <w:sz w:val="24"/>
          <w:szCs w:val="24"/>
        </w:rPr>
        <w:t>M</w:t>
      </w:r>
      <w:r>
        <w:rPr>
          <w:spacing w:val="-2"/>
          <w:sz w:val="24"/>
          <w:szCs w:val="24"/>
        </w:rPr>
        <w:t xml:space="preserve"> </w:t>
      </w:r>
      <w:r>
        <w:rPr>
          <w:sz w:val="24"/>
          <w:szCs w:val="24"/>
        </w:rPr>
        <w:t>and</w:t>
      </w:r>
      <w:r>
        <w:rPr>
          <w:spacing w:val="-3"/>
          <w:sz w:val="24"/>
          <w:szCs w:val="24"/>
        </w:rPr>
        <w:t xml:space="preserve"> </w:t>
      </w:r>
      <w:r>
        <w:rPr>
          <w:sz w:val="24"/>
          <w:szCs w:val="24"/>
        </w:rPr>
        <w:t>P</w:t>
      </w:r>
      <w:r>
        <w:rPr>
          <w:spacing w:val="-1"/>
          <w:sz w:val="24"/>
          <w:szCs w:val="24"/>
        </w:rPr>
        <w:t xml:space="preserve"> </w:t>
      </w:r>
      <w:r>
        <w:rPr>
          <w:sz w:val="24"/>
          <w:szCs w:val="24"/>
        </w:rPr>
        <w:t>referents</w:t>
      </w:r>
      <w:r>
        <w:rPr>
          <w:spacing w:val="-8"/>
          <w:sz w:val="24"/>
          <w:szCs w:val="24"/>
        </w:rPr>
        <w:t xml:space="preserve"> </w:t>
      </w:r>
      <w:r>
        <w:rPr>
          <w:sz w:val="24"/>
          <w:szCs w:val="24"/>
        </w:rPr>
        <w:t>were</w:t>
      </w:r>
      <w:r>
        <w:rPr>
          <w:spacing w:val="-5"/>
          <w:sz w:val="24"/>
          <w:szCs w:val="24"/>
        </w:rPr>
        <w:t xml:space="preserve"> </w:t>
      </w:r>
      <w:r>
        <w:rPr>
          <w:sz w:val="24"/>
          <w:szCs w:val="24"/>
        </w:rPr>
        <w:t>either</w:t>
      </w:r>
      <w:r>
        <w:rPr>
          <w:spacing w:val="-5"/>
          <w:sz w:val="24"/>
          <w:szCs w:val="24"/>
        </w:rPr>
        <w:t xml:space="preserve"> </w:t>
      </w:r>
      <w:r>
        <w:rPr>
          <w:sz w:val="24"/>
          <w:szCs w:val="24"/>
        </w:rPr>
        <w:t>animals</w:t>
      </w:r>
      <w:r>
        <w:rPr>
          <w:spacing w:val="-7"/>
          <w:sz w:val="24"/>
          <w:szCs w:val="24"/>
        </w:rPr>
        <w:t xml:space="preserve"> </w:t>
      </w:r>
      <w:r>
        <w:rPr>
          <w:sz w:val="24"/>
          <w:szCs w:val="24"/>
        </w:rPr>
        <w:t>(cat,</w:t>
      </w:r>
      <w:r>
        <w:rPr>
          <w:spacing w:val="-4"/>
          <w:sz w:val="24"/>
          <w:szCs w:val="24"/>
        </w:rPr>
        <w:t xml:space="preserve"> </w:t>
      </w:r>
      <w:r>
        <w:rPr>
          <w:sz w:val="24"/>
          <w:szCs w:val="24"/>
        </w:rPr>
        <w:t>dog,</w:t>
      </w:r>
      <w:r>
        <w:rPr>
          <w:spacing w:val="-4"/>
          <w:sz w:val="24"/>
          <w:szCs w:val="24"/>
        </w:rPr>
        <w:t xml:space="preserve"> </w:t>
      </w:r>
      <w:r>
        <w:rPr>
          <w:sz w:val="24"/>
          <w:szCs w:val="24"/>
        </w:rPr>
        <w:t>hamster)</w:t>
      </w:r>
      <w:r>
        <w:rPr>
          <w:spacing w:val="-8"/>
          <w:sz w:val="24"/>
          <w:szCs w:val="24"/>
        </w:rPr>
        <w:t xml:space="preserve"> </w:t>
      </w:r>
      <w:r>
        <w:rPr>
          <w:sz w:val="24"/>
          <w:szCs w:val="24"/>
        </w:rPr>
        <w:t>or</w:t>
      </w:r>
      <w:r>
        <w:rPr>
          <w:spacing w:val="-2"/>
          <w:sz w:val="24"/>
          <w:szCs w:val="24"/>
        </w:rPr>
        <w:t xml:space="preserve"> </w:t>
      </w:r>
      <w:r>
        <w:rPr>
          <w:spacing w:val="-4"/>
          <w:sz w:val="24"/>
          <w:szCs w:val="24"/>
        </w:rPr>
        <w:t>v</w:t>
      </w:r>
      <w:r>
        <w:rPr>
          <w:sz w:val="24"/>
          <w:szCs w:val="24"/>
        </w:rPr>
        <w:t>ehicles (ca</w:t>
      </w:r>
      <w:r>
        <w:rPr>
          <w:spacing w:val="-10"/>
          <w:sz w:val="24"/>
          <w:szCs w:val="24"/>
        </w:rPr>
        <w:t>r</w:t>
      </w:r>
      <w:r>
        <w:rPr>
          <w:sz w:val="24"/>
          <w:szCs w:val="24"/>
        </w:rPr>
        <w:t>,</w:t>
      </w:r>
      <w:r>
        <w:rPr>
          <w:spacing w:val="-4"/>
          <w:sz w:val="24"/>
          <w:szCs w:val="24"/>
        </w:rPr>
        <w:t xml:space="preserve"> </w:t>
      </w:r>
      <w:r>
        <w:rPr>
          <w:spacing w:val="-5"/>
          <w:sz w:val="24"/>
          <w:szCs w:val="24"/>
        </w:rPr>
        <w:t>b</w:t>
      </w:r>
      <w:r>
        <w:rPr>
          <w:sz w:val="24"/>
          <w:szCs w:val="24"/>
        </w:rPr>
        <w:t>us,</w:t>
      </w:r>
      <w:r>
        <w:rPr>
          <w:spacing w:val="-4"/>
          <w:sz w:val="24"/>
          <w:szCs w:val="24"/>
        </w:rPr>
        <w:t xml:space="preserve"> </w:t>
      </w:r>
      <w:r>
        <w:rPr>
          <w:sz w:val="24"/>
          <w:szCs w:val="24"/>
        </w:rPr>
        <w:t>truck);</w:t>
      </w:r>
      <w:r>
        <w:rPr>
          <w:spacing w:val="-6"/>
          <w:sz w:val="24"/>
          <w:szCs w:val="24"/>
        </w:rPr>
        <w:t xml:space="preserve"> </w:t>
      </w:r>
      <w:r>
        <w:rPr>
          <w:sz w:val="24"/>
          <w:szCs w:val="24"/>
        </w:rPr>
        <w:t>either</w:t>
      </w:r>
      <w:r>
        <w:rPr>
          <w:spacing w:val="-5"/>
          <w:sz w:val="24"/>
          <w:szCs w:val="24"/>
        </w:rPr>
        <w:t xml:space="preserve"> </w:t>
      </w:r>
      <w:r>
        <w:rPr>
          <w:sz w:val="24"/>
          <w:szCs w:val="24"/>
        </w:rPr>
        <w:t>Ms</w:t>
      </w:r>
      <w:r>
        <w:rPr>
          <w:spacing w:val="-3"/>
          <w:sz w:val="24"/>
          <w:szCs w:val="24"/>
        </w:rPr>
        <w:t xml:space="preserve"> </w:t>
      </w:r>
      <w:r>
        <w:rPr>
          <w:sz w:val="24"/>
          <w:szCs w:val="24"/>
        </w:rPr>
        <w:t>were</w:t>
      </w:r>
      <w:r>
        <w:rPr>
          <w:spacing w:val="-5"/>
          <w:sz w:val="24"/>
          <w:szCs w:val="24"/>
        </w:rPr>
        <w:t xml:space="preserve"> </w:t>
      </w:r>
      <w:r>
        <w:rPr>
          <w:sz w:val="24"/>
          <w:szCs w:val="24"/>
        </w:rPr>
        <w:t>animals</w:t>
      </w:r>
      <w:r>
        <w:rPr>
          <w:spacing w:val="-7"/>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were</w:t>
      </w:r>
      <w:r>
        <w:rPr>
          <w:spacing w:val="-5"/>
          <w:sz w:val="24"/>
          <w:szCs w:val="24"/>
        </w:rPr>
        <w:t xml:space="preserve"> </w:t>
      </w:r>
      <w:r>
        <w:rPr>
          <w:spacing w:val="-4"/>
          <w:sz w:val="24"/>
          <w:szCs w:val="24"/>
        </w:rPr>
        <w:t>v</w:t>
      </w:r>
      <w:r>
        <w:rPr>
          <w:sz w:val="24"/>
          <w:szCs w:val="24"/>
        </w:rPr>
        <w:t>ehicles,</w:t>
      </w:r>
      <w:r>
        <w:rPr>
          <w:spacing w:val="-8"/>
          <w:sz w:val="24"/>
          <w:szCs w:val="24"/>
        </w:rPr>
        <w:t xml:space="preserve"> </w:t>
      </w:r>
      <w:r>
        <w:rPr>
          <w:sz w:val="24"/>
          <w:szCs w:val="24"/>
        </w:rPr>
        <w:t>or</w:t>
      </w:r>
      <w:r>
        <w:rPr>
          <w:spacing w:val="-2"/>
          <w:sz w:val="24"/>
          <w:szCs w:val="24"/>
        </w:rPr>
        <w:t xml:space="preserve"> </w:t>
      </w:r>
      <w:r>
        <w:rPr>
          <w:sz w:val="24"/>
          <w:szCs w:val="24"/>
        </w:rPr>
        <w:t>vice</w:t>
      </w:r>
      <w:r>
        <w:rPr>
          <w:spacing w:val="-4"/>
          <w:sz w:val="24"/>
          <w:szCs w:val="24"/>
        </w:rPr>
        <w:t xml:space="preserve"> v</w:t>
      </w:r>
      <w:r>
        <w:rPr>
          <w:sz w:val="24"/>
          <w:szCs w:val="24"/>
        </w:rPr>
        <w:t>ersa.</w:t>
      </w:r>
      <w:r>
        <w:rPr>
          <w:spacing w:val="8"/>
          <w:sz w:val="24"/>
          <w:szCs w:val="24"/>
        </w:rPr>
        <w:t xml:space="preserve"> </w:t>
      </w:r>
      <w:r>
        <w:rPr>
          <w:sz w:val="24"/>
          <w:szCs w:val="24"/>
        </w:rPr>
        <w:t>Recall</w:t>
      </w:r>
      <w:r>
        <w:rPr>
          <w:spacing w:val="-6"/>
          <w:sz w:val="24"/>
          <w:szCs w:val="24"/>
        </w:rPr>
        <w:t xml:space="preserve"> </w:t>
      </w:r>
      <w:r>
        <w:rPr>
          <w:sz w:val="24"/>
          <w:szCs w:val="24"/>
        </w:rPr>
        <w:t>that</w:t>
      </w:r>
      <w:r>
        <w:rPr>
          <w:spacing w:val="-4"/>
          <w:sz w:val="24"/>
          <w:szCs w:val="24"/>
        </w:rPr>
        <w:t xml:space="preserve"> </w:t>
      </w:r>
      <w:r>
        <w:rPr>
          <w:sz w:val="24"/>
          <w:szCs w:val="24"/>
        </w:rPr>
        <w:t>some conditions</w:t>
      </w:r>
      <w:r>
        <w:rPr>
          <w:spacing w:val="-10"/>
          <w:sz w:val="24"/>
          <w:szCs w:val="24"/>
        </w:rPr>
        <w:t xml:space="preserve"> </w:t>
      </w:r>
      <w:r>
        <w:rPr>
          <w:sz w:val="24"/>
          <w:szCs w:val="24"/>
        </w:rPr>
        <w:t>contained</w:t>
      </w:r>
      <w:r>
        <w:rPr>
          <w:spacing w:val="-9"/>
          <w:sz w:val="24"/>
          <w:szCs w:val="24"/>
        </w:rPr>
        <w:t xml:space="preserve"> </w:t>
      </w:r>
      <w:r>
        <w:rPr>
          <w:sz w:val="24"/>
          <w:szCs w:val="24"/>
        </w:rPr>
        <w:t>familiar</w:t>
      </w:r>
      <w:r>
        <w:rPr>
          <w:spacing w:val="13"/>
          <w:sz w:val="24"/>
          <w:szCs w:val="24"/>
        </w:rPr>
        <w:t xml:space="preserve"> </w:t>
      </w:r>
      <w:r>
        <w:rPr>
          <w:sz w:val="24"/>
          <w:szCs w:val="24"/>
        </w:rPr>
        <w:t>M</w:t>
      </w:r>
      <w:r>
        <w:rPr>
          <w:spacing w:val="-2"/>
          <w:sz w:val="24"/>
          <w:szCs w:val="24"/>
        </w:rPr>
        <w:t xml:space="preserve"> </w:t>
      </w:r>
      <w:r>
        <w:rPr>
          <w:sz w:val="24"/>
          <w:szCs w:val="24"/>
        </w:rPr>
        <w:t>and</w:t>
      </w:r>
      <w:r>
        <w:rPr>
          <w:spacing w:val="-3"/>
          <w:sz w:val="24"/>
          <w:szCs w:val="24"/>
        </w:rPr>
        <w:t xml:space="preserve"> </w:t>
      </w:r>
      <w:r>
        <w:rPr>
          <w:sz w:val="24"/>
          <w:szCs w:val="24"/>
        </w:rPr>
        <w:t>P</w:t>
      </w:r>
      <w:r>
        <w:rPr>
          <w:spacing w:val="-1"/>
          <w:sz w:val="24"/>
          <w:szCs w:val="24"/>
        </w:rPr>
        <w:t xml:space="preserve"> </w:t>
      </w:r>
      <w:r>
        <w:rPr>
          <w:spacing w:val="-2"/>
          <w:sz w:val="24"/>
          <w:szCs w:val="24"/>
        </w:rPr>
        <w:t>w</w:t>
      </w:r>
      <w:r>
        <w:rPr>
          <w:sz w:val="24"/>
          <w:szCs w:val="24"/>
        </w:rPr>
        <w:t>ords;</w:t>
      </w:r>
      <w:r>
        <w:rPr>
          <w:spacing w:val="-7"/>
          <w:sz w:val="24"/>
          <w:szCs w:val="24"/>
        </w:rPr>
        <w:t xml:space="preserve"> </w:t>
      </w:r>
      <w:r>
        <w:rPr>
          <w:sz w:val="24"/>
          <w:szCs w:val="24"/>
        </w:rPr>
        <w:t>in</w:t>
      </w:r>
      <w:r>
        <w:rPr>
          <w:spacing w:val="-2"/>
          <w:sz w:val="24"/>
          <w:szCs w:val="24"/>
        </w:rPr>
        <w:t xml:space="preserve"> </w:t>
      </w:r>
      <w:r>
        <w:rPr>
          <w:sz w:val="24"/>
          <w:szCs w:val="24"/>
        </w:rPr>
        <w:t>these</w:t>
      </w:r>
      <w:r>
        <w:rPr>
          <w:spacing w:val="-5"/>
          <w:sz w:val="24"/>
          <w:szCs w:val="24"/>
        </w:rPr>
        <w:t xml:space="preserve"> </w:t>
      </w:r>
      <w:r>
        <w:rPr>
          <w:sz w:val="24"/>
          <w:szCs w:val="24"/>
        </w:rPr>
        <w:t>cases,</w:t>
      </w:r>
      <w:r>
        <w:rPr>
          <w:spacing w:val="-6"/>
          <w:sz w:val="24"/>
          <w:szCs w:val="24"/>
        </w:rPr>
        <w:t xml:space="preserve"> </w:t>
      </w:r>
      <w:r>
        <w:rPr>
          <w:sz w:val="24"/>
          <w:szCs w:val="24"/>
        </w:rPr>
        <w:t>we</w:t>
      </w:r>
      <w:r>
        <w:rPr>
          <w:spacing w:val="-3"/>
          <w:sz w:val="24"/>
          <w:szCs w:val="24"/>
        </w:rPr>
        <w:t xml:space="preserve"> </w:t>
      </w:r>
      <w:r>
        <w:rPr>
          <w:sz w:val="24"/>
          <w:szCs w:val="24"/>
        </w:rPr>
        <w:t>paired</w:t>
      </w:r>
      <w:r>
        <w:rPr>
          <w:spacing w:val="-6"/>
          <w:sz w:val="24"/>
          <w:szCs w:val="24"/>
        </w:rPr>
        <w:t xml:space="preserve"> </w:t>
      </w:r>
      <w:r>
        <w:rPr>
          <w:sz w:val="24"/>
          <w:szCs w:val="24"/>
        </w:rPr>
        <w:t>the</w:t>
      </w:r>
      <w:r>
        <w:rPr>
          <w:spacing w:val="-3"/>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with</w:t>
      </w:r>
      <w:r>
        <w:rPr>
          <w:spacing w:val="-4"/>
          <w:sz w:val="24"/>
          <w:szCs w:val="24"/>
        </w:rPr>
        <w:t xml:space="preserve"> </w:t>
      </w:r>
      <w:r>
        <w:rPr>
          <w:sz w:val="24"/>
          <w:szCs w:val="24"/>
        </w:rPr>
        <w:t>the o</w:t>
      </w:r>
      <w:r>
        <w:rPr>
          <w:spacing w:val="-4"/>
          <w:sz w:val="24"/>
          <w:szCs w:val="24"/>
        </w:rPr>
        <w:t>b</w:t>
      </w:r>
      <w:r>
        <w:rPr>
          <w:sz w:val="24"/>
          <w:szCs w:val="24"/>
        </w:rPr>
        <w:t>vious</w:t>
      </w:r>
      <w:r>
        <w:rPr>
          <w:spacing w:val="-8"/>
          <w:sz w:val="24"/>
          <w:szCs w:val="24"/>
        </w:rPr>
        <w:t xml:space="preserve"> </w:t>
      </w:r>
      <w:r>
        <w:rPr>
          <w:sz w:val="24"/>
          <w:szCs w:val="24"/>
        </w:rPr>
        <w:t>referents</w:t>
      </w:r>
      <w:r>
        <w:rPr>
          <w:spacing w:val="-8"/>
          <w:sz w:val="24"/>
          <w:szCs w:val="24"/>
        </w:rPr>
        <w:t xml:space="preserve"> </w:t>
      </w:r>
      <w:r>
        <w:rPr>
          <w:sz w:val="24"/>
          <w:szCs w:val="24"/>
        </w:rPr>
        <w:t>(e.g.,</w:t>
      </w:r>
      <w:r>
        <w:rPr>
          <w:spacing w:val="-5"/>
          <w:sz w:val="24"/>
          <w:szCs w:val="24"/>
        </w:rPr>
        <w:t xml:space="preserve"> </w:t>
      </w:r>
      <w:r>
        <w:rPr>
          <w:sz w:val="24"/>
          <w:szCs w:val="24"/>
        </w:rPr>
        <w:t>“dog”</w:t>
      </w:r>
      <w:r>
        <w:rPr>
          <w:spacing w:val="-6"/>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w:t>
      </w:r>
      <w:r>
        <w:rPr>
          <w:spacing w:val="-2"/>
          <w:sz w:val="24"/>
          <w:szCs w:val="24"/>
        </w:rPr>
        <w:t>lw</w:t>
      </w:r>
      <w:r>
        <w:rPr>
          <w:sz w:val="24"/>
          <w:szCs w:val="24"/>
        </w:rPr>
        <w:t>ays</w:t>
      </w:r>
      <w:r>
        <w:rPr>
          <w:spacing w:val="-7"/>
          <w:sz w:val="24"/>
          <w:szCs w:val="24"/>
        </w:rPr>
        <w:t xml:space="preserve"> </w:t>
      </w:r>
      <w:r>
        <w:rPr>
          <w:sz w:val="24"/>
          <w:szCs w:val="24"/>
        </w:rPr>
        <w:t>paired</w:t>
      </w:r>
      <w:r>
        <w:rPr>
          <w:spacing w:val="-6"/>
          <w:sz w:val="24"/>
          <w:szCs w:val="24"/>
        </w:rPr>
        <w:t xml:space="preserve"> </w:t>
      </w:r>
      <w:r>
        <w:rPr>
          <w:sz w:val="24"/>
          <w:szCs w:val="24"/>
        </w:rPr>
        <w:t>with</w:t>
      </w:r>
      <w:r>
        <w:rPr>
          <w:spacing w:val="-4"/>
          <w:sz w:val="24"/>
          <w:szCs w:val="24"/>
        </w:rPr>
        <w:t xml:space="preserve"> </w:t>
      </w:r>
      <w:r>
        <w:rPr>
          <w:sz w:val="24"/>
          <w:szCs w:val="24"/>
        </w:rPr>
        <w:t>an</w:t>
      </w:r>
      <w:r>
        <w:rPr>
          <w:spacing w:val="-2"/>
          <w:sz w:val="24"/>
          <w:szCs w:val="24"/>
        </w:rPr>
        <w:t xml:space="preserve"> </w:t>
      </w:r>
      <w:r>
        <w:rPr>
          <w:sz w:val="24"/>
          <w:szCs w:val="24"/>
        </w:rPr>
        <w:t>image</w:t>
      </w:r>
      <w:r>
        <w:rPr>
          <w:spacing w:val="-6"/>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z w:val="24"/>
          <w:szCs w:val="24"/>
        </w:rPr>
        <w:t>dog).</w:t>
      </w:r>
      <w:r>
        <w:rPr>
          <w:spacing w:val="9"/>
          <w:sz w:val="24"/>
          <w:szCs w:val="24"/>
        </w:rPr>
        <w:t xml:space="preserve"> </w:t>
      </w:r>
      <w:r>
        <w:rPr>
          <w:sz w:val="24"/>
          <w:szCs w:val="24"/>
        </w:rPr>
        <w:t>Bel</w:t>
      </w:r>
      <w:r>
        <w:rPr>
          <w:spacing w:val="-6"/>
          <w:sz w:val="24"/>
          <w:szCs w:val="24"/>
        </w:rPr>
        <w:t>o</w:t>
      </w:r>
      <w:r>
        <w:rPr>
          <w:sz w:val="24"/>
          <w:szCs w:val="24"/>
        </w:rPr>
        <w:t>w</w:t>
      </w:r>
      <w:r>
        <w:rPr>
          <w:spacing w:val="-6"/>
          <w:sz w:val="24"/>
          <w:szCs w:val="24"/>
        </w:rPr>
        <w:t xml:space="preserve"> </w:t>
      </w:r>
      <w:r>
        <w:rPr>
          <w:sz w:val="24"/>
          <w:szCs w:val="24"/>
        </w:rPr>
        <w:t>the</w:t>
      </w:r>
      <w:r>
        <w:rPr>
          <w:spacing w:val="-3"/>
          <w:sz w:val="24"/>
          <w:szCs w:val="24"/>
        </w:rPr>
        <w:t xml:space="preserve"> </w:t>
      </w:r>
      <w:r>
        <w:rPr>
          <w:sz w:val="24"/>
          <w:szCs w:val="24"/>
        </w:rPr>
        <w:t>M</w:t>
      </w:r>
      <w:r>
        <w:rPr>
          <w:spacing w:val="-2"/>
          <w:sz w:val="24"/>
          <w:szCs w:val="24"/>
        </w:rPr>
        <w:t xml:space="preserve"> </w:t>
      </w:r>
      <w:r>
        <w:rPr>
          <w:sz w:val="24"/>
          <w:szCs w:val="24"/>
        </w:rPr>
        <w:t>and</w:t>
      </w:r>
      <w:r>
        <w:rPr>
          <w:spacing w:val="-3"/>
          <w:sz w:val="24"/>
          <w:szCs w:val="24"/>
        </w:rPr>
        <w:t xml:space="preserve"> </w:t>
      </w:r>
      <w:r>
        <w:rPr>
          <w:sz w:val="24"/>
          <w:szCs w:val="24"/>
        </w:rPr>
        <w:t xml:space="preserve">P </w:t>
      </w:r>
      <w:r>
        <w:rPr>
          <w:spacing w:val="-2"/>
          <w:sz w:val="24"/>
          <w:szCs w:val="24"/>
        </w:rPr>
        <w:t>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their</w:t>
      </w:r>
      <w:r>
        <w:rPr>
          <w:spacing w:val="-4"/>
          <w:sz w:val="24"/>
          <w:szCs w:val="24"/>
        </w:rPr>
        <w:t xml:space="preserve"> </w:t>
      </w:r>
      <w:r>
        <w:rPr>
          <w:sz w:val="24"/>
          <w:szCs w:val="24"/>
        </w:rPr>
        <w:t>meanings,</w:t>
      </w:r>
      <w:r>
        <w:rPr>
          <w:spacing w:val="-10"/>
          <w:sz w:val="24"/>
          <w:szCs w:val="24"/>
        </w:rPr>
        <w:t xml:space="preserve"> </w:t>
      </w:r>
      <w:r>
        <w:rPr>
          <w:sz w:val="24"/>
          <w:szCs w:val="24"/>
        </w:rPr>
        <w:t>we</w:t>
      </w:r>
      <w:r>
        <w:rPr>
          <w:spacing w:val="-3"/>
          <w:sz w:val="24"/>
          <w:szCs w:val="24"/>
        </w:rPr>
        <w:t xml:space="preserve"> </w:t>
      </w:r>
      <w:r>
        <w:rPr>
          <w:sz w:val="24"/>
          <w:szCs w:val="24"/>
        </w:rPr>
        <w:t>displayed</w:t>
      </w:r>
      <w:r>
        <w:rPr>
          <w:spacing w:val="-9"/>
          <w:sz w:val="24"/>
          <w:szCs w:val="24"/>
        </w:rPr>
        <w:t xml:space="preserve"> </w:t>
      </w:r>
      <w:r>
        <w:rPr>
          <w:sz w:val="24"/>
          <w:szCs w:val="24"/>
        </w:rPr>
        <w:t>a</w:t>
      </w:r>
      <w:r>
        <w:rPr>
          <w:spacing w:val="-1"/>
          <w:sz w:val="24"/>
          <w:szCs w:val="24"/>
        </w:rPr>
        <w:t xml:space="preserve"> </w:t>
      </w:r>
      <w:r>
        <w:rPr>
          <w:sz w:val="24"/>
          <w:szCs w:val="24"/>
        </w:rPr>
        <w:t>r</w:t>
      </w:r>
      <w:r>
        <w:rPr>
          <w:spacing w:val="-6"/>
          <w:sz w:val="24"/>
          <w:szCs w:val="24"/>
        </w:rPr>
        <w:t>o</w:t>
      </w:r>
      <w:r>
        <w:rPr>
          <w:sz w:val="24"/>
          <w:szCs w:val="24"/>
        </w:rPr>
        <w:t>w</w:t>
      </w:r>
      <w:r>
        <w:rPr>
          <w:spacing w:val="-4"/>
          <w:sz w:val="24"/>
          <w:szCs w:val="24"/>
        </w:rPr>
        <w:t xml:space="preserve"> </w:t>
      </w:r>
      <w:r>
        <w:rPr>
          <w:sz w:val="24"/>
          <w:szCs w:val="24"/>
        </w:rPr>
        <w:t>containing</w:t>
      </w:r>
      <w:r>
        <w:rPr>
          <w:spacing w:val="-10"/>
          <w:sz w:val="24"/>
          <w:szCs w:val="24"/>
        </w:rPr>
        <w:t xml:space="preserve"> </w:t>
      </w:r>
      <w:r>
        <w:rPr>
          <w:sz w:val="24"/>
          <w:szCs w:val="24"/>
        </w:rPr>
        <w:t>the</w:t>
      </w:r>
      <w:r>
        <w:rPr>
          <w:spacing w:val="-3"/>
          <w:sz w:val="24"/>
          <w:szCs w:val="24"/>
        </w:rPr>
        <w:t xml:space="preserve"> </w:t>
      </w:r>
      <w:r>
        <w:rPr>
          <w:sz w:val="24"/>
          <w:szCs w:val="24"/>
        </w:rPr>
        <w:t>N</w:t>
      </w:r>
      <w:r>
        <w:rPr>
          <w:spacing w:val="-2"/>
          <w:sz w:val="24"/>
          <w:szCs w:val="24"/>
        </w:rPr>
        <w:t xml:space="preserve"> </w:t>
      </w:r>
      <w:r>
        <w:rPr>
          <w:sz w:val="24"/>
          <w:szCs w:val="24"/>
        </w:rPr>
        <w:t>and</w:t>
      </w:r>
      <w:r>
        <w:rPr>
          <w:spacing w:val="-3"/>
          <w:sz w:val="24"/>
          <w:szCs w:val="24"/>
        </w:rPr>
        <w:t xml:space="preserve"> </w:t>
      </w:r>
      <w:r>
        <w:rPr>
          <w:sz w:val="24"/>
          <w:szCs w:val="24"/>
        </w:rPr>
        <w:t>Q</w:t>
      </w:r>
      <w:r>
        <w:rPr>
          <w:spacing w:val="-2"/>
          <w:sz w:val="24"/>
          <w:szCs w:val="24"/>
        </w:rPr>
        <w:t xml:space="preserve"> w</w:t>
      </w:r>
      <w:r>
        <w:rPr>
          <w:sz w:val="24"/>
          <w:szCs w:val="24"/>
        </w:rPr>
        <w:t>ords.</w:t>
      </w:r>
      <w:r>
        <w:rPr>
          <w:spacing w:val="8"/>
          <w:sz w:val="24"/>
          <w:szCs w:val="24"/>
        </w:rPr>
        <w:t xml:space="preserve"> </w:t>
      </w:r>
      <w:r>
        <w:rPr>
          <w:sz w:val="24"/>
          <w:szCs w:val="24"/>
        </w:rPr>
        <w:t>Under</w:t>
      </w:r>
      <w:r>
        <w:rPr>
          <w:spacing w:val="-6"/>
          <w:sz w:val="24"/>
          <w:szCs w:val="24"/>
        </w:rPr>
        <w:t xml:space="preserve"> </w:t>
      </w:r>
      <w:r>
        <w:rPr>
          <w:sz w:val="24"/>
          <w:szCs w:val="24"/>
        </w:rPr>
        <w:t>each</w:t>
      </w:r>
      <w:r>
        <w:rPr>
          <w:spacing w:val="-4"/>
          <w:sz w:val="24"/>
          <w:szCs w:val="24"/>
        </w:rPr>
        <w:t xml:space="preserve"> </w:t>
      </w:r>
      <w:r>
        <w:rPr>
          <w:spacing w:val="-2"/>
          <w:sz w:val="24"/>
          <w:szCs w:val="24"/>
        </w:rPr>
        <w:t>w</w:t>
      </w:r>
      <w:r>
        <w:rPr>
          <w:sz w:val="24"/>
          <w:szCs w:val="24"/>
        </w:rPr>
        <w:t>ord, we</w:t>
      </w:r>
      <w:r>
        <w:rPr>
          <w:spacing w:val="-3"/>
          <w:sz w:val="24"/>
          <w:szCs w:val="24"/>
        </w:rPr>
        <w:t xml:space="preserve"> </w:t>
      </w:r>
      <w:r>
        <w:rPr>
          <w:sz w:val="24"/>
          <w:szCs w:val="24"/>
        </w:rPr>
        <w:t>displayed</w:t>
      </w:r>
      <w:r>
        <w:rPr>
          <w:spacing w:val="-9"/>
          <w:sz w:val="24"/>
          <w:szCs w:val="24"/>
        </w:rPr>
        <w:t xml:space="preserve"> </w:t>
      </w:r>
      <w:r>
        <w:rPr>
          <w:sz w:val="24"/>
          <w:szCs w:val="24"/>
        </w:rPr>
        <w:t>a</w:t>
      </w:r>
      <w:r>
        <w:rPr>
          <w:spacing w:val="-1"/>
          <w:sz w:val="24"/>
          <w:szCs w:val="24"/>
        </w:rPr>
        <w:t xml:space="preserve"> </w:t>
      </w:r>
      <w:r>
        <w:rPr>
          <w:sz w:val="24"/>
          <w:szCs w:val="24"/>
        </w:rPr>
        <w:t>t</w:t>
      </w:r>
      <w:r>
        <w:rPr>
          <w:spacing w:val="-2"/>
          <w:sz w:val="24"/>
          <w:szCs w:val="24"/>
        </w:rPr>
        <w:t>w</w:t>
      </w:r>
      <w:r>
        <w:rPr>
          <w:sz w:val="24"/>
          <w:szCs w:val="24"/>
        </w:rPr>
        <w:t>o-alternat</w:t>
      </w:r>
      <w:r>
        <w:rPr>
          <w:spacing w:val="-6"/>
          <w:sz w:val="24"/>
          <w:szCs w:val="24"/>
        </w:rPr>
        <w:t>i</w:t>
      </w:r>
      <w:r>
        <w:rPr>
          <w:spacing w:val="-4"/>
          <w:sz w:val="24"/>
          <w:szCs w:val="24"/>
        </w:rPr>
        <w:t>v</w:t>
      </w:r>
      <w:r>
        <w:rPr>
          <w:sz w:val="24"/>
          <w:szCs w:val="24"/>
        </w:rPr>
        <w:t>e</w:t>
      </w:r>
      <w:r>
        <w:rPr>
          <w:spacing w:val="-14"/>
          <w:sz w:val="24"/>
          <w:szCs w:val="24"/>
        </w:rPr>
        <w:t xml:space="preserve"> </w:t>
      </w:r>
      <w:r>
        <w:rPr>
          <w:sz w:val="24"/>
          <w:szCs w:val="24"/>
        </w:rPr>
        <w:t>referent</w:t>
      </w:r>
      <w:r>
        <w:rPr>
          <w:spacing w:val="-7"/>
          <w:sz w:val="24"/>
          <w:szCs w:val="24"/>
        </w:rPr>
        <w:t xml:space="preserve"> </w:t>
      </w:r>
      <w:r>
        <w:rPr>
          <w:sz w:val="24"/>
          <w:szCs w:val="24"/>
        </w:rPr>
        <w:t>choice</w:t>
      </w:r>
      <w:r>
        <w:rPr>
          <w:spacing w:val="-6"/>
          <w:sz w:val="24"/>
          <w:szCs w:val="24"/>
        </w:rPr>
        <w:t xml:space="preserve"> </w:t>
      </w:r>
      <w:r>
        <w:rPr>
          <w:sz w:val="24"/>
          <w:szCs w:val="24"/>
        </w:rPr>
        <w:t>between</w:t>
      </w:r>
      <w:r>
        <w:rPr>
          <w:spacing w:val="-8"/>
          <w:sz w:val="24"/>
          <w:szCs w:val="24"/>
        </w:rPr>
        <w:t xml:space="preserve"> </w:t>
      </w:r>
      <w:r>
        <w:rPr>
          <w:sz w:val="24"/>
          <w:szCs w:val="24"/>
        </w:rPr>
        <w:t>an</w:t>
      </w:r>
      <w:r>
        <w:rPr>
          <w:spacing w:val="-2"/>
          <w:sz w:val="24"/>
          <w:szCs w:val="24"/>
        </w:rPr>
        <w:t xml:space="preserve"> </w:t>
      </w:r>
      <w:r>
        <w:rPr>
          <w:sz w:val="24"/>
          <w:szCs w:val="24"/>
        </w:rPr>
        <w:t>animal</w:t>
      </w:r>
      <w:r>
        <w:rPr>
          <w:spacing w:val="-7"/>
          <w:sz w:val="24"/>
          <w:szCs w:val="24"/>
        </w:rPr>
        <w:t xml:space="preserve"> </w:t>
      </w:r>
      <w:r>
        <w:rPr>
          <w:sz w:val="24"/>
          <w:szCs w:val="24"/>
        </w:rPr>
        <w:t>(the</w:t>
      </w:r>
      <w:r>
        <w:rPr>
          <w:spacing w:val="-4"/>
          <w:sz w:val="24"/>
          <w:szCs w:val="24"/>
        </w:rPr>
        <w:t xml:space="preserve"> </w:t>
      </w:r>
      <w:r>
        <w:rPr>
          <w:sz w:val="24"/>
          <w:szCs w:val="24"/>
        </w:rPr>
        <w:t>“correct”</w:t>
      </w:r>
      <w:r>
        <w:rPr>
          <w:spacing w:val="-9"/>
          <w:sz w:val="24"/>
          <w:szCs w:val="24"/>
        </w:rPr>
        <w:t xml:space="preserve"> </w:t>
      </w:r>
      <w:r>
        <w:rPr>
          <w:sz w:val="24"/>
          <w:szCs w:val="24"/>
        </w:rPr>
        <w:t>choice</w:t>
      </w:r>
      <w:r>
        <w:rPr>
          <w:spacing w:val="-6"/>
          <w:sz w:val="24"/>
          <w:szCs w:val="24"/>
        </w:rPr>
        <w:t xml:space="preserve"> </w:t>
      </w:r>
      <w:r>
        <w:rPr>
          <w:sz w:val="24"/>
          <w:szCs w:val="24"/>
        </w:rPr>
        <w:t>for</w:t>
      </w:r>
      <w:r>
        <w:rPr>
          <w:spacing w:val="-3"/>
          <w:sz w:val="24"/>
          <w:szCs w:val="24"/>
        </w:rPr>
        <w:t xml:space="preserve"> </w:t>
      </w:r>
      <w:r>
        <w:rPr>
          <w:sz w:val="24"/>
          <w:szCs w:val="24"/>
        </w:rPr>
        <w:t xml:space="preserve">N </w:t>
      </w:r>
      <w:r>
        <w:rPr>
          <w:spacing w:val="-2"/>
          <w:sz w:val="24"/>
          <w:szCs w:val="24"/>
        </w:rPr>
        <w:t>w</w:t>
      </w:r>
      <w:r>
        <w:rPr>
          <w:sz w:val="24"/>
          <w:szCs w:val="24"/>
        </w:rPr>
        <w:t>ords)</w:t>
      </w:r>
      <w:r>
        <w:rPr>
          <w:spacing w:val="-7"/>
          <w:sz w:val="24"/>
          <w:szCs w:val="24"/>
        </w:rPr>
        <w:t xml:space="preserve"> </w:t>
      </w:r>
      <w:r>
        <w:rPr>
          <w:sz w:val="24"/>
          <w:szCs w:val="24"/>
        </w:rPr>
        <w:t>and</w:t>
      </w:r>
      <w:r>
        <w:rPr>
          <w:spacing w:val="-3"/>
          <w:sz w:val="24"/>
          <w:szCs w:val="24"/>
        </w:rPr>
        <w:t xml:space="preserve"> </w:t>
      </w:r>
      <w:r>
        <w:rPr>
          <w:spacing w:val="-4"/>
          <w:sz w:val="24"/>
          <w:szCs w:val="24"/>
        </w:rPr>
        <w:t>v</w:t>
      </w:r>
      <w:r>
        <w:rPr>
          <w:sz w:val="24"/>
          <w:szCs w:val="24"/>
        </w:rPr>
        <w:t>ehicle</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(the</w:t>
      </w:r>
      <w:r>
        <w:rPr>
          <w:spacing w:val="-4"/>
          <w:sz w:val="24"/>
          <w:szCs w:val="24"/>
        </w:rPr>
        <w:t xml:space="preserve"> </w:t>
      </w:r>
      <w:r>
        <w:rPr>
          <w:sz w:val="24"/>
          <w:szCs w:val="24"/>
        </w:rPr>
        <w:t>“correct”</w:t>
      </w:r>
      <w:r>
        <w:rPr>
          <w:spacing w:val="-9"/>
          <w:sz w:val="24"/>
          <w:szCs w:val="24"/>
        </w:rPr>
        <w:t xml:space="preserve"> </w:t>
      </w:r>
      <w:r>
        <w:rPr>
          <w:sz w:val="24"/>
          <w:szCs w:val="24"/>
        </w:rPr>
        <w:t>choice</w:t>
      </w:r>
      <w:r>
        <w:rPr>
          <w:spacing w:val="-6"/>
          <w:sz w:val="24"/>
          <w:szCs w:val="24"/>
        </w:rPr>
        <w:t xml:space="preserve"> </w:t>
      </w:r>
      <w:r>
        <w:rPr>
          <w:sz w:val="24"/>
          <w:szCs w:val="24"/>
        </w:rPr>
        <w:t>for</w:t>
      </w:r>
      <w:r>
        <w:rPr>
          <w:spacing w:val="-3"/>
          <w:sz w:val="24"/>
          <w:szCs w:val="24"/>
        </w:rPr>
        <w:t xml:space="preserve"> </w:t>
      </w:r>
      <w:r>
        <w:rPr>
          <w:sz w:val="24"/>
          <w:szCs w:val="24"/>
        </w:rPr>
        <w:t>Q</w:t>
      </w:r>
      <w:r>
        <w:rPr>
          <w:spacing w:val="-2"/>
          <w:sz w:val="24"/>
          <w:szCs w:val="24"/>
        </w:rPr>
        <w:t xml:space="preserve"> w</w:t>
      </w:r>
      <w:r>
        <w:rPr>
          <w:sz w:val="24"/>
          <w:szCs w:val="24"/>
        </w:rPr>
        <w:t>ords);</w:t>
      </w:r>
      <w:r>
        <w:rPr>
          <w:spacing w:val="-7"/>
          <w:sz w:val="24"/>
          <w:szCs w:val="24"/>
        </w:rPr>
        <w:t xml:space="preserve"> </w:t>
      </w:r>
      <w:r>
        <w:rPr>
          <w:sz w:val="24"/>
          <w:szCs w:val="24"/>
        </w:rPr>
        <w:t>participants</w:t>
      </w:r>
      <w:r>
        <w:rPr>
          <w:spacing w:val="-11"/>
          <w:sz w:val="24"/>
          <w:szCs w:val="24"/>
        </w:rPr>
        <w:t xml:space="preserve"> </w:t>
      </w:r>
      <w:r>
        <w:rPr>
          <w:sz w:val="24"/>
          <w:szCs w:val="24"/>
        </w:rPr>
        <w:t>made</w:t>
      </w:r>
      <w:r>
        <w:rPr>
          <w:spacing w:val="-5"/>
          <w:sz w:val="24"/>
          <w:szCs w:val="24"/>
        </w:rPr>
        <w:t xml:space="preserve"> </w:t>
      </w:r>
      <w:r>
        <w:rPr>
          <w:sz w:val="24"/>
          <w:szCs w:val="24"/>
        </w:rPr>
        <w:t>a</w:t>
      </w:r>
      <w:r>
        <w:rPr>
          <w:spacing w:val="-1"/>
          <w:sz w:val="24"/>
          <w:szCs w:val="24"/>
        </w:rPr>
        <w:t xml:space="preserve"> </w:t>
      </w:r>
      <w:r>
        <w:rPr>
          <w:sz w:val="24"/>
          <w:szCs w:val="24"/>
        </w:rPr>
        <w:t>choice</w:t>
      </w:r>
      <w:r>
        <w:rPr>
          <w:spacing w:val="-6"/>
          <w:sz w:val="24"/>
          <w:szCs w:val="24"/>
        </w:rPr>
        <w:t xml:space="preserve"> </w:t>
      </w:r>
      <w:r>
        <w:rPr>
          <w:sz w:val="24"/>
          <w:szCs w:val="24"/>
        </w:rPr>
        <w:t>by clicking</w:t>
      </w:r>
      <w:r>
        <w:rPr>
          <w:spacing w:val="-8"/>
          <w:sz w:val="24"/>
          <w:szCs w:val="24"/>
        </w:rPr>
        <w:t xml:space="preserve"> </w:t>
      </w:r>
      <w:r>
        <w:rPr>
          <w:sz w:val="24"/>
          <w:szCs w:val="24"/>
        </w:rPr>
        <w:t>on</w:t>
      </w:r>
      <w:r>
        <w:rPr>
          <w:spacing w:val="-2"/>
          <w:sz w:val="24"/>
          <w:szCs w:val="24"/>
        </w:rPr>
        <w:t xml:space="preserve"> </w:t>
      </w:r>
      <w:r>
        <w:rPr>
          <w:sz w:val="24"/>
          <w:szCs w:val="24"/>
        </w:rPr>
        <w:t>one</w:t>
      </w:r>
      <w:r>
        <w:rPr>
          <w:spacing w:val="-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pictures.</w:t>
      </w:r>
      <w:r>
        <w:rPr>
          <w:spacing w:val="6"/>
          <w:sz w:val="24"/>
          <w:szCs w:val="24"/>
        </w:rPr>
        <w:t xml:space="preserve"> </w:t>
      </w:r>
      <w:r>
        <w:rPr>
          <w:sz w:val="24"/>
          <w:szCs w:val="24"/>
        </w:rPr>
        <w:t>If</w:t>
      </w:r>
      <w:r>
        <w:rPr>
          <w:spacing w:val="-2"/>
          <w:sz w:val="24"/>
          <w:szCs w:val="24"/>
        </w:rPr>
        <w:t xml:space="preserve"> </w:t>
      </w:r>
      <w:r>
        <w:rPr>
          <w:sz w:val="24"/>
          <w:szCs w:val="24"/>
        </w:rPr>
        <w:t>participants</w:t>
      </w:r>
      <w:r>
        <w:rPr>
          <w:spacing w:val="-11"/>
          <w:sz w:val="24"/>
          <w:szCs w:val="24"/>
        </w:rPr>
        <w:t xml:space="preserve"> </w:t>
      </w:r>
      <w:r>
        <w:rPr>
          <w:sz w:val="24"/>
          <w:szCs w:val="24"/>
        </w:rPr>
        <w:t>learned</w:t>
      </w:r>
      <w:r>
        <w:rPr>
          <w:spacing w:val="-7"/>
          <w:sz w:val="24"/>
          <w:szCs w:val="24"/>
        </w:rPr>
        <w:t xml:space="preserve"> </w:t>
      </w:r>
      <w:r>
        <w:rPr>
          <w:sz w:val="24"/>
          <w:szCs w:val="24"/>
        </w:rPr>
        <w:t>the</w:t>
      </w:r>
      <w:r>
        <w:rPr>
          <w:spacing w:val="-3"/>
          <w:sz w:val="24"/>
          <w:szCs w:val="24"/>
        </w:rPr>
        <w:t xml:space="preserve"> </w:t>
      </w:r>
      <w:r>
        <w:rPr>
          <w:sz w:val="24"/>
          <w:szCs w:val="24"/>
        </w:rPr>
        <w:t>MN</w:t>
      </w:r>
      <w:r>
        <w:rPr>
          <w:spacing w:val="-4"/>
          <w:sz w:val="24"/>
          <w:szCs w:val="24"/>
        </w:rPr>
        <w:t xml:space="preserve"> </w:t>
      </w:r>
      <w:r>
        <w:rPr>
          <w:sz w:val="24"/>
          <w:szCs w:val="24"/>
        </w:rPr>
        <w:t>and</w:t>
      </w:r>
      <w:r>
        <w:rPr>
          <w:spacing w:val="-3"/>
          <w:sz w:val="24"/>
          <w:szCs w:val="24"/>
        </w:rPr>
        <w:t xml:space="preserve"> </w:t>
      </w:r>
      <w:r>
        <w:rPr>
          <w:sz w:val="24"/>
          <w:szCs w:val="24"/>
        </w:rPr>
        <w:t>PQ</w:t>
      </w:r>
      <w:r>
        <w:rPr>
          <w:spacing w:val="-3"/>
          <w:sz w:val="24"/>
          <w:szCs w:val="24"/>
        </w:rPr>
        <w:t xml:space="preserve"> </w:t>
      </w:r>
      <w:r>
        <w:rPr>
          <w:sz w:val="24"/>
          <w:szCs w:val="24"/>
        </w:rPr>
        <w:t>co-occurrence</w:t>
      </w:r>
    </w:p>
    <w:p w:rsidR="00B72476" w:rsidRDefault="00875887">
      <w:pPr>
        <w:spacing w:before="7"/>
        <w:ind w:left="82" w:right="299"/>
        <w:jc w:val="center"/>
        <w:rPr>
          <w:sz w:val="24"/>
          <w:szCs w:val="24"/>
        </w:rPr>
      </w:pPr>
      <w:r>
        <w:rPr>
          <w:noProof/>
        </w:rPr>
        <mc:AlternateContent>
          <mc:Choice Requires="wpg">
            <w:drawing>
              <wp:anchor distT="0" distB="0" distL="114300" distR="114300" simplePos="0" relativeHeight="503314329" behindDoc="1" locked="0" layoutInCell="1" allowOverlap="1">
                <wp:simplePos x="0" y="0"/>
                <wp:positionH relativeFrom="page">
                  <wp:posOffset>914400</wp:posOffset>
                </wp:positionH>
                <wp:positionV relativeFrom="paragraph">
                  <wp:posOffset>304800</wp:posOffset>
                </wp:positionV>
                <wp:extent cx="457200" cy="0"/>
                <wp:effectExtent l="0" t="0" r="927100" b="317500"/>
                <wp:wrapNone/>
                <wp:docPr id="862"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0"/>
                          <a:chOff x="1440" y="481"/>
                          <a:chExt cx="720" cy="0"/>
                        </a:xfrm>
                      </wpg:grpSpPr>
                      <wps:wsp>
                        <wps:cNvPr id="863" name="Freeform 859"/>
                        <wps:cNvSpPr>
                          <a:spLocks noEditPoints="1"/>
                        </wps:cNvSpPr>
                        <wps:spPr bwMode="auto">
                          <a:xfrm>
                            <a:off x="2880" y="962"/>
                            <a:ext cx="720" cy="0"/>
                          </a:xfrm>
                          <a:custGeom>
                            <a:avLst/>
                            <a:gdLst>
                              <a:gd name="T0" fmla="+- 0 1440 1440"/>
                              <a:gd name="T1" fmla="*/ T0 w 720"/>
                              <a:gd name="T2" fmla="+- 0 2160 1440"/>
                              <a:gd name="T3" fmla="*/ T2 w 720"/>
                            </a:gdLst>
                            <a:ahLst/>
                            <a:cxnLst>
                              <a:cxn ang="0">
                                <a:pos x="T1" y="0"/>
                              </a:cxn>
                              <a:cxn ang="0">
                                <a:pos x="T3" y="0"/>
                              </a:cxn>
                            </a:cxnLst>
                            <a:rect l="0" t="0" r="r" b="b"/>
                            <a:pathLst>
                              <a:path w="720">
                                <a:moveTo>
                                  <a:pt x="0" y="0"/>
                                </a:moveTo>
                                <a:lnTo>
                                  <a:pt x="720" y="0"/>
                                </a:lnTo>
                              </a:path>
                            </a:pathLst>
                          </a:custGeom>
                          <a:noFill/>
                          <a:ln w="15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8" o:spid="_x0000_s1026" style="position:absolute;margin-left:1in;margin-top:24pt;width:36pt;height:0;z-index:-2151;mso-position-horizontal-relative:page" coordorigin="1440,481" coordsize="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">
                <v:polyline id="Freeform 859" o:spid="_x0000_s1027" style="position:absolute;visibility:visible;mso-wrap-style:square;v-text-anchor:top" points="2880,962,3600,962" coordsize="7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6EPMwQAA&#10;ANwAAAAPAAAAZHJzL2Rvd25yZXYueG1sRI/dasJAFITvC77DcoTe1Y0GRFJXkYjYy/rzAIfsaRLM&#10;ng27xxjf3i0UejnMzDfMeju6Tg0UYuvZwHyWgSKuvG25NnC9HD5WoKIgW+w8k4EnRdhuJm9rLKx/&#10;8ImGs9QqQTgWaKAR6QutY9WQwzjzPXHyfnxwKEmGWtuAjwR3nV5k2VI7bDktNNhT2VB1O9+dgT7s&#10;K12KLI7f+ZDVZR672zUa8z4dd5+ghEb5D/+1v6yB1TKH3zPpCOjN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OhDzMEAAADcAAAADwAAAAAAAAAAAAAAAACXAgAAZHJzL2Rvd25y&#10;ZXYueG1sUEsFBgAAAAAEAAQA9QAAAIUDAAAAAA==&#10;" filled="f" strokeweight="1587emu">
                  <v:path arrowok="t" o:connecttype="custom" o:connectlocs="0,0;720,0" o:connectangles="0,0"/>
                  <o:lock v:ext="edit" verticies="t"/>
                </v:polyline>
                <w10:wrap anchorx="page"/>
              </v:group>
            </w:pict>
          </mc:Fallback>
        </mc:AlternateContent>
      </w:r>
      <w:r w:rsidR="00CB77E8">
        <w:rPr>
          <w:sz w:val="24"/>
          <w:szCs w:val="24"/>
        </w:rPr>
        <w:t>relationships</w:t>
      </w:r>
      <w:r w:rsidR="00CB77E8">
        <w:rPr>
          <w:spacing w:val="-12"/>
          <w:sz w:val="24"/>
          <w:szCs w:val="24"/>
        </w:rPr>
        <w:t xml:space="preserve"> </w:t>
      </w:r>
      <w:r w:rsidR="00CB77E8">
        <w:rPr>
          <w:sz w:val="24"/>
          <w:szCs w:val="24"/>
        </w:rPr>
        <w:t>and</w:t>
      </w:r>
      <w:r w:rsidR="00CB77E8">
        <w:rPr>
          <w:spacing w:val="16"/>
          <w:sz w:val="24"/>
          <w:szCs w:val="24"/>
        </w:rPr>
        <w:t xml:space="preserve"> </w:t>
      </w:r>
      <w:r w:rsidR="00CB77E8">
        <w:rPr>
          <w:sz w:val="24"/>
          <w:szCs w:val="24"/>
        </w:rPr>
        <w:t>used</w:t>
      </w:r>
      <w:r w:rsidR="00CB77E8">
        <w:rPr>
          <w:spacing w:val="-4"/>
          <w:sz w:val="24"/>
          <w:szCs w:val="24"/>
        </w:rPr>
        <w:t xml:space="preserve"> </w:t>
      </w:r>
      <w:r w:rsidR="00CB77E8">
        <w:rPr>
          <w:sz w:val="24"/>
          <w:szCs w:val="24"/>
        </w:rPr>
        <w:t>them</w:t>
      </w:r>
      <w:r w:rsidR="00CB77E8">
        <w:rPr>
          <w:spacing w:val="-5"/>
          <w:sz w:val="24"/>
          <w:szCs w:val="24"/>
        </w:rPr>
        <w:t xml:space="preserve"> </w:t>
      </w:r>
      <w:r w:rsidR="00CB77E8">
        <w:rPr>
          <w:sz w:val="24"/>
          <w:szCs w:val="24"/>
        </w:rPr>
        <w:t>to</w:t>
      </w:r>
      <w:r w:rsidR="00CB77E8">
        <w:rPr>
          <w:spacing w:val="-2"/>
          <w:sz w:val="24"/>
          <w:szCs w:val="24"/>
        </w:rPr>
        <w:t xml:space="preserve"> </w:t>
      </w:r>
      <w:r w:rsidR="00CB77E8">
        <w:rPr>
          <w:sz w:val="24"/>
          <w:szCs w:val="24"/>
        </w:rPr>
        <w:t>form</w:t>
      </w:r>
      <w:r w:rsidR="00CB77E8">
        <w:rPr>
          <w:spacing w:val="-5"/>
          <w:sz w:val="24"/>
          <w:szCs w:val="24"/>
        </w:rPr>
        <w:t xml:space="preserve"> </w:t>
      </w:r>
      <w:r w:rsidR="00CB77E8">
        <w:rPr>
          <w:sz w:val="24"/>
          <w:szCs w:val="24"/>
        </w:rPr>
        <w:t>nascent</w:t>
      </w:r>
      <w:r w:rsidR="00CB77E8">
        <w:rPr>
          <w:spacing w:val="-7"/>
          <w:sz w:val="24"/>
          <w:szCs w:val="24"/>
        </w:rPr>
        <w:t xml:space="preserve"> </w:t>
      </w:r>
      <w:r w:rsidR="00CB77E8">
        <w:rPr>
          <w:sz w:val="24"/>
          <w:szCs w:val="24"/>
        </w:rPr>
        <w:t>l</w:t>
      </w:r>
      <w:r w:rsidR="00CB77E8">
        <w:rPr>
          <w:spacing w:val="-4"/>
          <w:sz w:val="24"/>
          <w:szCs w:val="24"/>
        </w:rPr>
        <w:t>e</w:t>
      </w:r>
      <w:r w:rsidR="00CB77E8">
        <w:rPr>
          <w:sz w:val="24"/>
          <w:szCs w:val="24"/>
        </w:rPr>
        <w:t>xical</w:t>
      </w:r>
      <w:r w:rsidR="00CB77E8">
        <w:rPr>
          <w:spacing w:val="-6"/>
          <w:sz w:val="24"/>
          <w:szCs w:val="24"/>
        </w:rPr>
        <w:t xml:space="preserve"> </w:t>
      </w:r>
      <w:r w:rsidR="00CB77E8">
        <w:rPr>
          <w:sz w:val="24"/>
          <w:szCs w:val="24"/>
        </w:rPr>
        <w:t>cat</w:t>
      </w:r>
      <w:r w:rsidR="00CB77E8">
        <w:rPr>
          <w:spacing w:val="-4"/>
          <w:sz w:val="24"/>
          <w:szCs w:val="24"/>
        </w:rPr>
        <w:t>e</w:t>
      </w:r>
      <w:r w:rsidR="00CB77E8">
        <w:rPr>
          <w:sz w:val="24"/>
          <w:szCs w:val="24"/>
        </w:rPr>
        <w:t>gories</w:t>
      </w:r>
      <w:r w:rsidR="00CB77E8">
        <w:rPr>
          <w:spacing w:val="-10"/>
          <w:sz w:val="24"/>
          <w:szCs w:val="24"/>
        </w:rPr>
        <w:t xml:space="preserve"> </w:t>
      </w:r>
      <w:r w:rsidR="00CB77E8">
        <w:rPr>
          <w:sz w:val="24"/>
          <w:szCs w:val="24"/>
        </w:rPr>
        <w:t>and</w:t>
      </w:r>
      <w:r w:rsidR="00CB77E8">
        <w:rPr>
          <w:spacing w:val="16"/>
          <w:sz w:val="24"/>
          <w:szCs w:val="24"/>
        </w:rPr>
        <w:t xml:space="preserve"> </w:t>
      </w:r>
      <w:r w:rsidR="00CB77E8">
        <w:rPr>
          <w:sz w:val="24"/>
          <w:szCs w:val="24"/>
        </w:rPr>
        <w:t>used</w:t>
      </w:r>
      <w:r w:rsidR="00CB77E8">
        <w:rPr>
          <w:spacing w:val="-4"/>
          <w:sz w:val="24"/>
          <w:szCs w:val="24"/>
        </w:rPr>
        <w:t xml:space="preserve"> </w:t>
      </w:r>
      <w:r w:rsidR="00CB77E8">
        <w:rPr>
          <w:sz w:val="24"/>
          <w:szCs w:val="24"/>
        </w:rPr>
        <w:t>these</w:t>
      </w:r>
      <w:r w:rsidR="00CB77E8">
        <w:rPr>
          <w:spacing w:val="-5"/>
          <w:sz w:val="24"/>
          <w:szCs w:val="24"/>
        </w:rPr>
        <w:t xml:space="preserve"> </w:t>
      </w:r>
      <w:r w:rsidR="00CB77E8">
        <w:rPr>
          <w:sz w:val="24"/>
          <w:szCs w:val="24"/>
        </w:rPr>
        <w:t>l</w:t>
      </w:r>
      <w:r w:rsidR="00CB77E8">
        <w:rPr>
          <w:spacing w:val="-4"/>
          <w:sz w:val="24"/>
          <w:szCs w:val="24"/>
        </w:rPr>
        <w:t>e</w:t>
      </w:r>
      <w:r w:rsidR="00CB77E8">
        <w:rPr>
          <w:sz w:val="24"/>
          <w:szCs w:val="24"/>
        </w:rPr>
        <w:t>xical</w:t>
      </w:r>
      <w:r w:rsidR="00CB77E8">
        <w:rPr>
          <w:spacing w:val="-6"/>
          <w:sz w:val="24"/>
          <w:szCs w:val="24"/>
        </w:rPr>
        <w:t xml:space="preserve"> </w:t>
      </w:r>
      <w:r w:rsidR="00CB77E8">
        <w:rPr>
          <w:w w:val="99"/>
          <w:sz w:val="24"/>
          <w:szCs w:val="24"/>
        </w:rPr>
        <w:t>cat</w:t>
      </w:r>
      <w:r w:rsidR="00CB77E8">
        <w:rPr>
          <w:spacing w:val="-4"/>
          <w:w w:val="99"/>
          <w:sz w:val="24"/>
          <w:szCs w:val="24"/>
        </w:rPr>
        <w:t>e</w:t>
      </w:r>
      <w:r w:rsidR="00CB77E8">
        <w:rPr>
          <w:w w:val="99"/>
          <w:sz w:val="24"/>
          <w:szCs w:val="24"/>
        </w:rPr>
        <w:t>gories</w:t>
      </w:r>
    </w:p>
    <w:p w:rsidR="00B72476" w:rsidRDefault="00B72476">
      <w:pPr>
        <w:spacing w:before="9" w:line="160" w:lineRule="exact"/>
        <w:rPr>
          <w:sz w:val="17"/>
          <w:szCs w:val="17"/>
        </w:rPr>
      </w:pPr>
    </w:p>
    <w:p w:rsidR="00B72476" w:rsidRDefault="00CB77E8">
      <w:pPr>
        <w:spacing w:before="38" w:line="410" w:lineRule="auto"/>
        <w:ind w:left="120" w:right="85" w:firstLine="279"/>
        <w:jc w:val="both"/>
        <w:sectPr w:rsidR="00B72476">
          <w:pgSz w:w="12240" w:h="15840"/>
          <w:pgMar w:top="960" w:right="1320" w:bottom="280" w:left="1320" w:header="736" w:footer="0" w:gutter="0"/>
          <w:cols w:space="720"/>
        </w:sectPr>
      </w:pPr>
      <w:r>
        <w:rPr>
          <w:position w:val="7"/>
          <w:sz w:val="14"/>
          <w:szCs w:val="14"/>
        </w:rPr>
        <w:t>3</w:t>
      </w:r>
      <w:r>
        <w:rPr>
          <w:spacing w:val="23"/>
          <w:position w:val="7"/>
          <w:sz w:val="14"/>
          <w:szCs w:val="14"/>
        </w:rPr>
        <w:t xml:space="preserve"> </w:t>
      </w:r>
      <w:r>
        <w:t>In</w:t>
      </w:r>
      <w:r>
        <w:rPr>
          <w:spacing w:val="-3"/>
        </w:rPr>
        <w:t xml:space="preserve"> </w:t>
      </w:r>
      <w:r>
        <w:t>initial</w:t>
      </w:r>
      <w:r>
        <w:rPr>
          <w:spacing w:val="-6"/>
        </w:rPr>
        <w:t xml:space="preserve"> </w:t>
      </w:r>
      <w:r>
        <w:t>data</w:t>
      </w:r>
      <w:r>
        <w:rPr>
          <w:spacing w:val="-3"/>
        </w:rPr>
        <w:t xml:space="preserve"> </w:t>
      </w:r>
      <w:r>
        <w:t>collection,</w:t>
      </w:r>
      <w:r>
        <w:rPr>
          <w:spacing w:val="-9"/>
        </w:rPr>
        <w:t xml:space="preserve"> </w:t>
      </w:r>
      <w:r>
        <w:t>we</w:t>
      </w:r>
      <w:r>
        <w:rPr>
          <w:spacing w:val="-3"/>
        </w:rPr>
        <w:t xml:space="preserve"> </w:t>
      </w:r>
      <w:r>
        <w:t>did</w:t>
      </w:r>
      <w:r>
        <w:rPr>
          <w:spacing w:val="-4"/>
        </w:rPr>
        <w:t xml:space="preserve"> </w:t>
      </w:r>
      <w:r>
        <w:t>not</w:t>
      </w:r>
      <w:r>
        <w:rPr>
          <w:spacing w:val="-3"/>
        </w:rPr>
        <w:t xml:space="preserve"> </w:t>
      </w:r>
      <w:r>
        <w:t>include</w:t>
      </w:r>
      <w:r>
        <w:rPr>
          <w:spacing w:val="-7"/>
        </w:rPr>
        <w:t xml:space="preserve"> </w:t>
      </w:r>
      <w:r>
        <w:t>catch</w:t>
      </w:r>
      <w:r>
        <w:rPr>
          <w:spacing w:val="-5"/>
        </w:rPr>
        <w:t xml:space="preserve"> </w:t>
      </w:r>
      <w:r>
        <w:t>trials.</w:t>
      </w:r>
      <w:r>
        <w:rPr>
          <w:spacing w:val="8"/>
        </w:rPr>
        <w:t xml:space="preserve"> </w:t>
      </w:r>
      <w:r>
        <w:t>Let</w:t>
      </w:r>
      <w:r>
        <w:rPr>
          <w:spacing w:val="-3"/>
        </w:rPr>
        <w:t xml:space="preserve"> </w:t>
      </w:r>
      <w:r>
        <w:t>[A/3;B]</w:t>
      </w:r>
      <w:r>
        <w:rPr>
          <w:spacing w:val="-6"/>
        </w:rPr>
        <w:t xml:space="preserve"> </w:t>
      </w:r>
      <w:r>
        <w:t>denote</w:t>
      </w:r>
      <w:r>
        <w:rPr>
          <w:spacing w:val="-6"/>
        </w:rPr>
        <w:t xml:space="preserve"> </w:t>
      </w:r>
      <w:r>
        <w:t>the</w:t>
      </w:r>
      <w:r>
        <w:rPr>
          <w:spacing w:val="-3"/>
        </w:rPr>
        <w:t xml:space="preserve"> e</w:t>
      </w:r>
      <w:r>
        <w:t>xperimental</w:t>
      </w:r>
      <w:r>
        <w:rPr>
          <w:spacing w:val="-11"/>
        </w:rPr>
        <w:t xml:space="preserve"> </w:t>
      </w:r>
      <w:r>
        <w:t>condition</w:t>
      </w:r>
      <w:r>
        <w:rPr>
          <w:spacing w:val="-9"/>
        </w:rPr>
        <w:t xml:space="preserve"> </w:t>
      </w:r>
      <w:r>
        <w:t>with</w:t>
      </w:r>
      <w:r>
        <w:rPr>
          <w:spacing w:val="-4"/>
        </w:rPr>
        <w:t xml:space="preserve"> </w:t>
      </w:r>
      <w:r>
        <w:t>A/3 coherence</w:t>
      </w:r>
      <w:r>
        <w:rPr>
          <w:spacing w:val="-7"/>
        </w:rPr>
        <w:t xml:space="preserve"> </w:t>
      </w:r>
      <w:r>
        <w:t>and</w:t>
      </w:r>
      <w:r>
        <w:rPr>
          <w:spacing w:val="-2"/>
        </w:rPr>
        <w:t xml:space="preserve"> </w:t>
      </w:r>
      <w:r>
        <w:t xml:space="preserve">B </w:t>
      </w:r>
      <w:r>
        <w:rPr>
          <w:spacing w:val="-3"/>
        </w:rPr>
        <w:t>e</w:t>
      </w:r>
      <w:r>
        <w:t>xposures</w:t>
      </w:r>
      <w:r>
        <w:rPr>
          <w:spacing w:val="-7"/>
        </w:rPr>
        <w:t xml:space="preserve"> </w:t>
      </w:r>
      <w:r>
        <w:t>(e.g.,</w:t>
      </w:r>
      <w:r>
        <w:rPr>
          <w:spacing w:val="-3"/>
        </w:rPr>
        <w:t xml:space="preserve"> </w:t>
      </w:r>
      <w:r>
        <w:t>[2/3;196]</w:t>
      </w:r>
      <w:r>
        <w:rPr>
          <w:spacing w:val="-6"/>
        </w:rPr>
        <w:t xml:space="preserve"> </w:t>
      </w:r>
      <w:r>
        <w:t>refers</w:t>
      </w:r>
      <w:r>
        <w:rPr>
          <w:spacing w:val="-4"/>
        </w:rPr>
        <w:t xml:space="preserve"> </w:t>
      </w:r>
      <w:r>
        <w:t>to</w:t>
      </w:r>
      <w:r>
        <w:rPr>
          <w:spacing w:val="-1"/>
        </w:rPr>
        <w:t xml:space="preserve"> </w:t>
      </w:r>
      <w:r>
        <w:t>the</w:t>
      </w:r>
      <w:r>
        <w:rPr>
          <w:spacing w:val="-1"/>
        </w:rPr>
        <w:t xml:space="preserve"> </w:t>
      </w:r>
      <w:r>
        <w:t>2/3</w:t>
      </w:r>
      <w:r>
        <w:rPr>
          <w:spacing w:val="-2"/>
        </w:rPr>
        <w:t xml:space="preserve"> </w:t>
      </w:r>
      <w:r>
        <w:t>coherence</w:t>
      </w:r>
      <w:r>
        <w:rPr>
          <w:spacing w:val="-7"/>
        </w:rPr>
        <w:t xml:space="preserve"> </w:t>
      </w:r>
      <w:r>
        <w:t>l</w:t>
      </w:r>
      <w:r>
        <w:rPr>
          <w:spacing w:val="-5"/>
        </w:rPr>
        <w:t>e</w:t>
      </w:r>
      <w:r>
        <w:rPr>
          <w:spacing w:val="-3"/>
        </w:rPr>
        <w:t>v</w:t>
      </w:r>
      <w:r>
        <w:t>el</w:t>
      </w:r>
      <w:r>
        <w:rPr>
          <w:spacing w:val="-3"/>
        </w:rPr>
        <w:t xml:space="preserve"> </w:t>
      </w:r>
      <w:r>
        <w:t>with</w:t>
      </w:r>
      <w:r>
        <w:rPr>
          <w:spacing w:val="-4"/>
        </w:rPr>
        <w:t xml:space="preserve"> </w:t>
      </w:r>
      <w:r>
        <w:t>196</w:t>
      </w:r>
      <w:r>
        <w:rPr>
          <w:spacing w:val="-2"/>
        </w:rPr>
        <w:t xml:space="preserve"> </w:t>
      </w:r>
      <w:r>
        <w:rPr>
          <w:spacing w:val="-3"/>
        </w:rPr>
        <w:t>e</w:t>
      </w:r>
      <w:r>
        <w:t>xposures).</w:t>
      </w:r>
      <w:r>
        <w:rPr>
          <w:spacing w:val="5"/>
        </w:rPr>
        <w:t xml:space="preserve"> </w:t>
      </w:r>
      <w:r>
        <w:t>In</w:t>
      </w:r>
      <w:r>
        <w:rPr>
          <w:spacing w:val="-1"/>
        </w:rPr>
        <w:t xml:space="preserve"> </w:t>
      </w:r>
      <w:r>
        <w:t>[0/3;196],</w:t>
      </w:r>
      <w:r>
        <w:rPr>
          <w:spacing w:val="-7"/>
        </w:rPr>
        <w:t xml:space="preserve"> </w:t>
      </w:r>
      <w:r>
        <w:t>18</w:t>
      </w:r>
      <w:r>
        <w:rPr>
          <w:spacing w:val="-1"/>
        </w:rPr>
        <w:t xml:space="preserve"> </w:t>
      </w:r>
      <w:r>
        <w:t>out of</w:t>
      </w:r>
      <w:r>
        <w:rPr>
          <w:spacing w:val="10"/>
        </w:rPr>
        <w:t xml:space="preserve"> </w:t>
      </w:r>
      <w:r>
        <w:t>40</w:t>
      </w:r>
      <w:r>
        <w:rPr>
          <w:spacing w:val="9"/>
        </w:rPr>
        <w:t xml:space="preserve"> </w:t>
      </w:r>
      <w:r>
        <w:t>participants</w:t>
      </w:r>
      <w:r>
        <w:rPr>
          <w:spacing w:val="2"/>
        </w:rPr>
        <w:t xml:space="preserve"> </w:t>
      </w:r>
      <w:r>
        <w:t>did</w:t>
      </w:r>
      <w:r>
        <w:rPr>
          <w:spacing w:val="9"/>
        </w:rPr>
        <w:t xml:space="preserve"> </w:t>
      </w:r>
      <w:r>
        <w:t>not</w:t>
      </w:r>
      <w:r>
        <w:rPr>
          <w:spacing w:val="9"/>
        </w:rPr>
        <w:t xml:space="preserve"> </w:t>
      </w:r>
      <w:r>
        <w:t>rece</w:t>
      </w:r>
      <w:r>
        <w:rPr>
          <w:spacing w:val="-5"/>
        </w:rPr>
        <w:t>i</w:t>
      </w:r>
      <w:r>
        <w:rPr>
          <w:spacing w:val="-3"/>
        </w:rPr>
        <w:t>v</w:t>
      </w:r>
      <w:r>
        <w:t>e</w:t>
      </w:r>
      <w:r>
        <w:rPr>
          <w:spacing w:val="6"/>
        </w:rPr>
        <w:t xml:space="preserve"> </w:t>
      </w:r>
      <w:r>
        <w:t>catch</w:t>
      </w:r>
      <w:r>
        <w:rPr>
          <w:spacing w:val="7"/>
        </w:rPr>
        <w:t xml:space="preserve"> </w:t>
      </w:r>
      <w:r>
        <w:t>trials.  In</w:t>
      </w:r>
      <w:r>
        <w:rPr>
          <w:spacing w:val="10"/>
        </w:rPr>
        <w:t xml:space="preserve"> </w:t>
      </w:r>
      <w:r>
        <w:t>[3/3;56],</w:t>
      </w:r>
      <w:r>
        <w:rPr>
          <w:spacing w:val="9"/>
        </w:rPr>
        <w:t xml:space="preserve"> </w:t>
      </w:r>
      <w:r>
        <w:t>30</w:t>
      </w:r>
      <w:r>
        <w:rPr>
          <w:spacing w:val="9"/>
        </w:rPr>
        <w:t xml:space="preserve"> </w:t>
      </w:r>
      <w:r>
        <w:t>out</w:t>
      </w:r>
      <w:r>
        <w:rPr>
          <w:spacing w:val="9"/>
        </w:rPr>
        <w:t xml:space="preserve"> </w:t>
      </w:r>
      <w:r>
        <w:t>of</w:t>
      </w:r>
      <w:r>
        <w:rPr>
          <w:spacing w:val="10"/>
        </w:rPr>
        <w:t xml:space="preserve"> </w:t>
      </w:r>
      <w:r>
        <w:t>43</w:t>
      </w:r>
      <w:r>
        <w:rPr>
          <w:spacing w:val="9"/>
        </w:rPr>
        <w:t xml:space="preserve"> </w:t>
      </w:r>
      <w:r>
        <w:t>participants</w:t>
      </w:r>
      <w:r>
        <w:rPr>
          <w:spacing w:val="2"/>
        </w:rPr>
        <w:t xml:space="preserve"> </w:t>
      </w:r>
      <w:r>
        <w:t>did</w:t>
      </w:r>
      <w:r>
        <w:rPr>
          <w:spacing w:val="9"/>
        </w:rPr>
        <w:t xml:space="preserve"> </w:t>
      </w:r>
      <w:r>
        <w:t>not</w:t>
      </w:r>
      <w:r>
        <w:rPr>
          <w:spacing w:val="9"/>
        </w:rPr>
        <w:t xml:space="preserve"> </w:t>
      </w:r>
      <w:r>
        <w:t>rece</w:t>
      </w:r>
      <w:r>
        <w:rPr>
          <w:spacing w:val="-5"/>
        </w:rPr>
        <w:t>i</w:t>
      </w:r>
      <w:r>
        <w:rPr>
          <w:spacing w:val="-3"/>
        </w:rPr>
        <w:t>v</w:t>
      </w:r>
      <w:r>
        <w:t>e</w:t>
      </w:r>
      <w:r>
        <w:rPr>
          <w:spacing w:val="6"/>
        </w:rPr>
        <w:t xml:space="preserve"> </w:t>
      </w:r>
      <w:r>
        <w:t>catch</w:t>
      </w:r>
      <w:r>
        <w:rPr>
          <w:spacing w:val="7"/>
        </w:rPr>
        <w:t xml:space="preserve"> </w:t>
      </w:r>
      <w:r>
        <w:t>trials.  In [3/3;126],</w:t>
      </w:r>
      <w:r>
        <w:rPr>
          <w:spacing w:val="-4"/>
        </w:rPr>
        <w:t xml:space="preserve"> </w:t>
      </w:r>
      <w:r>
        <w:t>30</w:t>
      </w:r>
      <w:r>
        <w:rPr>
          <w:spacing w:val="2"/>
        </w:rPr>
        <w:t xml:space="preserve"> </w:t>
      </w:r>
      <w:r>
        <w:t>out of</w:t>
      </w:r>
      <w:r>
        <w:rPr>
          <w:spacing w:val="2"/>
        </w:rPr>
        <w:t xml:space="preserve"> </w:t>
      </w:r>
      <w:r>
        <w:t>40</w:t>
      </w:r>
      <w:r>
        <w:rPr>
          <w:spacing w:val="2"/>
        </w:rPr>
        <w:t xml:space="preserve"> </w:t>
      </w:r>
      <w:r>
        <w:t>participants</w:t>
      </w:r>
      <w:r>
        <w:rPr>
          <w:spacing w:val="-6"/>
        </w:rPr>
        <w:t xml:space="preserve"> </w:t>
      </w:r>
      <w:r>
        <w:t>did</w:t>
      </w:r>
      <w:r>
        <w:rPr>
          <w:spacing w:val="1"/>
        </w:rPr>
        <w:t xml:space="preserve"> </w:t>
      </w:r>
      <w:r>
        <w:t>not</w:t>
      </w:r>
      <w:r>
        <w:rPr>
          <w:spacing w:val="1"/>
        </w:rPr>
        <w:t xml:space="preserve"> </w:t>
      </w:r>
      <w:r>
        <w:t>rece</w:t>
      </w:r>
      <w:r>
        <w:rPr>
          <w:spacing w:val="-5"/>
        </w:rPr>
        <w:t>i</w:t>
      </w:r>
      <w:r>
        <w:rPr>
          <w:spacing w:val="-3"/>
        </w:rPr>
        <w:t>v</w:t>
      </w:r>
      <w:r>
        <w:t>e</w:t>
      </w:r>
      <w:r>
        <w:rPr>
          <w:spacing w:val="-3"/>
        </w:rPr>
        <w:t xml:space="preserve"> </w:t>
      </w:r>
      <w:r>
        <w:t>catch trials.</w:t>
      </w:r>
      <w:r>
        <w:rPr>
          <w:spacing w:val="18"/>
        </w:rPr>
        <w:t xml:space="preserve"> </w:t>
      </w:r>
      <w:r>
        <w:t>In</w:t>
      </w:r>
      <w:r>
        <w:rPr>
          <w:spacing w:val="1"/>
        </w:rPr>
        <w:t xml:space="preserve"> </w:t>
      </w:r>
      <w:r>
        <w:t>[3/3;196],</w:t>
      </w:r>
      <w:r>
        <w:rPr>
          <w:spacing w:val="-4"/>
        </w:rPr>
        <w:t xml:space="preserve"> </w:t>
      </w:r>
      <w:r>
        <w:t>30</w:t>
      </w:r>
      <w:r>
        <w:rPr>
          <w:spacing w:val="2"/>
        </w:rPr>
        <w:t xml:space="preserve"> </w:t>
      </w:r>
      <w:r>
        <w:t>out</w:t>
      </w:r>
      <w:r>
        <w:rPr>
          <w:spacing w:val="1"/>
        </w:rPr>
        <w:t xml:space="preserve"> </w:t>
      </w:r>
      <w:r>
        <w:t>of</w:t>
      </w:r>
      <w:r>
        <w:rPr>
          <w:spacing w:val="1"/>
        </w:rPr>
        <w:t xml:space="preserve"> </w:t>
      </w:r>
      <w:r>
        <w:t>40</w:t>
      </w:r>
      <w:r>
        <w:rPr>
          <w:spacing w:val="2"/>
        </w:rPr>
        <w:t xml:space="preserve"> </w:t>
      </w:r>
      <w:r>
        <w:t>participants</w:t>
      </w:r>
      <w:r>
        <w:rPr>
          <w:spacing w:val="-6"/>
        </w:rPr>
        <w:t xml:space="preserve"> </w:t>
      </w:r>
      <w:r>
        <w:t>did</w:t>
      </w:r>
      <w:r>
        <w:rPr>
          <w:spacing w:val="1"/>
        </w:rPr>
        <w:t xml:space="preserve"> </w:t>
      </w:r>
      <w:r>
        <w:t>not</w:t>
      </w:r>
      <w:r>
        <w:rPr>
          <w:spacing w:val="1"/>
        </w:rPr>
        <w:t xml:space="preserve"> </w:t>
      </w:r>
      <w:r>
        <w:t>rece</w:t>
      </w:r>
      <w:r>
        <w:rPr>
          <w:spacing w:val="-5"/>
        </w:rPr>
        <w:t>i</w:t>
      </w:r>
      <w:r>
        <w:rPr>
          <w:spacing w:val="-3"/>
        </w:rPr>
        <w:t>v</w:t>
      </w:r>
      <w:r>
        <w:t>e catch</w:t>
      </w:r>
      <w:r>
        <w:rPr>
          <w:spacing w:val="-4"/>
        </w:rPr>
        <w:t xml:space="preserve"> </w:t>
      </w:r>
      <w:r>
        <w:t>trials.</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20" w:right="341"/>
        <w:rPr>
          <w:sz w:val="24"/>
          <w:szCs w:val="24"/>
        </w:rPr>
      </w:pPr>
      <w:r>
        <w:rPr>
          <w:sz w:val="24"/>
          <w:szCs w:val="24"/>
        </w:rPr>
        <w:t>as</w:t>
      </w:r>
      <w:r>
        <w:rPr>
          <w:spacing w:val="-2"/>
          <w:sz w:val="24"/>
          <w:szCs w:val="24"/>
        </w:rPr>
        <w:t xml:space="preserve"> </w:t>
      </w:r>
      <w:r>
        <w:rPr>
          <w:sz w:val="24"/>
          <w:szCs w:val="24"/>
        </w:rPr>
        <w:t>a</w:t>
      </w:r>
      <w:r>
        <w:rPr>
          <w:spacing w:val="-1"/>
          <w:sz w:val="24"/>
          <w:szCs w:val="24"/>
        </w:rPr>
        <w:t xml:space="preserve"> </w:t>
      </w:r>
      <w:r>
        <w:rPr>
          <w:sz w:val="24"/>
          <w:szCs w:val="24"/>
        </w:rPr>
        <w:t>basis</w:t>
      </w:r>
      <w:r>
        <w:rPr>
          <w:spacing w:val="-5"/>
          <w:sz w:val="24"/>
          <w:szCs w:val="24"/>
        </w:rPr>
        <w:t xml:space="preserve"> </w:t>
      </w:r>
      <w:r>
        <w:rPr>
          <w:sz w:val="24"/>
          <w:szCs w:val="24"/>
        </w:rPr>
        <w:t>for</w:t>
      </w:r>
      <w:r>
        <w:rPr>
          <w:spacing w:val="-3"/>
          <w:sz w:val="24"/>
          <w:szCs w:val="24"/>
        </w:rPr>
        <w:t xml:space="preserve"> </w:t>
      </w:r>
      <w:r>
        <w:rPr>
          <w:sz w:val="24"/>
          <w:szCs w:val="24"/>
        </w:rPr>
        <w:t>inferences</w:t>
      </w:r>
      <w:r>
        <w:rPr>
          <w:spacing w:val="-10"/>
          <w:sz w:val="24"/>
          <w:szCs w:val="24"/>
        </w:rPr>
        <w:t xml:space="preserve"> </w:t>
      </w:r>
      <w:r>
        <w:rPr>
          <w:sz w:val="24"/>
          <w:szCs w:val="24"/>
        </w:rPr>
        <w:t>about</w:t>
      </w:r>
      <w:r>
        <w:rPr>
          <w:spacing w:val="-5"/>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meaning,</w:t>
      </w:r>
      <w:r>
        <w:rPr>
          <w:spacing w:val="-9"/>
          <w:sz w:val="24"/>
          <w:szCs w:val="24"/>
        </w:rPr>
        <w:t xml:space="preserve"> </w:t>
      </w:r>
      <w:r>
        <w:rPr>
          <w:sz w:val="24"/>
          <w:szCs w:val="24"/>
        </w:rPr>
        <w:t>then</w:t>
      </w:r>
      <w:r>
        <w:rPr>
          <w:spacing w:val="-4"/>
          <w:sz w:val="24"/>
          <w:szCs w:val="24"/>
        </w:rPr>
        <w:t xml:space="preserve"> </w:t>
      </w:r>
      <w:r>
        <w:rPr>
          <w:sz w:val="24"/>
          <w:szCs w:val="24"/>
        </w:rPr>
        <w:t>we</w:t>
      </w:r>
      <w:r>
        <w:rPr>
          <w:spacing w:val="-3"/>
          <w:sz w:val="24"/>
          <w:szCs w:val="24"/>
        </w:rPr>
        <w:t xml:space="preserve"> </w:t>
      </w:r>
      <w:r>
        <w:rPr>
          <w:spacing w:val="-4"/>
          <w:sz w:val="24"/>
          <w:szCs w:val="24"/>
        </w:rPr>
        <w:t>e</w:t>
      </w:r>
      <w:r>
        <w:rPr>
          <w:sz w:val="24"/>
          <w:szCs w:val="24"/>
        </w:rPr>
        <w:t>xpected</w:t>
      </w:r>
      <w:r>
        <w:rPr>
          <w:spacing w:val="-9"/>
          <w:sz w:val="24"/>
          <w:szCs w:val="24"/>
        </w:rPr>
        <w:t xml:space="preserve"> </w:t>
      </w:r>
      <w:r>
        <w:rPr>
          <w:sz w:val="24"/>
          <w:szCs w:val="24"/>
        </w:rPr>
        <w:t>that</w:t>
      </w:r>
      <w:r>
        <w:rPr>
          <w:spacing w:val="-4"/>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 xml:space="preserve">scores </w:t>
      </w:r>
      <w:r>
        <w:rPr>
          <w:spacing w:val="-2"/>
          <w:sz w:val="24"/>
          <w:szCs w:val="24"/>
        </w:rPr>
        <w:t>w</w:t>
      </w:r>
      <w:r>
        <w:rPr>
          <w:sz w:val="24"/>
          <w:szCs w:val="24"/>
        </w:rPr>
        <w:t>ould</w:t>
      </w:r>
      <w:r>
        <w:rPr>
          <w:spacing w:val="-6"/>
          <w:sz w:val="24"/>
          <w:szCs w:val="24"/>
        </w:rPr>
        <w:t xml:space="preserve"> </w:t>
      </w:r>
      <w:r>
        <w:rPr>
          <w:sz w:val="24"/>
          <w:szCs w:val="24"/>
        </w:rPr>
        <w:t>reflect</w:t>
      </w:r>
      <w:r>
        <w:rPr>
          <w:spacing w:val="-18"/>
          <w:sz w:val="24"/>
          <w:szCs w:val="24"/>
        </w:rPr>
        <w:t xml:space="preserve"> </w:t>
      </w:r>
      <w:r>
        <w:rPr>
          <w:sz w:val="24"/>
          <w:szCs w:val="24"/>
        </w:rPr>
        <w:t>a</w:t>
      </w:r>
      <w:r>
        <w:rPr>
          <w:spacing w:val="-1"/>
          <w:sz w:val="24"/>
          <w:szCs w:val="24"/>
        </w:rPr>
        <w:t xml:space="preserve"> </w:t>
      </w:r>
      <w:r>
        <w:rPr>
          <w:sz w:val="24"/>
          <w:szCs w:val="24"/>
        </w:rPr>
        <w:t>tenden</w:t>
      </w:r>
      <w:r>
        <w:rPr>
          <w:spacing w:val="-4"/>
          <w:sz w:val="24"/>
          <w:szCs w:val="24"/>
        </w:rPr>
        <w:t>c</w:t>
      </w:r>
      <w:r>
        <w:rPr>
          <w:sz w:val="24"/>
          <w:szCs w:val="24"/>
        </w:rPr>
        <w:t>y</w:t>
      </w:r>
      <w:r>
        <w:rPr>
          <w:spacing w:val="-9"/>
          <w:sz w:val="24"/>
          <w:szCs w:val="24"/>
        </w:rPr>
        <w:t xml:space="preserve"> </w:t>
      </w:r>
      <w:r>
        <w:rPr>
          <w:sz w:val="24"/>
          <w:szCs w:val="24"/>
        </w:rPr>
        <w:t>to</w:t>
      </w:r>
      <w:r>
        <w:rPr>
          <w:spacing w:val="-2"/>
          <w:sz w:val="24"/>
          <w:szCs w:val="24"/>
        </w:rPr>
        <w:t xml:space="preserve"> </w:t>
      </w:r>
      <w:r>
        <w:rPr>
          <w:sz w:val="24"/>
          <w:szCs w:val="24"/>
        </w:rPr>
        <w:t>choose</w:t>
      </w:r>
      <w:r>
        <w:rPr>
          <w:spacing w:val="-7"/>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basis</w:t>
      </w:r>
      <w:r>
        <w:rPr>
          <w:spacing w:val="-5"/>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taxonomic</w:t>
      </w:r>
      <w:r>
        <w:rPr>
          <w:spacing w:val="-10"/>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 xml:space="preserve">co-occurring </w:t>
      </w:r>
      <w:r>
        <w:rPr>
          <w:spacing w:val="-2"/>
          <w:sz w:val="24"/>
          <w:szCs w:val="24"/>
        </w:rPr>
        <w:t>w</w:t>
      </w:r>
      <w:r>
        <w:rPr>
          <w:sz w:val="24"/>
          <w:szCs w:val="24"/>
        </w:rPr>
        <w:t>ords</w:t>
      </w:r>
      <w:r>
        <w:rPr>
          <w:spacing w:val="-6"/>
          <w:sz w:val="24"/>
          <w:szCs w:val="24"/>
        </w:rPr>
        <w:t xml:space="preserve"> </w:t>
      </w:r>
      <w:r>
        <w:rPr>
          <w:sz w:val="24"/>
          <w:szCs w:val="24"/>
        </w:rPr>
        <w:t>(e.g.,</w:t>
      </w:r>
      <w:r>
        <w:rPr>
          <w:spacing w:val="-5"/>
          <w:sz w:val="24"/>
          <w:szCs w:val="24"/>
        </w:rPr>
        <w:t xml:space="preserve"> </w:t>
      </w:r>
      <w:r>
        <w:rPr>
          <w:sz w:val="24"/>
          <w:szCs w:val="24"/>
        </w:rPr>
        <w:t>Ns</w:t>
      </w:r>
      <w:r>
        <w:rPr>
          <w:spacing w:val="-3"/>
          <w:sz w:val="24"/>
          <w:szCs w:val="24"/>
        </w:rPr>
        <w:t xml:space="preserve"> </w:t>
      </w:r>
      <w:r>
        <w:rPr>
          <w:sz w:val="24"/>
          <w:szCs w:val="24"/>
        </w:rPr>
        <w:t>should</w:t>
      </w:r>
      <w:r>
        <w:rPr>
          <w:spacing w:val="-6"/>
          <w:sz w:val="24"/>
          <w:szCs w:val="24"/>
        </w:rPr>
        <w:t xml:space="preserve"> </w:t>
      </w:r>
      <w:r>
        <w:rPr>
          <w:sz w:val="24"/>
          <w:szCs w:val="24"/>
        </w:rPr>
        <w:t>be</w:t>
      </w:r>
      <w:r>
        <w:rPr>
          <w:spacing w:val="-2"/>
          <w:sz w:val="24"/>
          <w:szCs w:val="24"/>
        </w:rPr>
        <w:t xml:space="preserve"> </w:t>
      </w:r>
      <w:r>
        <w:rPr>
          <w:sz w:val="24"/>
          <w:szCs w:val="24"/>
        </w:rPr>
        <w:t>animals</w:t>
      </w:r>
      <w:r>
        <w:rPr>
          <w:spacing w:val="-7"/>
          <w:sz w:val="24"/>
          <w:szCs w:val="24"/>
        </w:rPr>
        <w:t xml:space="preserve"> </w:t>
      </w:r>
      <w:r>
        <w:rPr>
          <w:sz w:val="24"/>
          <w:szCs w:val="24"/>
        </w:rPr>
        <w:t>because</w:t>
      </w:r>
      <w:r>
        <w:rPr>
          <w:spacing w:val="-8"/>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co-occur</w:t>
      </w:r>
      <w:r>
        <w:rPr>
          <w:spacing w:val="-8"/>
          <w:sz w:val="24"/>
          <w:szCs w:val="24"/>
        </w:rPr>
        <w:t xml:space="preserve"> </w:t>
      </w:r>
      <w:r>
        <w:rPr>
          <w:sz w:val="24"/>
          <w:szCs w:val="24"/>
        </w:rPr>
        <w:t>with</w:t>
      </w:r>
      <w:r>
        <w:rPr>
          <w:spacing w:val="-4"/>
          <w:sz w:val="24"/>
          <w:szCs w:val="24"/>
        </w:rPr>
        <w:t xml:space="preserve"> </w:t>
      </w:r>
      <w:r>
        <w:rPr>
          <w:sz w:val="24"/>
          <w:szCs w:val="24"/>
        </w:rPr>
        <w:t>Ms,</w:t>
      </w:r>
      <w:r>
        <w:rPr>
          <w:spacing w:val="-4"/>
          <w:sz w:val="24"/>
          <w:szCs w:val="24"/>
        </w:rPr>
        <w:t xml:space="preserve"> </w:t>
      </w:r>
      <w:r>
        <w:rPr>
          <w:sz w:val="24"/>
          <w:szCs w:val="24"/>
        </w:rPr>
        <w:t>which</w:t>
      </w:r>
      <w:r>
        <w:rPr>
          <w:spacing w:val="-6"/>
          <w:sz w:val="24"/>
          <w:szCs w:val="24"/>
        </w:rPr>
        <w:t xml:space="preserve"> </w:t>
      </w:r>
      <w:r>
        <w:rPr>
          <w:sz w:val="24"/>
          <w:szCs w:val="24"/>
        </w:rPr>
        <w:t>are</w:t>
      </w:r>
      <w:r>
        <w:rPr>
          <w:spacing w:val="-3"/>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z w:val="24"/>
          <w:szCs w:val="24"/>
        </w:rPr>
        <w:t>to</w:t>
      </w:r>
      <w:r>
        <w:rPr>
          <w:spacing w:val="-2"/>
          <w:sz w:val="24"/>
          <w:szCs w:val="24"/>
        </w:rPr>
        <w:t xml:space="preserve"> </w:t>
      </w:r>
      <w:r>
        <w:rPr>
          <w:sz w:val="24"/>
          <w:szCs w:val="24"/>
        </w:rPr>
        <w:t>be animals).</w:t>
      </w:r>
    </w:p>
    <w:p w:rsidR="00B72476" w:rsidRDefault="00B72476">
      <w:pPr>
        <w:spacing w:before="17" w:line="280" w:lineRule="exact"/>
        <w:rPr>
          <w:sz w:val="28"/>
          <w:szCs w:val="28"/>
        </w:rPr>
      </w:pPr>
    </w:p>
    <w:p w:rsidR="00B72476" w:rsidRDefault="00CB77E8">
      <w:pPr>
        <w:ind w:left="120"/>
        <w:rPr>
          <w:sz w:val="24"/>
          <w:szCs w:val="24"/>
        </w:rPr>
      </w:pPr>
      <w:r>
        <w:rPr>
          <w:sz w:val="24"/>
          <w:szCs w:val="24"/>
        </w:rPr>
        <w:t>Results</w:t>
      </w:r>
      <w:r>
        <w:rPr>
          <w:spacing w:val="35"/>
          <w:sz w:val="24"/>
          <w:szCs w:val="24"/>
        </w:rPr>
        <w:t xml:space="preserve"> </w:t>
      </w:r>
      <w:r>
        <w:rPr>
          <w:sz w:val="24"/>
          <w:szCs w:val="24"/>
        </w:rPr>
        <w:t>and</w:t>
      </w:r>
      <w:r>
        <w:rPr>
          <w:spacing w:val="38"/>
          <w:sz w:val="24"/>
          <w:szCs w:val="24"/>
        </w:rPr>
        <w:t xml:space="preserve"> </w:t>
      </w:r>
      <w:r>
        <w:rPr>
          <w:w w:val="102"/>
          <w:sz w:val="24"/>
          <w:szCs w:val="24"/>
        </w:rPr>
        <w:t>Discussion</w:t>
      </w:r>
    </w:p>
    <w:p w:rsidR="00B72476" w:rsidRDefault="00B72476">
      <w:pPr>
        <w:spacing w:before="3" w:line="160" w:lineRule="exact"/>
        <w:rPr>
          <w:sz w:val="16"/>
          <w:szCs w:val="16"/>
        </w:rPr>
      </w:pPr>
    </w:p>
    <w:p w:rsidR="00B72476" w:rsidRDefault="00B72476">
      <w:pPr>
        <w:spacing w:line="200" w:lineRule="exact"/>
      </w:pPr>
    </w:p>
    <w:p w:rsidR="00B72476" w:rsidRDefault="00CB77E8">
      <w:pPr>
        <w:ind w:left="696"/>
        <w:rPr>
          <w:sz w:val="16"/>
          <w:szCs w:val="16"/>
        </w:rPr>
      </w:pPr>
      <w:r>
        <w:rPr>
          <w:spacing w:val="-19"/>
          <w:sz w:val="24"/>
          <w:szCs w:val="24"/>
        </w:rPr>
        <w:t>W</w:t>
      </w:r>
      <w:r>
        <w:rPr>
          <w:sz w:val="24"/>
          <w:szCs w:val="24"/>
        </w:rPr>
        <w:t>e</w:t>
      </w:r>
      <w:r>
        <w:rPr>
          <w:spacing w:val="-3"/>
          <w:sz w:val="24"/>
          <w:szCs w:val="24"/>
        </w:rPr>
        <w:t xml:space="preserve"> </w:t>
      </w:r>
      <w:r>
        <w:rPr>
          <w:spacing w:val="-4"/>
          <w:sz w:val="24"/>
          <w:szCs w:val="24"/>
        </w:rPr>
        <w:t>e</w:t>
      </w:r>
      <w:r>
        <w:rPr>
          <w:sz w:val="24"/>
          <w:szCs w:val="24"/>
        </w:rPr>
        <w:t>xcluded</w:t>
      </w:r>
      <w:r>
        <w:rPr>
          <w:spacing w:val="-9"/>
          <w:sz w:val="24"/>
          <w:szCs w:val="24"/>
        </w:rPr>
        <w:t xml:space="preserve"> </w:t>
      </w:r>
      <w:r>
        <w:rPr>
          <w:sz w:val="24"/>
          <w:szCs w:val="24"/>
        </w:rPr>
        <w:t>the</w:t>
      </w:r>
      <w:r>
        <w:rPr>
          <w:spacing w:val="-3"/>
          <w:sz w:val="24"/>
          <w:szCs w:val="24"/>
        </w:rPr>
        <w:t xml:space="preserve"> </w:t>
      </w:r>
      <w:r>
        <w:rPr>
          <w:sz w:val="24"/>
          <w:szCs w:val="24"/>
        </w:rPr>
        <w:t>55</w:t>
      </w:r>
      <w:r>
        <w:rPr>
          <w:spacing w:val="-2"/>
          <w:sz w:val="24"/>
          <w:szCs w:val="24"/>
        </w:rPr>
        <w:t xml:space="preserve"> </w:t>
      </w:r>
      <w:r>
        <w:rPr>
          <w:sz w:val="24"/>
          <w:szCs w:val="24"/>
        </w:rPr>
        <w:t>participants</w:t>
      </w:r>
      <w:r>
        <w:rPr>
          <w:spacing w:val="-11"/>
          <w:sz w:val="24"/>
          <w:szCs w:val="24"/>
        </w:rPr>
        <w:t xml:space="preserve"> </w:t>
      </w:r>
      <w:r>
        <w:rPr>
          <w:sz w:val="24"/>
          <w:szCs w:val="24"/>
        </w:rPr>
        <w:t>who</w:t>
      </w:r>
      <w:r>
        <w:rPr>
          <w:spacing w:val="-4"/>
          <w:sz w:val="24"/>
          <w:szCs w:val="24"/>
        </w:rPr>
        <w:t xml:space="preserve"> </w:t>
      </w:r>
      <w:r>
        <w:rPr>
          <w:sz w:val="24"/>
          <w:szCs w:val="24"/>
        </w:rPr>
        <w:t>did</w:t>
      </w:r>
      <w:r>
        <w:rPr>
          <w:spacing w:val="-3"/>
          <w:sz w:val="24"/>
          <w:szCs w:val="24"/>
        </w:rPr>
        <w:t xml:space="preserve"> </w:t>
      </w:r>
      <w:r>
        <w:rPr>
          <w:sz w:val="24"/>
          <w:szCs w:val="24"/>
        </w:rPr>
        <w:t>not</w:t>
      </w:r>
      <w:r>
        <w:rPr>
          <w:spacing w:val="-3"/>
          <w:sz w:val="24"/>
          <w:szCs w:val="24"/>
        </w:rPr>
        <w:t xml:space="preserve"> </w:t>
      </w:r>
      <w:r>
        <w:rPr>
          <w:sz w:val="24"/>
          <w:szCs w:val="24"/>
        </w:rPr>
        <w:t>correctly</w:t>
      </w:r>
      <w:r>
        <w:rPr>
          <w:spacing w:val="-9"/>
          <w:sz w:val="24"/>
          <w:szCs w:val="24"/>
        </w:rPr>
        <w:t xml:space="preserve"> </w:t>
      </w:r>
      <w:r>
        <w:rPr>
          <w:sz w:val="24"/>
          <w:szCs w:val="24"/>
        </w:rPr>
        <w:t>answer</w:t>
      </w:r>
      <w:r>
        <w:rPr>
          <w:spacing w:val="-7"/>
          <w:sz w:val="24"/>
          <w:szCs w:val="24"/>
        </w:rPr>
        <w:t xml:space="preserve"> </w:t>
      </w:r>
      <w:r>
        <w:rPr>
          <w:sz w:val="24"/>
          <w:szCs w:val="24"/>
        </w:rPr>
        <w:t>all</w:t>
      </w:r>
      <w:r>
        <w:rPr>
          <w:spacing w:val="-2"/>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catch</w:t>
      </w:r>
      <w:r>
        <w:rPr>
          <w:spacing w:val="-5"/>
          <w:sz w:val="24"/>
          <w:szCs w:val="24"/>
        </w:rPr>
        <w:t xml:space="preserve"> </w:t>
      </w:r>
      <w:r>
        <w:rPr>
          <w:sz w:val="24"/>
          <w:szCs w:val="24"/>
        </w:rPr>
        <w:t>trials.</w:t>
      </w:r>
      <w:r>
        <w:rPr>
          <w:position w:val="9"/>
          <w:sz w:val="16"/>
          <w:szCs w:val="16"/>
        </w:rPr>
        <w:t>4</w:t>
      </w:r>
    </w:p>
    <w:p w:rsidR="00B72476" w:rsidRDefault="00CB77E8">
      <w:pPr>
        <w:spacing w:before="44" w:line="460" w:lineRule="exact"/>
        <w:ind w:left="120" w:right="75"/>
        <w:rPr>
          <w:sz w:val="24"/>
          <w:szCs w:val="24"/>
        </w:rPr>
      </w:pPr>
      <w:r>
        <w:rPr>
          <w:sz w:val="24"/>
          <w:szCs w:val="24"/>
        </w:rPr>
        <w:t>Results</w:t>
      </w:r>
      <w:r>
        <w:rPr>
          <w:spacing w:val="-7"/>
          <w:sz w:val="24"/>
          <w:szCs w:val="24"/>
        </w:rPr>
        <w:t xml:space="preserve"> </w:t>
      </w:r>
      <w:r>
        <w:rPr>
          <w:sz w:val="24"/>
          <w:szCs w:val="24"/>
        </w:rPr>
        <w:t>are</w:t>
      </w:r>
      <w:r>
        <w:rPr>
          <w:spacing w:val="-3"/>
          <w:sz w:val="24"/>
          <w:szCs w:val="24"/>
        </w:rPr>
        <w:t xml:space="preserve"> </w:t>
      </w:r>
      <w:r>
        <w:rPr>
          <w:sz w:val="24"/>
          <w:szCs w:val="24"/>
        </w:rPr>
        <w:t>sh</w:t>
      </w:r>
      <w:r>
        <w:rPr>
          <w:spacing w:val="-6"/>
          <w:sz w:val="24"/>
          <w:szCs w:val="24"/>
        </w:rPr>
        <w:t>o</w:t>
      </w:r>
      <w:r>
        <w:rPr>
          <w:sz w:val="24"/>
          <w:szCs w:val="24"/>
        </w:rPr>
        <w:t>wn</w:t>
      </w:r>
      <w:r>
        <w:rPr>
          <w:spacing w:val="-6"/>
          <w:sz w:val="24"/>
          <w:szCs w:val="24"/>
        </w:rPr>
        <w:t xml:space="preserve"> </w:t>
      </w:r>
      <w:r>
        <w:rPr>
          <w:sz w:val="24"/>
          <w:szCs w:val="24"/>
        </w:rPr>
        <w:t>in</w:t>
      </w:r>
      <w:r>
        <w:rPr>
          <w:spacing w:val="-2"/>
          <w:sz w:val="24"/>
          <w:szCs w:val="24"/>
        </w:rPr>
        <w:t xml:space="preserve"> </w:t>
      </w:r>
      <w:r>
        <w:rPr>
          <w:sz w:val="24"/>
          <w:szCs w:val="24"/>
        </w:rPr>
        <w:t>Figure</w:t>
      </w:r>
      <w:r>
        <w:rPr>
          <w:spacing w:val="-6"/>
          <w:sz w:val="24"/>
          <w:szCs w:val="24"/>
        </w:rPr>
        <w:t xml:space="preserve"> </w:t>
      </w:r>
      <w:r>
        <w:rPr>
          <w:sz w:val="24"/>
          <w:szCs w:val="24"/>
        </w:rPr>
        <w:t>4.</w:t>
      </w:r>
      <w:r>
        <w:rPr>
          <w:spacing w:val="12"/>
          <w:sz w:val="24"/>
          <w:szCs w:val="24"/>
        </w:rPr>
        <w:t xml:space="preserve"> </w:t>
      </w:r>
      <w:r>
        <w:rPr>
          <w:spacing w:val="-4"/>
          <w:sz w:val="24"/>
          <w:szCs w:val="24"/>
        </w:rPr>
        <w:t>F</w:t>
      </w:r>
      <w:r>
        <w:rPr>
          <w:sz w:val="24"/>
          <w:szCs w:val="24"/>
        </w:rPr>
        <w:t>or</w:t>
      </w:r>
      <w:r>
        <w:rPr>
          <w:spacing w:val="-3"/>
          <w:sz w:val="24"/>
          <w:szCs w:val="24"/>
        </w:rPr>
        <w:t xml:space="preserve"> </w:t>
      </w:r>
      <w:r>
        <w:rPr>
          <w:sz w:val="24"/>
          <w:szCs w:val="24"/>
        </w:rPr>
        <w:t>each</w:t>
      </w:r>
      <w:r>
        <w:rPr>
          <w:spacing w:val="-4"/>
          <w:sz w:val="24"/>
          <w:szCs w:val="24"/>
        </w:rPr>
        <w:t xml:space="preserve"> </w:t>
      </w:r>
      <w:r>
        <w:rPr>
          <w:sz w:val="24"/>
          <w:szCs w:val="24"/>
        </w:rPr>
        <w:t>dependent</w:t>
      </w:r>
      <w:r>
        <w:rPr>
          <w:spacing w:val="-10"/>
          <w:sz w:val="24"/>
          <w:szCs w:val="24"/>
        </w:rPr>
        <w:t xml:space="preserve"> </w:t>
      </w:r>
      <w:r>
        <w:rPr>
          <w:sz w:val="24"/>
          <w:szCs w:val="24"/>
        </w:rPr>
        <w:t>measure—memor</w:t>
      </w:r>
      <w:r>
        <w:rPr>
          <w:spacing w:val="-16"/>
          <w:sz w:val="24"/>
          <w:szCs w:val="24"/>
        </w:rPr>
        <w:t>y</w:t>
      </w:r>
      <w:r>
        <w:rPr>
          <w:sz w:val="24"/>
          <w:szCs w:val="24"/>
        </w:rPr>
        <w:t>,</w:t>
      </w:r>
      <w:r>
        <w:rPr>
          <w:spacing w:val="-19"/>
          <w:sz w:val="24"/>
          <w:szCs w:val="24"/>
        </w:rPr>
        <w:t xml:space="preserve"> </w:t>
      </w:r>
      <w:r>
        <w:rPr>
          <w:sz w:val="24"/>
          <w:szCs w:val="24"/>
        </w:rPr>
        <w:t>similarit</w:t>
      </w:r>
      <w:r>
        <w:rPr>
          <w:spacing w:val="-16"/>
          <w:sz w:val="24"/>
          <w:szCs w:val="24"/>
        </w:rPr>
        <w:t>y</w:t>
      </w:r>
      <w:r>
        <w:rPr>
          <w:sz w:val="24"/>
          <w:szCs w:val="24"/>
        </w:rPr>
        <w:t>,</w:t>
      </w:r>
      <w:r>
        <w:rPr>
          <w:spacing w:val="-10"/>
          <w:sz w:val="24"/>
          <w:szCs w:val="24"/>
        </w:rPr>
        <w:t xml:space="preserve"> </w:t>
      </w:r>
      <w:r>
        <w:rPr>
          <w:sz w:val="24"/>
          <w:szCs w:val="24"/>
        </w:rPr>
        <w:t>and meaning—we</w:t>
      </w:r>
      <w:r>
        <w:rPr>
          <w:spacing w:val="-13"/>
          <w:sz w:val="24"/>
          <w:szCs w:val="24"/>
        </w:rPr>
        <w:t xml:space="preserve"> </w:t>
      </w:r>
      <w:r>
        <w:rPr>
          <w:sz w:val="24"/>
          <w:szCs w:val="24"/>
        </w:rPr>
        <w:t>defined</w:t>
      </w:r>
      <w:r>
        <w:rPr>
          <w:spacing w:val="-22"/>
          <w:sz w:val="24"/>
          <w:szCs w:val="24"/>
        </w:rPr>
        <w:t xml:space="preserve"> </w:t>
      </w:r>
      <w:r>
        <w:rPr>
          <w:sz w:val="24"/>
          <w:szCs w:val="24"/>
        </w:rPr>
        <w:t>a</w:t>
      </w:r>
      <w:r>
        <w:rPr>
          <w:spacing w:val="-1"/>
          <w:sz w:val="24"/>
          <w:szCs w:val="24"/>
        </w:rPr>
        <w:t xml:space="preserve"> </w:t>
      </w:r>
      <w:r>
        <w:rPr>
          <w:sz w:val="24"/>
          <w:szCs w:val="24"/>
        </w:rPr>
        <w:t>within-participant</w:t>
      </w:r>
      <w:r>
        <w:rPr>
          <w:spacing w:val="-17"/>
          <w:sz w:val="24"/>
          <w:szCs w:val="24"/>
        </w:rPr>
        <w:t xml:space="preserve"> </w:t>
      </w:r>
      <w:r>
        <w:rPr>
          <w:sz w:val="24"/>
          <w:szCs w:val="24"/>
        </w:rPr>
        <w:t>score</w:t>
      </w:r>
      <w:r>
        <w:rPr>
          <w:spacing w:val="-5"/>
          <w:sz w:val="24"/>
          <w:szCs w:val="24"/>
        </w:rPr>
        <w:t xml:space="preserve"> </w:t>
      </w:r>
      <w:r>
        <w:rPr>
          <w:sz w:val="24"/>
          <w:szCs w:val="24"/>
        </w:rPr>
        <w:t>representing</w:t>
      </w:r>
      <w:r>
        <w:rPr>
          <w:spacing w:val="-12"/>
          <w:sz w:val="24"/>
          <w:szCs w:val="24"/>
        </w:rPr>
        <w:t xml:space="preserve"> </w:t>
      </w:r>
      <w:r>
        <w:rPr>
          <w:sz w:val="24"/>
          <w:szCs w:val="24"/>
        </w:rPr>
        <w:t>the</w:t>
      </w:r>
      <w:r>
        <w:rPr>
          <w:spacing w:val="-3"/>
          <w:sz w:val="24"/>
          <w:szCs w:val="24"/>
        </w:rPr>
        <w:t xml:space="preserve"> </w:t>
      </w:r>
      <w:r>
        <w:rPr>
          <w:sz w:val="24"/>
          <w:szCs w:val="24"/>
        </w:rPr>
        <w:t>sensit</w:t>
      </w:r>
      <w:r>
        <w:rPr>
          <w:spacing w:val="-6"/>
          <w:sz w:val="24"/>
          <w:szCs w:val="24"/>
        </w:rPr>
        <w:t>i</w:t>
      </w:r>
      <w:r>
        <w:rPr>
          <w:sz w:val="24"/>
          <w:szCs w:val="24"/>
        </w:rPr>
        <w:t>vity</w:t>
      </w:r>
      <w:r>
        <w:rPr>
          <w:spacing w:val="-10"/>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co-occurrence r</w:t>
      </w:r>
      <w:r>
        <w:rPr>
          <w:spacing w:val="-4"/>
          <w:sz w:val="24"/>
          <w:szCs w:val="24"/>
        </w:rPr>
        <w:t>e</w:t>
      </w:r>
      <w:r>
        <w:rPr>
          <w:sz w:val="24"/>
          <w:szCs w:val="24"/>
        </w:rPr>
        <w:t>gularities</w:t>
      </w:r>
      <w:r>
        <w:rPr>
          <w:spacing w:val="-11"/>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language.</w:t>
      </w:r>
      <w:r>
        <w:rPr>
          <w:spacing w:val="5"/>
          <w:sz w:val="24"/>
          <w:szCs w:val="24"/>
        </w:rPr>
        <w:t xml:space="preserve"> </w:t>
      </w:r>
      <w:r>
        <w:rPr>
          <w:sz w:val="24"/>
          <w:szCs w:val="24"/>
        </w:rPr>
        <w:t>Memory</w:t>
      </w:r>
      <w:r>
        <w:rPr>
          <w:spacing w:val="-8"/>
          <w:sz w:val="24"/>
          <w:szCs w:val="24"/>
        </w:rPr>
        <w:t xml:space="preserve"> </w:t>
      </w:r>
      <w:r>
        <w:rPr>
          <w:sz w:val="24"/>
          <w:szCs w:val="24"/>
        </w:rPr>
        <w:t>score</w:t>
      </w:r>
      <w:r>
        <w:rPr>
          <w:spacing w:val="-5"/>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the</w:t>
      </w:r>
      <w:r>
        <w:rPr>
          <w:spacing w:val="-3"/>
          <w:sz w:val="24"/>
          <w:szCs w:val="24"/>
        </w:rPr>
        <w:t xml:space="preserve"> </w:t>
      </w:r>
      <w:r>
        <w:rPr>
          <w:sz w:val="24"/>
          <w:szCs w:val="24"/>
        </w:rPr>
        <w:t>di</w:t>
      </w:r>
      <w:r>
        <w:rPr>
          <w:spacing w:val="-6"/>
          <w:sz w:val="24"/>
          <w:szCs w:val="24"/>
        </w:rPr>
        <w:t>f</w:t>
      </w:r>
      <w:r>
        <w:rPr>
          <w:sz w:val="24"/>
          <w:szCs w:val="24"/>
        </w:rPr>
        <w:t>ference</w:t>
      </w:r>
      <w:r>
        <w:rPr>
          <w:spacing w:val="-10"/>
          <w:sz w:val="24"/>
          <w:szCs w:val="24"/>
        </w:rPr>
        <w:t xml:space="preserve"> </w:t>
      </w:r>
      <w:r>
        <w:rPr>
          <w:sz w:val="24"/>
          <w:szCs w:val="24"/>
        </w:rPr>
        <w:t>in</w:t>
      </w:r>
      <w:r>
        <w:rPr>
          <w:spacing w:val="-2"/>
          <w:sz w:val="24"/>
          <w:szCs w:val="24"/>
        </w:rPr>
        <w:t xml:space="preserve"> </w:t>
      </w:r>
      <w:r>
        <w:rPr>
          <w:sz w:val="24"/>
          <w:szCs w:val="24"/>
        </w:rPr>
        <w:t>mean</w:t>
      </w:r>
      <w:r>
        <w:rPr>
          <w:spacing w:val="-5"/>
          <w:sz w:val="24"/>
          <w:szCs w:val="24"/>
        </w:rPr>
        <w:t xml:space="preserve"> </w:t>
      </w:r>
      <w:r>
        <w:rPr>
          <w:sz w:val="24"/>
          <w:szCs w:val="24"/>
        </w:rPr>
        <w:t>ratings</w:t>
      </w:r>
      <w:r>
        <w:rPr>
          <w:spacing w:val="-7"/>
          <w:sz w:val="24"/>
          <w:szCs w:val="24"/>
        </w:rPr>
        <w:t xml:space="preserve"> </w:t>
      </w:r>
      <w:r>
        <w:rPr>
          <w:sz w:val="24"/>
          <w:szCs w:val="24"/>
        </w:rPr>
        <w:t>between</w:t>
      </w:r>
      <w:r>
        <w:rPr>
          <w:spacing w:val="-8"/>
          <w:sz w:val="24"/>
          <w:szCs w:val="24"/>
        </w:rPr>
        <w:t xml:space="preserve"> </w:t>
      </w:r>
      <w:r>
        <w:rPr>
          <w:sz w:val="24"/>
          <w:szCs w:val="24"/>
        </w:rPr>
        <w:t>n</w:t>
      </w:r>
      <w:r>
        <w:rPr>
          <w:spacing w:val="-4"/>
          <w:sz w:val="24"/>
          <w:szCs w:val="24"/>
        </w:rPr>
        <w:t>ov</w:t>
      </w:r>
      <w:r>
        <w:rPr>
          <w:sz w:val="24"/>
          <w:szCs w:val="24"/>
        </w:rPr>
        <w:t>el withheld</w:t>
      </w:r>
      <w:r>
        <w:rPr>
          <w:spacing w:val="-8"/>
          <w:sz w:val="24"/>
          <w:szCs w:val="24"/>
        </w:rPr>
        <w:t xml:space="preserve"> </w:t>
      </w:r>
      <w:r>
        <w:rPr>
          <w:sz w:val="24"/>
          <w:szCs w:val="24"/>
        </w:rPr>
        <w:t>sentences</w:t>
      </w:r>
      <w:r>
        <w:rPr>
          <w:spacing w:val="-9"/>
          <w:sz w:val="24"/>
          <w:szCs w:val="24"/>
        </w:rPr>
        <w:t xml:space="preserve"> </w:t>
      </w:r>
      <w:r>
        <w:rPr>
          <w:sz w:val="24"/>
          <w:szCs w:val="24"/>
        </w:rPr>
        <w:t>(e.g.,</w:t>
      </w:r>
      <w:r>
        <w:rPr>
          <w:spacing w:val="-5"/>
          <w:sz w:val="24"/>
          <w:szCs w:val="24"/>
        </w:rPr>
        <w:t xml:space="preserve"> </w:t>
      </w:r>
      <w:r>
        <w:rPr>
          <w:sz w:val="24"/>
          <w:szCs w:val="24"/>
        </w:rPr>
        <w:t>m</w:t>
      </w:r>
      <w:r>
        <w:rPr>
          <w:spacing w:val="10"/>
          <w:position w:val="-4"/>
          <w:sz w:val="16"/>
          <w:szCs w:val="16"/>
        </w:rPr>
        <w:t>1</w:t>
      </w:r>
      <w:r>
        <w:rPr>
          <w:sz w:val="24"/>
          <w:szCs w:val="24"/>
        </w:rPr>
        <w:t>–n</w:t>
      </w:r>
      <w:r>
        <w:rPr>
          <w:spacing w:val="10"/>
          <w:position w:val="-4"/>
          <w:sz w:val="16"/>
          <w:szCs w:val="16"/>
        </w:rPr>
        <w:t>1</w:t>
      </w:r>
      <w:r>
        <w:rPr>
          <w:sz w:val="24"/>
          <w:szCs w:val="24"/>
        </w:rPr>
        <w:t>)</w:t>
      </w:r>
      <w:r>
        <w:rPr>
          <w:spacing w:val="42"/>
          <w:sz w:val="24"/>
          <w:szCs w:val="24"/>
        </w:rPr>
        <w:t xml:space="preserve"> </w:t>
      </w:r>
      <w:r>
        <w:rPr>
          <w:sz w:val="24"/>
          <w:szCs w:val="24"/>
        </w:rPr>
        <w:t>and</w:t>
      </w:r>
      <w:r>
        <w:rPr>
          <w:spacing w:val="-3"/>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z w:val="24"/>
          <w:szCs w:val="24"/>
        </w:rPr>
        <w:t>cat</w:t>
      </w:r>
      <w:r>
        <w:rPr>
          <w:spacing w:val="-4"/>
          <w:sz w:val="24"/>
          <w:szCs w:val="24"/>
        </w:rPr>
        <w:t>e</w:t>
      </w:r>
      <w:r>
        <w:rPr>
          <w:sz w:val="24"/>
          <w:szCs w:val="24"/>
        </w:rPr>
        <w:t>gory</w:t>
      </w:r>
      <w:r>
        <w:rPr>
          <w:spacing w:val="-8"/>
          <w:sz w:val="24"/>
          <w:szCs w:val="24"/>
        </w:rPr>
        <w:t xml:space="preserve"> </w:t>
      </w:r>
      <w:r>
        <w:rPr>
          <w:sz w:val="24"/>
          <w:szCs w:val="24"/>
        </w:rPr>
        <w:t>violation</w:t>
      </w:r>
      <w:r>
        <w:rPr>
          <w:spacing w:val="-9"/>
          <w:sz w:val="24"/>
          <w:szCs w:val="24"/>
        </w:rPr>
        <w:t xml:space="preserve"> </w:t>
      </w:r>
      <w:r>
        <w:rPr>
          <w:sz w:val="24"/>
          <w:szCs w:val="24"/>
        </w:rPr>
        <w:t>sentences</w:t>
      </w:r>
      <w:r>
        <w:rPr>
          <w:spacing w:val="-9"/>
          <w:sz w:val="24"/>
          <w:szCs w:val="24"/>
        </w:rPr>
        <w:t xml:space="preserve"> </w:t>
      </w:r>
      <w:r>
        <w:rPr>
          <w:sz w:val="24"/>
          <w:szCs w:val="24"/>
        </w:rPr>
        <w:t>(e.g.,</w:t>
      </w:r>
      <w:r>
        <w:rPr>
          <w:spacing w:val="-5"/>
          <w:sz w:val="24"/>
          <w:szCs w:val="24"/>
        </w:rPr>
        <w:t xml:space="preserve"> </w:t>
      </w:r>
      <w:r>
        <w:rPr>
          <w:sz w:val="24"/>
          <w:szCs w:val="24"/>
        </w:rPr>
        <w:t>m</w:t>
      </w:r>
      <w:r>
        <w:rPr>
          <w:spacing w:val="10"/>
          <w:position w:val="-4"/>
          <w:sz w:val="16"/>
          <w:szCs w:val="16"/>
        </w:rPr>
        <w:t>1</w:t>
      </w:r>
      <w:r>
        <w:rPr>
          <w:sz w:val="24"/>
          <w:szCs w:val="24"/>
        </w:rPr>
        <w:t>–q</w:t>
      </w:r>
      <w:r>
        <w:rPr>
          <w:spacing w:val="10"/>
          <w:position w:val="-4"/>
          <w:sz w:val="16"/>
          <w:szCs w:val="16"/>
        </w:rPr>
        <w:t>1</w:t>
      </w:r>
      <w:r>
        <w:rPr>
          <w:sz w:val="24"/>
          <w:szCs w:val="24"/>
        </w:rPr>
        <w:t>).</w:t>
      </w:r>
      <w:r>
        <w:rPr>
          <w:spacing w:val="19"/>
          <w:sz w:val="24"/>
          <w:szCs w:val="24"/>
        </w:rPr>
        <w:t xml:space="preserve"> </w:t>
      </w:r>
      <w:r>
        <w:rPr>
          <w:sz w:val="24"/>
          <w:szCs w:val="24"/>
        </w:rPr>
        <w:t>Similarity score</w:t>
      </w:r>
      <w:r>
        <w:rPr>
          <w:spacing w:val="-6"/>
          <w:sz w:val="24"/>
          <w:szCs w:val="24"/>
        </w:rPr>
        <w:t xml:space="preserve"> </w:t>
      </w:r>
      <w:r>
        <w:rPr>
          <w:spacing w:val="-2"/>
          <w:sz w:val="24"/>
          <w:szCs w:val="24"/>
        </w:rPr>
        <w:t>w</w:t>
      </w:r>
      <w:r>
        <w:rPr>
          <w:sz w:val="24"/>
          <w:szCs w:val="24"/>
        </w:rPr>
        <w:t>as</w:t>
      </w:r>
      <w:r>
        <w:rPr>
          <w:spacing w:val="-5"/>
          <w:sz w:val="24"/>
          <w:szCs w:val="24"/>
        </w:rPr>
        <w:t xml:space="preserve"> </w:t>
      </w:r>
      <w:r>
        <w:rPr>
          <w:sz w:val="24"/>
          <w:szCs w:val="24"/>
        </w:rPr>
        <w:t>the</w:t>
      </w:r>
      <w:r>
        <w:rPr>
          <w:spacing w:val="-4"/>
          <w:sz w:val="24"/>
          <w:szCs w:val="24"/>
        </w:rPr>
        <w:t xml:space="preserve"> </w:t>
      </w:r>
      <w:r>
        <w:rPr>
          <w:sz w:val="24"/>
          <w:szCs w:val="24"/>
        </w:rPr>
        <w:t>di</w:t>
      </w:r>
      <w:r>
        <w:rPr>
          <w:spacing w:val="-6"/>
          <w:sz w:val="24"/>
          <w:szCs w:val="24"/>
        </w:rPr>
        <w:t>f</w:t>
      </w:r>
      <w:r>
        <w:rPr>
          <w:sz w:val="24"/>
          <w:szCs w:val="24"/>
        </w:rPr>
        <w:t>ference</w:t>
      </w:r>
      <w:r>
        <w:rPr>
          <w:spacing w:val="-11"/>
          <w:sz w:val="24"/>
          <w:szCs w:val="24"/>
        </w:rPr>
        <w:t xml:space="preserve"> </w:t>
      </w:r>
      <w:r>
        <w:rPr>
          <w:sz w:val="24"/>
          <w:szCs w:val="24"/>
        </w:rPr>
        <w:t>between</w:t>
      </w:r>
      <w:r>
        <w:rPr>
          <w:spacing w:val="-9"/>
          <w:sz w:val="24"/>
          <w:szCs w:val="24"/>
        </w:rPr>
        <w:t xml:space="preserve"> </w:t>
      </w:r>
      <w:r>
        <w:rPr>
          <w:sz w:val="24"/>
          <w:szCs w:val="24"/>
        </w:rPr>
        <w:t>mean</w:t>
      </w:r>
      <w:r>
        <w:rPr>
          <w:spacing w:val="-6"/>
          <w:sz w:val="24"/>
          <w:szCs w:val="24"/>
        </w:rPr>
        <w:t xml:space="preserve"> </w:t>
      </w:r>
      <w:r>
        <w:rPr>
          <w:sz w:val="24"/>
          <w:szCs w:val="24"/>
        </w:rPr>
        <w:t>ratings</w:t>
      </w:r>
      <w:r>
        <w:rPr>
          <w:spacing w:val="-8"/>
          <w:sz w:val="24"/>
          <w:szCs w:val="24"/>
        </w:rPr>
        <w:t xml:space="preserve"> </w:t>
      </w:r>
      <w:r>
        <w:rPr>
          <w:sz w:val="24"/>
          <w:szCs w:val="24"/>
        </w:rPr>
        <w:t>of</w:t>
      </w:r>
      <w:r>
        <w:rPr>
          <w:spacing w:val="-3"/>
          <w:sz w:val="24"/>
          <w:szCs w:val="24"/>
        </w:rPr>
        <w:t xml:space="preserve"> </w:t>
      </w:r>
      <w:r>
        <w:rPr>
          <w:sz w:val="24"/>
          <w:szCs w:val="24"/>
        </w:rPr>
        <w:t>within-cat</w:t>
      </w:r>
      <w:r>
        <w:rPr>
          <w:spacing w:val="-4"/>
          <w:sz w:val="24"/>
          <w:szCs w:val="24"/>
        </w:rPr>
        <w:t>e</w:t>
      </w:r>
      <w:r>
        <w:rPr>
          <w:sz w:val="24"/>
          <w:szCs w:val="24"/>
        </w:rPr>
        <w:t>gory</w:t>
      </w:r>
      <w:r>
        <w:rPr>
          <w:spacing w:val="-16"/>
          <w:sz w:val="24"/>
          <w:szCs w:val="24"/>
        </w:rPr>
        <w:t xml:space="preserve"> </w:t>
      </w:r>
      <w:r>
        <w:rPr>
          <w:sz w:val="24"/>
          <w:szCs w:val="24"/>
        </w:rPr>
        <w:t>(e.g.,</w:t>
      </w:r>
      <w:r>
        <w:rPr>
          <w:spacing w:val="-5"/>
          <w:sz w:val="24"/>
          <w:szCs w:val="24"/>
        </w:rPr>
        <w:t xml:space="preserve"> </w:t>
      </w:r>
      <w:r>
        <w:rPr>
          <w:sz w:val="24"/>
          <w:szCs w:val="24"/>
        </w:rPr>
        <w:t>N</w:t>
      </w:r>
      <w:r>
        <w:rPr>
          <w:spacing w:val="-21"/>
          <w:sz w:val="24"/>
          <w:szCs w:val="24"/>
        </w:rPr>
        <w:t xml:space="preserve"> </w:t>
      </w:r>
      <w:r>
        <w:rPr>
          <w:sz w:val="24"/>
          <w:szCs w:val="24"/>
        </w:rPr>
        <w:t>–N</w:t>
      </w:r>
      <w:r>
        <w:rPr>
          <w:spacing w:val="-22"/>
          <w:sz w:val="24"/>
          <w:szCs w:val="24"/>
        </w:rPr>
        <w:t xml:space="preserve"> </w:t>
      </w:r>
      <w:r>
        <w:rPr>
          <w:sz w:val="24"/>
          <w:szCs w:val="24"/>
        </w:rPr>
        <w:t>)</w:t>
      </w:r>
      <w:r>
        <w:rPr>
          <w:spacing w:val="-2"/>
          <w:sz w:val="24"/>
          <w:szCs w:val="24"/>
        </w:rPr>
        <w:t xml:space="preserve"> </w:t>
      </w:r>
      <w:r>
        <w:rPr>
          <w:sz w:val="24"/>
          <w:szCs w:val="24"/>
        </w:rPr>
        <w:t>and</w:t>
      </w:r>
      <w:r>
        <w:rPr>
          <w:spacing w:val="-4"/>
          <w:sz w:val="24"/>
          <w:szCs w:val="24"/>
        </w:rPr>
        <w:t xml:space="preserve"> </w:t>
      </w:r>
      <w:r>
        <w:rPr>
          <w:sz w:val="24"/>
          <w:szCs w:val="24"/>
        </w:rPr>
        <w:t>cross-cat</w:t>
      </w:r>
      <w:r>
        <w:rPr>
          <w:spacing w:val="-4"/>
          <w:sz w:val="24"/>
          <w:szCs w:val="24"/>
        </w:rPr>
        <w:t>e</w:t>
      </w:r>
      <w:r>
        <w:rPr>
          <w:sz w:val="24"/>
          <w:szCs w:val="24"/>
        </w:rPr>
        <w:t>gory (e.g</w:t>
      </w:r>
      <w:r>
        <w:rPr>
          <w:spacing w:val="-4"/>
          <w:sz w:val="24"/>
          <w:szCs w:val="24"/>
        </w:rPr>
        <w:t xml:space="preserve"> </w:t>
      </w:r>
      <w:r>
        <w:rPr>
          <w:sz w:val="24"/>
          <w:szCs w:val="24"/>
        </w:rPr>
        <w:t>N</w:t>
      </w:r>
      <w:r>
        <w:rPr>
          <w:spacing w:val="-21"/>
          <w:sz w:val="24"/>
          <w:szCs w:val="24"/>
        </w:rPr>
        <w:t xml:space="preserve"> </w:t>
      </w:r>
      <w:r>
        <w:rPr>
          <w:sz w:val="24"/>
          <w:szCs w:val="24"/>
        </w:rPr>
        <w:t>–Q)</w:t>
      </w:r>
      <w:r>
        <w:rPr>
          <w:spacing w:val="10"/>
          <w:sz w:val="24"/>
          <w:szCs w:val="24"/>
        </w:rPr>
        <w:t xml:space="preserve"> </w:t>
      </w:r>
      <w:r>
        <w:rPr>
          <w:sz w:val="24"/>
          <w:szCs w:val="24"/>
        </w:rPr>
        <w:t>ratings.</w:t>
      </w:r>
      <w:r>
        <w:rPr>
          <w:spacing w:val="7"/>
          <w:sz w:val="24"/>
          <w:szCs w:val="24"/>
        </w:rPr>
        <w:t xml:space="preserve"> </w:t>
      </w:r>
      <w:r>
        <w:rPr>
          <w:sz w:val="24"/>
          <w:szCs w:val="24"/>
        </w:rPr>
        <w:t>Referent</w:t>
      </w:r>
      <w:r>
        <w:rPr>
          <w:spacing w:val="-8"/>
          <w:sz w:val="24"/>
          <w:szCs w:val="24"/>
        </w:rPr>
        <w:t xml:space="preserve"> </w:t>
      </w:r>
      <w:r>
        <w:rPr>
          <w:sz w:val="24"/>
          <w:szCs w:val="24"/>
        </w:rPr>
        <w:t>assignment</w:t>
      </w:r>
      <w:r>
        <w:rPr>
          <w:spacing w:val="-11"/>
          <w:sz w:val="24"/>
          <w:szCs w:val="24"/>
        </w:rPr>
        <w:t xml:space="preserve"> </w:t>
      </w:r>
      <w:r>
        <w:rPr>
          <w:sz w:val="24"/>
          <w:szCs w:val="24"/>
        </w:rPr>
        <w:t>score</w:t>
      </w:r>
      <w:r>
        <w:rPr>
          <w:spacing w:val="-5"/>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the</w:t>
      </w:r>
      <w:r>
        <w:rPr>
          <w:spacing w:val="-3"/>
          <w:sz w:val="24"/>
          <w:szCs w:val="24"/>
        </w:rPr>
        <w:t xml:space="preserve"> </w:t>
      </w:r>
      <w:r>
        <w:rPr>
          <w:sz w:val="24"/>
          <w:szCs w:val="24"/>
        </w:rPr>
        <w:t>total</w:t>
      </w:r>
      <w:r>
        <w:rPr>
          <w:spacing w:val="-4"/>
          <w:sz w:val="24"/>
          <w:szCs w:val="24"/>
        </w:rPr>
        <w:t xml:space="preserve"> </w:t>
      </w:r>
      <w:r>
        <w:rPr>
          <w:sz w:val="24"/>
          <w:szCs w:val="24"/>
        </w:rPr>
        <w:t>number</w:t>
      </w:r>
      <w:r>
        <w:rPr>
          <w:spacing w:val="-7"/>
          <w:sz w:val="24"/>
          <w:szCs w:val="24"/>
        </w:rPr>
        <w:t xml:space="preserve"> </w:t>
      </w:r>
      <w:r>
        <w:rPr>
          <w:sz w:val="24"/>
          <w:szCs w:val="24"/>
        </w:rPr>
        <w:t>of</w:t>
      </w:r>
      <w:r>
        <w:rPr>
          <w:spacing w:val="-2"/>
          <w:sz w:val="24"/>
          <w:szCs w:val="24"/>
        </w:rPr>
        <w:t xml:space="preserve"> </w:t>
      </w:r>
      <w:r>
        <w:rPr>
          <w:sz w:val="24"/>
          <w:szCs w:val="24"/>
        </w:rPr>
        <w:t>correct</w:t>
      </w:r>
      <w:r>
        <w:rPr>
          <w:spacing w:val="-7"/>
          <w:sz w:val="24"/>
          <w:szCs w:val="24"/>
        </w:rPr>
        <w:t xml:space="preserve"> </w:t>
      </w:r>
      <w:r>
        <w:rPr>
          <w:sz w:val="24"/>
          <w:szCs w:val="24"/>
        </w:rPr>
        <w:t>choices</w:t>
      </w:r>
      <w:r>
        <w:rPr>
          <w:spacing w:val="-7"/>
          <w:sz w:val="24"/>
          <w:szCs w:val="24"/>
        </w:rPr>
        <w:t xml:space="preserve"> </w:t>
      </w:r>
      <w:r>
        <w:rPr>
          <w:sz w:val="24"/>
          <w:szCs w:val="24"/>
        </w:rPr>
        <w:t>in</w:t>
      </w:r>
      <w:r>
        <w:rPr>
          <w:spacing w:val="-2"/>
          <w:sz w:val="24"/>
          <w:szCs w:val="24"/>
        </w:rPr>
        <w:t xml:space="preserve"> </w:t>
      </w:r>
      <w:r>
        <w:rPr>
          <w:sz w:val="24"/>
          <w:szCs w:val="24"/>
        </w:rPr>
        <w:t>the referent</w:t>
      </w:r>
      <w:r>
        <w:rPr>
          <w:spacing w:val="-7"/>
          <w:sz w:val="24"/>
          <w:szCs w:val="24"/>
        </w:rPr>
        <w:t xml:space="preserve"> </w:t>
      </w:r>
      <w:r>
        <w:rPr>
          <w:sz w:val="24"/>
          <w:szCs w:val="24"/>
        </w:rPr>
        <w:t>assignment</w:t>
      </w:r>
      <w:r>
        <w:rPr>
          <w:spacing w:val="-11"/>
          <w:sz w:val="24"/>
          <w:szCs w:val="24"/>
        </w:rPr>
        <w:t xml:space="preserve"> </w:t>
      </w:r>
      <w:r>
        <w:rPr>
          <w:sz w:val="24"/>
          <w:szCs w:val="24"/>
        </w:rPr>
        <w:t>task.</w:t>
      </w:r>
      <w:r>
        <w:rPr>
          <w:spacing w:val="10"/>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normalized</w:t>
      </w:r>
      <w:r>
        <w:rPr>
          <w:spacing w:val="-11"/>
          <w:sz w:val="24"/>
          <w:szCs w:val="24"/>
        </w:rPr>
        <w:t xml:space="preserve"> </w:t>
      </w:r>
      <w:r>
        <w:rPr>
          <w:sz w:val="24"/>
          <w:szCs w:val="24"/>
        </w:rPr>
        <w:t>all</w:t>
      </w:r>
      <w:r>
        <w:rPr>
          <w:spacing w:val="-2"/>
          <w:sz w:val="24"/>
          <w:szCs w:val="24"/>
        </w:rPr>
        <w:t xml:space="preserve"> </w:t>
      </w:r>
      <w:r>
        <w:rPr>
          <w:sz w:val="24"/>
          <w:szCs w:val="24"/>
        </w:rPr>
        <w:t>scores</w:t>
      </w:r>
      <w:r>
        <w:rPr>
          <w:spacing w:val="-6"/>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inter</w:t>
      </w:r>
      <w:r>
        <w:rPr>
          <w:spacing w:val="-6"/>
          <w:sz w:val="24"/>
          <w:szCs w:val="24"/>
        </w:rPr>
        <w:t>v</w:t>
      </w:r>
      <w:r>
        <w:rPr>
          <w:sz w:val="24"/>
          <w:szCs w:val="24"/>
        </w:rPr>
        <w:t>al</w:t>
      </w:r>
      <w:r>
        <w:rPr>
          <w:spacing w:val="-7"/>
          <w:sz w:val="24"/>
          <w:szCs w:val="24"/>
        </w:rPr>
        <w:t xml:space="preserve"> </w:t>
      </w:r>
      <w:r>
        <w:rPr>
          <w:sz w:val="24"/>
          <w:szCs w:val="24"/>
        </w:rPr>
        <w:t>[-1,</w:t>
      </w:r>
      <w:r>
        <w:rPr>
          <w:spacing w:val="-3"/>
          <w:sz w:val="24"/>
          <w:szCs w:val="24"/>
        </w:rPr>
        <w:t xml:space="preserve"> </w:t>
      </w:r>
      <w:r>
        <w:rPr>
          <w:sz w:val="24"/>
          <w:szCs w:val="24"/>
        </w:rPr>
        <w:t>1].</w:t>
      </w:r>
    </w:p>
    <w:p w:rsidR="00B72476" w:rsidRDefault="00CB77E8">
      <w:pPr>
        <w:spacing w:before="11" w:line="460" w:lineRule="exact"/>
        <w:ind w:left="120" w:right="72" w:firstLine="576"/>
        <w:rPr>
          <w:sz w:val="24"/>
          <w:szCs w:val="24"/>
        </w:rPr>
      </w:pPr>
      <w:r>
        <w:rPr>
          <w:sz w:val="24"/>
          <w:szCs w:val="24"/>
        </w:rPr>
        <w:t>Analysis</w:t>
      </w:r>
      <w:r>
        <w:rPr>
          <w:spacing w:val="17"/>
          <w:sz w:val="24"/>
          <w:szCs w:val="24"/>
        </w:rPr>
        <w:t xml:space="preserve"> </w:t>
      </w:r>
      <w:r>
        <w:rPr>
          <w:w w:val="109"/>
          <w:sz w:val="24"/>
          <w:szCs w:val="24"/>
        </w:rPr>
        <w:t>app</w:t>
      </w:r>
      <w:r>
        <w:rPr>
          <w:spacing w:val="-4"/>
          <w:w w:val="109"/>
          <w:sz w:val="24"/>
          <w:szCs w:val="24"/>
        </w:rPr>
        <w:t>r</w:t>
      </w:r>
      <w:r>
        <w:rPr>
          <w:w w:val="109"/>
          <w:sz w:val="24"/>
          <w:szCs w:val="24"/>
        </w:rPr>
        <w:t xml:space="preserve">oach.  </w:t>
      </w:r>
      <w:r>
        <w:rPr>
          <w:spacing w:val="43"/>
          <w:w w:val="109"/>
          <w:sz w:val="24"/>
          <w:szCs w:val="24"/>
        </w:rPr>
        <w:t xml:space="preserve"> </w:t>
      </w:r>
      <w:r>
        <w:rPr>
          <w:sz w:val="24"/>
          <w:szCs w:val="24"/>
        </w:rPr>
        <w:t>Using</w:t>
      </w:r>
      <w:r>
        <w:rPr>
          <w:spacing w:val="-6"/>
          <w:sz w:val="24"/>
          <w:szCs w:val="24"/>
        </w:rPr>
        <w:t xml:space="preserve"> </w:t>
      </w:r>
      <w:r>
        <w:rPr>
          <w:sz w:val="24"/>
          <w:szCs w:val="24"/>
        </w:rPr>
        <w:t>linear</w:t>
      </w:r>
      <w:r>
        <w:rPr>
          <w:spacing w:val="-5"/>
          <w:sz w:val="24"/>
          <w:szCs w:val="24"/>
        </w:rPr>
        <w:t xml:space="preserve"> </w:t>
      </w:r>
      <w:r>
        <w:rPr>
          <w:sz w:val="24"/>
          <w:szCs w:val="24"/>
        </w:rPr>
        <w:t>models,</w:t>
      </w:r>
      <w:r>
        <w:rPr>
          <w:spacing w:val="-8"/>
          <w:sz w:val="24"/>
          <w:szCs w:val="24"/>
        </w:rPr>
        <w:t xml:space="preserve"> </w:t>
      </w:r>
      <w:r>
        <w:rPr>
          <w:sz w:val="24"/>
          <w:szCs w:val="24"/>
        </w:rPr>
        <w:t>we</w:t>
      </w:r>
      <w:r>
        <w:rPr>
          <w:spacing w:val="-3"/>
          <w:sz w:val="24"/>
          <w:szCs w:val="24"/>
        </w:rPr>
        <w:t xml:space="preserve"> </w:t>
      </w:r>
      <w:r>
        <w:rPr>
          <w:sz w:val="24"/>
          <w:szCs w:val="24"/>
        </w:rPr>
        <w:t>analyzed</w:t>
      </w:r>
      <w:r>
        <w:rPr>
          <w:spacing w:val="-9"/>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aspects</w:t>
      </w:r>
      <w:r>
        <w:rPr>
          <w:spacing w:val="-7"/>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data.</w:t>
      </w:r>
      <w:r>
        <w:rPr>
          <w:spacing w:val="9"/>
          <w:sz w:val="24"/>
          <w:szCs w:val="24"/>
        </w:rPr>
        <w:t xml:space="preserve"> </w:t>
      </w:r>
      <w:r>
        <w:rPr>
          <w:sz w:val="24"/>
          <w:szCs w:val="24"/>
        </w:rPr>
        <w:t>First,</w:t>
      </w:r>
      <w:r>
        <w:rPr>
          <w:spacing w:val="-5"/>
          <w:sz w:val="24"/>
          <w:szCs w:val="24"/>
        </w:rPr>
        <w:t xml:space="preserve"> </w:t>
      </w:r>
      <w:r>
        <w:rPr>
          <w:sz w:val="24"/>
          <w:szCs w:val="24"/>
        </w:rPr>
        <w:t>we loo</w:t>
      </w:r>
      <w:r>
        <w:rPr>
          <w:spacing w:val="-2"/>
          <w:sz w:val="24"/>
          <w:szCs w:val="24"/>
        </w:rPr>
        <w:t>k</w:t>
      </w:r>
      <w:r>
        <w:rPr>
          <w:sz w:val="24"/>
          <w:szCs w:val="24"/>
        </w:rPr>
        <w:t>ed</w:t>
      </w:r>
      <w:r>
        <w:rPr>
          <w:spacing w:val="-8"/>
          <w:sz w:val="24"/>
          <w:szCs w:val="24"/>
        </w:rPr>
        <w:t xml:space="preserve"> </w:t>
      </w:r>
      <w:r>
        <w:rPr>
          <w:sz w:val="24"/>
          <w:szCs w:val="24"/>
        </w:rPr>
        <w:t>for</w:t>
      </w:r>
      <w:r>
        <w:rPr>
          <w:spacing w:val="-4"/>
          <w:sz w:val="24"/>
          <w:szCs w:val="24"/>
        </w:rPr>
        <w:t xml:space="preserve"> </w:t>
      </w:r>
      <w:r>
        <w:rPr>
          <w:sz w:val="24"/>
          <w:szCs w:val="24"/>
        </w:rPr>
        <w:t>main</w:t>
      </w:r>
      <w:r>
        <w:rPr>
          <w:spacing w:val="-6"/>
          <w:sz w:val="24"/>
          <w:szCs w:val="24"/>
        </w:rPr>
        <w:t xml:space="preserve"> </w:t>
      </w:r>
      <w:r>
        <w:rPr>
          <w:sz w:val="24"/>
          <w:szCs w:val="24"/>
        </w:rPr>
        <w:t>e</w:t>
      </w:r>
      <w:r>
        <w:rPr>
          <w:spacing w:val="-6"/>
          <w:sz w:val="24"/>
          <w:szCs w:val="24"/>
        </w:rPr>
        <w:t>f</w:t>
      </w:r>
      <w:r>
        <w:rPr>
          <w:sz w:val="24"/>
          <w:szCs w:val="24"/>
        </w:rPr>
        <w:t>fects</w:t>
      </w:r>
      <w:r>
        <w:rPr>
          <w:spacing w:val="-7"/>
          <w:sz w:val="24"/>
          <w:szCs w:val="24"/>
        </w:rPr>
        <w:t xml:space="preserve"> </w:t>
      </w:r>
      <w:r>
        <w:rPr>
          <w:sz w:val="24"/>
          <w:szCs w:val="24"/>
        </w:rPr>
        <w:t>of</w:t>
      </w:r>
      <w:r>
        <w:rPr>
          <w:spacing w:val="-3"/>
          <w:sz w:val="24"/>
          <w:szCs w:val="24"/>
        </w:rPr>
        <w:t xml:space="preserve"> </w:t>
      </w:r>
      <w:r>
        <w:rPr>
          <w:sz w:val="24"/>
          <w:szCs w:val="24"/>
        </w:rPr>
        <w:t>coherence</w:t>
      </w:r>
      <w:r>
        <w:rPr>
          <w:spacing w:val="-11"/>
          <w:sz w:val="24"/>
          <w:szCs w:val="24"/>
        </w:rPr>
        <w:t xml:space="preserve"> </w:t>
      </w:r>
      <w:r>
        <w:rPr>
          <w:sz w:val="24"/>
          <w:szCs w:val="24"/>
        </w:rPr>
        <w:t>on</w:t>
      </w:r>
      <w:r>
        <w:rPr>
          <w:spacing w:val="-3"/>
          <w:sz w:val="24"/>
          <w:szCs w:val="24"/>
        </w:rPr>
        <w:t xml:space="preserve"> </w:t>
      </w:r>
      <w:r>
        <w:rPr>
          <w:sz w:val="24"/>
          <w:szCs w:val="24"/>
        </w:rPr>
        <w:t>score</w:t>
      </w:r>
      <w:r>
        <w:rPr>
          <w:spacing w:val="-6"/>
          <w:sz w:val="24"/>
          <w:szCs w:val="24"/>
        </w:rPr>
        <w:t xml:space="preserve"> </w:t>
      </w:r>
      <w:r>
        <w:rPr>
          <w:sz w:val="24"/>
          <w:szCs w:val="24"/>
        </w:rPr>
        <w:t>(i.e.,</w:t>
      </w:r>
      <w:r>
        <w:rPr>
          <w:spacing w:val="-5"/>
          <w:sz w:val="24"/>
          <w:szCs w:val="24"/>
        </w:rPr>
        <w:t xml:space="preserve"> </w:t>
      </w:r>
      <w:r>
        <w:rPr>
          <w:sz w:val="24"/>
          <w:szCs w:val="24"/>
        </w:rPr>
        <w:t>the</w:t>
      </w:r>
      <w:r>
        <w:rPr>
          <w:spacing w:val="-4"/>
          <w:sz w:val="24"/>
          <w:szCs w:val="24"/>
        </w:rPr>
        <w:t xml:space="preserve"> </w:t>
      </w:r>
      <w:r>
        <w:rPr>
          <w:sz w:val="24"/>
          <w:szCs w:val="24"/>
        </w:rPr>
        <w:t>Condition</w:t>
      </w:r>
      <w:r>
        <w:rPr>
          <w:spacing w:val="-11"/>
          <w:sz w:val="24"/>
          <w:szCs w:val="24"/>
        </w:rPr>
        <w:t xml:space="preserve"> </w:t>
      </w:r>
      <w:r>
        <w:rPr>
          <w:w w:val="97"/>
          <w:sz w:val="24"/>
          <w:szCs w:val="24"/>
        </w:rPr>
        <w:t>coe</w:t>
      </w:r>
      <w:r>
        <w:rPr>
          <w:spacing w:val="-6"/>
          <w:w w:val="97"/>
          <w:sz w:val="24"/>
          <w:szCs w:val="24"/>
        </w:rPr>
        <w:t>f</w:t>
      </w:r>
      <w:r>
        <w:rPr>
          <w:w w:val="97"/>
          <w:sz w:val="24"/>
          <w:szCs w:val="24"/>
        </w:rPr>
        <w:t>ficients</w:t>
      </w:r>
      <w:r>
        <w:rPr>
          <w:spacing w:val="9"/>
          <w:w w:val="97"/>
          <w:sz w:val="24"/>
          <w:szCs w:val="24"/>
        </w:rPr>
        <w:t xml:space="preserve"> </w:t>
      </w:r>
      <w:r>
        <w:rPr>
          <w:sz w:val="24"/>
          <w:szCs w:val="24"/>
        </w:rPr>
        <w:t>in</w:t>
      </w:r>
      <w:r>
        <w:rPr>
          <w:spacing w:val="-3"/>
          <w:sz w:val="24"/>
          <w:szCs w:val="24"/>
        </w:rPr>
        <w:t xml:space="preserve"> </w:t>
      </w:r>
      <w:r>
        <w:rPr>
          <w:spacing w:val="-19"/>
          <w:sz w:val="24"/>
          <w:szCs w:val="24"/>
        </w:rPr>
        <w:t>T</w:t>
      </w:r>
      <w:r>
        <w:rPr>
          <w:sz w:val="24"/>
          <w:szCs w:val="24"/>
        </w:rPr>
        <w:t>able</w:t>
      </w:r>
      <w:r>
        <w:rPr>
          <w:spacing w:val="-6"/>
          <w:sz w:val="24"/>
          <w:szCs w:val="24"/>
        </w:rPr>
        <w:t xml:space="preserve"> </w:t>
      </w:r>
      <w:r>
        <w:rPr>
          <w:sz w:val="24"/>
          <w:szCs w:val="24"/>
        </w:rPr>
        <w:t>1).</w:t>
      </w:r>
      <w:r>
        <w:rPr>
          <w:spacing w:val="11"/>
          <w:sz w:val="24"/>
          <w:szCs w:val="24"/>
        </w:rPr>
        <w:t xml:space="preserve"> </w:t>
      </w:r>
      <w:r>
        <w:rPr>
          <w:sz w:val="24"/>
          <w:szCs w:val="24"/>
        </w:rPr>
        <w:t>Second, as</w:t>
      </w:r>
      <w:r>
        <w:rPr>
          <w:spacing w:val="-2"/>
          <w:sz w:val="24"/>
          <w:szCs w:val="24"/>
        </w:rPr>
        <w:t xml:space="preserve"> </w:t>
      </w:r>
      <w:r>
        <w:rPr>
          <w:sz w:val="24"/>
          <w:szCs w:val="24"/>
        </w:rPr>
        <w:t>we</w:t>
      </w:r>
      <w:r>
        <w:rPr>
          <w:spacing w:val="-3"/>
          <w:sz w:val="24"/>
          <w:szCs w:val="24"/>
        </w:rPr>
        <w:t xml:space="preserve"> </w:t>
      </w:r>
      <w:r>
        <w:rPr>
          <w:sz w:val="24"/>
          <w:szCs w:val="24"/>
        </w:rPr>
        <w:t>were</w:t>
      </w:r>
      <w:r>
        <w:rPr>
          <w:spacing w:val="-5"/>
          <w:sz w:val="24"/>
          <w:szCs w:val="24"/>
        </w:rPr>
        <w:t xml:space="preserve"> </w:t>
      </w:r>
      <w:r>
        <w:rPr>
          <w:sz w:val="24"/>
          <w:szCs w:val="24"/>
        </w:rPr>
        <w:t>interested</w:t>
      </w:r>
      <w:r>
        <w:rPr>
          <w:spacing w:val="-9"/>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relationship</w:t>
      </w:r>
      <w:r>
        <w:rPr>
          <w:spacing w:val="-11"/>
          <w:sz w:val="24"/>
          <w:szCs w:val="24"/>
        </w:rPr>
        <w:t xml:space="preserve"> </w:t>
      </w:r>
      <w:r>
        <w:rPr>
          <w:sz w:val="24"/>
          <w:szCs w:val="24"/>
        </w:rPr>
        <w:t>between</w:t>
      </w:r>
      <w:r>
        <w:rPr>
          <w:spacing w:val="-8"/>
          <w:sz w:val="24"/>
          <w:szCs w:val="24"/>
        </w:rPr>
        <w:t xml:space="preserve"> </w:t>
      </w:r>
      <w:r>
        <w:rPr>
          <w:sz w:val="24"/>
          <w:szCs w:val="24"/>
        </w:rPr>
        <w:t>amount</w:t>
      </w:r>
      <w:r>
        <w:rPr>
          <w:spacing w:val="-7"/>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and</w:t>
      </w:r>
      <w:r>
        <w:rPr>
          <w:spacing w:val="-3"/>
          <w:sz w:val="24"/>
          <w:szCs w:val="24"/>
        </w:rPr>
        <w:t xml:space="preserve"> </w:t>
      </w:r>
      <w:r>
        <w:rPr>
          <w:sz w:val="24"/>
          <w:szCs w:val="24"/>
        </w:rPr>
        <w:t>score,</w:t>
      </w:r>
      <w:r>
        <w:rPr>
          <w:spacing w:val="-6"/>
          <w:sz w:val="24"/>
          <w:szCs w:val="24"/>
        </w:rPr>
        <w:t xml:space="preserve"> </w:t>
      </w:r>
      <w:r>
        <w:rPr>
          <w:sz w:val="24"/>
          <w:szCs w:val="24"/>
        </w:rPr>
        <w:t>we</w:t>
      </w:r>
      <w:r>
        <w:rPr>
          <w:spacing w:val="-3"/>
          <w:sz w:val="24"/>
          <w:szCs w:val="24"/>
        </w:rPr>
        <w:t xml:space="preserve"> </w:t>
      </w:r>
      <w:r>
        <w:rPr>
          <w:sz w:val="24"/>
          <w:szCs w:val="24"/>
        </w:rPr>
        <w:t>loo</w:t>
      </w:r>
      <w:r>
        <w:rPr>
          <w:spacing w:val="-2"/>
          <w:sz w:val="24"/>
          <w:szCs w:val="24"/>
        </w:rPr>
        <w:t>k</w:t>
      </w:r>
      <w:r>
        <w:rPr>
          <w:sz w:val="24"/>
          <w:szCs w:val="24"/>
        </w:rPr>
        <w:t>ed</w:t>
      </w:r>
      <w:r>
        <w:rPr>
          <w:spacing w:val="-7"/>
          <w:sz w:val="24"/>
          <w:szCs w:val="24"/>
        </w:rPr>
        <w:t xml:space="preserve"> </w:t>
      </w:r>
      <w:r>
        <w:rPr>
          <w:sz w:val="24"/>
          <w:szCs w:val="24"/>
        </w:rPr>
        <w:t xml:space="preserve">for </w:t>
      </w:r>
      <w:r>
        <w:rPr>
          <w:spacing w:val="-4"/>
          <w:sz w:val="24"/>
          <w:szCs w:val="24"/>
        </w:rPr>
        <w:t>e</w:t>
      </w:r>
      <w:r>
        <w:rPr>
          <w:sz w:val="24"/>
          <w:szCs w:val="24"/>
        </w:rPr>
        <w:t>xposure</w:t>
      </w:r>
      <w:r>
        <w:rPr>
          <w:spacing w:val="-9"/>
          <w:sz w:val="24"/>
          <w:szCs w:val="24"/>
        </w:rPr>
        <w:t xml:space="preserve"> </w:t>
      </w:r>
      <w:r>
        <w:rPr>
          <w:rFonts w:ascii="Batang" w:eastAsia="Batang" w:hAnsi="Batang" w:cs="Batang"/>
          <w:sz w:val="24"/>
          <w:szCs w:val="24"/>
        </w:rPr>
        <w:t>×</w:t>
      </w:r>
      <w:r>
        <w:rPr>
          <w:rFonts w:ascii="Batang" w:eastAsia="Batang" w:hAnsi="Batang" w:cs="Batang"/>
          <w:spacing w:val="-30"/>
          <w:sz w:val="24"/>
          <w:szCs w:val="24"/>
        </w:rPr>
        <w:t xml:space="preserve"> </w:t>
      </w:r>
      <w:r>
        <w:rPr>
          <w:sz w:val="24"/>
          <w:szCs w:val="24"/>
        </w:rPr>
        <w:t>coherence</w:t>
      </w:r>
      <w:r>
        <w:rPr>
          <w:spacing w:val="-10"/>
          <w:sz w:val="24"/>
          <w:szCs w:val="24"/>
        </w:rPr>
        <w:t xml:space="preserve"> </w:t>
      </w:r>
      <w:r>
        <w:rPr>
          <w:sz w:val="24"/>
          <w:szCs w:val="24"/>
        </w:rPr>
        <w:t>interactions.</w:t>
      </w:r>
      <w:r>
        <w:rPr>
          <w:spacing w:val="2"/>
          <w:sz w:val="24"/>
          <w:szCs w:val="24"/>
        </w:rPr>
        <w:t xml:space="preserve"> </w:t>
      </w:r>
      <w:r>
        <w:rPr>
          <w:sz w:val="24"/>
          <w:szCs w:val="24"/>
        </w:rPr>
        <w:t>A</w:t>
      </w:r>
      <w:r>
        <w:rPr>
          <w:spacing w:val="-2"/>
          <w:sz w:val="24"/>
          <w:szCs w:val="24"/>
        </w:rPr>
        <w:t xml:space="preserve"> </w:t>
      </w:r>
      <w:r>
        <w:rPr>
          <w:sz w:val="24"/>
          <w:szCs w:val="24"/>
        </w:rPr>
        <w:t>significant</w:t>
      </w:r>
      <w:r>
        <w:rPr>
          <w:spacing w:val="-20"/>
          <w:sz w:val="24"/>
          <w:szCs w:val="24"/>
        </w:rPr>
        <w:t xml:space="preserve"> </w:t>
      </w:r>
      <w:r>
        <w:rPr>
          <w:sz w:val="24"/>
          <w:szCs w:val="24"/>
        </w:rPr>
        <w:t>interaction</w:t>
      </w:r>
      <w:r>
        <w:rPr>
          <w:spacing w:val="-10"/>
          <w:sz w:val="24"/>
          <w:szCs w:val="24"/>
        </w:rPr>
        <w:t xml:space="preserve"> </w:t>
      </w:r>
      <w:r>
        <w:rPr>
          <w:sz w:val="24"/>
          <w:szCs w:val="24"/>
        </w:rPr>
        <w:t>(e.g.,</w:t>
      </w:r>
      <w:r>
        <w:rPr>
          <w:spacing w:val="-5"/>
          <w:sz w:val="24"/>
          <w:szCs w:val="24"/>
        </w:rPr>
        <w:t xml:space="preserve"> </w:t>
      </w:r>
      <w:r>
        <w:rPr>
          <w:sz w:val="24"/>
          <w:szCs w:val="24"/>
        </w:rPr>
        <w:t>the</w:t>
      </w:r>
      <w:r>
        <w:rPr>
          <w:spacing w:val="-3"/>
          <w:sz w:val="24"/>
          <w:szCs w:val="24"/>
        </w:rPr>
        <w:t xml:space="preserve"> </w:t>
      </w:r>
      <w:r>
        <w:rPr>
          <w:sz w:val="24"/>
          <w:szCs w:val="24"/>
        </w:rPr>
        <w:t>E</w:t>
      </w:r>
      <w:r>
        <w:rPr>
          <w:spacing w:val="-1"/>
          <w:sz w:val="24"/>
          <w:szCs w:val="24"/>
        </w:rPr>
        <w:t xml:space="preserve"> </w:t>
      </w:r>
      <w:r>
        <w:rPr>
          <w:rFonts w:ascii="Batang" w:eastAsia="Batang" w:hAnsi="Batang" w:cs="Batang"/>
          <w:sz w:val="24"/>
          <w:szCs w:val="24"/>
        </w:rPr>
        <w:t>×</w:t>
      </w:r>
      <w:r>
        <w:rPr>
          <w:rFonts w:ascii="Batang" w:eastAsia="Batang" w:hAnsi="Batang" w:cs="Batang"/>
          <w:spacing w:val="-30"/>
          <w:sz w:val="24"/>
          <w:szCs w:val="24"/>
        </w:rPr>
        <w:t xml:space="preserve"> </w:t>
      </w:r>
      <w:r>
        <w:rPr>
          <w:sz w:val="24"/>
          <w:szCs w:val="24"/>
        </w:rPr>
        <w:t>C</w:t>
      </w:r>
      <w:r>
        <w:rPr>
          <w:spacing w:val="-2"/>
          <w:sz w:val="24"/>
          <w:szCs w:val="24"/>
        </w:rPr>
        <w:t xml:space="preserve"> </w:t>
      </w:r>
      <w:r>
        <w:rPr>
          <w:w w:val="97"/>
          <w:sz w:val="24"/>
          <w:szCs w:val="24"/>
        </w:rPr>
        <w:t>coe</w:t>
      </w:r>
      <w:r>
        <w:rPr>
          <w:spacing w:val="-6"/>
          <w:w w:val="97"/>
          <w:sz w:val="24"/>
          <w:szCs w:val="24"/>
        </w:rPr>
        <w:t>f</w:t>
      </w:r>
      <w:r>
        <w:rPr>
          <w:w w:val="97"/>
          <w:sz w:val="24"/>
          <w:szCs w:val="24"/>
        </w:rPr>
        <w:t>ficients</w:t>
      </w:r>
      <w:r>
        <w:rPr>
          <w:spacing w:val="10"/>
          <w:w w:val="97"/>
          <w:sz w:val="24"/>
          <w:szCs w:val="24"/>
        </w:rPr>
        <w:t xml:space="preserve"> </w:t>
      </w:r>
      <w:r>
        <w:rPr>
          <w:sz w:val="24"/>
          <w:szCs w:val="24"/>
        </w:rPr>
        <w:t>in</w:t>
      </w:r>
      <w:r>
        <w:rPr>
          <w:spacing w:val="-2"/>
          <w:sz w:val="24"/>
          <w:szCs w:val="24"/>
        </w:rPr>
        <w:t xml:space="preserve"> </w:t>
      </w:r>
      <w:r>
        <w:rPr>
          <w:spacing w:val="-19"/>
          <w:sz w:val="24"/>
          <w:szCs w:val="24"/>
        </w:rPr>
        <w:t>T</w:t>
      </w:r>
      <w:r>
        <w:rPr>
          <w:sz w:val="24"/>
          <w:szCs w:val="24"/>
        </w:rPr>
        <w:t>able</w:t>
      </w:r>
    </w:p>
    <w:p w:rsidR="00B72476" w:rsidRDefault="00CB77E8">
      <w:pPr>
        <w:spacing w:line="460" w:lineRule="exact"/>
        <w:ind w:left="120" w:right="72"/>
        <w:rPr>
          <w:sz w:val="24"/>
          <w:szCs w:val="24"/>
        </w:rPr>
      </w:pPr>
      <w:r>
        <w:rPr>
          <w:sz w:val="24"/>
          <w:szCs w:val="24"/>
        </w:rPr>
        <w:t>1)</w:t>
      </w:r>
      <w:r>
        <w:rPr>
          <w:spacing w:val="-2"/>
          <w:sz w:val="24"/>
          <w:szCs w:val="24"/>
        </w:rPr>
        <w:t xml:space="preserve"> w</w:t>
      </w:r>
      <w:r>
        <w:rPr>
          <w:sz w:val="24"/>
          <w:szCs w:val="24"/>
        </w:rPr>
        <w:t>ould</w:t>
      </w:r>
      <w:r>
        <w:rPr>
          <w:spacing w:val="-6"/>
          <w:sz w:val="24"/>
          <w:szCs w:val="24"/>
        </w:rPr>
        <w:t xml:space="preserve"> </w:t>
      </w:r>
      <w:r>
        <w:rPr>
          <w:sz w:val="24"/>
          <w:szCs w:val="24"/>
        </w:rPr>
        <w:t>indicate</w:t>
      </w:r>
      <w:r>
        <w:rPr>
          <w:spacing w:val="-8"/>
          <w:sz w:val="24"/>
          <w:szCs w:val="24"/>
        </w:rPr>
        <w:t xml:space="preserve"> </w:t>
      </w:r>
      <w:r>
        <w:rPr>
          <w:sz w:val="24"/>
          <w:szCs w:val="24"/>
        </w:rPr>
        <w:t>a</w:t>
      </w:r>
      <w:r>
        <w:rPr>
          <w:spacing w:val="-1"/>
          <w:sz w:val="24"/>
          <w:szCs w:val="24"/>
        </w:rPr>
        <w:t xml:space="preserve"> </w:t>
      </w:r>
      <w:r>
        <w:rPr>
          <w:sz w:val="24"/>
          <w:szCs w:val="24"/>
        </w:rPr>
        <w:t>di</w:t>
      </w:r>
      <w:r>
        <w:rPr>
          <w:spacing w:val="-6"/>
          <w:sz w:val="24"/>
          <w:szCs w:val="24"/>
        </w:rPr>
        <w:t>f</w:t>
      </w:r>
      <w:r>
        <w:rPr>
          <w:sz w:val="24"/>
          <w:szCs w:val="24"/>
        </w:rPr>
        <w:t>ference</w:t>
      </w:r>
      <w:r>
        <w:rPr>
          <w:spacing w:val="-10"/>
          <w:sz w:val="24"/>
          <w:szCs w:val="24"/>
        </w:rPr>
        <w:t xml:space="preserve"> </w:t>
      </w:r>
      <w:r>
        <w:rPr>
          <w:sz w:val="24"/>
          <w:szCs w:val="24"/>
        </w:rPr>
        <w:t>in</w:t>
      </w:r>
      <w:r>
        <w:rPr>
          <w:spacing w:val="-2"/>
          <w:sz w:val="24"/>
          <w:szCs w:val="24"/>
        </w:rPr>
        <w:t xml:space="preserve"> </w:t>
      </w:r>
      <w:r>
        <w:rPr>
          <w:sz w:val="24"/>
          <w:szCs w:val="24"/>
        </w:rPr>
        <w:t>h</w:t>
      </w:r>
      <w:r>
        <w:rPr>
          <w:spacing w:val="-6"/>
          <w:sz w:val="24"/>
          <w:szCs w:val="24"/>
        </w:rPr>
        <w:t>o</w:t>
      </w:r>
      <w:r>
        <w:rPr>
          <w:sz w:val="24"/>
          <w:szCs w:val="24"/>
        </w:rPr>
        <w:t>w</w:t>
      </w:r>
      <w:r>
        <w:rPr>
          <w:spacing w:val="-4"/>
          <w:sz w:val="24"/>
          <w:szCs w:val="24"/>
        </w:rPr>
        <w:t xml:space="preserve"> </w:t>
      </w:r>
      <w:r>
        <w:rPr>
          <w:w w:val="93"/>
          <w:sz w:val="24"/>
          <w:szCs w:val="24"/>
        </w:rPr>
        <w:t>e</w:t>
      </w:r>
      <w:r>
        <w:rPr>
          <w:spacing w:val="-4"/>
          <w:w w:val="93"/>
          <w:sz w:val="24"/>
          <w:szCs w:val="24"/>
        </w:rPr>
        <w:t>f</w:t>
      </w:r>
      <w:r>
        <w:rPr>
          <w:w w:val="93"/>
          <w:sz w:val="24"/>
          <w:szCs w:val="24"/>
        </w:rPr>
        <w:t>ficiently</w:t>
      </w:r>
      <w:r>
        <w:rPr>
          <w:spacing w:val="10"/>
          <w:w w:val="93"/>
          <w:sz w:val="24"/>
          <w:szCs w:val="24"/>
        </w:rPr>
        <w:t xml:space="preserve"> </w:t>
      </w:r>
      <w:r>
        <w:rPr>
          <w:sz w:val="24"/>
          <w:szCs w:val="24"/>
        </w:rPr>
        <w:t>the</w:t>
      </w:r>
      <w:r>
        <w:rPr>
          <w:spacing w:val="-3"/>
          <w:sz w:val="24"/>
          <w:szCs w:val="24"/>
        </w:rPr>
        <w:t xml:space="preserve"> </w:t>
      </w:r>
      <w:r>
        <w:rPr>
          <w:sz w:val="24"/>
          <w:szCs w:val="24"/>
        </w:rPr>
        <w:t>statistical</w:t>
      </w:r>
      <w:r>
        <w:rPr>
          <w:spacing w:val="-9"/>
          <w:sz w:val="24"/>
          <w:szCs w:val="24"/>
        </w:rPr>
        <w:t xml:space="preserve"> </w:t>
      </w:r>
      <w:r>
        <w:rPr>
          <w:sz w:val="24"/>
          <w:szCs w:val="24"/>
        </w:rPr>
        <w:t>learning</w:t>
      </w:r>
      <w:r>
        <w:rPr>
          <w:spacing w:val="-8"/>
          <w:sz w:val="24"/>
          <w:szCs w:val="24"/>
        </w:rPr>
        <w:t xml:space="preserve"> </w:t>
      </w:r>
      <w:r>
        <w:rPr>
          <w:sz w:val="24"/>
          <w:szCs w:val="24"/>
        </w:rPr>
        <w:t>process</w:t>
      </w:r>
      <w:r>
        <w:rPr>
          <w:spacing w:val="-7"/>
          <w:sz w:val="24"/>
          <w:szCs w:val="24"/>
        </w:rPr>
        <w:t xml:space="preserve"> </w:t>
      </w:r>
      <w:r>
        <w:rPr>
          <w:sz w:val="24"/>
          <w:szCs w:val="24"/>
        </w:rPr>
        <w:t>ma</w:t>
      </w:r>
      <w:r>
        <w:rPr>
          <w:spacing w:val="-2"/>
          <w:sz w:val="24"/>
          <w:szCs w:val="24"/>
        </w:rPr>
        <w:t>k</w:t>
      </w:r>
      <w:r>
        <w:rPr>
          <w:sz w:val="24"/>
          <w:szCs w:val="24"/>
        </w:rPr>
        <w:t>es</w:t>
      </w:r>
      <w:r>
        <w:rPr>
          <w:spacing w:val="-6"/>
          <w:sz w:val="24"/>
          <w:szCs w:val="24"/>
        </w:rPr>
        <w:t xml:space="preserve"> </w:t>
      </w:r>
      <w:r>
        <w:rPr>
          <w:sz w:val="24"/>
          <w:szCs w:val="24"/>
        </w:rPr>
        <w:t>use</w:t>
      </w:r>
      <w:r>
        <w:rPr>
          <w:spacing w:val="-3"/>
          <w:sz w:val="24"/>
          <w:szCs w:val="24"/>
        </w:rPr>
        <w:t xml:space="preserve"> </w:t>
      </w:r>
      <w:r>
        <w:rPr>
          <w:sz w:val="24"/>
          <w:szCs w:val="24"/>
        </w:rPr>
        <w:t xml:space="preserve">of </w:t>
      </w:r>
      <w:r>
        <w:rPr>
          <w:spacing w:val="-6"/>
          <w:sz w:val="24"/>
          <w:szCs w:val="24"/>
        </w:rPr>
        <w:t>e</w:t>
      </w:r>
      <w:r>
        <w:rPr>
          <w:sz w:val="24"/>
          <w:szCs w:val="24"/>
        </w:rPr>
        <w:t>vidence</w:t>
      </w:r>
      <w:r>
        <w:rPr>
          <w:spacing w:val="-14"/>
          <w:sz w:val="24"/>
          <w:szCs w:val="24"/>
        </w:rPr>
        <w:t xml:space="preserve"> </w:t>
      </w:r>
      <w:r>
        <w:rPr>
          <w:sz w:val="24"/>
          <w:szCs w:val="24"/>
        </w:rPr>
        <w:t>at</w:t>
      </w:r>
      <w:r>
        <w:rPr>
          <w:spacing w:val="-7"/>
          <w:sz w:val="24"/>
          <w:szCs w:val="24"/>
        </w:rPr>
        <w:t xml:space="preserve"> </w:t>
      </w:r>
      <w:r>
        <w:rPr>
          <w:sz w:val="24"/>
          <w:szCs w:val="24"/>
        </w:rPr>
        <w:t>di</w:t>
      </w:r>
      <w:r>
        <w:rPr>
          <w:spacing w:val="-6"/>
          <w:sz w:val="24"/>
          <w:szCs w:val="24"/>
        </w:rPr>
        <w:t>f</w:t>
      </w:r>
      <w:r>
        <w:rPr>
          <w:sz w:val="24"/>
          <w:szCs w:val="24"/>
        </w:rPr>
        <w:t>ferent</w:t>
      </w:r>
      <w:r>
        <w:rPr>
          <w:spacing w:val="-13"/>
          <w:sz w:val="24"/>
          <w:szCs w:val="24"/>
        </w:rPr>
        <w:t xml:space="preserve"> </w:t>
      </w:r>
      <w:r>
        <w:rPr>
          <w:sz w:val="24"/>
          <w:szCs w:val="24"/>
        </w:rPr>
        <w:t>coherence</w:t>
      </w:r>
      <w:r>
        <w:rPr>
          <w:spacing w:val="-15"/>
          <w:sz w:val="24"/>
          <w:szCs w:val="24"/>
        </w:rPr>
        <w:t xml:space="preserve"> </w:t>
      </w:r>
      <w:r>
        <w:rPr>
          <w:sz w:val="24"/>
          <w:szCs w:val="24"/>
        </w:rPr>
        <w:t>l</w:t>
      </w:r>
      <w:r>
        <w:rPr>
          <w:spacing w:val="-6"/>
          <w:sz w:val="24"/>
          <w:szCs w:val="24"/>
        </w:rPr>
        <w:t>e</w:t>
      </w:r>
      <w:r>
        <w:rPr>
          <w:spacing w:val="-4"/>
          <w:sz w:val="24"/>
          <w:szCs w:val="24"/>
        </w:rPr>
        <w:t>v</w:t>
      </w:r>
      <w:r>
        <w:rPr>
          <w:sz w:val="24"/>
          <w:szCs w:val="24"/>
        </w:rPr>
        <w:t>els.</w:t>
      </w:r>
      <w:r>
        <w:rPr>
          <w:spacing w:val="6"/>
          <w:sz w:val="24"/>
          <w:szCs w:val="24"/>
        </w:rPr>
        <w:t xml:space="preserve"> </w:t>
      </w:r>
      <w:r>
        <w:rPr>
          <w:spacing w:val="-4"/>
          <w:sz w:val="24"/>
          <w:szCs w:val="24"/>
        </w:rPr>
        <w:t>F</w:t>
      </w:r>
      <w:r>
        <w:rPr>
          <w:sz w:val="24"/>
          <w:szCs w:val="24"/>
        </w:rPr>
        <w:t>or</w:t>
      </w:r>
      <w:r>
        <w:rPr>
          <w:spacing w:val="-8"/>
          <w:sz w:val="24"/>
          <w:szCs w:val="24"/>
        </w:rPr>
        <w:t xml:space="preserve"> </w:t>
      </w:r>
      <w:r>
        <w:rPr>
          <w:sz w:val="24"/>
          <w:szCs w:val="24"/>
        </w:rPr>
        <w:t>all</w:t>
      </w:r>
      <w:r>
        <w:rPr>
          <w:spacing w:val="-7"/>
          <w:sz w:val="24"/>
          <w:szCs w:val="24"/>
        </w:rPr>
        <w:t xml:space="preserve"> </w:t>
      </w:r>
      <w:r>
        <w:rPr>
          <w:sz w:val="24"/>
          <w:szCs w:val="24"/>
        </w:rPr>
        <w:t>scores,</w:t>
      </w:r>
      <w:r>
        <w:rPr>
          <w:spacing w:val="-11"/>
          <w:sz w:val="24"/>
          <w:szCs w:val="24"/>
        </w:rPr>
        <w:t xml:space="preserve"> </w:t>
      </w:r>
      <w:r>
        <w:rPr>
          <w:sz w:val="24"/>
          <w:szCs w:val="24"/>
        </w:rPr>
        <w:t>we</w:t>
      </w:r>
      <w:r>
        <w:rPr>
          <w:spacing w:val="-8"/>
          <w:sz w:val="24"/>
          <w:szCs w:val="24"/>
        </w:rPr>
        <w:t xml:space="preserve"> </w:t>
      </w:r>
      <w:r>
        <w:rPr>
          <w:sz w:val="24"/>
          <w:szCs w:val="24"/>
        </w:rPr>
        <w:t>coded</w:t>
      </w:r>
      <w:r>
        <w:rPr>
          <w:spacing w:val="-11"/>
          <w:sz w:val="24"/>
          <w:szCs w:val="24"/>
        </w:rPr>
        <w:t xml:space="preserve"> </w:t>
      </w:r>
      <w:r>
        <w:rPr>
          <w:sz w:val="24"/>
          <w:szCs w:val="24"/>
        </w:rPr>
        <w:t>coherence</w:t>
      </w:r>
      <w:r>
        <w:rPr>
          <w:spacing w:val="-15"/>
          <w:sz w:val="24"/>
          <w:szCs w:val="24"/>
        </w:rPr>
        <w:t xml:space="preserve"> </w:t>
      </w:r>
      <w:r>
        <w:rPr>
          <w:sz w:val="24"/>
          <w:szCs w:val="24"/>
        </w:rPr>
        <w:t>as</w:t>
      </w:r>
      <w:r>
        <w:rPr>
          <w:spacing w:val="-7"/>
          <w:sz w:val="24"/>
          <w:szCs w:val="24"/>
        </w:rPr>
        <w:t xml:space="preserve"> </w:t>
      </w:r>
      <w:r>
        <w:rPr>
          <w:sz w:val="24"/>
          <w:szCs w:val="24"/>
        </w:rPr>
        <w:t>a</w:t>
      </w:r>
      <w:r>
        <w:rPr>
          <w:spacing w:val="-6"/>
          <w:sz w:val="24"/>
          <w:szCs w:val="24"/>
        </w:rPr>
        <w:t xml:space="preserve"> </w:t>
      </w:r>
      <w:r>
        <w:rPr>
          <w:sz w:val="24"/>
          <w:szCs w:val="24"/>
        </w:rPr>
        <w:t>cat</w:t>
      </w:r>
      <w:r>
        <w:rPr>
          <w:spacing w:val="-4"/>
          <w:sz w:val="24"/>
          <w:szCs w:val="24"/>
        </w:rPr>
        <w:t>e</w:t>
      </w:r>
      <w:r>
        <w:rPr>
          <w:sz w:val="24"/>
          <w:szCs w:val="24"/>
        </w:rPr>
        <w:t>gorical</w:t>
      </w:r>
      <w:r>
        <w:rPr>
          <w:spacing w:val="-16"/>
          <w:sz w:val="24"/>
          <w:szCs w:val="24"/>
        </w:rPr>
        <w:t xml:space="preserve"> </w:t>
      </w:r>
      <w:r>
        <w:rPr>
          <w:spacing w:val="-6"/>
          <w:sz w:val="24"/>
          <w:szCs w:val="24"/>
        </w:rPr>
        <w:t>v</w:t>
      </w:r>
      <w:r>
        <w:rPr>
          <w:sz w:val="24"/>
          <w:szCs w:val="24"/>
        </w:rPr>
        <w:t>ariable and</w:t>
      </w:r>
      <w:r>
        <w:rPr>
          <w:spacing w:val="-3"/>
          <w:sz w:val="24"/>
          <w:szCs w:val="24"/>
        </w:rPr>
        <w:t xml:space="preserve"> </w:t>
      </w:r>
      <w:r>
        <w:rPr>
          <w:sz w:val="24"/>
          <w:szCs w:val="24"/>
        </w:rPr>
        <w:t>analyzed</w:t>
      </w:r>
      <w:r>
        <w:rPr>
          <w:spacing w:val="-9"/>
          <w:sz w:val="24"/>
          <w:szCs w:val="24"/>
        </w:rPr>
        <w:t xml:space="preserve"> </w:t>
      </w:r>
      <w:r>
        <w:rPr>
          <w:sz w:val="24"/>
          <w:szCs w:val="24"/>
        </w:rPr>
        <w:t>the</w:t>
      </w:r>
      <w:r>
        <w:rPr>
          <w:spacing w:val="-3"/>
          <w:sz w:val="24"/>
          <w:szCs w:val="24"/>
        </w:rPr>
        <w:t xml:space="preserve"> </w:t>
      </w:r>
      <w:r>
        <w:rPr>
          <w:sz w:val="24"/>
          <w:szCs w:val="24"/>
        </w:rPr>
        <w:t>data</w:t>
      </w:r>
      <w:r>
        <w:rPr>
          <w:spacing w:val="-4"/>
          <w:sz w:val="24"/>
          <w:szCs w:val="24"/>
        </w:rPr>
        <w:t xml:space="preserve"> </w:t>
      </w:r>
      <w:r>
        <w:rPr>
          <w:sz w:val="24"/>
          <w:szCs w:val="24"/>
        </w:rPr>
        <w:t>using</w:t>
      </w:r>
      <w:r>
        <w:rPr>
          <w:spacing w:val="-5"/>
          <w:sz w:val="24"/>
          <w:szCs w:val="24"/>
        </w:rPr>
        <w:t xml:space="preserve"> </w:t>
      </w:r>
      <w:r>
        <w:rPr>
          <w:sz w:val="24"/>
          <w:szCs w:val="24"/>
        </w:rPr>
        <w:t>a</w:t>
      </w:r>
      <w:r>
        <w:rPr>
          <w:spacing w:val="-1"/>
          <w:sz w:val="24"/>
          <w:szCs w:val="24"/>
        </w:rPr>
        <w:t xml:space="preserve"> </w:t>
      </w:r>
      <w:r>
        <w:rPr>
          <w:sz w:val="24"/>
          <w:szCs w:val="24"/>
        </w:rPr>
        <w:t>r</w:t>
      </w:r>
      <w:r>
        <w:rPr>
          <w:spacing w:val="-4"/>
          <w:sz w:val="24"/>
          <w:szCs w:val="24"/>
        </w:rPr>
        <w:t>e</w:t>
      </w:r>
      <w:r>
        <w:rPr>
          <w:sz w:val="24"/>
          <w:szCs w:val="24"/>
        </w:rPr>
        <w:t>gression</w:t>
      </w:r>
      <w:r>
        <w:rPr>
          <w:spacing w:val="-10"/>
          <w:sz w:val="24"/>
          <w:szCs w:val="24"/>
        </w:rPr>
        <w:t xml:space="preserve"> </w:t>
      </w:r>
      <w:r>
        <w:rPr>
          <w:sz w:val="24"/>
          <w:szCs w:val="24"/>
        </w:rPr>
        <w:t>which</w:t>
      </w:r>
      <w:r>
        <w:rPr>
          <w:spacing w:val="-6"/>
          <w:sz w:val="24"/>
          <w:szCs w:val="24"/>
        </w:rPr>
        <w:t xml:space="preserve"> </w:t>
      </w:r>
      <w:r>
        <w:rPr>
          <w:sz w:val="24"/>
          <w:szCs w:val="24"/>
        </w:rPr>
        <w:t>modeled</w:t>
      </w:r>
      <w:r>
        <w:rPr>
          <w:spacing w:val="-8"/>
          <w:sz w:val="24"/>
          <w:szCs w:val="24"/>
        </w:rPr>
        <w:t xml:space="preserve"> </w:t>
      </w:r>
      <w:r>
        <w:rPr>
          <w:sz w:val="24"/>
          <w:szCs w:val="24"/>
        </w:rPr>
        <w:t>the</w:t>
      </w:r>
      <w:r>
        <w:rPr>
          <w:spacing w:val="-3"/>
          <w:sz w:val="24"/>
          <w:szCs w:val="24"/>
        </w:rPr>
        <w:t xml:space="preserve"> </w:t>
      </w:r>
      <w:r>
        <w:rPr>
          <w:sz w:val="24"/>
          <w:szCs w:val="24"/>
        </w:rPr>
        <w:t>mean</w:t>
      </w:r>
      <w:r>
        <w:rPr>
          <w:spacing w:val="-5"/>
          <w:sz w:val="24"/>
          <w:szCs w:val="24"/>
        </w:rPr>
        <w:t xml:space="preserve"> </w:t>
      </w:r>
      <w:r>
        <w:rPr>
          <w:sz w:val="24"/>
          <w:szCs w:val="24"/>
        </w:rPr>
        <w:t>score</w:t>
      </w:r>
      <w:r>
        <w:rPr>
          <w:spacing w:val="-5"/>
          <w:sz w:val="24"/>
          <w:szCs w:val="24"/>
        </w:rPr>
        <w:t xml:space="preserve"> </w:t>
      </w:r>
      <w:r>
        <w:rPr>
          <w:sz w:val="24"/>
          <w:szCs w:val="24"/>
        </w:rPr>
        <w:t>in</w:t>
      </w:r>
      <w:r>
        <w:rPr>
          <w:spacing w:val="-2"/>
          <w:sz w:val="24"/>
          <w:szCs w:val="24"/>
        </w:rPr>
        <w:t xml:space="preserve"> </w:t>
      </w:r>
      <w:r>
        <w:rPr>
          <w:sz w:val="24"/>
          <w:szCs w:val="24"/>
        </w:rPr>
        <w:t>a</w:t>
      </w:r>
      <w:r>
        <w:rPr>
          <w:spacing w:val="-1"/>
          <w:sz w:val="24"/>
          <w:szCs w:val="24"/>
        </w:rPr>
        <w:t xml:space="preserve"> </w:t>
      </w:r>
      <w:r>
        <w:rPr>
          <w:sz w:val="24"/>
          <w:szCs w:val="24"/>
        </w:rPr>
        <w:t>participant</w:t>
      </w:r>
      <w:r>
        <w:rPr>
          <w:spacing w:val="-10"/>
          <w:sz w:val="24"/>
          <w:szCs w:val="24"/>
        </w:rPr>
        <w:t xml:space="preserve"> </w:t>
      </w:r>
      <w:r>
        <w:rPr>
          <w:sz w:val="24"/>
          <w:szCs w:val="24"/>
        </w:rPr>
        <w:t>group (e.g.,</w:t>
      </w:r>
      <w:r>
        <w:rPr>
          <w:spacing w:val="-5"/>
          <w:sz w:val="24"/>
          <w:szCs w:val="24"/>
        </w:rPr>
        <w:t xml:space="preserve"> </w:t>
      </w:r>
      <w:r>
        <w:rPr>
          <w:sz w:val="24"/>
          <w:szCs w:val="24"/>
        </w:rPr>
        <w:t>3/3-56)</w:t>
      </w:r>
      <w:r>
        <w:rPr>
          <w:spacing w:val="-7"/>
          <w:sz w:val="24"/>
          <w:szCs w:val="24"/>
        </w:rPr>
        <w:t xml:space="preserve"> </w:t>
      </w:r>
      <w:r>
        <w:rPr>
          <w:sz w:val="24"/>
          <w:szCs w:val="24"/>
        </w:rPr>
        <w:t>as</w:t>
      </w:r>
      <w:r>
        <w:rPr>
          <w:spacing w:val="-2"/>
          <w:sz w:val="24"/>
          <w:szCs w:val="24"/>
        </w:rPr>
        <w:t xml:space="preserve"> </w:t>
      </w:r>
      <w:r>
        <w:rPr>
          <w:sz w:val="24"/>
          <w:szCs w:val="24"/>
        </w:rPr>
        <w:t>an</w:t>
      </w:r>
      <w:r>
        <w:rPr>
          <w:spacing w:val="-2"/>
          <w:sz w:val="24"/>
          <w:szCs w:val="24"/>
        </w:rPr>
        <w:t xml:space="preserve"> </w:t>
      </w:r>
      <w:r>
        <w:rPr>
          <w:sz w:val="24"/>
          <w:szCs w:val="24"/>
        </w:rPr>
        <w:t>interact</w:t>
      </w:r>
      <w:r>
        <w:rPr>
          <w:spacing w:val="-6"/>
          <w:sz w:val="24"/>
          <w:szCs w:val="24"/>
        </w:rPr>
        <w:t>i</w:t>
      </w:r>
      <w:r>
        <w:rPr>
          <w:spacing w:val="-4"/>
          <w:sz w:val="24"/>
          <w:szCs w:val="24"/>
        </w:rPr>
        <w:t>v</w:t>
      </w:r>
      <w:r>
        <w:rPr>
          <w:sz w:val="24"/>
          <w:szCs w:val="24"/>
        </w:rPr>
        <w:t>e</w:t>
      </w:r>
      <w:r>
        <w:rPr>
          <w:spacing w:val="-10"/>
          <w:sz w:val="24"/>
          <w:szCs w:val="24"/>
        </w:rPr>
        <w:t xml:space="preserve"> </w:t>
      </w:r>
      <w:r>
        <w:rPr>
          <w:sz w:val="24"/>
          <w:szCs w:val="24"/>
        </w:rPr>
        <w:t>function</w:t>
      </w:r>
      <w:r>
        <w:rPr>
          <w:spacing w:val="-8"/>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number</w:t>
      </w:r>
      <w:r>
        <w:rPr>
          <w:spacing w:val="-7"/>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xposures</w:t>
      </w:r>
      <w:r>
        <w:rPr>
          <w:spacing w:val="-10"/>
          <w:sz w:val="24"/>
          <w:szCs w:val="24"/>
        </w:rPr>
        <w:t xml:space="preserve"> </w:t>
      </w:r>
      <w:r>
        <w:rPr>
          <w:sz w:val="24"/>
          <w:szCs w:val="24"/>
        </w:rPr>
        <w:t>(e.g.,</w:t>
      </w:r>
      <w:r>
        <w:rPr>
          <w:spacing w:val="-5"/>
          <w:sz w:val="24"/>
          <w:szCs w:val="24"/>
        </w:rPr>
        <w:t xml:space="preserve"> </w:t>
      </w:r>
      <w:r>
        <w:rPr>
          <w:sz w:val="24"/>
          <w:szCs w:val="24"/>
        </w:rPr>
        <w:t>56)</w:t>
      </w:r>
      <w:r>
        <w:rPr>
          <w:spacing w:val="-3"/>
          <w:sz w:val="24"/>
          <w:szCs w:val="24"/>
        </w:rPr>
        <w:t xml:space="preserve"> </w:t>
      </w:r>
      <w:r>
        <w:rPr>
          <w:sz w:val="24"/>
          <w:szCs w:val="24"/>
        </w:rPr>
        <w:t>times</w:t>
      </w:r>
      <w:r>
        <w:rPr>
          <w:spacing w:val="-5"/>
          <w:sz w:val="24"/>
          <w:szCs w:val="24"/>
        </w:rPr>
        <w:t xml:space="preserve"> </w:t>
      </w:r>
      <w:r>
        <w:rPr>
          <w:sz w:val="24"/>
          <w:szCs w:val="24"/>
        </w:rPr>
        <w:t>the</w:t>
      </w:r>
      <w:r>
        <w:rPr>
          <w:spacing w:val="-3"/>
          <w:sz w:val="24"/>
          <w:szCs w:val="24"/>
        </w:rPr>
        <w:t xml:space="preserve"> </w:t>
      </w:r>
      <w:r>
        <w:rPr>
          <w:sz w:val="24"/>
          <w:szCs w:val="24"/>
        </w:rPr>
        <w:t>condition (e.g.,</w:t>
      </w:r>
      <w:r>
        <w:rPr>
          <w:spacing w:val="-7"/>
          <w:sz w:val="24"/>
          <w:szCs w:val="24"/>
        </w:rPr>
        <w:t xml:space="preserve"> </w:t>
      </w:r>
      <w:r>
        <w:rPr>
          <w:sz w:val="24"/>
          <w:szCs w:val="24"/>
        </w:rPr>
        <w:t>full</w:t>
      </w:r>
      <w:r>
        <w:rPr>
          <w:spacing w:val="-6"/>
          <w:sz w:val="24"/>
          <w:szCs w:val="24"/>
        </w:rPr>
        <w:t xml:space="preserve"> </w:t>
      </w:r>
      <w:r>
        <w:rPr>
          <w:sz w:val="24"/>
          <w:szCs w:val="24"/>
        </w:rPr>
        <w:t>coherence).</w:t>
      </w:r>
      <w:r>
        <w:rPr>
          <w:spacing w:val="2"/>
          <w:sz w:val="24"/>
          <w:szCs w:val="24"/>
        </w:rPr>
        <w:t xml:space="preserve"> </w:t>
      </w:r>
      <w:r>
        <w:rPr>
          <w:sz w:val="24"/>
          <w:szCs w:val="24"/>
        </w:rPr>
        <w:t>In</w:t>
      </w:r>
      <w:r>
        <w:rPr>
          <w:spacing w:val="-5"/>
          <w:sz w:val="24"/>
          <w:szCs w:val="24"/>
        </w:rPr>
        <w:t xml:space="preserve"> </w:t>
      </w:r>
      <w:r>
        <w:rPr>
          <w:sz w:val="24"/>
          <w:szCs w:val="24"/>
        </w:rPr>
        <w:t>other</w:t>
      </w:r>
      <w:r>
        <w:rPr>
          <w:spacing w:val="-8"/>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our</w:t>
      </w:r>
      <w:r>
        <w:rPr>
          <w:spacing w:val="-6"/>
          <w:sz w:val="24"/>
          <w:szCs w:val="24"/>
        </w:rPr>
        <w:t xml:space="preserve"> </w:t>
      </w:r>
      <w:r>
        <w:rPr>
          <w:sz w:val="24"/>
          <w:szCs w:val="24"/>
        </w:rPr>
        <w:t>r</w:t>
      </w:r>
      <w:r>
        <w:rPr>
          <w:spacing w:val="-4"/>
          <w:sz w:val="24"/>
          <w:szCs w:val="24"/>
        </w:rPr>
        <w:t>e</w:t>
      </w:r>
      <w:r>
        <w:rPr>
          <w:sz w:val="24"/>
          <w:szCs w:val="24"/>
        </w:rPr>
        <w:t>gression</w:t>
      </w:r>
      <w:r>
        <w:rPr>
          <w:spacing w:val="-13"/>
          <w:sz w:val="24"/>
          <w:szCs w:val="24"/>
        </w:rPr>
        <w:t xml:space="preserve"> </w:t>
      </w:r>
      <w:r>
        <w:rPr>
          <w:sz w:val="24"/>
          <w:szCs w:val="24"/>
        </w:rPr>
        <w:t>equation</w:t>
      </w:r>
      <w:r>
        <w:rPr>
          <w:spacing w:val="-11"/>
          <w:sz w:val="24"/>
          <w:szCs w:val="24"/>
        </w:rPr>
        <w:t xml:space="preserve"> </w:t>
      </w:r>
      <w:r>
        <w:rPr>
          <w:spacing w:val="-2"/>
          <w:sz w:val="24"/>
          <w:szCs w:val="24"/>
        </w:rPr>
        <w:t>w</w:t>
      </w:r>
      <w:r>
        <w:rPr>
          <w:sz w:val="24"/>
          <w:szCs w:val="24"/>
        </w:rPr>
        <w:t>as</w:t>
      </w:r>
      <w:r>
        <w:rPr>
          <w:spacing w:val="-7"/>
          <w:sz w:val="24"/>
          <w:szCs w:val="24"/>
        </w:rPr>
        <w:t xml:space="preserve"> </w:t>
      </w:r>
      <w:r>
        <w:rPr>
          <w:sz w:val="24"/>
          <w:szCs w:val="24"/>
        </w:rPr>
        <w:t>score</w:t>
      </w:r>
      <w:r>
        <w:rPr>
          <w:spacing w:val="-8"/>
          <w:sz w:val="24"/>
          <w:szCs w:val="24"/>
        </w:rPr>
        <w:t xml:space="preserve"> </w:t>
      </w:r>
      <w:r>
        <w:rPr>
          <w:rFonts w:ascii="Batang" w:eastAsia="Batang" w:hAnsi="Batang" w:cs="Batang"/>
          <w:w w:val="77"/>
          <w:sz w:val="24"/>
          <w:szCs w:val="24"/>
        </w:rPr>
        <w:t>∼</w:t>
      </w:r>
      <w:r>
        <w:rPr>
          <w:rFonts w:ascii="Batang" w:eastAsia="Batang" w:hAnsi="Batang" w:cs="Batang"/>
          <w:spacing w:val="-5"/>
          <w:w w:val="77"/>
          <w:sz w:val="24"/>
          <w:szCs w:val="24"/>
        </w:rPr>
        <w:t xml:space="preserve"> </w:t>
      </w:r>
      <w:r>
        <w:rPr>
          <w:spacing w:val="-4"/>
          <w:sz w:val="24"/>
          <w:szCs w:val="24"/>
        </w:rPr>
        <w:t>e</w:t>
      </w:r>
      <w:r>
        <w:rPr>
          <w:sz w:val="24"/>
          <w:szCs w:val="24"/>
        </w:rPr>
        <w:t>xposures</w:t>
      </w:r>
      <w:r>
        <w:rPr>
          <w:spacing w:val="-13"/>
          <w:sz w:val="24"/>
          <w:szCs w:val="24"/>
        </w:rPr>
        <w:t xml:space="preserve"> </w:t>
      </w:r>
      <w:r>
        <w:rPr>
          <w:rFonts w:ascii="Batang" w:eastAsia="Batang" w:hAnsi="Batang" w:cs="Batang"/>
          <w:w w:val="95"/>
          <w:sz w:val="24"/>
          <w:szCs w:val="24"/>
        </w:rPr>
        <w:t>×</w:t>
      </w:r>
      <w:r>
        <w:rPr>
          <w:rFonts w:ascii="Batang" w:eastAsia="Batang" w:hAnsi="Batang" w:cs="Batang"/>
          <w:spacing w:val="-19"/>
          <w:w w:val="95"/>
          <w:sz w:val="24"/>
          <w:szCs w:val="24"/>
        </w:rPr>
        <w:t xml:space="preserve"> </w:t>
      </w:r>
      <w:r>
        <w:rPr>
          <w:sz w:val="24"/>
          <w:szCs w:val="24"/>
        </w:rPr>
        <w:t>condition.</w:t>
      </w:r>
    </w:p>
    <w:p w:rsidR="00B72476" w:rsidRDefault="00B72476">
      <w:pPr>
        <w:spacing w:before="4" w:line="160" w:lineRule="exact"/>
        <w:rPr>
          <w:sz w:val="16"/>
          <w:szCs w:val="16"/>
        </w:rPr>
      </w:pPr>
    </w:p>
    <w:p w:rsidR="00B72476" w:rsidRDefault="00875887">
      <w:pPr>
        <w:spacing w:line="415" w:lineRule="auto"/>
        <w:ind w:left="120" w:right="752" w:firstLine="576"/>
        <w:rPr>
          <w:sz w:val="24"/>
          <w:szCs w:val="24"/>
        </w:rPr>
      </w:pPr>
      <w:r>
        <w:rPr>
          <w:noProof/>
        </w:rPr>
        <mc:AlternateContent>
          <mc:Choice Requires="wpg">
            <w:drawing>
              <wp:anchor distT="0" distB="0" distL="114300" distR="114300" simplePos="0" relativeHeight="503314330" behindDoc="1" locked="0" layoutInCell="1" allowOverlap="1">
                <wp:simplePos x="0" y="0"/>
                <wp:positionH relativeFrom="page">
                  <wp:posOffset>914400</wp:posOffset>
                </wp:positionH>
                <wp:positionV relativeFrom="paragraph">
                  <wp:posOffset>591185</wp:posOffset>
                </wp:positionV>
                <wp:extent cx="457200" cy="0"/>
                <wp:effectExtent l="0" t="0" r="927100" b="602615"/>
                <wp:wrapNone/>
                <wp:docPr id="860"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0"/>
                          <a:chOff x="1440" y="932"/>
                          <a:chExt cx="720" cy="0"/>
                        </a:xfrm>
                      </wpg:grpSpPr>
                      <wps:wsp>
                        <wps:cNvPr id="861" name="Freeform 857"/>
                        <wps:cNvSpPr>
                          <a:spLocks noEditPoints="1"/>
                        </wps:cNvSpPr>
                        <wps:spPr bwMode="auto">
                          <a:xfrm>
                            <a:off x="2880" y="1864"/>
                            <a:ext cx="720" cy="0"/>
                          </a:xfrm>
                          <a:custGeom>
                            <a:avLst/>
                            <a:gdLst>
                              <a:gd name="T0" fmla="+- 0 1440 1440"/>
                              <a:gd name="T1" fmla="*/ T0 w 720"/>
                              <a:gd name="T2" fmla="+- 0 2160 1440"/>
                              <a:gd name="T3" fmla="*/ T2 w 720"/>
                            </a:gdLst>
                            <a:ahLst/>
                            <a:cxnLst>
                              <a:cxn ang="0">
                                <a:pos x="T1" y="0"/>
                              </a:cxn>
                              <a:cxn ang="0">
                                <a:pos x="T3" y="0"/>
                              </a:cxn>
                            </a:cxnLst>
                            <a:rect l="0" t="0" r="r" b="b"/>
                            <a:pathLst>
                              <a:path w="720">
                                <a:moveTo>
                                  <a:pt x="0" y="0"/>
                                </a:moveTo>
                                <a:lnTo>
                                  <a:pt x="720" y="0"/>
                                </a:lnTo>
                              </a:path>
                            </a:pathLst>
                          </a:custGeom>
                          <a:noFill/>
                          <a:ln w="15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6" o:spid="_x0000_s1026" style="position:absolute;margin-left:1in;margin-top:46.55pt;width:36pt;height:0;z-index:-2150;mso-position-horizontal-relative:page" coordorigin="1440,932" coordsize="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">
                <v:polyline id="Freeform 857" o:spid="_x0000_s1027" style="position:absolute;visibility:visible;mso-wrap-style:square;v-text-anchor:top" points="2880,1864,3600,1864" coordsize="7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dnggwQAA&#10;ANwAAAAPAAAAZHJzL2Rvd25yZXYueG1sRI/NisJAEITvwr7D0AvedKKCSHSUJSJ6XH8eoMn0JsFM&#10;T5hpY3x7Z2Fhj0VVfUVtdoNrVU8hNp4NzKYZKOLS24YrA7frYbICFQXZYuuZDLwowm77Mdpgbv2T&#10;z9RfpFIJwjFHA7VIl2sdy5ocxqnviJP344NDSTJU2gZ8Jrhr9TzLltphw2mhxo6Kmsr75eEMdGFf&#10;6kJkfvxe9FlVLGJ7v0Vjxp/D1xqU0CD/4b/2yRpYLWfweyYdAb1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3Z4IMEAAADcAAAADwAAAAAAAAAAAAAAAACXAgAAZHJzL2Rvd25y&#10;ZXYueG1sUEsFBgAAAAAEAAQA9QAAAIUDAAAAAA==&#10;" filled="f" strokeweight="1587emu">
                  <v:path arrowok="t" o:connecttype="custom" o:connectlocs="0,0;720,0" o:connectangles="0,0"/>
                  <o:lock v:ext="edit" verticies="t"/>
                </v:polyline>
                <w10:wrap anchorx="page"/>
              </v:group>
            </w:pict>
          </mc:Fallback>
        </mc:AlternateContent>
      </w:r>
      <w:r w:rsidR="00CB77E8">
        <w:rPr>
          <w:spacing w:val="-19"/>
          <w:sz w:val="24"/>
          <w:szCs w:val="24"/>
        </w:rPr>
        <w:t>T</w:t>
      </w:r>
      <w:r w:rsidR="00CB77E8">
        <w:rPr>
          <w:sz w:val="24"/>
          <w:szCs w:val="24"/>
        </w:rPr>
        <w:t>o</w:t>
      </w:r>
      <w:r w:rsidR="00CB77E8">
        <w:rPr>
          <w:spacing w:val="-3"/>
          <w:sz w:val="24"/>
          <w:szCs w:val="24"/>
        </w:rPr>
        <w:t xml:space="preserve"> </w:t>
      </w:r>
      <w:r w:rsidR="00CB77E8">
        <w:rPr>
          <w:spacing w:val="-4"/>
          <w:sz w:val="24"/>
          <w:szCs w:val="24"/>
        </w:rPr>
        <w:t>e</w:t>
      </w:r>
      <w:r w:rsidR="00CB77E8">
        <w:rPr>
          <w:sz w:val="24"/>
          <w:szCs w:val="24"/>
        </w:rPr>
        <w:t>xamine</w:t>
      </w:r>
      <w:r w:rsidR="00CB77E8">
        <w:rPr>
          <w:spacing w:val="-8"/>
          <w:sz w:val="24"/>
          <w:szCs w:val="24"/>
        </w:rPr>
        <w:t xml:space="preserve"> </w:t>
      </w:r>
      <w:r w:rsidR="00CB77E8">
        <w:rPr>
          <w:sz w:val="24"/>
          <w:szCs w:val="24"/>
        </w:rPr>
        <w:t>the</w:t>
      </w:r>
      <w:r w:rsidR="00CB77E8">
        <w:rPr>
          <w:spacing w:val="-3"/>
          <w:sz w:val="24"/>
          <w:szCs w:val="24"/>
        </w:rPr>
        <w:t xml:space="preserve"> </w:t>
      </w:r>
      <w:r w:rsidR="00CB77E8">
        <w:rPr>
          <w:sz w:val="24"/>
          <w:szCs w:val="24"/>
        </w:rPr>
        <w:t>di</w:t>
      </w:r>
      <w:r w:rsidR="00CB77E8">
        <w:rPr>
          <w:spacing w:val="-6"/>
          <w:sz w:val="24"/>
          <w:szCs w:val="24"/>
        </w:rPr>
        <w:t>f</w:t>
      </w:r>
      <w:r w:rsidR="00CB77E8">
        <w:rPr>
          <w:sz w:val="24"/>
          <w:szCs w:val="24"/>
        </w:rPr>
        <w:t>ferences</w:t>
      </w:r>
      <w:r w:rsidR="00CB77E8">
        <w:rPr>
          <w:spacing w:val="-11"/>
          <w:sz w:val="24"/>
          <w:szCs w:val="24"/>
        </w:rPr>
        <w:t xml:space="preserve"> </w:t>
      </w:r>
      <w:r w:rsidR="00CB77E8">
        <w:rPr>
          <w:sz w:val="24"/>
          <w:szCs w:val="24"/>
        </w:rPr>
        <w:t>between</w:t>
      </w:r>
      <w:r w:rsidR="00CB77E8">
        <w:rPr>
          <w:spacing w:val="-8"/>
          <w:sz w:val="24"/>
          <w:szCs w:val="24"/>
        </w:rPr>
        <w:t xml:space="preserve"> </w:t>
      </w:r>
      <w:r w:rsidR="00CB77E8">
        <w:rPr>
          <w:sz w:val="24"/>
          <w:szCs w:val="24"/>
        </w:rPr>
        <w:t>the</w:t>
      </w:r>
      <w:r w:rsidR="00CB77E8">
        <w:rPr>
          <w:spacing w:val="-3"/>
          <w:sz w:val="24"/>
          <w:szCs w:val="24"/>
        </w:rPr>
        <w:t xml:space="preserve"> </w:t>
      </w:r>
      <w:r w:rsidR="00CB77E8">
        <w:rPr>
          <w:sz w:val="24"/>
          <w:szCs w:val="24"/>
        </w:rPr>
        <w:t>di</w:t>
      </w:r>
      <w:r w:rsidR="00CB77E8">
        <w:rPr>
          <w:spacing w:val="-6"/>
          <w:sz w:val="24"/>
          <w:szCs w:val="24"/>
        </w:rPr>
        <w:t>f</w:t>
      </w:r>
      <w:r w:rsidR="00CB77E8">
        <w:rPr>
          <w:sz w:val="24"/>
          <w:szCs w:val="24"/>
        </w:rPr>
        <w:t>ferent</w:t>
      </w:r>
      <w:r w:rsidR="00CB77E8">
        <w:rPr>
          <w:spacing w:val="-8"/>
          <w:sz w:val="24"/>
          <w:szCs w:val="24"/>
        </w:rPr>
        <w:t xml:space="preserve"> </w:t>
      </w:r>
      <w:r w:rsidR="00CB77E8">
        <w:rPr>
          <w:sz w:val="24"/>
          <w:szCs w:val="24"/>
        </w:rPr>
        <w:t>coherence</w:t>
      </w:r>
      <w:r w:rsidR="00CB77E8">
        <w:rPr>
          <w:spacing w:val="-10"/>
          <w:sz w:val="24"/>
          <w:szCs w:val="24"/>
        </w:rPr>
        <w:t xml:space="preserve"> </w:t>
      </w:r>
      <w:r w:rsidR="00CB77E8">
        <w:rPr>
          <w:sz w:val="24"/>
          <w:szCs w:val="24"/>
        </w:rPr>
        <w:t>l</w:t>
      </w:r>
      <w:r w:rsidR="00CB77E8">
        <w:rPr>
          <w:spacing w:val="-6"/>
          <w:sz w:val="24"/>
          <w:szCs w:val="24"/>
        </w:rPr>
        <w:t>e</w:t>
      </w:r>
      <w:r w:rsidR="00CB77E8">
        <w:rPr>
          <w:spacing w:val="-4"/>
          <w:sz w:val="24"/>
          <w:szCs w:val="24"/>
        </w:rPr>
        <w:t>v</w:t>
      </w:r>
      <w:r w:rsidR="00CB77E8">
        <w:rPr>
          <w:sz w:val="24"/>
          <w:szCs w:val="24"/>
        </w:rPr>
        <w:t>els,</w:t>
      </w:r>
      <w:r w:rsidR="00CB77E8">
        <w:rPr>
          <w:spacing w:val="-6"/>
          <w:sz w:val="24"/>
          <w:szCs w:val="24"/>
        </w:rPr>
        <w:t xml:space="preserve"> </w:t>
      </w:r>
      <w:r w:rsidR="00CB77E8">
        <w:rPr>
          <w:sz w:val="24"/>
          <w:szCs w:val="24"/>
        </w:rPr>
        <w:t>we</w:t>
      </w:r>
      <w:r w:rsidR="00CB77E8">
        <w:rPr>
          <w:spacing w:val="-3"/>
          <w:sz w:val="24"/>
          <w:szCs w:val="24"/>
        </w:rPr>
        <w:t xml:space="preserve"> </w:t>
      </w:r>
      <w:r w:rsidR="00CB77E8">
        <w:rPr>
          <w:sz w:val="24"/>
          <w:szCs w:val="24"/>
        </w:rPr>
        <w:t>used</w:t>
      </w:r>
      <w:r w:rsidR="00CB77E8">
        <w:rPr>
          <w:spacing w:val="-4"/>
          <w:sz w:val="24"/>
          <w:szCs w:val="24"/>
        </w:rPr>
        <w:t xml:space="preserve"> </w:t>
      </w:r>
      <w:r w:rsidR="00CB77E8">
        <w:rPr>
          <w:sz w:val="24"/>
          <w:szCs w:val="24"/>
        </w:rPr>
        <w:t>Helmert contrasts</w:t>
      </w:r>
      <w:r w:rsidR="00CB77E8">
        <w:rPr>
          <w:spacing w:val="-9"/>
          <w:sz w:val="24"/>
          <w:szCs w:val="24"/>
        </w:rPr>
        <w:t xml:space="preserve"> </w:t>
      </w:r>
      <w:r w:rsidR="00CB77E8">
        <w:rPr>
          <w:sz w:val="24"/>
          <w:szCs w:val="24"/>
        </w:rPr>
        <w:t>analyzing</w:t>
      </w:r>
      <w:r w:rsidR="00CB77E8">
        <w:rPr>
          <w:spacing w:val="-9"/>
          <w:sz w:val="24"/>
          <w:szCs w:val="24"/>
        </w:rPr>
        <w:t xml:space="preserve"> </w:t>
      </w:r>
      <w:r w:rsidR="00CB77E8">
        <w:rPr>
          <w:sz w:val="24"/>
          <w:szCs w:val="24"/>
        </w:rPr>
        <w:t>(i)</w:t>
      </w:r>
      <w:r w:rsidR="00CB77E8">
        <w:rPr>
          <w:spacing w:val="-2"/>
          <w:sz w:val="24"/>
          <w:szCs w:val="24"/>
        </w:rPr>
        <w:t xml:space="preserve"> </w:t>
      </w:r>
      <w:r w:rsidR="00CB77E8">
        <w:rPr>
          <w:sz w:val="24"/>
          <w:szCs w:val="24"/>
        </w:rPr>
        <w:t>the</w:t>
      </w:r>
      <w:r w:rsidR="00CB77E8">
        <w:rPr>
          <w:spacing w:val="-3"/>
          <w:sz w:val="24"/>
          <w:szCs w:val="24"/>
        </w:rPr>
        <w:t xml:space="preserve"> </w:t>
      </w:r>
      <w:r w:rsidR="00CB77E8">
        <w:rPr>
          <w:sz w:val="24"/>
          <w:szCs w:val="24"/>
        </w:rPr>
        <w:t>di</w:t>
      </w:r>
      <w:r w:rsidR="00CB77E8">
        <w:rPr>
          <w:spacing w:val="-6"/>
          <w:sz w:val="24"/>
          <w:szCs w:val="24"/>
        </w:rPr>
        <w:t>f</w:t>
      </w:r>
      <w:r w:rsidR="00CB77E8">
        <w:rPr>
          <w:sz w:val="24"/>
          <w:szCs w:val="24"/>
        </w:rPr>
        <w:t>ference</w:t>
      </w:r>
      <w:r w:rsidR="00CB77E8">
        <w:rPr>
          <w:spacing w:val="-10"/>
          <w:sz w:val="24"/>
          <w:szCs w:val="24"/>
        </w:rPr>
        <w:t xml:space="preserve"> </w:t>
      </w:r>
      <w:r w:rsidR="00CB77E8">
        <w:rPr>
          <w:sz w:val="24"/>
          <w:szCs w:val="24"/>
        </w:rPr>
        <w:t>between</w:t>
      </w:r>
      <w:r w:rsidR="00CB77E8">
        <w:rPr>
          <w:spacing w:val="-8"/>
          <w:sz w:val="24"/>
          <w:szCs w:val="24"/>
        </w:rPr>
        <w:t xml:space="preserve"> </w:t>
      </w:r>
      <w:r w:rsidR="00CB77E8">
        <w:rPr>
          <w:sz w:val="24"/>
          <w:szCs w:val="24"/>
        </w:rPr>
        <w:t>the</w:t>
      </w:r>
      <w:r w:rsidR="00CB77E8">
        <w:rPr>
          <w:spacing w:val="-3"/>
          <w:sz w:val="24"/>
          <w:szCs w:val="24"/>
        </w:rPr>
        <w:t xml:space="preserve"> </w:t>
      </w:r>
      <w:r w:rsidR="00CB77E8">
        <w:rPr>
          <w:sz w:val="24"/>
          <w:szCs w:val="24"/>
        </w:rPr>
        <w:t>1/3</w:t>
      </w:r>
      <w:r w:rsidR="00CB77E8">
        <w:rPr>
          <w:spacing w:val="-3"/>
          <w:sz w:val="24"/>
          <w:szCs w:val="24"/>
        </w:rPr>
        <w:t xml:space="preserve"> </w:t>
      </w:r>
      <w:r w:rsidR="00CB77E8">
        <w:rPr>
          <w:sz w:val="24"/>
          <w:szCs w:val="24"/>
        </w:rPr>
        <w:t>and</w:t>
      </w:r>
      <w:r w:rsidR="00CB77E8">
        <w:rPr>
          <w:spacing w:val="-3"/>
          <w:sz w:val="24"/>
          <w:szCs w:val="24"/>
        </w:rPr>
        <w:t xml:space="preserve"> </w:t>
      </w:r>
      <w:r w:rsidR="00CB77E8">
        <w:rPr>
          <w:sz w:val="24"/>
          <w:szCs w:val="24"/>
        </w:rPr>
        <w:t>0/3</w:t>
      </w:r>
      <w:r w:rsidR="00CB77E8">
        <w:rPr>
          <w:spacing w:val="-3"/>
          <w:sz w:val="24"/>
          <w:szCs w:val="24"/>
        </w:rPr>
        <w:t xml:space="preserve"> </w:t>
      </w:r>
      <w:r w:rsidR="00CB77E8">
        <w:rPr>
          <w:sz w:val="24"/>
          <w:szCs w:val="24"/>
        </w:rPr>
        <w:t>conditions,</w:t>
      </w:r>
      <w:r w:rsidR="00CB77E8">
        <w:rPr>
          <w:spacing w:val="-11"/>
          <w:sz w:val="24"/>
          <w:szCs w:val="24"/>
        </w:rPr>
        <w:t xml:space="preserve"> </w:t>
      </w:r>
      <w:r w:rsidR="00CB77E8">
        <w:rPr>
          <w:sz w:val="24"/>
          <w:szCs w:val="24"/>
        </w:rPr>
        <w:t>(ii)</w:t>
      </w:r>
      <w:r w:rsidR="00CB77E8">
        <w:rPr>
          <w:spacing w:val="-3"/>
          <w:sz w:val="24"/>
          <w:szCs w:val="24"/>
        </w:rPr>
        <w:t xml:space="preserve"> </w:t>
      </w:r>
      <w:r w:rsidR="00CB77E8">
        <w:rPr>
          <w:sz w:val="24"/>
          <w:szCs w:val="24"/>
        </w:rPr>
        <w:t>the</w:t>
      </w:r>
      <w:r w:rsidR="00CB77E8">
        <w:rPr>
          <w:spacing w:val="-3"/>
          <w:sz w:val="24"/>
          <w:szCs w:val="24"/>
        </w:rPr>
        <w:t xml:space="preserve"> </w:t>
      </w:r>
      <w:r w:rsidR="00CB77E8">
        <w:rPr>
          <w:sz w:val="24"/>
          <w:szCs w:val="24"/>
        </w:rPr>
        <w:t>di</w:t>
      </w:r>
      <w:r w:rsidR="00CB77E8">
        <w:rPr>
          <w:spacing w:val="-6"/>
          <w:sz w:val="24"/>
          <w:szCs w:val="24"/>
        </w:rPr>
        <w:t>f</w:t>
      </w:r>
      <w:r w:rsidR="00CB77E8">
        <w:rPr>
          <w:sz w:val="24"/>
          <w:szCs w:val="24"/>
        </w:rPr>
        <w:t>ference</w:t>
      </w:r>
    </w:p>
    <w:p w:rsidR="00B72476" w:rsidRDefault="00CB77E8">
      <w:pPr>
        <w:spacing w:before="2" w:line="408" w:lineRule="auto"/>
        <w:ind w:left="120" w:right="85" w:firstLine="279"/>
        <w:jc w:val="both"/>
        <w:sectPr w:rsidR="00B72476">
          <w:pgSz w:w="12240" w:h="15840"/>
          <w:pgMar w:top="960" w:right="1320" w:bottom="280" w:left="1320" w:header="736" w:footer="0" w:gutter="0"/>
          <w:cols w:space="720"/>
        </w:sectPr>
      </w:pPr>
      <w:r>
        <w:rPr>
          <w:position w:val="7"/>
          <w:sz w:val="14"/>
          <w:szCs w:val="14"/>
        </w:rPr>
        <w:t>4</w:t>
      </w:r>
      <w:r>
        <w:rPr>
          <w:spacing w:val="29"/>
          <w:position w:val="7"/>
          <w:sz w:val="14"/>
          <w:szCs w:val="14"/>
        </w:rPr>
        <w:t xml:space="preserve"> </w:t>
      </w:r>
      <w:r>
        <w:t>Recall that</w:t>
      </w:r>
      <w:r>
        <w:rPr>
          <w:spacing w:val="2"/>
        </w:rPr>
        <w:t xml:space="preserve"> </w:t>
      </w:r>
      <w:r>
        <w:t>some</w:t>
      </w:r>
      <w:r>
        <w:rPr>
          <w:spacing w:val="1"/>
        </w:rPr>
        <w:t xml:space="preserve"> </w:t>
      </w:r>
      <w:r>
        <w:t>participants</w:t>
      </w:r>
      <w:r>
        <w:rPr>
          <w:spacing w:val="-4"/>
        </w:rPr>
        <w:t xml:space="preserve"> </w:t>
      </w:r>
      <w:r>
        <w:t>–</w:t>
      </w:r>
      <w:r>
        <w:rPr>
          <w:spacing w:val="4"/>
        </w:rPr>
        <w:t xml:space="preserve"> </w:t>
      </w:r>
      <w:r>
        <w:t>mostly in</w:t>
      </w:r>
      <w:r>
        <w:rPr>
          <w:spacing w:val="3"/>
        </w:rPr>
        <w:t xml:space="preserve"> </w:t>
      </w:r>
      <w:r>
        <w:t>the</w:t>
      </w:r>
      <w:r>
        <w:rPr>
          <w:spacing w:val="3"/>
        </w:rPr>
        <w:t xml:space="preserve"> </w:t>
      </w:r>
      <w:r>
        <w:t>3/3</w:t>
      </w:r>
      <w:r>
        <w:rPr>
          <w:spacing w:val="2"/>
        </w:rPr>
        <w:t xml:space="preserve"> </w:t>
      </w:r>
      <w:r>
        <w:t>conditions</w:t>
      </w:r>
      <w:r>
        <w:rPr>
          <w:spacing w:val="-3"/>
        </w:rPr>
        <w:t xml:space="preserve"> </w:t>
      </w:r>
      <w:r>
        <w:t>–</w:t>
      </w:r>
      <w:r>
        <w:rPr>
          <w:spacing w:val="4"/>
        </w:rPr>
        <w:t xml:space="preserve"> </w:t>
      </w:r>
      <w:r>
        <w:t>did</w:t>
      </w:r>
      <w:r>
        <w:rPr>
          <w:spacing w:val="2"/>
        </w:rPr>
        <w:t xml:space="preserve"> </w:t>
      </w:r>
      <w:r>
        <w:t>not</w:t>
      </w:r>
      <w:r>
        <w:rPr>
          <w:spacing w:val="2"/>
        </w:rPr>
        <w:t xml:space="preserve"> </w:t>
      </w:r>
      <w:r>
        <w:t>rece</w:t>
      </w:r>
      <w:r>
        <w:rPr>
          <w:spacing w:val="-5"/>
        </w:rPr>
        <w:t>i</w:t>
      </w:r>
      <w:r>
        <w:rPr>
          <w:spacing w:val="-3"/>
        </w:rPr>
        <w:t>v</w:t>
      </w:r>
      <w:r>
        <w:t>e</w:t>
      </w:r>
      <w:r>
        <w:rPr>
          <w:spacing w:val="-1"/>
        </w:rPr>
        <w:t xml:space="preserve"> </w:t>
      </w:r>
      <w:r>
        <w:t>catch</w:t>
      </w:r>
      <w:r>
        <w:rPr>
          <w:spacing w:val="1"/>
        </w:rPr>
        <w:t xml:space="preserve"> </w:t>
      </w:r>
      <w:r>
        <w:t>trials</w:t>
      </w:r>
      <w:r>
        <w:rPr>
          <w:spacing w:val="1"/>
        </w:rPr>
        <w:t xml:space="preserve"> </w:t>
      </w:r>
      <w:r>
        <w:t>(see</w:t>
      </w:r>
      <w:r>
        <w:rPr>
          <w:spacing w:val="2"/>
        </w:rPr>
        <w:t xml:space="preserve"> </w:t>
      </w:r>
      <w:r>
        <w:rPr>
          <w:spacing w:val="-3"/>
        </w:rPr>
        <w:t>F</w:t>
      </w:r>
      <w:r>
        <w:t>ootnote</w:t>
      </w:r>
      <w:r>
        <w:rPr>
          <w:spacing w:val="-2"/>
        </w:rPr>
        <w:t xml:space="preserve"> </w:t>
      </w:r>
      <w:r>
        <w:t>3).</w:t>
      </w:r>
      <w:r>
        <w:rPr>
          <w:spacing w:val="26"/>
        </w:rPr>
        <w:t xml:space="preserve"> </w:t>
      </w:r>
      <w:r>
        <w:t>This does</w:t>
      </w:r>
      <w:r>
        <w:rPr>
          <w:spacing w:val="3"/>
        </w:rPr>
        <w:t xml:space="preserve"> </w:t>
      </w:r>
      <w:r>
        <w:t>not</w:t>
      </w:r>
      <w:r>
        <w:rPr>
          <w:spacing w:val="5"/>
        </w:rPr>
        <w:t xml:space="preserve"> </w:t>
      </w:r>
      <w:r>
        <w:t>bias</w:t>
      </w:r>
      <w:r>
        <w:rPr>
          <w:spacing w:val="4"/>
        </w:rPr>
        <w:t xml:space="preserve"> </w:t>
      </w:r>
      <w:r>
        <w:t>the</w:t>
      </w:r>
      <w:r>
        <w:rPr>
          <w:spacing w:val="5"/>
        </w:rPr>
        <w:t xml:space="preserve"> </w:t>
      </w:r>
      <w:r>
        <w:t>results</w:t>
      </w:r>
      <w:r>
        <w:rPr>
          <w:spacing w:val="2"/>
        </w:rPr>
        <w:t xml:space="preserve"> </w:t>
      </w:r>
      <w:r>
        <w:t>in</w:t>
      </w:r>
      <w:r>
        <w:rPr>
          <w:spacing w:val="6"/>
        </w:rPr>
        <w:t xml:space="preserve"> </w:t>
      </w:r>
      <w:r>
        <w:rPr>
          <w:spacing w:val="-2"/>
        </w:rPr>
        <w:t>f</w:t>
      </w:r>
      <w:r>
        <w:rPr>
          <w:spacing w:val="-4"/>
        </w:rPr>
        <w:t>av</w:t>
      </w:r>
      <w:r>
        <w:t>or</w:t>
      </w:r>
      <w:r>
        <w:rPr>
          <w:spacing w:val="3"/>
        </w:rPr>
        <w:t xml:space="preserve"> </w:t>
      </w:r>
      <w:r>
        <w:t>of</w:t>
      </w:r>
      <w:r>
        <w:rPr>
          <w:spacing w:val="5"/>
        </w:rPr>
        <w:t xml:space="preserve"> </w:t>
      </w:r>
      <w:r>
        <w:t>our</w:t>
      </w:r>
      <w:r>
        <w:rPr>
          <w:spacing w:val="4"/>
        </w:rPr>
        <w:t xml:space="preserve"> </w:t>
      </w:r>
      <w:r>
        <w:rPr>
          <w:spacing w:val="-1"/>
        </w:rPr>
        <w:t>h</w:t>
      </w:r>
      <w:r>
        <w:t>ypothesis;</w:t>
      </w:r>
      <w:r>
        <w:rPr>
          <w:spacing w:val="2"/>
        </w:rPr>
        <w:t xml:space="preserve"> </w:t>
      </w:r>
      <w:r>
        <w:t>if</w:t>
      </w:r>
      <w:r>
        <w:rPr>
          <w:spacing w:val="6"/>
        </w:rPr>
        <w:t xml:space="preserve"> </w:t>
      </w:r>
      <w:r>
        <w:t>a</w:t>
      </w:r>
      <w:r>
        <w:rPr>
          <w:spacing w:val="-3"/>
        </w:rPr>
        <w:t>n</w:t>
      </w:r>
      <w:r>
        <w:t>ything,</w:t>
      </w:r>
      <w:r>
        <w:rPr>
          <w:spacing w:val="2"/>
        </w:rPr>
        <w:t xml:space="preserve"> </w:t>
      </w:r>
      <w:r>
        <w:t>this</w:t>
      </w:r>
      <w:r>
        <w:rPr>
          <w:spacing w:val="4"/>
        </w:rPr>
        <w:t xml:space="preserve"> </w:t>
      </w:r>
      <w:r>
        <w:t>wea</w:t>
      </w:r>
      <w:r>
        <w:rPr>
          <w:spacing w:val="-2"/>
        </w:rPr>
        <w:t>k</w:t>
      </w:r>
      <w:r>
        <w:t>ens a</w:t>
      </w:r>
      <w:r>
        <w:rPr>
          <w:spacing w:val="-3"/>
        </w:rPr>
        <w:t>n</w:t>
      </w:r>
      <w:r>
        <w:t>y</w:t>
      </w:r>
      <w:r>
        <w:rPr>
          <w:spacing w:val="4"/>
        </w:rPr>
        <w:t xml:space="preserve"> </w:t>
      </w:r>
      <w:r>
        <w:t>e</w:t>
      </w:r>
      <w:r>
        <w:rPr>
          <w:spacing w:val="-5"/>
        </w:rPr>
        <w:t>f</w:t>
      </w:r>
      <w:r>
        <w:t>fect</w:t>
      </w:r>
      <w:r>
        <w:rPr>
          <w:spacing w:val="3"/>
        </w:rPr>
        <w:t xml:space="preserve"> </w:t>
      </w:r>
      <w:r>
        <w:t>of</w:t>
      </w:r>
      <w:r>
        <w:rPr>
          <w:spacing w:val="5"/>
        </w:rPr>
        <w:t xml:space="preserve"> </w:t>
      </w:r>
      <w:r>
        <w:t>semantic coherence,</w:t>
      </w:r>
      <w:r>
        <w:rPr>
          <w:spacing w:val="1"/>
        </w:rPr>
        <w:t xml:space="preserve"> </w:t>
      </w:r>
      <w:r>
        <w:t>as</w:t>
      </w:r>
      <w:r>
        <w:rPr>
          <w:spacing w:val="5"/>
        </w:rPr>
        <w:t xml:space="preserve"> </w:t>
      </w:r>
      <w:r>
        <w:t>it introduces</w:t>
      </w:r>
      <w:r>
        <w:rPr>
          <w:spacing w:val="-8"/>
        </w:rPr>
        <w:t xml:space="preserve"> </w:t>
      </w:r>
      <w:r>
        <w:t>noise</w:t>
      </w:r>
      <w:r>
        <w:rPr>
          <w:spacing w:val="-4"/>
        </w:rPr>
        <w:t xml:space="preserve"> </w:t>
      </w:r>
      <w:r>
        <w:t>at</w:t>
      </w:r>
      <w:r>
        <w:rPr>
          <w:spacing w:val="-1"/>
        </w:rPr>
        <w:t xml:space="preserve"> </w:t>
      </w:r>
      <w:r>
        <w:t>the</w:t>
      </w:r>
      <w:r>
        <w:rPr>
          <w:spacing w:val="-2"/>
        </w:rPr>
        <w:t xml:space="preserve"> </w:t>
      </w:r>
      <w:r>
        <w:t>highest</w:t>
      </w:r>
      <w:r>
        <w:rPr>
          <w:spacing w:val="-6"/>
        </w:rPr>
        <w:t xml:space="preserve"> </w:t>
      </w:r>
      <w:r>
        <w:t>l</w:t>
      </w:r>
      <w:r>
        <w:rPr>
          <w:spacing w:val="-5"/>
        </w:rPr>
        <w:t>e</w:t>
      </w:r>
      <w:r>
        <w:rPr>
          <w:spacing w:val="-3"/>
        </w:rPr>
        <w:t>v</w:t>
      </w:r>
      <w:r>
        <w:t>el</w:t>
      </w:r>
      <w:r>
        <w:rPr>
          <w:spacing w:val="-4"/>
        </w:rPr>
        <w:t xml:space="preserve"> </w:t>
      </w:r>
      <w:r>
        <w:t>of</w:t>
      </w:r>
      <w:r>
        <w:rPr>
          <w:spacing w:val="-2"/>
        </w:rPr>
        <w:t xml:space="preserve"> </w:t>
      </w:r>
      <w:r>
        <w:t>semantic</w:t>
      </w:r>
      <w:r>
        <w:rPr>
          <w:spacing w:val="-7"/>
        </w:rPr>
        <w:t xml:space="preserve"> </w:t>
      </w:r>
      <w:r>
        <w:t>coherence</w:t>
      </w:r>
      <w:r>
        <w:rPr>
          <w:spacing w:val="-8"/>
        </w:rPr>
        <w:t xml:space="preserve"> </w:t>
      </w:r>
      <w:r>
        <w:rPr>
          <w:spacing w:val="-4"/>
        </w:rPr>
        <w:t>b</w:t>
      </w:r>
      <w:r>
        <w:t>ut</w:t>
      </w:r>
      <w:r>
        <w:rPr>
          <w:spacing w:val="-3"/>
        </w:rPr>
        <w:t xml:space="preserve"> </w:t>
      </w:r>
      <w:r>
        <w:t>not</w:t>
      </w:r>
      <w:r>
        <w:rPr>
          <w:spacing w:val="-3"/>
        </w:rPr>
        <w:t xml:space="preserve"> </w:t>
      </w:r>
      <w:r>
        <w:t>at</w:t>
      </w:r>
      <w:r>
        <w:rPr>
          <w:spacing w:val="-1"/>
        </w:rPr>
        <w:t xml:space="preserve"> </w:t>
      </w:r>
      <w:r>
        <w:t>a</w:t>
      </w:r>
      <w:r>
        <w:rPr>
          <w:spacing w:val="-3"/>
        </w:rPr>
        <w:t>n</w:t>
      </w:r>
      <w:r>
        <w:t>y</w:t>
      </w:r>
      <w:r>
        <w:rPr>
          <w:spacing w:val="-3"/>
        </w:rPr>
        <w:t xml:space="preserve"> </w:t>
      </w:r>
      <w:r>
        <w:t>other</w:t>
      </w:r>
      <w:r>
        <w:rPr>
          <w:spacing w:val="-4"/>
        </w:rPr>
        <w:t xml:space="preserve"> </w:t>
      </w:r>
      <w:r>
        <w:t>l</w:t>
      </w:r>
      <w:r>
        <w:rPr>
          <w:spacing w:val="-5"/>
        </w:rPr>
        <w:t>e</w:t>
      </w:r>
      <w:r>
        <w:rPr>
          <w:spacing w:val="-3"/>
        </w:rPr>
        <w:t>v</w:t>
      </w:r>
      <w:r>
        <w:t>el.</w:t>
      </w:r>
    </w:p>
    <w:p w:rsidR="00B72476" w:rsidRDefault="00B72476">
      <w:pPr>
        <w:spacing w:before="6" w:line="100" w:lineRule="exact"/>
        <w:rPr>
          <w:sz w:val="11"/>
          <w:szCs w:val="11"/>
        </w:rPr>
      </w:pPr>
    </w:p>
    <w:p w:rsidR="00B72476" w:rsidRDefault="00B72476">
      <w:pPr>
        <w:spacing w:line="200" w:lineRule="exact"/>
      </w:pPr>
    </w:p>
    <w:p w:rsidR="00B72476" w:rsidRDefault="00B72476">
      <w:pPr>
        <w:spacing w:line="200" w:lineRule="exact"/>
      </w:pPr>
    </w:p>
    <w:p w:rsidR="00B72476" w:rsidRDefault="00B72476">
      <w:pPr>
        <w:spacing w:line="200" w:lineRule="exact"/>
        <w:sectPr w:rsidR="00B72476">
          <w:pgSz w:w="12240" w:h="15840"/>
          <w:pgMar w:top="960" w:right="1340" w:bottom="280" w:left="1320" w:header="736" w:footer="0" w:gutter="0"/>
          <w:cols w:space="720"/>
        </w:sectPr>
      </w:pPr>
    </w:p>
    <w:p w:rsidR="00B72476" w:rsidRDefault="00B72476">
      <w:pPr>
        <w:spacing w:before="10" w:line="140" w:lineRule="exact"/>
        <w:rPr>
          <w:sz w:val="14"/>
          <w:szCs w:val="14"/>
        </w:rPr>
      </w:pPr>
    </w:p>
    <w:p w:rsidR="00B72476" w:rsidRDefault="00CB77E8">
      <w:pPr>
        <w:spacing w:line="140" w:lineRule="exact"/>
        <w:ind w:left="453" w:right="-42"/>
        <w:rPr>
          <w:rFonts w:ascii="Arial" w:eastAsia="Arial" w:hAnsi="Arial" w:cs="Arial"/>
          <w:sz w:val="14"/>
          <w:szCs w:val="14"/>
        </w:rPr>
      </w:pPr>
      <w:r>
        <w:rPr>
          <w:rFonts w:ascii="Arial" w:eastAsia="Arial" w:hAnsi="Arial" w:cs="Arial"/>
          <w:w w:val="103"/>
          <w:sz w:val="14"/>
          <w:szCs w:val="14"/>
        </w:rPr>
        <w:t>1.00</w:t>
      </w:r>
    </w:p>
    <w:p w:rsidR="00B72476" w:rsidRDefault="00CB77E8">
      <w:pPr>
        <w:spacing w:before="45"/>
        <w:rPr>
          <w:rFonts w:ascii="Arial" w:eastAsia="Arial" w:hAnsi="Arial" w:cs="Arial"/>
          <w:sz w:val="14"/>
          <w:szCs w:val="14"/>
        </w:rPr>
        <w:sectPr w:rsidR="00B72476">
          <w:type w:val="continuous"/>
          <w:pgSz w:w="12240" w:h="15840"/>
          <w:pgMar w:top="960" w:right="1340" w:bottom="280" w:left="1320" w:header="720" w:footer="720" w:gutter="0"/>
          <w:cols w:num="2" w:space="720" w:equalWidth="0">
            <w:col w:w="734" w:space="1034"/>
            <w:col w:w="7812"/>
          </w:cols>
        </w:sectPr>
      </w:pPr>
      <w:r>
        <w:br w:type="column"/>
      </w:r>
      <w:r>
        <w:rPr>
          <w:rFonts w:ascii="Arial" w:eastAsia="Arial" w:hAnsi="Arial" w:cs="Arial"/>
          <w:sz w:val="14"/>
          <w:szCs w:val="14"/>
        </w:rPr>
        <w:lastRenderedPageBreak/>
        <w:t>Memo</w:t>
      </w:r>
      <w:r>
        <w:rPr>
          <w:rFonts w:ascii="Arial" w:eastAsia="Arial" w:hAnsi="Arial" w:cs="Arial"/>
          <w:spacing w:val="4"/>
          <w:sz w:val="14"/>
          <w:szCs w:val="14"/>
        </w:rPr>
        <w:t>r</w:t>
      </w:r>
      <w:r>
        <w:rPr>
          <w:rFonts w:ascii="Arial" w:eastAsia="Arial" w:hAnsi="Arial" w:cs="Arial"/>
          <w:sz w:val="14"/>
          <w:szCs w:val="14"/>
        </w:rPr>
        <w:t xml:space="preserve">y                                                </w:t>
      </w:r>
      <w:r>
        <w:rPr>
          <w:rFonts w:ascii="Arial" w:eastAsia="Arial" w:hAnsi="Arial" w:cs="Arial"/>
          <w:spacing w:val="1"/>
          <w:sz w:val="14"/>
          <w:szCs w:val="14"/>
        </w:rPr>
        <w:t xml:space="preserve"> </w:t>
      </w:r>
      <w:r>
        <w:rPr>
          <w:rFonts w:ascii="Arial" w:eastAsia="Arial" w:hAnsi="Arial" w:cs="Arial"/>
          <w:sz w:val="14"/>
          <w:szCs w:val="14"/>
        </w:rPr>
        <w:t>Simila</w:t>
      </w:r>
      <w:r>
        <w:rPr>
          <w:rFonts w:ascii="Arial" w:eastAsia="Arial" w:hAnsi="Arial" w:cs="Arial"/>
          <w:spacing w:val="2"/>
          <w:sz w:val="14"/>
          <w:szCs w:val="14"/>
        </w:rPr>
        <w:t>r</w:t>
      </w:r>
      <w:r>
        <w:rPr>
          <w:rFonts w:ascii="Arial" w:eastAsia="Arial" w:hAnsi="Arial" w:cs="Arial"/>
          <w:sz w:val="14"/>
          <w:szCs w:val="14"/>
        </w:rPr>
        <w:t xml:space="preserve">ity                                               </w:t>
      </w:r>
      <w:r>
        <w:rPr>
          <w:rFonts w:ascii="Arial" w:eastAsia="Arial" w:hAnsi="Arial" w:cs="Arial"/>
          <w:spacing w:val="28"/>
          <w:sz w:val="14"/>
          <w:szCs w:val="14"/>
        </w:rPr>
        <w:t xml:space="preserve"> </w:t>
      </w:r>
      <w:commentRangeStart w:id="33"/>
      <w:r>
        <w:rPr>
          <w:rFonts w:ascii="Arial" w:eastAsia="Arial" w:hAnsi="Arial" w:cs="Arial"/>
          <w:w w:val="103"/>
          <w:sz w:val="14"/>
          <w:szCs w:val="14"/>
        </w:rPr>
        <w:t>Meaning</w:t>
      </w:r>
      <w:commentRangeEnd w:id="33"/>
      <w:r w:rsidR="008C7AC3">
        <w:rPr>
          <w:rStyle w:val="CommentReference"/>
        </w:rPr>
        <w:commentReference w:id="33"/>
      </w:r>
    </w:p>
    <w:p w:rsidR="00B72476" w:rsidRDefault="00B72476">
      <w:pPr>
        <w:spacing w:before="7" w:line="240" w:lineRule="exact"/>
        <w:rPr>
          <w:sz w:val="24"/>
          <w:szCs w:val="24"/>
        </w:rPr>
        <w:sectPr w:rsidR="00B72476">
          <w:type w:val="continuous"/>
          <w:pgSz w:w="12240" w:h="15840"/>
          <w:pgMar w:top="960" w:right="1340" w:bottom="280" w:left="1320" w:header="720" w:footer="720" w:gutter="0"/>
          <w:cols w:space="720"/>
        </w:sectPr>
      </w:pPr>
    </w:p>
    <w:p w:rsidR="00B72476" w:rsidRDefault="00CB77E8">
      <w:pPr>
        <w:spacing w:before="45"/>
        <w:ind w:left="453" w:right="-42"/>
        <w:rPr>
          <w:rFonts w:ascii="Arial" w:eastAsia="Arial" w:hAnsi="Arial" w:cs="Arial"/>
          <w:sz w:val="14"/>
          <w:szCs w:val="14"/>
        </w:rPr>
      </w:pPr>
      <w:r>
        <w:rPr>
          <w:rFonts w:ascii="Arial" w:eastAsia="Arial" w:hAnsi="Arial" w:cs="Arial"/>
          <w:w w:val="103"/>
          <w:sz w:val="14"/>
          <w:szCs w:val="14"/>
        </w:rPr>
        <w:lastRenderedPageBreak/>
        <w:t>0.75</w:t>
      </w:r>
    </w:p>
    <w:p w:rsidR="00B72476" w:rsidRDefault="00CB77E8">
      <w:pPr>
        <w:spacing w:before="7" w:line="140" w:lineRule="exact"/>
        <w:rPr>
          <w:sz w:val="14"/>
          <w:szCs w:val="14"/>
        </w:rPr>
      </w:pPr>
      <w:r>
        <w:br w:type="column"/>
      </w:r>
    </w:p>
    <w:p w:rsidR="00B72476" w:rsidRDefault="00CB77E8">
      <w:pPr>
        <w:spacing w:line="140" w:lineRule="exact"/>
        <w:rPr>
          <w:rFonts w:ascii="Arial" w:eastAsia="Arial" w:hAnsi="Arial" w:cs="Arial"/>
          <w:sz w:val="14"/>
          <w:szCs w:val="14"/>
        </w:rPr>
        <w:sectPr w:rsidR="00B72476">
          <w:type w:val="continuous"/>
          <w:pgSz w:w="12240" w:h="15840"/>
          <w:pgMar w:top="960" w:right="1340" w:bottom="280" w:left="1320" w:header="720" w:footer="720" w:gutter="0"/>
          <w:cols w:num="2" w:space="720" w:equalWidth="0">
            <w:col w:w="734" w:space="7585"/>
            <w:col w:w="1261"/>
          </w:cols>
        </w:sectPr>
      </w:pPr>
      <w:r>
        <w:rPr>
          <w:rFonts w:ascii="Arial" w:eastAsia="Arial" w:hAnsi="Arial" w:cs="Arial"/>
          <w:b/>
          <w:w w:val="103"/>
          <w:sz w:val="14"/>
          <w:szCs w:val="14"/>
        </w:rPr>
        <w:t>Coherence</w:t>
      </w:r>
    </w:p>
    <w:p w:rsidR="00B72476" w:rsidRDefault="00B72476">
      <w:pPr>
        <w:spacing w:before="1" w:line="180" w:lineRule="exact"/>
        <w:rPr>
          <w:sz w:val="19"/>
          <w:szCs w:val="19"/>
        </w:rPr>
      </w:pPr>
    </w:p>
    <w:p w:rsidR="00B72476" w:rsidRDefault="00875887">
      <w:pPr>
        <w:ind w:left="453"/>
        <w:rPr>
          <w:rFonts w:ascii="Arial" w:eastAsia="Arial" w:hAnsi="Arial" w:cs="Arial"/>
          <w:sz w:val="14"/>
          <w:szCs w:val="14"/>
        </w:rPr>
      </w:pPr>
      <w:r>
        <w:rPr>
          <w:noProof/>
        </w:rPr>
        <mc:AlternateContent>
          <mc:Choice Requires="wps">
            <w:drawing>
              <wp:anchor distT="0" distB="0" distL="114300" distR="114300" simplePos="0" relativeHeight="503314333" behindDoc="1" locked="0" layoutInCell="1" allowOverlap="1">
                <wp:simplePos x="0" y="0"/>
                <wp:positionH relativeFrom="page">
                  <wp:posOffset>990600</wp:posOffset>
                </wp:positionH>
                <wp:positionV relativeFrom="paragraph">
                  <wp:posOffset>8255</wp:posOffset>
                </wp:positionV>
                <wp:extent cx="135255" cy="312420"/>
                <wp:effectExtent l="0" t="0" r="4445" b="0"/>
                <wp:wrapNone/>
                <wp:docPr id="859"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before="1"/>
                              <w:ind w:left="20" w:right="-26"/>
                              <w:rPr>
                                <w:rFonts w:ascii="Arial" w:eastAsia="Arial" w:hAnsi="Arial" w:cs="Arial"/>
                                <w:sz w:val="17"/>
                                <w:szCs w:val="17"/>
                              </w:rPr>
                            </w:pPr>
                            <w:r>
                              <w:rPr>
                                <w:rFonts w:ascii="Arial" w:eastAsia="Arial" w:hAnsi="Arial" w:cs="Arial"/>
                                <w:w w:val="102"/>
                                <w:sz w:val="17"/>
                                <w:szCs w:val="17"/>
                              </w:rPr>
                              <w:t>Score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5" o:spid="_x0000_s1028" type="#_x0000_t202" style="position:absolute;left:0;text-align:left;margin-left:78pt;margin-top:.65pt;width:10.65pt;height:24.6pt;z-index:-21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" filled="f" stroked="f">
                <v:textbox style="layout-flow:vertical;mso-layout-flow-alt:bottom-to-top" inset="0,0,0,0">
                  <w:txbxContent>
                    <w:p w:rsidR="00B2687D" w:rsidRDefault="00B2687D">
                      <w:pPr>
                        <w:spacing w:before="1"/>
                        <w:ind w:left="20" w:right="-26"/>
                        <w:rPr>
                          <w:rFonts w:ascii="Arial" w:eastAsia="Arial" w:hAnsi="Arial" w:cs="Arial"/>
                          <w:sz w:val="17"/>
                          <w:szCs w:val="17"/>
                        </w:rPr>
                      </w:pPr>
                      <w:r>
                        <w:rPr>
                          <w:rFonts w:ascii="Arial" w:eastAsia="Arial" w:hAnsi="Arial" w:cs="Arial"/>
                          <w:w w:val="102"/>
                          <w:sz w:val="17"/>
                          <w:szCs w:val="17"/>
                        </w:rPr>
                        <w:t>Score</w:t>
                      </w:r>
                    </w:p>
                  </w:txbxContent>
                </v:textbox>
                <w10:wrap anchorx="page"/>
              </v:shape>
            </w:pict>
          </mc:Fallback>
        </mc:AlternateContent>
      </w:r>
      <w:r w:rsidR="00CB77E8">
        <w:rPr>
          <w:rFonts w:ascii="Arial" w:eastAsia="Arial" w:hAnsi="Arial" w:cs="Arial"/>
          <w:w w:val="103"/>
          <w:sz w:val="14"/>
          <w:szCs w:val="14"/>
        </w:rPr>
        <w:t>0.50</w:t>
      </w:r>
    </w:p>
    <w:p w:rsidR="00B72476" w:rsidRDefault="00B72476">
      <w:pPr>
        <w:spacing w:before="10" w:line="280" w:lineRule="exact"/>
        <w:rPr>
          <w:sz w:val="28"/>
          <w:szCs w:val="28"/>
        </w:rPr>
      </w:pPr>
    </w:p>
    <w:p w:rsidR="00B72476" w:rsidRDefault="00CB77E8">
      <w:pPr>
        <w:ind w:left="453"/>
        <w:rPr>
          <w:rFonts w:ascii="Arial" w:eastAsia="Arial" w:hAnsi="Arial" w:cs="Arial"/>
          <w:sz w:val="14"/>
          <w:szCs w:val="14"/>
        </w:rPr>
      </w:pPr>
      <w:r>
        <w:rPr>
          <w:rFonts w:ascii="Arial" w:eastAsia="Arial" w:hAnsi="Arial" w:cs="Arial"/>
          <w:w w:val="103"/>
          <w:sz w:val="14"/>
          <w:szCs w:val="14"/>
        </w:rPr>
        <w:t>0.25</w:t>
      </w:r>
    </w:p>
    <w:p w:rsidR="00B72476" w:rsidRDefault="00CB77E8">
      <w:pPr>
        <w:spacing w:before="4"/>
        <w:ind w:right="114"/>
        <w:jc w:val="right"/>
        <w:rPr>
          <w:rFonts w:ascii="Arial" w:eastAsia="Arial" w:hAnsi="Arial" w:cs="Arial"/>
          <w:sz w:val="13"/>
          <w:szCs w:val="13"/>
        </w:rPr>
      </w:pPr>
      <w:r>
        <w:rPr>
          <w:rFonts w:ascii="Arial" w:eastAsia="Arial" w:hAnsi="Arial" w:cs="Arial"/>
          <w:w w:val="99"/>
          <w:sz w:val="13"/>
          <w:szCs w:val="13"/>
        </w:rPr>
        <w:t>3</w:t>
      </w:r>
    </w:p>
    <w:p w:rsidR="00B72476" w:rsidRDefault="00CB77E8">
      <w:pPr>
        <w:spacing w:before="55" w:line="200" w:lineRule="exact"/>
        <w:ind w:right="76"/>
        <w:jc w:val="right"/>
        <w:rPr>
          <w:rFonts w:ascii="Arial" w:eastAsia="Arial" w:hAnsi="Arial" w:cs="Arial"/>
          <w:sz w:val="13"/>
          <w:szCs w:val="13"/>
        </w:rPr>
      </w:pPr>
      <w:r>
        <w:rPr>
          <w:rFonts w:ascii="Arial" w:eastAsia="Arial" w:hAnsi="Arial" w:cs="Arial"/>
          <w:position w:val="-4"/>
          <w:sz w:val="14"/>
          <w:szCs w:val="14"/>
        </w:rPr>
        <w:t xml:space="preserve">0.00    </w:t>
      </w:r>
      <w:r>
        <w:rPr>
          <w:rFonts w:ascii="Arial" w:eastAsia="Arial" w:hAnsi="Arial" w:cs="Arial"/>
          <w:spacing w:val="31"/>
          <w:position w:val="-4"/>
          <w:sz w:val="14"/>
          <w:szCs w:val="14"/>
        </w:rPr>
        <w:t xml:space="preserve"> </w:t>
      </w:r>
      <w:r>
        <w:rPr>
          <w:rFonts w:ascii="Arial" w:eastAsia="Arial" w:hAnsi="Arial" w:cs="Arial"/>
          <w:w w:val="99"/>
          <w:position w:val="5"/>
          <w:sz w:val="13"/>
          <w:szCs w:val="13"/>
        </w:rPr>
        <w:t>2</w:t>
      </w:r>
    </w:p>
    <w:p w:rsidR="00B72476" w:rsidRDefault="00CB77E8">
      <w:pPr>
        <w:spacing w:line="100" w:lineRule="exact"/>
        <w:jc w:val="right"/>
        <w:rPr>
          <w:rFonts w:ascii="Arial" w:eastAsia="Arial" w:hAnsi="Arial" w:cs="Arial"/>
          <w:sz w:val="13"/>
          <w:szCs w:val="13"/>
        </w:rPr>
      </w:pPr>
      <w:r>
        <w:rPr>
          <w:rFonts w:ascii="Arial" w:eastAsia="Arial" w:hAnsi="Arial" w:cs="Arial"/>
          <w:spacing w:val="-34"/>
          <w:w w:val="99"/>
          <w:position w:val="2"/>
          <w:sz w:val="13"/>
          <w:szCs w:val="13"/>
        </w:rPr>
        <w:t>1</w:t>
      </w:r>
      <w:r>
        <w:rPr>
          <w:rFonts w:ascii="Arial" w:eastAsia="Arial" w:hAnsi="Arial" w:cs="Arial"/>
          <w:w w:val="99"/>
          <w:sz w:val="13"/>
          <w:szCs w:val="13"/>
        </w:rPr>
        <w:t>0</w:t>
      </w:r>
    </w:p>
    <w:p w:rsidR="00B72476" w:rsidRDefault="00CB77E8">
      <w:pPr>
        <w:spacing w:line="200" w:lineRule="exact"/>
      </w:pPr>
      <w:r>
        <w:br w:type="column"/>
      </w:r>
    </w:p>
    <w:p w:rsidR="00B72476" w:rsidRDefault="00B72476">
      <w:pPr>
        <w:spacing w:before="15" w:line="260" w:lineRule="exact"/>
        <w:rPr>
          <w:sz w:val="26"/>
          <w:szCs w:val="26"/>
        </w:rPr>
      </w:pPr>
    </w:p>
    <w:p w:rsidR="00B72476" w:rsidRDefault="00CB77E8">
      <w:pPr>
        <w:ind w:right="114"/>
        <w:jc w:val="right"/>
        <w:rPr>
          <w:rFonts w:ascii="Arial" w:eastAsia="Arial" w:hAnsi="Arial" w:cs="Arial"/>
          <w:sz w:val="13"/>
          <w:szCs w:val="13"/>
        </w:rPr>
      </w:pPr>
      <w:r>
        <w:rPr>
          <w:rFonts w:ascii="Arial" w:eastAsia="Arial" w:hAnsi="Arial" w:cs="Arial"/>
          <w:w w:val="99"/>
          <w:sz w:val="13"/>
          <w:szCs w:val="13"/>
        </w:rPr>
        <w:t>3</w:t>
      </w:r>
    </w:p>
    <w:p w:rsidR="00B72476" w:rsidRDefault="00CB77E8">
      <w:pPr>
        <w:spacing w:before="59"/>
        <w:rPr>
          <w:rFonts w:ascii="Arial" w:eastAsia="Arial" w:hAnsi="Arial" w:cs="Arial"/>
          <w:sz w:val="13"/>
          <w:szCs w:val="13"/>
        </w:rPr>
      </w:pPr>
      <w:r>
        <w:rPr>
          <w:rFonts w:ascii="Arial" w:eastAsia="Arial" w:hAnsi="Arial" w:cs="Arial"/>
          <w:sz w:val="13"/>
          <w:szCs w:val="13"/>
        </w:rPr>
        <w:t>3</w:t>
      </w:r>
    </w:p>
    <w:p w:rsidR="00B72476" w:rsidRDefault="00CB77E8">
      <w:pPr>
        <w:spacing w:before="34"/>
        <w:ind w:left="38"/>
        <w:rPr>
          <w:rFonts w:ascii="Arial" w:eastAsia="Arial" w:hAnsi="Arial" w:cs="Arial"/>
          <w:sz w:val="13"/>
          <w:szCs w:val="13"/>
        </w:rPr>
      </w:pPr>
      <w:r>
        <w:rPr>
          <w:rFonts w:ascii="Arial" w:eastAsia="Arial" w:hAnsi="Arial" w:cs="Arial"/>
          <w:sz w:val="13"/>
          <w:szCs w:val="13"/>
        </w:rPr>
        <w:t>2</w:t>
      </w:r>
    </w:p>
    <w:p w:rsidR="00B72476" w:rsidRDefault="00CB77E8">
      <w:pPr>
        <w:spacing w:before="25"/>
        <w:ind w:left="76" w:right="-54"/>
        <w:rPr>
          <w:rFonts w:ascii="Arial" w:eastAsia="Arial" w:hAnsi="Arial" w:cs="Arial"/>
          <w:sz w:val="13"/>
          <w:szCs w:val="13"/>
        </w:rPr>
      </w:pPr>
      <w:r>
        <w:rPr>
          <w:rFonts w:ascii="Arial" w:eastAsia="Arial" w:hAnsi="Arial" w:cs="Arial"/>
          <w:spacing w:val="-34"/>
          <w:position w:val="-6"/>
          <w:sz w:val="13"/>
          <w:szCs w:val="13"/>
        </w:rPr>
        <w:t>1</w:t>
      </w:r>
      <w:r>
        <w:rPr>
          <w:rFonts w:ascii="Arial" w:eastAsia="Arial" w:hAnsi="Arial" w:cs="Arial"/>
          <w:position w:val="-8"/>
          <w:sz w:val="13"/>
          <w:szCs w:val="13"/>
        </w:rPr>
        <w:t xml:space="preserve">0      </w:t>
      </w:r>
      <w:r>
        <w:rPr>
          <w:rFonts w:ascii="Arial" w:eastAsia="Arial" w:hAnsi="Arial" w:cs="Arial"/>
          <w:spacing w:val="26"/>
          <w:position w:val="-8"/>
          <w:sz w:val="13"/>
          <w:szCs w:val="13"/>
        </w:rPr>
        <w:t xml:space="preserve"> </w:t>
      </w:r>
      <w:r>
        <w:rPr>
          <w:rFonts w:ascii="Arial" w:eastAsia="Arial" w:hAnsi="Arial" w:cs="Arial"/>
          <w:spacing w:val="-34"/>
          <w:sz w:val="13"/>
          <w:szCs w:val="13"/>
        </w:rPr>
        <w:t>2</w:t>
      </w:r>
      <w:r>
        <w:rPr>
          <w:rFonts w:ascii="Arial" w:eastAsia="Arial" w:hAnsi="Arial" w:cs="Arial"/>
          <w:spacing w:val="-34"/>
          <w:position w:val="-4"/>
          <w:sz w:val="13"/>
          <w:szCs w:val="13"/>
        </w:rPr>
        <w:t>1</w:t>
      </w:r>
      <w:r>
        <w:rPr>
          <w:rFonts w:ascii="Arial" w:eastAsia="Arial" w:hAnsi="Arial" w:cs="Arial"/>
          <w:position w:val="1"/>
          <w:sz w:val="13"/>
          <w:szCs w:val="13"/>
        </w:rPr>
        <w:t>0</w:t>
      </w:r>
    </w:p>
    <w:p w:rsidR="00B72476" w:rsidRDefault="00CB77E8">
      <w:pPr>
        <w:spacing w:line="200" w:lineRule="exact"/>
      </w:pPr>
      <w:r>
        <w:br w:type="column"/>
      </w:r>
    </w:p>
    <w:p w:rsidR="00B72476" w:rsidRDefault="00B72476">
      <w:pPr>
        <w:spacing w:before="19" w:line="200" w:lineRule="exact"/>
      </w:pPr>
    </w:p>
    <w:p w:rsidR="00B72476" w:rsidRDefault="00CB77E8">
      <w:pPr>
        <w:rPr>
          <w:rFonts w:ascii="Arial" w:eastAsia="Arial" w:hAnsi="Arial" w:cs="Arial"/>
          <w:sz w:val="13"/>
          <w:szCs w:val="13"/>
        </w:rPr>
      </w:pPr>
      <w:r>
        <w:rPr>
          <w:rFonts w:ascii="Arial" w:eastAsia="Arial" w:hAnsi="Arial" w:cs="Arial"/>
          <w:sz w:val="13"/>
          <w:szCs w:val="13"/>
        </w:rPr>
        <w:t>3</w:t>
      </w:r>
    </w:p>
    <w:p w:rsidR="00B72476" w:rsidRDefault="00B72476">
      <w:pPr>
        <w:spacing w:before="11" w:line="280" w:lineRule="exact"/>
        <w:rPr>
          <w:sz w:val="28"/>
          <w:szCs w:val="28"/>
        </w:rPr>
      </w:pPr>
    </w:p>
    <w:p w:rsidR="00B72476" w:rsidRDefault="00CB77E8">
      <w:pPr>
        <w:spacing w:line="120" w:lineRule="exact"/>
        <w:ind w:right="114"/>
        <w:jc w:val="right"/>
        <w:rPr>
          <w:rFonts w:ascii="Arial" w:eastAsia="Arial" w:hAnsi="Arial" w:cs="Arial"/>
          <w:sz w:val="13"/>
          <w:szCs w:val="13"/>
        </w:rPr>
      </w:pPr>
      <w:r>
        <w:rPr>
          <w:rFonts w:ascii="Arial" w:eastAsia="Arial" w:hAnsi="Arial" w:cs="Arial"/>
          <w:w w:val="99"/>
          <w:position w:val="-2"/>
          <w:sz w:val="13"/>
          <w:szCs w:val="13"/>
        </w:rPr>
        <w:t>3</w:t>
      </w:r>
    </w:p>
    <w:p w:rsidR="00B72476" w:rsidRDefault="00CB77E8">
      <w:pPr>
        <w:spacing w:line="120" w:lineRule="exact"/>
        <w:ind w:left="38"/>
        <w:rPr>
          <w:rFonts w:ascii="Arial" w:eastAsia="Arial" w:hAnsi="Arial" w:cs="Arial"/>
          <w:sz w:val="13"/>
          <w:szCs w:val="13"/>
        </w:rPr>
      </w:pPr>
      <w:r>
        <w:rPr>
          <w:rFonts w:ascii="Arial" w:eastAsia="Arial" w:hAnsi="Arial" w:cs="Arial"/>
          <w:position w:val="3"/>
          <w:sz w:val="13"/>
          <w:szCs w:val="13"/>
        </w:rPr>
        <w:t xml:space="preserve">2       </w:t>
      </w:r>
      <w:r>
        <w:rPr>
          <w:rFonts w:ascii="Arial" w:eastAsia="Arial" w:hAnsi="Arial" w:cs="Arial"/>
          <w:spacing w:val="30"/>
          <w:position w:val="3"/>
          <w:sz w:val="13"/>
          <w:szCs w:val="13"/>
        </w:rPr>
        <w:t xml:space="preserve"> </w:t>
      </w:r>
      <w:r>
        <w:rPr>
          <w:rFonts w:ascii="Arial" w:eastAsia="Arial" w:hAnsi="Arial" w:cs="Arial"/>
          <w:position w:val="-2"/>
          <w:sz w:val="13"/>
          <w:szCs w:val="13"/>
        </w:rPr>
        <w:t>2</w:t>
      </w:r>
    </w:p>
    <w:p w:rsidR="00B72476" w:rsidRDefault="00CB77E8">
      <w:pPr>
        <w:spacing w:line="160" w:lineRule="exact"/>
        <w:ind w:left="76" w:right="-46"/>
        <w:rPr>
          <w:rFonts w:ascii="Arial" w:eastAsia="Arial" w:hAnsi="Arial" w:cs="Arial"/>
          <w:sz w:val="13"/>
          <w:szCs w:val="13"/>
        </w:rPr>
      </w:pPr>
      <w:r>
        <w:rPr>
          <w:rFonts w:ascii="Arial" w:eastAsia="Arial" w:hAnsi="Arial" w:cs="Arial"/>
          <w:spacing w:val="-34"/>
          <w:position w:val="4"/>
          <w:sz w:val="13"/>
          <w:szCs w:val="13"/>
        </w:rPr>
        <w:t>1</w:t>
      </w:r>
      <w:r>
        <w:rPr>
          <w:rFonts w:ascii="Arial" w:eastAsia="Arial" w:hAnsi="Arial" w:cs="Arial"/>
          <w:position w:val="2"/>
          <w:sz w:val="13"/>
          <w:szCs w:val="13"/>
        </w:rPr>
        <w:t xml:space="preserve">0      </w:t>
      </w:r>
      <w:r>
        <w:rPr>
          <w:rFonts w:ascii="Arial" w:eastAsia="Arial" w:hAnsi="Arial" w:cs="Arial"/>
          <w:spacing w:val="28"/>
          <w:position w:val="2"/>
          <w:sz w:val="13"/>
          <w:szCs w:val="13"/>
        </w:rPr>
        <w:t xml:space="preserve"> </w:t>
      </w:r>
      <w:r>
        <w:rPr>
          <w:rFonts w:ascii="Arial" w:eastAsia="Arial" w:hAnsi="Arial" w:cs="Arial"/>
          <w:spacing w:val="-34"/>
          <w:position w:val="2"/>
          <w:sz w:val="13"/>
          <w:szCs w:val="13"/>
        </w:rPr>
        <w:t>1</w:t>
      </w:r>
      <w:r>
        <w:rPr>
          <w:rFonts w:ascii="Arial" w:eastAsia="Arial" w:hAnsi="Arial" w:cs="Arial"/>
          <w:position w:val="-1"/>
          <w:sz w:val="13"/>
          <w:szCs w:val="13"/>
        </w:rPr>
        <w:t>0</w:t>
      </w:r>
    </w:p>
    <w:p w:rsidR="00B72476" w:rsidRDefault="00CB77E8">
      <w:pPr>
        <w:spacing w:line="200" w:lineRule="exact"/>
      </w:pPr>
      <w:r>
        <w:br w:type="column"/>
      </w:r>
    </w:p>
    <w:p w:rsidR="00B72476" w:rsidRDefault="00B72476">
      <w:pPr>
        <w:spacing w:line="200" w:lineRule="exact"/>
      </w:pPr>
    </w:p>
    <w:p w:rsidR="00B72476" w:rsidRDefault="00B72476">
      <w:pPr>
        <w:spacing w:before="8" w:line="260" w:lineRule="exact"/>
        <w:rPr>
          <w:sz w:val="26"/>
          <w:szCs w:val="26"/>
        </w:rPr>
      </w:pPr>
    </w:p>
    <w:p w:rsidR="00B72476" w:rsidRDefault="00CB77E8">
      <w:pPr>
        <w:rPr>
          <w:rFonts w:ascii="Arial" w:eastAsia="Arial" w:hAnsi="Arial" w:cs="Arial"/>
          <w:sz w:val="13"/>
          <w:szCs w:val="13"/>
        </w:rPr>
      </w:pPr>
      <w:r>
        <w:rPr>
          <w:rFonts w:ascii="Arial" w:eastAsia="Arial" w:hAnsi="Arial" w:cs="Arial"/>
          <w:sz w:val="13"/>
          <w:szCs w:val="13"/>
        </w:rPr>
        <w:t xml:space="preserve">3        </w:t>
      </w:r>
      <w:r>
        <w:rPr>
          <w:rFonts w:ascii="Arial" w:eastAsia="Arial" w:hAnsi="Arial" w:cs="Arial"/>
          <w:spacing w:val="30"/>
          <w:sz w:val="13"/>
          <w:szCs w:val="13"/>
        </w:rPr>
        <w:t xml:space="preserve"> </w:t>
      </w:r>
      <w:r>
        <w:rPr>
          <w:rFonts w:ascii="Arial" w:eastAsia="Arial" w:hAnsi="Arial" w:cs="Arial"/>
          <w:position w:val="-8"/>
          <w:sz w:val="13"/>
          <w:szCs w:val="13"/>
        </w:rPr>
        <w:t>3</w:t>
      </w:r>
    </w:p>
    <w:p w:rsidR="00B72476" w:rsidRDefault="00875887">
      <w:pPr>
        <w:spacing w:line="160" w:lineRule="exact"/>
        <w:ind w:left="38"/>
        <w:rPr>
          <w:rFonts w:ascii="Arial" w:eastAsia="Arial" w:hAnsi="Arial" w:cs="Arial"/>
          <w:sz w:val="13"/>
          <w:szCs w:val="13"/>
        </w:rPr>
      </w:pPr>
      <w:r>
        <w:rPr>
          <w:noProof/>
        </w:rPr>
        <w:drawing>
          <wp:anchor distT="0" distB="0" distL="114300" distR="114300" simplePos="0" relativeHeight="503314331" behindDoc="1" locked="0" layoutInCell="1" allowOverlap="1">
            <wp:simplePos x="0" y="0"/>
            <wp:positionH relativeFrom="page">
              <wp:posOffset>1324610</wp:posOffset>
            </wp:positionH>
            <wp:positionV relativeFrom="page">
              <wp:posOffset>1082040</wp:posOffset>
            </wp:positionV>
            <wp:extent cx="4669155" cy="1555750"/>
            <wp:effectExtent l="0" t="0" r="4445" b="0"/>
            <wp:wrapNone/>
            <wp:docPr id="858"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9155" cy="1555750"/>
                    </a:xfrm>
                    <a:prstGeom prst="rect">
                      <a:avLst/>
                    </a:prstGeom>
                    <a:noFill/>
                  </pic:spPr>
                </pic:pic>
              </a:graphicData>
            </a:graphic>
            <wp14:sizeRelH relativeFrom="page">
              <wp14:pctWidth>0</wp14:pctWidth>
            </wp14:sizeRelH>
            <wp14:sizeRelV relativeFrom="page">
              <wp14:pctHeight>0</wp14:pctHeight>
            </wp14:sizeRelV>
          </wp:anchor>
        </w:drawing>
      </w:r>
      <w:r w:rsidR="00CB77E8">
        <w:rPr>
          <w:rFonts w:ascii="Arial" w:eastAsia="Arial" w:hAnsi="Arial" w:cs="Arial"/>
          <w:position w:val="-2"/>
          <w:sz w:val="13"/>
          <w:szCs w:val="13"/>
        </w:rPr>
        <w:t xml:space="preserve">2        </w:t>
      </w:r>
      <w:r w:rsidR="00CB77E8">
        <w:rPr>
          <w:rFonts w:ascii="Arial" w:eastAsia="Arial" w:hAnsi="Arial" w:cs="Arial"/>
          <w:spacing w:val="30"/>
          <w:position w:val="-2"/>
          <w:sz w:val="13"/>
          <w:szCs w:val="13"/>
        </w:rPr>
        <w:t xml:space="preserve"> </w:t>
      </w:r>
      <w:r w:rsidR="00CB77E8">
        <w:rPr>
          <w:rFonts w:ascii="Arial" w:eastAsia="Arial" w:hAnsi="Arial" w:cs="Arial"/>
          <w:position w:val="2"/>
          <w:sz w:val="13"/>
          <w:szCs w:val="13"/>
        </w:rPr>
        <w:t>2</w:t>
      </w:r>
    </w:p>
    <w:p w:rsidR="00B72476" w:rsidRDefault="00CB77E8">
      <w:pPr>
        <w:spacing w:line="180" w:lineRule="exact"/>
        <w:ind w:left="76" w:right="-48"/>
        <w:rPr>
          <w:rFonts w:ascii="Arial" w:eastAsia="Arial" w:hAnsi="Arial" w:cs="Arial"/>
          <w:sz w:val="13"/>
          <w:szCs w:val="13"/>
        </w:rPr>
      </w:pPr>
      <w:r>
        <w:rPr>
          <w:rFonts w:ascii="Arial" w:eastAsia="Arial" w:hAnsi="Arial" w:cs="Arial"/>
          <w:spacing w:val="-34"/>
          <w:position w:val="-1"/>
          <w:sz w:val="13"/>
          <w:szCs w:val="13"/>
        </w:rPr>
        <w:t>1</w:t>
      </w:r>
      <w:r>
        <w:rPr>
          <w:rFonts w:ascii="Arial" w:eastAsia="Arial" w:hAnsi="Arial" w:cs="Arial"/>
          <w:position w:val="3"/>
          <w:sz w:val="13"/>
          <w:szCs w:val="13"/>
        </w:rPr>
        <w:t xml:space="preserve">0       </w:t>
      </w:r>
      <w:r>
        <w:rPr>
          <w:rFonts w:ascii="Arial" w:eastAsia="Arial" w:hAnsi="Arial" w:cs="Arial"/>
          <w:spacing w:val="28"/>
          <w:position w:val="3"/>
          <w:sz w:val="13"/>
          <w:szCs w:val="13"/>
        </w:rPr>
        <w:t xml:space="preserve"> </w:t>
      </w:r>
      <w:r>
        <w:rPr>
          <w:rFonts w:ascii="Arial" w:eastAsia="Arial" w:hAnsi="Arial" w:cs="Arial"/>
          <w:spacing w:val="-34"/>
          <w:position w:val="4"/>
          <w:sz w:val="13"/>
          <w:szCs w:val="13"/>
        </w:rPr>
        <w:t>1</w:t>
      </w:r>
      <w:r>
        <w:rPr>
          <w:rFonts w:ascii="Arial" w:eastAsia="Arial" w:hAnsi="Arial" w:cs="Arial"/>
          <w:position w:val="5"/>
          <w:sz w:val="13"/>
          <w:szCs w:val="13"/>
        </w:rPr>
        <w:t>0</w:t>
      </w:r>
    </w:p>
    <w:p w:rsidR="00B72476" w:rsidRDefault="00CB77E8">
      <w:pPr>
        <w:spacing w:before="1" w:line="140" w:lineRule="exact"/>
        <w:rPr>
          <w:sz w:val="15"/>
          <w:szCs w:val="15"/>
        </w:rPr>
      </w:pPr>
      <w:r>
        <w:br w:type="column"/>
      </w:r>
    </w:p>
    <w:p w:rsidR="00B72476" w:rsidRDefault="00B72476">
      <w:pPr>
        <w:spacing w:line="200" w:lineRule="exact"/>
      </w:pPr>
    </w:p>
    <w:p w:rsidR="00B72476" w:rsidRDefault="00CB77E8">
      <w:pPr>
        <w:rPr>
          <w:rFonts w:ascii="Arial" w:eastAsia="Arial" w:hAnsi="Arial" w:cs="Arial"/>
          <w:sz w:val="13"/>
          <w:szCs w:val="13"/>
        </w:rPr>
      </w:pPr>
      <w:r>
        <w:rPr>
          <w:rFonts w:ascii="Arial" w:eastAsia="Arial" w:hAnsi="Arial" w:cs="Arial"/>
          <w:position w:val="-13"/>
          <w:sz w:val="13"/>
          <w:szCs w:val="13"/>
        </w:rPr>
        <w:t xml:space="preserve">3                   </w:t>
      </w:r>
      <w:r>
        <w:rPr>
          <w:rFonts w:ascii="Arial" w:eastAsia="Arial" w:hAnsi="Arial" w:cs="Arial"/>
          <w:spacing w:val="25"/>
          <w:position w:val="-13"/>
          <w:sz w:val="13"/>
          <w:szCs w:val="13"/>
        </w:rPr>
        <w:t xml:space="preserve"> </w:t>
      </w:r>
      <w:r>
        <w:rPr>
          <w:rFonts w:ascii="Arial" w:eastAsia="Arial" w:hAnsi="Arial" w:cs="Arial"/>
          <w:spacing w:val="-34"/>
          <w:position w:val="-5"/>
          <w:sz w:val="13"/>
          <w:szCs w:val="13"/>
        </w:rPr>
        <w:t>3</w:t>
      </w:r>
      <w:r>
        <w:rPr>
          <w:rFonts w:ascii="Arial" w:eastAsia="Arial" w:hAnsi="Arial" w:cs="Arial"/>
          <w:position w:val="-9"/>
          <w:sz w:val="13"/>
          <w:szCs w:val="13"/>
        </w:rPr>
        <w:t xml:space="preserve">2       </w:t>
      </w:r>
      <w:r>
        <w:rPr>
          <w:rFonts w:ascii="Arial" w:eastAsia="Arial" w:hAnsi="Arial" w:cs="Arial"/>
          <w:spacing w:val="28"/>
          <w:position w:val="-9"/>
          <w:sz w:val="13"/>
          <w:szCs w:val="13"/>
        </w:rPr>
        <w:t xml:space="preserve"> </w:t>
      </w:r>
      <w:r>
        <w:rPr>
          <w:rFonts w:ascii="Arial" w:eastAsia="Arial" w:hAnsi="Arial" w:cs="Arial"/>
          <w:sz w:val="13"/>
          <w:szCs w:val="13"/>
        </w:rPr>
        <w:t>3</w:t>
      </w:r>
    </w:p>
    <w:p w:rsidR="00B72476" w:rsidRDefault="00B72476">
      <w:pPr>
        <w:spacing w:before="4" w:line="100" w:lineRule="exact"/>
        <w:rPr>
          <w:sz w:val="10"/>
          <w:szCs w:val="10"/>
        </w:rPr>
      </w:pPr>
    </w:p>
    <w:p w:rsidR="00B72476" w:rsidRDefault="00CB77E8">
      <w:pPr>
        <w:spacing w:line="120" w:lineRule="exact"/>
        <w:ind w:left="391"/>
        <w:rPr>
          <w:rFonts w:ascii="Arial" w:eastAsia="Arial" w:hAnsi="Arial" w:cs="Arial"/>
          <w:sz w:val="13"/>
          <w:szCs w:val="13"/>
        </w:rPr>
      </w:pPr>
      <w:r>
        <w:rPr>
          <w:rFonts w:ascii="Arial" w:eastAsia="Arial" w:hAnsi="Arial" w:cs="Arial"/>
          <w:position w:val="-2"/>
          <w:sz w:val="13"/>
          <w:szCs w:val="13"/>
        </w:rPr>
        <w:t>3</w:t>
      </w:r>
    </w:p>
    <w:p w:rsidR="00B72476" w:rsidRDefault="00CB77E8">
      <w:pPr>
        <w:spacing w:line="100" w:lineRule="exact"/>
        <w:ind w:left="430"/>
        <w:rPr>
          <w:rFonts w:ascii="Arial" w:eastAsia="Arial" w:hAnsi="Arial" w:cs="Arial"/>
          <w:sz w:val="13"/>
          <w:szCs w:val="13"/>
        </w:rPr>
      </w:pPr>
      <w:r>
        <w:rPr>
          <w:rFonts w:ascii="Arial" w:eastAsia="Arial" w:hAnsi="Arial" w:cs="Arial"/>
          <w:spacing w:val="-34"/>
          <w:position w:val="-1"/>
          <w:sz w:val="13"/>
          <w:szCs w:val="13"/>
        </w:rPr>
        <w:t>2</w:t>
      </w:r>
      <w:r>
        <w:rPr>
          <w:rFonts w:ascii="Arial" w:eastAsia="Arial" w:hAnsi="Arial" w:cs="Arial"/>
          <w:position w:val="-1"/>
          <w:sz w:val="13"/>
          <w:szCs w:val="13"/>
        </w:rPr>
        <w:t xml:space="preserve">1                   </w:t>
      </w:r>
      <w:r>
        <w:rPr>
          <w:rFonts w:ascii="Arial" w:eastAsia="Arial" w:hAnsi="Arial" w:cs="Arial"/>
          <w:spacing w:val="23"/>
          <w:position w:val="-1"/>
          <w:sz w:val="13"/>
          <w:szCs w:val="13"/>
        </w:rPr>
        <w:t xml:space="preserve"> </w:t>
      </w:r>
      <w:r>
        <w:rPr>
          <w:rFonts w:ascii="Arial" w:eastAsia="Arial" w:hAnsi="Arial" w:cs="Arial"/>
          <w:spacing w:val="-34"/>
          <w:position w:val="-1"/>
          <w:sz w:val="13"/>
          <w:szCs w:val="13"/>
        </w:rPr>
        <w:t>2</w:t>
      </w:r>
      <w:r>
        <w:rPr>
          <w:rFonts w:ascii="Arial" w:eastAsia="Arial" w:hAnsi="Arial" w:cs="Arial"/>
          <w:sz w:val="13"/>
          <w:szCs w:val="13"/>
        </w:rPr>
        <w:t>1</w:t>
      </w:r>
    </w:p>
    <w:p w:rsidR="00B72476" w:rsidRDefault="00CB77E8">
      <w:pPr>
        <w:spacing w:line="160" w:lineRule="exact"/>
        <w:ind w:left="38" w:right="-54"/>
        <w:rPr>
          <w:rFonts w:ascii="Arial" w:eastAsia="Arial" w:hAnsi="Arial" w:cs="Arial"/>
          <w:sz w:val="13"/>
          <w:szCs w:val="13"/>
        </w:rPr>
      </w:pPr>
      <w:r>
        <w:rPr>
          <w:rFonts w:ascii="Arial" w:eastAsia="Arial" w:hAnsi="Arial" w:cs="Arial"/>
          <w:position w:val="4"/>
          <w:sz w:val="13"/>
          <w:szCs w:val="13"/>
        </w:rPr>
        <w:t xml:space="preserve">2         </w:t>
      </w:r>
      <w:r>
        <w:rPr>
          <w:rFonts w:ascii="Arial" w:eastAsia="Arial" w:hAnsi="Arial" w:cs="Arial"/>
          <w:spacing w:val="34"/>
          <w:position w:val="4"/>
          <w:sz w:val="13"/>
          <w:szCs w:val="13"/>
        </w:rPr>
        <w:t xml:space="preserve"> </w:t>
      </w:r>
      <w:r>
        <w:rPr>
          <w:rFonts w:ascii="Arial" w:eastAsia="Arial" w:hAnsi="Arial" w:cs="Arial"/>
          <w:position w:val="-4"/>
          <w:sz w:val="13"/>
          <w:szCs w:val="13"/>
        </w:rPr>
        <w:t xml:space="preserve">0       </w:t>
      </w:r>
      <w:r>
        <w:rPr>
          <w:rFonts w:ascii="Arial" w:eastAsia="Arial" w:hAnsi="Arial" w:cs="Arial"/>
          <w:spacing w:val="28"/>
          <w:position w:val="-4"/>
          <w:sz w:val="13"/>
          <w:szCs w:val="13"/>
        </w:rPr>
        <w:t xml:space="preserve"> </w:t>
      </w:r>
      <w:r>
        <w:rPr>
          <w:rFonts w:ascii="Arial" w:eastAsia="Arial" w:hAnsi="Arial" w:cs="Arial"/>
          <w:sz w:val="13"/>
          <w:szCs w:val="13"/>
        </w:rPr>
        <w:t xml:space="preserve">1         </w:t>
      </w:r>
      <w:r>
        <w:rPr>
          <w:rFonts w:ascii="Arial" w:eastAsia="Arial" w:hAnsi="Arial" w:cs="Arial"/>
          <w:spacing w:val="32"/>
          <w:sz w:val="13"/>
          <w:szCs w:val="13"/>
        </w:rPr>
        <w:t xml:space="preserve"> </w:t>
      </w:r>
      <w:r>
        <w:rPr>
          <w:rFonts w:ascii="Arial" w:eastAsia="Arial" w:hAnsi="Arial" w:cs="Arial"/>
          <w:position w:val="5"/>
          <w:sz w:val="13"/>
          <w:szCs w:val="13"/>
        </w:rPr>
        <w:t>0</w:t>
      </w:r>
    </w:p>
    <w:p w:rsidR="00B72476" w:rsidRDefault="00CB77E8">
      <w:pPr>
        <w:spacing w:line="120" w:lineRule="exact"/>
        <w:ind w:left="76"/>
        <w:rPr>
          <w:rFonts w:ascii="Arial" w:eastAsia="Arial" w:hAnsi="Arial" w:cs="Arial"/>
          <w:sz w:val="13"/>
          <w:szCs w:val="13"/>
        </w:rPr>
      </w:pPr>
      <w:r>
        <w:rPr>
          <w:rFonts w:ascii="Arial" w:eastAsia="Arial" w:hAnsi="Arial" w:cs="Arial"/>
          <w:spacing w:val="-34"/>
          <w:position w:val="4"/>
          <w:sz w:val="13"/>
          <w:szCs w:val="13"/>
        </w:rPr>
        <w:t>1</w:t>
      </w:r>
      <w:r>
        <w:rPr>
          <w:rFonts w:ascii="Arial" w:eastAsia="Arial" w:hAnsi="Arial" w:cs="Arial"/>
          <w:position w:val="-2"/>
          <w:sz w:val="13"/>
          <w:szCs w:val="13"/>
        </w:rPr>
        <w:t>0</w:t>
      </w:r>
    </w:p>
    <w:p w:rsidR="00B72476" w:rsidRDefault="00CB77E8">
      <w:pPr>
        <w:spacing w:line="100" w:lineRule="exact"/>
        <w:ind w:left="904" w:right="398"/>
        <w:jc w:val="center"/>
        <w:rPr>
          <w:rFonts w:ascii="Arial" w:eastAsia="Arial" w:hAnsi="Arial" w:cs="Arial"/>
          <w:sz w:val="13"/>
          <w:szCs w:val="13"/>
        </w:rPr>
      </w:pPr>
      <w:r>
        <w:rPr>
          <w:rFonts w:ascii="Arial" w:eastAsia="Arial" w:hAnsi="Arial" w:cs="Arial"/>
          <w:w w:val="99"/>
          <w:sz w:val="13"/>
          <w:szCs w:val="13"/>
        </w:rPr>
        <w:t>0</w:t>
      </w:r>
    </w:p>
    <w:p w:rsidR="00B72476" w:rsidRDefault="00CB77E8">
      <w:pPr>
        <w:spacing w:before="79"/>
        <w:rPr>
          <w:rFonts w:ascii="Arial" w:eastAsia="Arial" w:hAnsi="Arial" w:cs="Arial"/>
          <w:sz w:val="14"/>
          <w:szCs w:val="14"/>
        </w:rPr>
      </w:pPr>
      <w:r>
        <w:br w:type="column"/>
      </w:r>
      <w:r>
        <w:rPr>
          <w:rFonts w:ascii="Arial" w:eastAsia="Arial" w:hAnsi="Arial" w:cs="Arial"/>
          <w:position w:val="-7"/>
          <w:sz w:val="13"/>
          <w:szCs w:val="13"/>
        </w:rPr>
        <w:lastRenderedPageBreak/>
        <w:t xml:space="preserve">3            </w:t>
      </w:r>
      <w:r>
        <w:rPr>
          <w:rFonts w:ascii="Arial" w:eastAsia="Arial" w:hAnsi="Arial" w:cs="Arial"/>
          <w:spacing w:val="17"/>
          <w:position w:val="-7"/>
          <w:sz w:val="13"/>
          <w:szCs w:val="13"/>
        </w:rPr>
        <w:t xml:space="preserve"> </w:t>
      </w:r>
      <w:r>
        <w:rPr>
          <w:rFonts w:ascii="Arial" w:eastAsia="Arial" w:hAnsi="Arial" w:cs="Arial"/>
          <w:position w:val="1"/>
          <w:sz w:val="13"/>
          <w:szCs w:val="13"/>
        </w:rPr>
        <w:t xml:space="preserve">3  </w:t>
      </w:r>
      <w:r>
        <w:rPr>
          <w:rFonts w:ascii="Arial" w:eastAsia="Arial" w:hAnsi="Arial" w:cs="Arial"/>
          <w:spacing w:val="11"/>
          <w:position w:val="1"/>
          <w:sz w:val="13"/>
          <w:szCs w:val="13"/>
        </w:rPr>
        <w:t xml:space="preserve"> </w:t>
      </w:r>
      <w:r>
        <w:rPr>
          <w:rFonts w:ascii="Arial" w:eastAsia="Arial" w:hAnsi="Arial" w:cs="Arial"/>
          <w:w w:val="103"/>
          <w:sz w:val="14"/>
          <w:szCs w:val="14"/>
        </w:rPr>
        <w:t>3/3</w:t>
      </w:r>
    </w:p>
    <w:p w:rsidR="00B72476" w:rsidRDefault="00CB77E8">
      <w:pPr>
        <w:spacing w:before="20"/>
        <w:ind w:left="558"/>
        <w:rPr>
          <w:rFonts w:ascii="Arial" w:eastAsia="Arial" w:hAnsi="Arial" w:cs="Arial"/>
          <w:sz w:val="14"/>
          <w:szCs w:val="14"/>
        </w:rPr>
      </w:pPr>
      <w:r>
        <w:rPr>
          <w:rFonts w:ascii="Arial" w:eastAsia="Arial" w:hAnsi="Arial" w:cs="Arial"/>
          <w:position w:val="1"/>
          <w:sz w:val="13"/>
          <w:szCs w:val="13"/>
        </w:rPr>
        <w:t xml:space="preserve">2  </w:t>
      </w:r>
      <w:r>
        <w:rPr>
          <w:rFonts w:ascii="Arial" w:eastAsia="Arial" w:hAnsi="Arial" w:cs="Arial"/>
          <w:spacing w:val="11"/>
          <w:position w:val="1"/>
          <w:sz w:val="13"/>
          <w:szCs w:val="13"/>
        </w:rPr>
        <w:t xml:space="preserve"> </w:t>
      </w:r>
      <w:r>
        <w:rPr>
          <w:rFonts w:ascii="Arial" w:eastAsia="Arial" w:hAnsi="Arial" w:cs="Arial"/>
          <w:w w:val="103"/>
          <w:sz w:val="14"/>
          <w:szCs w:val="14"/>
        </w:rPr>
        <w:t>2/3</w:t>
      </w:r>
    </w:p>
    <w:p w:rsidR="00B72476" w:rsidRDefault="00875887">
      <w:pPr>
        <w:spacing w:before="88" w:line="120" w:lineRule="exact"/>
        <w:ind w:left="558"/>
        <w:rPr>
          <w:rFonts w:ascii="Arial" w:eastAsia="Arial" w:hAnsi="Arial" w:cs="Arial"/>
          <w:sz w:val="14"/>
          <w:szCs w:val="14"/>
        </w:rPr>
      </w:pPr>
      <w:r>
        <w:rPr>
          <w:noProof/>
        </w:rPr>
        <mc:AlternateContent>
          <mc:Choice Requires="wpg">
            <w:drawing>
              <wp:anchor distT="0" distB="0" distL="114300" distR="114300" simplePos="0" relativeHeight="503314332" behindDoc="1" locked="0" layoutInCell="1" allowOverlap="1">
                <wp:simplePos x="0" y="0"/>
                <wp:positionH relativeFrom="page">
                  <wp:posOffset>6115685</wp:posOffset>
                </wp:positionH>
                <wp:positionV relativeFrom="paragraph">
                  <wp:posOffset>-294005</wp:posOffset>
                </wp:positionV>
                <wp:extent cx="167640" cy="643255"/>
                <wp:effectExtent l="0" t="125095" r="6099175" b="196850"/>
                <wp:wrapNone/>
                <wp:docPr id="833"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 cy="643255"/>
                          <a:chOff x="9632" y="-464"/>
                          <a:chExt cx="265" cy="1014"/>
                        </a:xfrm>
                      </wpg:grpSpPr>
                      <wpg:grpSp>
                        <wpg:cNvPr id="834" name="Group 830"/>
                        <wpg:cNvGrpSpPr>
                          <a:grpSpLocks/>
                        </wpg:cNvGrpSpPr>
                        <wpg:grpSpPr bwMode="auto">
                          <a:xfrm>
                            <a:off x="9639" y="-456"/>
                            <a:ext cx="250" cy="250"/>
                            <a:chOff x="9639" y="-456"/>
                            <a:chExt cx="250" cy="250"/>
                          </a:xfrm>
                        </wpg:grpSpPr>
                        <wps:wsp>
                          <wps:cNvPr id="835" name="Freeform 853"/>
                          <wps:cNvSpPr>
                            <a:spLocks/>
                          </wps:cNvSpPr>
                          <wps:spPr bwMode="auto">
                            <a:xfrm>
                              <a:off x="9639" y="-456"/>
                              <a:ext cx="250" cy="250"/>
                            </a:xfrm>
                            <a:custGeom>
                              <a:avLst/>
                              <a:gdLst>
                                <a:gd name="T0" fmla="+- 0 9639 9639"/>
                                <a:gd name="T1" fmla="*/ T0 w 250"/>
                                <a:gd name="T2" fmla="+- 0 -206 -456"/>
                                <a:gd name="T3" fmla="*/ -206 h 250"/>
                                <a:gd name="T4" fmla="+- 0 9889 9639"/>
                                <a:gd name="T5" fmla="*/ T4 w 250"/>
                                <a:gd name="T6" fmla="+- 0 -206 -456"/>
                                <a:gd name="T7" fmla="*/ -206 h 250"/>
                                <a:gd name="T8" fmla="+- 0 9889 9639"/>
                                <a:gd name="T9" fmla="*/ T8 w 250"/>
                                <a:gd name="T10" fmla="+- 0 -456 -456"/>
                                <a:gd name="T11" fmla="*/ -456 h 250"/>
                                <a:gd name="T12" fmla="+- 0 9639 9639"/>
                                <a:gd name="T13" fmla="*/ T12 w 250"/>
                                <a:gd name="T14" fmla="+- 0 -456 -456"/>
                                <a:gd name="T15" fmla="*/ -456 h 250"/>
                                <a:gd name="T16" fmla="+- 0 9639 9639"/>
                                <a:gd name="T17" fmla="*/ T16 w 250"/>
                                <a:gd name="T18" fmla="+- 0 -206 -456"/>
                                <a:gd name="T19" fmla="*/ -206 h 250"/>
                              </a:gdLst>
                              <a:ahLst/>
                              <a:cxnLst>
                                <a:cxn ang="0">
                                  <a:pos x="T1" y="T3"/>
                                </a:cxn>
                                <a:cxn ang="0">
                                  <a:pos x="T5" y="T7"/>
                                </a:cxn>
                                <a:cxn ang="0">
                                  <a:pos x="T9" y="T11"/>
                                </a:cxn>
                                <a:cxn ang="0">
                                  <a:pos x="T13" y="T15"/>
                                </a:cxn>
                                <a:cxn ang="0">
                                  <a:pos x="T17" y="T19"/>
                                </a:cxn>
                              </a:cxnLst>
                              <a:rect l="0" t="0" r="r" b="b"/>
                              <a:pathLst>
                                <a:path w="250" h="250">
                                  <a:moveTo>
                                    <a:pt x="0" y="250"/>
                                  </a:moveTo>
                                  <a:lnTo>
                                    <a:pt x="250" y="250"/>
                                  </a:lnTo>
                                  <a:lnTo>
                                    <a:pt x="250" y="0"/>
                                  </a:lnTo>
                                  <a:lnTo>
                                    <a:pt x="0" y="0"/>
                                  </a:lnTo>
                                  <a:lnTo>
                                    <a:pt x="0" y="250"/>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36" name="Group 831"/>
                          <wpg:cNvGrpSpPr>
                            <a:grpSpLocks/>
                          </wpg:cNvGrpSpPr>
                          <wpg:grpSpPr bwMode="auto">
                            <a:xfrm>
                              <a:off x="9664" y="-331"/>
                              <a:ext cx="200" cy="0"/>
                              <a:chOff x="9664" y="-331"/>
                              <a:chExt cx="200" cy="0"/>
                            </a:xfrm>
                          </wpg:grpSpPr>
                          <wps:wsp>
                            <wps:cNvPr id="837" name="Freeform 852"/>
                            <wps:cNvSpPr>
                              <a:spLocks noEditPoints="1"/>
                            </wps:cNvSpPr>
                            <wps:spPr bwMode="auto">
                              <a:xfrm>
                                <a:off x="19328" y="-662"/>
                                <a:ext cx="200" cy="0"/>
                              </a:xfrm>
                              <a:custGeom>
                                <a:avLst/>
                                <a:gdLst>
                                  <a:gd name="T0" fmla="+- 0 9664 9664"/>
                                  <a:gd name="T1" fmla="*/ T0 w 200"/>
                                  <a:gd name="T2" fmla="+- 0 9864 9664"/>
                                  <a:gd name="T3" fmla="*/ T2 w 200"/>
                                </a:gdLst>
                                <a:ahLst/>
                                <a:cxnLst>
                                  <a:cxn ang="0">
                                    <a:pos x="T1" y="0"/>
                                  </a:cxn>
                                  <a:cxn ang="0">
                                    <a:pos x="T3" y="0"/>
                                  </a:cxn>
                                </a:cxnLst>
                                <a:rect l="0" t="0" r="r" b="b"/>
                                <a:pathLst>
                                  <a:path w="200">
                                    <a:moveTo>
                                      <a:pt x="0" y="0"/>
                                    </a:moveTo>
                                    <a:lnTo>
                                      <a:pt x="200" y="0"/>
                                    </a:lnTo>
                                  </a:path>
                                </a:pathLst>
                              </a:custGeom>
                              <a:noFill/>
                              <a:ln w="9722">
                                <a:solidFill>
                                  <a:srgbClr val="F876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38" name="Group 832"/>
                            <wpg:cNvGrpSpPr>
                              <a:grpSpLocks/>
                            </wpg:cNvGrpSpPr>
                            <wpg:grpSpPr bwMode="auto">
                              <a:xfrm>
                                <a:off x="9664" y="-331"/>
                                <a:ext cx="200" cy="0"/>
                                <a:chOff x="9664" y="-331"/>
                                <a:chExt cx="200" cy="0"/>
                              </a:xfrm>
                            </wpg:grpSpPr>
                            <wps:wsp>
                              <wps:cNvPr id="839" name="Freeform 851"/>
                              <wps:cNvSpPr>
                                <a:spLocks noEditPoints="1"/>
                              </wps:cNvSpPr>
                              <wps:spPr bwMode="auto">
                                <a:xfrm>
                                  <a:off x="19328" y="-662"/>
                                  <a:ext cx="200" cy="0"/>
                                </a:xfrm>
                                <a:custGeom>
                                  <a:avLst/>
                                  <a:gdLst>
                                    <a:gd name="T0" fmla="+- 0 9664 9664"/>
                                    <a:gd name="T1" fmla="*/ T0 w 200"/>
                                    <a:gd name="T2" fmla="+- 0 9864 9664"/>
                                    <a:gd name="T3" fmla="*/ T2 w 200"/>
                                  </a:gdLst>
                                  <a:ahLst/>
                                  <a:cxnLst>
                                    <a:cxn ang="0">
                                      <a:pos x="T1" y="0"/>
                                    </a:cxn>
                                    <a:cxn ang="0">
                                      <a:pos x="T3" y="0"/>
                                    </a:cxn>
                                  </a:cxnLst>
                                  <a:rect l="0" t="0" r="r" b="b"/>
                                  <a:pathLst>
                                    <a:path w="200">
                                      <a:moveTo>
                                        <a:pt x="0" y="0"/>
                                      </a:moveTo>
                                      <a:lnTo>
                                        <a:pt x="200" y="0"/>
                                      </a:lnTo>
                                    </a:path>
                                  </a:pathLst>
                                </a:custGeom>
                                <a:noFill/>
                                <a:ln w="9722">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0" name="Group 833"/>
                              <wpg:cNvGrpSpPr>
                                <a:grpSpLocks/>
                              </wpg:cNvGrpSpPr>
                              <wpg:grpSpPr bwMode="auto">
                                <a:xfrm>
                                  <a:off x="9639" y="-206"/>
                                  <a:ext cx="250" cy="250"/>
                                  <a:chOff x="9639" y="-206"/>
                                  <a:chExt cx="250" cy="250"/>
                                </a:xfrm>
                              </wpg:grpSpPr>
                              <wps:wsp>
                                <wps:cNvPr id="841" name="Freeform 850"/>
                                <wps:cNvSpPr>
                                  <a:spLocks/>
                                </wps:cNvSpPr>
                                <wps:spPr bwMode="auto">
                                  <a:xfrm>
                                    <a:off x="9639" y="-206"/>
                                    <a:ext cx="250" cy="250"/>
                                  </a:xfrm>
                                  <a:custGeom>
                                    <a:avLst/>
                                    <a:gdLst>
                                      <a:gd name="T0" fmla="+- 0 9639 9639"/>
                                      <a:gd name="T1" fmla="*/ T0 w 250"/>
                                      <a:gd name="T2" fmla="+- 0 43 -206"/>
                                      <a:gd name="T3" fmla="*/ 43 h 250"/>
                                      <a:gd name="T4" fmla="+- 0 9889 9639"/>
                                      <a:gd name="T5" fmla="*/ T4 w 250"/>
                                      <a:gd name="T6" fmla="+- 0 43 -206"/>
                                      <a:gd name="T7" fmla="*/ 43 h 250"/>
                                      <a:gd name="T8" fmla="+- 0 9889 9639"/>
                                      <a:gd name="T9" fmla="*/ T8 w 250"/>
                                      <a:gd name="T10" fmla="+- 0 -206 -206"/>
                                      <a:gd name="T11" fmla="*/ -206 h 250"/>
                                      <a:gd name="T12" fmla="+- 0 9639 9639"/>
                                      <a:gd name="T13" fmla="*/ T12 w 250"/>
                                      <a:gd name="T14" fmla="+- 0 -206 -206"/>
                                      <a:gd name="T15" fmla="*/ -206 h 250"/>
                                      <a:gd name="T16" fmla="+- 0 9639 9639"/>
                                      <a:gd name="T17" fmla="*/ T16 w 250"/>
                                      <a:gd name="T18" fmla="+- 0 43 -206"/>
                                      <a:gd name="T19" fmla="*/ 43 h 250"/>
                                    </a:gdLst>
                                    <a:ahLst/>
                                    <a:cxnLst>
                                      <a:cxn ang="0">
                                        <a:pos x="T1" y="T3"/>
                                      </a:cxn>
                                      <a:cxn ang="0">
                                        <a:pos x="T5" y="T7"/>
                                      </a:cxn>
                                      <a:cxn ang="0">
                                        <a:pos x="T9" y="T11"/>
                                      </a:cxn>
                                      <a:cxn ang="0">
                                        <a:pos x="T13" y="T15"/>
                                      </a:cxn>
                                      <a:cxn ang="0">
                                        <a:pos x="T17" y="T19"/>
                                      </a:cxn>
                                    </a:cxnLst>
                                    <a:rect l="0" t="0" r="r" b="b"/>
                                    <a:pathLst>
                                      <a:path w="250" h="250">
                                        <a:moveTo>
                                          <a:pt x="0" y="249"/>
                                        </a:moveTo>
                                        <a:lnTo>
                                          <a:pt x="250" y="249"/>
                                        </a:lnTo>
                                        <a:lnTo>
                                          <a:pt x="250" y="0"/>
                                        </a:lnTo>
                                        <a:lnTo>
                                          <a:pt x="0" y="0"/>
                                        </a:lnTo>
                                        <a:lnTo>
                                          <a:pt x="0" y="249"/>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2" name="Group 834"/>
                                <wpg:cNvGrpSpPr>
                                  <a:grpSpLocks/>
                                </wpg:cNvGrpSpPr>
                                <wpg:grpSpPr bwMode="auto">
                                  <a:xfrm>
                                    <a:off x="9664" y="-82"/>
                                    <a:ext cx="200" cy="0"/>
                                    <a:chOff x="9664" y="-82"/>
                                    <a:chExt cx="200" cy="0"/>
                                  </a:xfrm>
                                </wpg:grpSpPr>
                                <wps:wsp>
                                  <wps:cNvPr id="843" name="Freeform 849"/>
                                  <wps:cNvSpPr>
                                    <a:spLocks noEditPoints="1"/>
                                  </wps:cNvSpPr>
                                  <wps:spPr bwMode="auto">
                                    <a:xfrm>
                                      <a:off x="19328" y="-164"/>
                                      <a:ext cx="200" cy="0"/>
                                    </a:xfrm>
                                    <a:custGeom>
                                      <a:avLst/>
                                      <a:gdLst>
                                        <a:gd name="T0" fmla="+- 0 9664 9664"/>
                                        <a:gd name="T1" fmla="*/ T0 w 200"/>
                                        <a:gd name="T2" fmla="+- 0 9864 9664"/>
                                        <a:gd name="T3" fmla="*/ T2 w 200"/>
                                      </a:gdLst>
                                      <a:ahLst/>
                                      <a:cxnLst>
                                        <a:cxn ang="0">
                                          <a:pos x="T1" y="0"/>
                                        </a:cxn>
                                        <a:cxn ang="0">
                                          <a:pos x="T3" y="0"/>
                                        </a:cxn>
                                      </a:cxnLst>
                                      <a:rect l="0" t="0" r="r" b="b"/>
                                      <a:pathLst>
                                        <a:path w="200">
                                          <a:moveTo>
                                            <a:pt x="0" y="0"/>
                                          </a:moveTo>
                                          <a:lnTo>
                                            <a:pt x="200" y="0"/>
                                          </a:lnTo>
                                        </a:path>
                                      </a:pathLst>
                                    </a:custGeom>
                                    <a:noFill/>
                                    <a:ln w="9722">
                                      <a:solidFill>
                                        <a:srgbClr val="7BAD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4" name="Group 835"/>
                                  <wpg:cNvGrpSpPr>
                                    <a:grpSpLocks/>
                                  </wpg:cNvGrpSpPr>
                                  <wpg:grpSpPr bwMode="auto">
                                    <a:xfrm>
                                      <a:off x="9664" y="-82"/>
                                      <a:ext cx="200" cy="0"/>
                                      <a:chOff x="9664" y="-82"/>
                                      <a:chExt cx="200" cy="0"/>
                                    </a:xfrm>
                                  </wpg:grpSpPr>
                                  <wps:wsp>
                                    <wps:cNvPr id="845" name="Freeform 848"/>
                                    <wps:cNvSpPr>
                                      <a:spLocks noEditPoints="1"/>
                                    </wps:cNvSpPr>
                                    <wps:spPr bwMode="auto">
                                      <a:xfrm>
                                        <a:off x="19328" y="-164"/>
                                        <a:ext cx="200" cy="0"/>
                                      </a:xfrm>
                                      <a:custGeom>
                                        <a:avLst/>
                                        <a:gdLst>
                                          <a:gd name="T0" fmla="+- 0 9664 9664"/>
                                          <a:gd name="T1" fmla="*/ T0 w 200"/>
                                          <a:gd name="T2" fmla="+- 0 9864 9664"/>
                                          <a:gd name="T3" fmla="*/ T2 w 200"/>
                                        </a:gdLst>
                                        <a:ahLst/>
                                        <a:cxnLst>
                                          <a:cxn ang="0">
                                            <a:pos x="T1" y="0"/>
                                          </a:cxn>
                                          <a:cxn ang="0">
                                            <a:pos x="T3" y="0"/>
                                          </a:cxn>
                                        </a:cxnLst>
                                        <a:rect l="0" t="0" r="r" b="b"/>
                                        <a:pathLst>
                                          <a:path w="200">
                                            <a:moveTo>
                                              <a:pt x="0" y="0"/>
                                            </a:moveTo>
                                            <a:lnTo>
                                              <a:pt x="200" y="0"/>
                                            </a:lnTo>
                                          </a:path>
                                        </a:pathLst>
                                      </a:custGeom>
                                      <a:noFill/>
                                      <a:ln w="9722">
                                        <a:solidFill>
                                          <a:srgbClr val="7BAD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6" name="Group 836"/>
                                    <wpg:cNvGrpSpPr>
                                      <a:grpSpLocks/>
                                    </wpg:cNvGrpSpPr>
                                    <wpg:grpSpPr bwMode="auto">
                                      <a:xfrm>
                                        <a:off x="9639" y="43"/>
                                        <a:ext cx="250" cy="250"/>
                                        <a:chOff x="9639" y="43"/>
                                        <a:chExt cx="250" cy="250"/>
                                      </a:xfrm>
                                    </wpg:grpSpPr>
                                    <wps:wsp>
                                      <wps:cNvPr id="847" name="Freeform 847"/>
                                      <wps:cNvSpPr>
                                        <a:spLocks/>
                                      </wps:cNvSpPr>
                                      <wps:spPr bwMode="auto">
                                        <a:xfrm>
                                          <a:off x="9639" y="43"/>
                                          <a:ext cx="250" cy="250"/>
                                        </a:xfrm>
                                        <a:custGeom>
                                          <a:avLst/>
                                          <a:gdLst>
                                            <a:gd name="T0" fmla="+- 0 9639 9639"/>
                                            <a:gd name="T1" fmla="*/ T0 w 250"/>
                                            <a:gd name="T2" fmla="+- 0 293 43"/>
                                            <a:gd name="T3" fmla="*/ 293 h 250"/>
                                            <a:gd name="T4" fmla="+- 0 9889 9639"/>
                                            <a:gd name="T5" fmla="*/ T4 w 250"/>
                                            <a:gd name="T6" fmla="+- 0 293 43"/>
                                            <a:gd name="T7" fmla="*/ 293 h 250"/>
                                            <a:gd name="T8" fmla="+- 0 9889 9639"/>
                                            <a:gd name="T9" fmla="*/ T8 w 250"/>
                                            <a:gd name="T10" fmla="+- 0 43 43"/>
                                            <a:gd name="T11" fmla="*/ 43 h 250"/>
                                            <a:gd name="T12" fmla="+- 0 9639 9639"/>
                                            <a:gd name="T13" fmla="*/ T12 w 250"/>
                                            <a:gd name="T14" fmla="+- 0 43 43"/>
                                            <a:gd name="T15" fmla="*/ 43 h 250"/>
                                            <a:gd name="T16" fmla="+- 0 9639 9639"/>
                                            <a:gd name="T17" fmla="*/ T16 w 250"/>
                                            <a:gd name="T18" fmla="+- 0 293 43"/>
                                            <a:gd name="T19" fmla="*/ 293 h 250"/>
                                          </a:gdLst>
                                          <a:ahLst/>
                                          <a:cxnLst>
                                            <a:cxn ang="0">
                                              <a:pos x="T1" y="T3"/>
                                            </a:cxn>
                                            <a:cxn ang="0">
                                              <a:pos x="T5" y="T7"/>
                                            </a:cxn>
                                            <a:cxn ang="0">
                                              <a:pos x="T9" y="T11"/>
                                            </a:cxn>
                                            <a:cxn ang="0">
                                              <a:pos x="T13" y="T15"/>
                                            </a:cxn>
                                            <a:cxn ang="0">
                                              <a:pos x="T17" y="T19"/>
                                            </a:cxn>
                                          </a:cxnLst>
                                          <a:rect l="0" t="0" r="r" b="b"/>
                                          <a:pathLst>
                                            <a:path w="250" h="250">
                                              <a:moveTo>
                                                <a:pt x="0" y="250"/>
                                              </a:moveTo>
                                              <a:lnTo>
                                                <a:pt x="250" y="250"/>
                                              </a:lnTo>
                                              <a:lnTo>
                                                <a:pt x="250" y="0"/>
                                              </a:lnTo>
                                              <a:lnTo>
                                                <a:pt x="0" y="0"/>
                                              </a:lnTo>
                                              <a:lnTo>
                                                <a:pt x="0" y="250"/>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8" name="Group 837"/>
                                      <wpg:cNvGrpSpPr>
                                        <a:grpSpLocks/>
                                      </wpg:cNvGrpSpPr>
                                      <wpg:grpSpPr bwMode="auto">
                                        <a:xfrm>
                                          <a:off x="9664" y="168"/>
                                          <a:ext cx="200" cy="0"/>
                                          <a:chOff x="9664" y="168"/>
                                          <a:chExt cx="200" cy="0"/>
                                        </a:xfrm>
                                      </wpg:grpSpPr>
                                      <wps:wsp>
                                        <wps:cNvPr id="849" name="Freeform 846"/>
                                        <wps:cNvSpPr>
                                          <a:spLocks noEditPoints="1"/>
                                        </wps:cNvSpPr>
                                        <wps:spPr bwMode="auto">
                                          <a:xfrm>
                                            <a:off x="19328" y="336"/>
                                            <a:ext cx="200" cy="0"/>
                                          </a:xfrm>
                                          <a:custGeom>
                                            <a:avLst/>
                                            <a:gdLst>
                                              <a:gd name="T0" fmla="+- 0 9664 9664"/>
                                              <a:gd name="T1" fmla="*/ T0 w 200"/>
                                              <a:gd name="T2" fmla="+- 0 9864 9664"/>
                                              <a:gd name="T3" fmla="*/ T2 w 200"/>
                                            </a:gdLst>
                                            <a:ahLst/>
                                            <a:cxnLst>
                                              <a:cxn ang="0">
                                                <a:pos x="T1" y="0"/>
                                              </a:cxn>
                                              <a:cxn ang="0">
                                                <a:pos x="T3" y="0"/>
                                              </a:cxn>
                                            </a:cxnLst>
                                            <a:rect l="0" t="0" r="r" b="b"/>
                                            <a:pathLst>
                                              <a:path w="200">
                                                <a:moveTo>
                                                  <a:pt x="0" y="0"/>
                                                </a:moveTo>
                                                <a:lnTo>
                                                  <a:pt x="200" y="0"/>
                                                </a:lnTo>
                                              </a:path>
                                            </a:pathLst>
                                          </a:custGeom>
                                          <a:noFill/>
                                          <a:ln w="9722">
                                            <a:solidFill>
                                              <a:srgbClr val="00BE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0" name="Group 838"/>
                                        <wpg:cNvGrpSpPr>
                                          <a:grpSpLocks/>
                                        </wpg:cNvGrpSpPr>
                                        <wpg:grpSpPr bwMode="auto">
                                          <a:xfrm>
                                            <a:off x="9664" y="168"/>
                                            <a:ext cx="200" cy="0"/>
                                            <a:chOff x="9664" y="168"/>
                                            <a:chExt cx="200" cy="0"/>
                                          </a:xfrm>
                                        </wpg:grpSpPr>
                                        <wps:wsp>
                                          <wps:cNvPr id="851" name="Freeform 845"/>
                                          <wps:cNvSpPr>
                                            <a:spLocks noEditPoints="1"/>
                                          </wps:cNvSpPr>
                                          <wps:spPr bwMode="auto">
                                            <a:xfrm>
                                              <a:off x="19328" y="336"/>
                                              <a:ext cx="200" cy="0"/>
                                            </a:xfrm>
                                            <a:custGeom>
                                              <a:avLst/>
                                              <a:gdLst>
                                                <a:gd name="T0" fmla="+- 0 9664 9664"/>
                                                <a:gd name="T1" fmla="*/ T0 w 200"/>
                                                <a:gd name="T2" fmla="+- 0 9864 9664"/>
                                                <a:gd name="T3" fmla="*/ T2 w 200"/>
                                              </a:gdLst>
                                              <a:ahLst/>
                                              <a:cxnLst>
                                                <a:cxn ang="0">
                                                  <a:pos x="T1" y="0"/>
                                                </a:cxn>
                                                <a:cxn ang="0">
                                                  <a:pos x="T3" y="0"/>
                                                </a:cxn>
                                              </a:cxnLst>
                                              <a:rect l="0" t="0" r="r" b="b"/>
                                              <a:pathLst>
                                                <a:path w="200">
                                                  <a:moveTo>
                                                    <a:pt x="0" y="0"/>
                                                  </a:moveTo>
                                                  <a:lnTo>
                                                    <a:pt x="200" y="0"/>
                                                  </a:lnTo>
                                                </a:path>
                                              </a:pathLst>
                                            </a:custGeom>
                                            <a:noFill/>
                                            <a:ln w="9722">
                                              <a:solidFill>
                                                <a:srgbClr val="00BEC4"/>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2" name="Group 839"/>
                                          <wpg:cNvGrpSpPr>
                                            <a:grpSpLocks/>
                                          </wpg:cNvGrpSpPr>
                                          <wpg:grpSpPr bwMode="auto">
                                            <a:xfrm>
                                              <a:off x="9639" y="293"/>
                                              <a:ext cx="250" cy="250"/>
                                              <a:chOff x="9639" y="293"/>
                                              <a:chExt cx="250" cy="250"/>
                                            </a:xfrm>
                                          </wpg:grpSpPr>
                                          <wps:wsp>
                                            <wps:cNvPr id="853" name="Freeform 844"/>
                                            <wps:cNvSpPr>
                                              <a:spLocks/>
                                            </wps:cNvSpPr>
                                            <wps:spPr bwMode="auto">
                                              <a:xfrm>
                                                <a:off x="9639" y="293"/>
                                                <a:ext cx="250" cy="250"/>
                                              </a:xfrm>
                                              <a:custGeom>
                                                <a:avLst/>
                                                <a:gdLst>
                                                  <a:gd name="T0" fmla="+- 0 9639 9639"/>
                                                  <a:gd name="T1" fmla="*/ T0 w 250"/>
                                                  <a:gd name="T2" fmla="+- 0 542 293"/>
                                                  <a:gd name="T3" fmla="*/ 542 h 250"/>
                                                  <a:gd name="T4" fmla="+- 0 9889 9639"/>
                                                  <a:gd name="T5" fmla="*/ T4 w 250"/>
                                                  <a:gd name="T6" fmla="+- 0 542 293"/>
                                                  <a:gd name="T7" fmla="*/ 542 h 250"/>
                                                  <a:gd name="T8" fmla="+- 0 9889 9639"/>
                                                  <a:gd name="T9" fmla="*/ T8 w 250"/>
                                                  <a:gd name="T10" fmla="+- 0 293 293"/>
                                                  <a:gd name="T11" fmla="*/ 293 h 250"/>
                                                  <a:gd name="T12" fmla="+- 0 9639 9639"/>
                                                  <a:gd name="T13" fmla="*/ T12 w 250"/>
                                                  <a:gd name="T14" fmla="+- 0 293 293"/>
                                                  <a:gd name="T15" fmla="*/ 293 h 250"/>
                                                  <a:gd name="T16" fmla="+- 0 9639 9639"/>
                                                  <a:gd name="T17" fmla="*/ T16 w 250"/>
                                                  <a:gd name="T18" fmla="+- 0 542 293"/>
                                                  <a:gd name="T19" fmla="*/ 542 h 250"/>
                                                </a:gdLst>
                                                <a:ahLst/>
                                                <a:cxnLst>
                                                  <a:cxn ang="0">
                                                    <a:pos x="T1" y="T3"/>
                                                  </a:cxn>
                                                  <a:cxn ang="0">
                                                    <a:pos x="T5" y="T7"/>
                                                  </a:cxn>
                                                  <a:cxn ang="0">
                                                    <a:pos x="T9" y="T11"/>
                                                  </a:cxn>
                                                  <a:cxn ang="0">
                                                    <a:pos x="T13" y="T15"/>
                                                  </a:cxn>
                                                  <a:cxn ang="0">
                                                    <a:pos x="T17" y="T19"/>
                                                  </a:cxn>
                                                </a:cxnLst>
                                                <a:rect l="0" t="0" r="r" b="b"/>
                                                <a:pathLst>
                                                  <a:path w="250" h="250">
                                                    <a:moveTo>
                                                      <a:pt x="0" y="249"/>
                                                    </a:moveTo>
                                                    <a:lnTo>
                                                      <a:pt x="250" y="249"/>
                                                    </a:lnTo>
                                                    <a:lnTo>
                                                      <a:pt x="250" y="0"/>
                                                    </a:lnTo>
                                                    <a:lnTo>
                                                      <a:pt x="0" y="0"/>
                                                    </a:lnTo>
                                                    <a:lnTo>
                                                      <a:pt x="0" y="249"/>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4" name="Group 840"/>
                                            <wpg:cNvGrpSpPr>
                                              <a:grpSpLocks/>
                                            </wpg:cNvGrpSpPr>
                                            <wpg:grpSpPr bwMode="auto">
                                              <a:xfrm>
                                                <a:off x="9664" y="418"/>
                                                <a:ext cx="200" cy="0"/>
                                                <a:chOff x="9664" y="418"/>
                                                <a:chExt cx="200" cy="0"/>
                                              </a:xfrm>
                                            </wpg:grpSpPr>
                                            <wps:wsp>
                                              <wps:cNvPr id="855" name="Freeform 843"/>
                                              <wps:cNvSpPr>
                                                <a:spLocks noEditPoints="1"/>
                                              </wps:cNvSpPr>
                                              <wps:spPr bwMode="auto">
                                                <a:xfrm>
                                                  <a:off x="19328" y="836"/>
                                                  <a:ext cx="200" cy="0"/>
                                                </a:xfrm>
                                                <a:custGeom>
                                                  <a:avLst/>
                                                  <a:gdLst>
                                                    <a:gd name="T0" fmla="+- 0 9664 9664"/>
                                                    <a:gd name="T1" fmla="*/ T0 w 200"/>
                                                    <a:gd name="T2" fmla="+- 0 9864 9664"/>
                                                    <a:gd name="T3" fmla="*/ T2 w 200"/>
                                                  </a:gdLst>
                                                  <a:ahLst/>
                                                  <a:cxnLst>
                                                    <a:cxn ang="0">
                                                      <a:pos x="T1" y="0"/>
                                                    </a:cxn>
                                                    <a:cxn ang="0">
                                                      <a:pos x="T3" y="0"/>
                                                    </a:cxn>
                                                  </a:cxnLst>
                                                  <a:rect l="0" t="0" r="r" b="b"/>
                                                  <a:pathLst>
                                                    <a:path w="200">
                                                      <a:moveTo>
                                                        <a:pt x="0" y="0"/>
                                                      </a:moveTo>
                                                      <a:lnTo>
                                                        <a:pt x="200" y="0"/>
                                                      </a:lnTo>
                                                    </a:path>
                                                  </a:pathLst>
                                                </a:custGeom>
                                                <a:noFill/>
                                                <a:ln w="9722">
                                                  <a:solidFill>
                                                    <a:srgbClr val="C67BF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6" name="Group 841"/>
                                              <wpg:cNvGrpSpPr>
                                                <a:grpSpLocks/>
                                              </wpg:cNvGrpSpPr>
                                              <wpg:grpSpPr bwMode="auto">
                                                <a:xfrm>
                                                  <a:off x="9664" y="418"/>
                                                  <a:ext cx="200" cy="0"/>
                                                  <a:chOff x="9664" y="418"/>
                                                  <a:chExt cx="200" cy="0"/>
                                                </a:xfrm>
                                              </wpg:grpSpPr>
                                              <wps:wsp>
                                                <wps:cNvPr id="857" name="Freeform 842"/>
                                                <wps:cNvSpPr>
                                                  <a:spLocks noEditPoints="1"/>
                                                </wps:cNvSpPr>
                                                <wps:spPr bwMode="auto">
                                                  <a:xfrm>
                                                    <a:off x="19328" y="836"/>
                                                    <a:ext cx="200" cy="0"/>
                                                  </a:xfrm>
                                                  <a:custGeom>
                                                    <a:avLst/>
                                                    <a:gdLst>
                                                      <a:gd name="T0" fmla="+- 0 9664 9664"/>
                                                      <a:gd name="T1" fmla="*/ T0 w 200"/>
                                                      <a:gd name="T2" fmla="+- 0 9864 9664"/>
                                                      <a:gd name="T3" fmla="*/ T2 w 200"/>
                                                    </a:gdLst>
                                                    <a:ahLst/>
                                                    <a:cxnLst>
                                                      <a:cxn ang="0">
                                                        <a:pos x="T1" y="0"/>
                                                      </a:cxn>
                                                      <a:cxn ang="0">
                                                        <a:pos x="T3" y="0"/>
                                                      </a:cxn>
                                                    </a:cxnLst>
                                                    <a:rect l="0" t="0" r="r" b="b"/>
                                                    <a:pathLst>
                                                      <a:path w="200">
                                                        <a:moveTo>
                                                          <a:pt x="0" y="0"/>
                                                        </a:moveTo>
                                                        <a:lnTo>
                                                          <a:pt x="200" y="0"/>
                                                        </a:lnTo>
                                                      </a:path>
                                                    </a:pathLst>
                                                  </a:custGeom>
                                                  <a:noFill/>
                                                  <a:ln w="9722">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829" o:spid="_x0000_s1026" style="position:absolute;margin-left:481.55pt;margin-top:-23.1pt;width:13.2pt;height:50.65pt;z-index:-2148;mso-position-horizontal-relative:page" coordorigin="9632,-464" coordsize="265,10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">
                <v:group id="Group 830" o:spid="_x0000_s1027" style="position:absolute;left:9639;top:-456;width:250;height:250" coordorigin="9639,-456" coordsize="250,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6bABMxgAAANwAAAAPAAAAZHJzL2Rvd25yZXYueG1sRI9Ba8JAFITvBf/D8oTe&#10;6ibaFkndhCC29CBCVZDeHtlnEpJ9G7LbJP77bkHocZiZb5hNNplWDNS72rKCeBGBIC6srrlUcD69&#10;P61BOI+ssbVMCm7kIEtnDxtMtB35i4ajL0WAsEtQQeV9l0jpiooMuoXtiIN3tb1BH2RfSt3jGOCm&#10;lcsoepUGaw4LFXa0rahojj9GwceIY76Kd8O+uW5v36eXw2Ufk1KP8yl/A+Fp8v/he/tTK1ivnu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psAEzGAAAA3AAA&#10;AA8AAAAAAAAAAAAAAAAAqQIAAGRycy9kb3ducmV2LnhtbFBLBQYAAAAABAAEAPoAAACcAwAAAAA=&#10;">
                  <v:shape id="Freeform 853" o:spid="_x0000_s1028" style="position:absolute;left:9639;top:-456;width:250;height:250;visibility:visible;mso-wrap-style:square;v-text-anchor:top" coordsize="250,2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l8PExQAA&#10;ANwAAAAPAAAAZHJzL2Rvd25yZXYueG1sRI9Ba8JAFITvBf/D8gRvzaaVlhBdJQpCD+YQFcTbI/ua&#10;BLNvQ3ZN4r/vFgo9DjPzDbPeTqYVA/WusazgLYpBEJdWN1wpuJwPrwkI55E1tpZJwZMcbDezlzWm&#10;2o5c0HDylQgQdikqqL3vUildWZNBF9mOOHjftjfog+wrqXscA9y08j2OP6XBhsNCjR3tayrvp4dR&#10;0HbF45DvcpdxFt+LMpO363FQajGfshUIT5P/D/+1v7SCZPkBv2fCEZCb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mXw8TFAAAA3AAAAA8AAAAAAAAAAAAAAAAAlwIAAGRycy9k&#10;b3ducmV2LnhtbFBLBQYAAAAABAAEAPUAAACJAwAAAAA=&#10;" path="m0,250l250,250,250,,,,,250xe" filled="f" strokecolor="#cccbcb" strokeweight="9722emu">
                    <v:path arrowok="t" o:connecttype="custom" o:connectlocs="0,-206;250,-206;250,-456;0,-456;0,-206" o:connectangles="0,0,0,0,0"/>
                  </v:shape>
                  <v:group id="Group 831" o:spid="_x0000_s1029" style="position:absolute;left:9664;top:-331;width:200;height:0" coordorigin="9664,-331"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l8jugxAAAANwAAAAP&#10;AAAAAAAAAAAAAAAAAKkCAABkcnMvZG93bnJldi54bWxQSwUGAAAAAAQABAD6AAAAmgMAAAAA&#10;">
                    <v:polyline id="Freeform 852" o:spid="_x0000_s1030" style="position:absolute;visibility:visible;mso-wrap-style:square;v-text-anchor:top" points="19328,-662,19528,-662"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rYNfxAAA&#10;ANwAAAAPAAAAZHJzL2Rvd25yZXYueG1sRI9Pi8IwFMTvgt8hPMHbmvoHLV2jqLiseBDt7t4fzbMt&#10;Ni+liVq/vREWPA4z8xtmvmxNJW7UuNKyguEgAkGcWV1yruD35+sjBuE8ssbKMil4kIPlotuZY6Lt&#10;nU90S30uAoRdggoK7+tESpcVZNANbE0cvLNtDPogm1zqBu8Bbio5iqKpNFhyWCiwpk1B2SW9GgXl&#10;9CSPvt5P0nTM1794/X3ZHlipfq9dfYLw1Pp3+L+90wri8QxeZ8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2DX8QAAADcAAAADwAAAAAAAAAAAAAAAACXAgAAZHJzL2Rv&#10;d25yZXYueG1sUEsFBgAAAAAEAAQA9QAAAIgDAAAAAA==&#10;" filled="f" strokecolor="#f8766c" strokeweight="9722emu">
                      <v:path arrowok="t" o:connecttype="custom" o:connectlocs="0,0;200,0" o:connectangles="0,0"/>
                      <o:lock v:ext="edit" verticies="t"/>
                    </v:polyline>
                    <v:group id="Group 832" o:spid="_x0000_s1031" style="position:absolute;left:9664;top:-331;width:200;height:0" coordorigin="9664,-331"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7IQpJwgAAANwAAAAPAAAAZHJzL2Rvd25yZXYueG1sRE/LisIwFN0L/kO4wuw0&#10;7YgiHVMRGYdZiOADZHaX5tqWNjeliW39+8lCcHk47/VmMLXoqHWlZQXxLAJBnFldcq7getlPVyCc&#10;R9ZYWyYFT3KwScejNSba9nyi7uxzEULYJaig8L5JpHRZQQbdzDbEgbvb1qAPsM2lbrEP4aaWn1G0&#10;lAZLDg0FNrQrKKvOD6Pgp8d+O4+/u0N13z3/Lovj7RCTUh+TYfsFwtPg3+KX+1crWM3D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OyEKScIAAADcAAAADwAA&#10;AAAAAAAAAAAAAACpAgAAZHJzL2Rvd25yZXYueG1sUEsFBgAAAAAEAAQA+gAAAJgDAAAAAA==&#10;">
                      <v:polyline id="Freeform 851" o:spid="_x0000_s1032" style="position:absolute;visibility:visible;mso-wrap-style:square;v-text-anchor:top" points="19328,-662,19528,-662"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GassxgAA&#10;ANwAAAAPAAAAZHJzL2Rvd25yZXYueG1sRI/NbsIwEITvSH0Hayv1Bk6piiBgEAIqceiF/+sSb5O0&#10;8Tqy3ST06etKSD2OZuYbzWzRmUo05HxpWcHzIAFBnFldcq7geHjrj0H4gKyxskwKbuRhMX/ozTDV&#10;tuUdNfuQiwhhn6KCIoQ6ldJnBRn0A1sTR+/DOoMhSpdL7bCNcFPJYZKMpMGS40KBNa0Kyr7230ZB&#10;/eouJ7lZ6vdtMzqvb/anurafSj09dsspiEBd+A/f21utYPwygb8z8QjI+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GassxgAAANwAAAAPAAAAAAAAAAAAAAAAAJcCAABkcnMv&#10;ZG93bnJldi54bWxQSwUGAAAAAAQABAD1AAAAigMAAAAA&#10;" filled="f" strokecolor="#f8766c" strokeweight="9722emu">
                        <v:stroke dashstyle="longDash"/>
                        <v:path arrowok="t" o:connecttype="custom" o:connectlocs="0,0;200,0" o:connectangles="0,0"/>
                        <o:lock v:ext="edit" verticies="t"/>
                      </v:polyline>
                      <v:group id="Group 833" o:spid="_x0000_s1033" style="position:absolute;left:9639;top:-206;width:250;height:250" coordorigin="9639,-206" coordsize="250,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UXUywgAAANwAAAAPAAAAZHJzL2Rvd25yZXYueG1sRE/LisIwFN0L8w/hDrjT&#10;tOMDqUYRmREXIlgHBneX5toWm5vSZNr692YhuDyc92rTm0q01LjSsoJ4HIEgzqwuOVfwe/kZLUA4&#10;j6yxskwKHuRgs/4YrDDRtuMztanPRQhhl6CCwvs6kdJlBRl0Y1sTB+5mG4M+wCaXusEuhJtKfkXR&#10;XBosOTQUWNOuoOye/hsF+w677ST+bo/32+5xvcxOf8eYlBp+9tslCE+9f4tf7oNWsJiG+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nVF1MsIAAADcAAAADwAA&#10;AAAAAAAAAAAAAACpAgAAZHJzL2Rvd25yZXYueG1sUEsFBgAAAAAEAAQA+gAAAJgDAAAAAA==&#10;">
                        <v:shape id="Freeform 850" o:spid="_x0000_s1034" style="position:absolute;left:9639;top:-206;width:250;height:250;visibility:visible;mso-wrap-style:square;v-text-anchor:top" coordsize="250,2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ra6xQAA&#10;ANwAAAAPAAAAZHJzL2Rvd25yZXYueG1sRI9Ba8JAFITvhf6H5Qm9NZtIKRJdJRYCHppDUkG8PbLP&#10;JJh9G7JrTP+9KxR6HGbmG2azm00vJhpdZ1lBEsUgiGurO24UHH/y9xUI55E19pZJwS852G1fXzaY&#10;anvnkqbKNyJA2KWooPV+SKV0dUsGXWQH4uBd7GjQBzk2Uo94D3DTy2Ucf0qDHYeFFgf6aqm+Vjej&#10;oB/KW17sC5dxFl/LOpPn0/ek1NtiztYgPM3+P/zXPmgFq48EnmfCEZ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6qtrrFAAAA3AAAAA8AAAAAAAAAAAAAAAAAlwIAAGRycy9k&#10;b3ducmV2LnhtbFBLBQYAAAAABAAEAPUAAACJAwAAAAA=&#10;" path="m0,249l250,249,250,,,,,249xe" filled="f" strokecolor="#cccbcb" strokeweight="9722emu">
                          <v:path arrowok="t" o:connecttype="custom" o:connectlocs="0,43;250,43;250,-206;0,-206;0,43" o:connectangles="0,0,0,0,0"/>
                        </v:shape>
                        <v:group id="Group 834" o:spid="_x0000_s1035" style="position:absolute;left:9664;top:-82;width:200;height:0" coordorigin="9664,-82"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z07exQAAANwAAAAPAAAAZHJzL2Rvd25yZXYueG1sRI9Pi8IwFMTvwn6H8Bb2&#10;pmldFalGEdldPIjgHxBvj+bZFpuX0mTb+u2NIHgcZuY3zHzZmVI0VLvCsoJ4EIEgTq0uOFNwOv72&#10;pyCcR9ZYWiYFd3KwXHz05pho2/KemoPPRICwS1BB7n2VSOnSnAy6ga2Ig3e1tUEfZJ1JXWMb4KaU&#10;wyiaSIMFh4UcK1rnlN4O/0bBX4vt6jv+aba36/p+OY53521MSn19dqsZCE+df4df7Y1WMB0N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s9O3sUAAADcAAAA&#10;DwAAAAAAAAAAAAAAAACpAgAAZHJzL2Rvd25yZXYueG1sUEsFBgAAAAAEAAQA+gAAAJsDAAAAAA==&#10;">
                          <v:polyline id="Freeform 849" o:spid="_x0000_s1036" style="position:absolute;visibility:visible;mso-wrap-style:square;v-text-anchor:top" points="19328,-164,19528,-164"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Y3xAwgAA&#10;ANwAAAAPAAAAZHJzL2Rvd25yZXYueG1sRI9Ba8JAFITvgv9heQVvZlMtkkZXEaHUa6PeH9nXJJp9&#10;G7KbmOTXdwuFHoeZ+YbZHQZTi55aV1lW8BrFIIhzqysuFFwvH8sEhPPIGmvLpGAkB4f9fLbDVNsn&#10;f1Gf+UIECLsUFZTeN6mULi/JoItsQxy8b9sa9EG2hdQtPgPc1HIVxxtpsOKwUGJDp5LyR9YZBdl6&#10;arqpu7335vFZI93HbLCVUouX4bgF4Wnw/+G/9lkrSN7W8HsmHAG5/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jfEDCAAAA3AAAAA8AAAAAAAAAAAAAAAAAlwIAAGRycy9kb3du&#10;cmV2LnhtbFBLBQYAAAAABAAEAPUAAACGAwAAAAA=&#10;" filled="f" strokecolor="#7bad00" strokeweight="9722emu">
                            <v:path arrowok="t" o:connecttype="custom" o:connectlocs="0,0;200,0" o:connectangles="0,0"/>
                            <o:lock v:ext="edit" verticies="t"/>
                          </v:polyline>
                          <v:group id="Group 835" o:spid="_x0000_s1037" style="position:absolute;left:9664;top:-82;width:200;height:0" coordorigin="9664,-82"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mpzMcUAAADcAAAA&#10;DwAAAAAAAAAAAAAAAACpAgAAZHJzL2Rvd25yZXYueG1sUEsFBgAAAAAEAAQA+gAAAJsDAAAAAA==&#10;">
                            <v:polyline id="Freeform 848" o:spid="_x0000_s1038" style="position:absolute;visibility:visible;mso-wrap-style:square;v-text-anchor:top" points="19328,-164,19528,-164"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UJ9sxQAA&#10;ANwAAAAPAAAAZHJzL2Rvd25yZXYueG1sRI9BawIxFITvgv8hPMGbZi22yGoUEUq1p7otBW/PzXOz&#10;uHnZJlHXf98IhR6HmfmGWaw624gr+VA7VjAZZyCIS6drrhR8fb6OZiBCRNbYOCYFdwqwWvZ7C8y1&#10;u/GerkWsRIJwyFGBibHNpQylIYth7Fri5J2ctxiT9JXUHm8Jbhv5lGUv0mLNacFgSxtD5bm4WAXH&#10;4u1983HfTS5+t7XfP4fzwXCm1HDQrecgInXxP/zX3moFs+kzPM6k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1Qn2zFAAAA3AAAAA8AAAAAAAAAAAAAAAAAlwIAAGRycy9k&#10;b3ducmV2LnhtbFBLBQYAAAAABAAEAPUAAACJAwAAAAA=&#10;" filled="f" strokecolor="#7bad00" strokeweight="9722emu">
                              <v:stroke dashstyle="longDash"/>
                              <v:path arrowok="t" o:connecttype="custom" o:connectlocs="0,0;200,0" o:connectangles="0,0"/>
                              <o:lock v:ext="edit" verticies="t"/>
                            </v:polyline>
                            <v:group id="Group 836" o:spid="_x0000_s1039" style="position:absolute;left:9639;top:43;width:250;height:250" coordorigin="9639,43" coordsize="250,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99EjdxgAAANwAAAAPAAAAZHJzL2Rvd25yZXYueG1sRI9Ba8JAFITvBf/D8oTe&#10;6ia2FUndhCAqHqRQLZTeHtlnEpJ9G7JrEv99t1DocZiZb5hNNplWDNS72rKCeBGBIC6srrlU8HnZ&#10;P61BOI+ssbVMCu7kIEtnDxtMtB35g4azL0WAsEtQQeV9l0jpiooMuoXtiIN3tb1BH2RfSt3jGOCm&#10;lcsoWkmDNYeFCjvaVlQ055tRcBhxzJ/j3XBqrtv79+X1/esUk1KP8yl/A+Fp8v/hv/ZRK1i/rO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30SN3GAAAA3AAA&#10;AA8AAAAAAAAAAAAAAAAAqQIAAGRycy9kb3ducmV2LnhtbFBLBQYAAAAABAAEAPoAAACcAwAAAAA=&#10;">
                              <v:shape id="Freeform 847" o:spid="_x0000_s1040" style="position:absolute;left:9639;top:43;width:250;height:250;visibility:visible;mso-wrap-style:square;v-text-anchor:top" coordsize="250,2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D4tVxQAA&#10;ANwAAAAPAAAAZHJzL2Rvd25yZXYueG1sRI9Ba8JAFITvBf/D8gRvzaZF2hBdJQpCD+YQFcTbI/ua&#10;BLNvQ3ZN4r/vFgo9DjPzDbPeTqYVA/WusazgLYpBEJdWN1wpuJwPrwkI55E1tpZJwZMcbDezlzWm&#10;2o5c0HDylQgQdikqqL3vUildWZNBF9mOOHjftjfog+wrqXscA9y08j2OP6TBhsNCjR3tayrvp4dR&#10;0HbF45DvcpdxFt+LMpO363FQajGfshUIT5P/D/+1v7SCZPkJv2fCEZCb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4Pi1XFAAAA3AAAAA8AAAAAAAAAAAAAAAAAlwIAAGRycy9k&#10;b3ducmV2LnhtbFBLBQYAAAAABAAEAPUAAACJAwAAAAA=&#10;" path="m0,250l250,250,250,,,,,250xe" filled="f" strokecolor="#cccbcb" strokeweight="9722emu">
                                <v:path arrowok="t" o:connecttype="custom" o:connectlocs="0,293;250,293;250,43;0,43;0,293" o:connectangles="0,0,0,0,0"/>
                              </v:shape>
                              <v:group id="Group 837" o:spid="_x0000_s1041" style="position:absolute;left:9664;top:168;width:200;height:0" coordorigin="9664,168"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J3k0wgAAANwAAAAPAAAAZHJzL2Rvd25yZXYueG1sRE/LisIwFN0L8w/hDrjT&#10;tOMDqUYRmREXIlgHBneX5toWm5vSZNr692YhuDyc92rTm0q01LjSsoJ4HIEgzqwuOVfwe/kZLUA4&#10;j6yxskwKHuRgs/4YrDDRtuMztanPRQhhl6CCwvs6kdJlBRl0Y1sTB+5mG4M+wCaXusEuhJtKfkXR&#10;XBosOTQUWNOuoOye/hsF+w677ST+bo/32+5xvcxOf8eYlBp+9tslCE+9f4tf7oNWsJiG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Yyd5NMIAAADcAAAADwAA&#10;AAAAAAAAAAAAAACpAgAAZHJzL2Rvd25yZXYueG1sUEsFBgAAAAAEAAQA+gAAAJgDAAAAAA==&#10;">
                                <v:polyline id="Freeform 846" o:spid="_x0000_s1042" style="position:absolute;visibility:visible;mso-wrap-style:square;v-text-anchor:top" points="19328,336,19528,336"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bjjxAAA&#10;ANwAAAAPAAAAZHJzL2Rvd25yZXYueG1sRI/disIwFITvBd8hHGHvNF1xpe0aRURBFov4A94emrNt&#10;2eakNFG7b28EwcthZr5hZovO1OJGrassK/gcRSCIc6srLhScT5thDMJ5ZI21ZVLwTw4W835vhqm2&#10;dz7Q7egLESDsUlRQet+kUrq8JINuZBvi4P3a1qAPsi2kbvEe4KaW4yiaSoMVh4USG1qVlP8dr0ZB&#10;cUnir/O6y1Y7s804wcTtfzKlPgbd8huEp86/w6/2ViuIJwk8z4QjIO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FG448QAAADcAAAADwAAAAAAAAAAAAAAAACXAgAAZHJzL2Rv&#10;d25yZXYueG1sUEsFBgAAAAAEAAQA9QAAAIgDAAAAAA==&#10;" filled="f" strokecolor="#00bec4" strokeweight="9722emu">
                                  <v:path arrowok="t" o:connecttype="custom" o:connectlocs="0,0;200,0" o:connectangles="0,0"/>
                                  <o:lock v:ext="edit" verticies="t"/>
                                </v:polyline>
                                <v:group id="Group 838" o:spid="_x0000_s1043" style="position:absolute;left:9664;top:168;width:200;height:0" coordorigin="9664,168"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Ijj78IAAADcAAAADwAA&#10;AAAAAAAAAAAAAACpAgAAZHJzL2Rvd25yZXYueG1sUEsFBgAAAAAEAAQA+gAAAJgDAAAAAA==&#10;">
                                  <v:polyline id="Freeform 845" o:spid="_x0000_s1044" style="position:absolute;visibility:visible;mso-wrap-style:square;v-text-anchor:top" points="19328,336,19528,336"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6vhLxAAA&#10;ANwAAAAPAAAAZHJzL2Rvd25yZXYueG1sRI9Bi8IwFITvgv8hvIW9aaqg2GoUUYRVBLEu7PXRPNuy&#10;zUttYq3/frMgeBxm5htmsepMJVpqXGlZwWgYgSDOrC45V/B92Q1mIJxH1lhZJgVPcrBa9nsLTLR9&#10;8Jna1OciQNglqKDwvk6kdFlBBt3Q1sTBu9rGoA+yyaVu8BHgppLjKJpKgyWHhQJr2hSU/aZ3o+Cw&#10;/onv+eQU+zY6uvg43u7tbavU50e3noPw1Pl3+NX+0gpmkxH8nw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r4S8QAAADcAAAADwAAAAAAAAAAAAAAAACXAgAAZHJzL2Rv&#10;d25yZXYueG1sUEsFBgAAAAAEAAQA9QAAAIgDAAAAAA==&#10;" filled="f" strokecolor="#00bec4" strokeweight="9722emu">
                                    <v:stroke dashstyle="longDash"/>
                                    <v:path arrowok="t" o:connecttype="custom" o:connectlocs="0,0;200,0" o:connectangles="0,0"/>
                                    <o:lock v:ext="edit" verticies="t"/>
                                  </v:polyline>
                                  <v:group id="Group 839" o:spid="_x0000_s1045" style="position:absolute;left:9639;top:293;width:250;height:250" coordorigin="9639,293" coordsize="250,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2APGAAAA3AAA&#10;AA8AAAAAAAAAAAAAAAAAqQIAAGRycy9kb3ducmV2LnhtbFBLBQYAAAAABAAEAPoAAACcAwAAAAA=&#10;">
                                    <v:shape id="Freeform 844" o:spid="_x0000_s1046" style="position:absolute;left:9639;top:293;width:250;height:250;visibility:visible;mso-wrap-style:square;v-text-anchor:top" coordsize="250,2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7RuLxQAA&#10;ANwAAAAPAAAAZHJzL2Rvd25yZXYueG1sRI9Ba8JAFITvBf/D8gRvzaaVlhBdJQpCD+YQFcTbI/ua&#10;BLNvQ3ZN4r/vFgo9DjPzDbPeTqYVA/WusazgLYpBEJdWN1wpuJwPrwkI55E1tpZJwZMcbDezlzWm&#10;2o5c0HDylQgQdikqqL3vUildWZNBF9mOOHjftjfog+wrqXscA9y08j2OP6XBhsNCjR3tayrvp4dR&#10;0HbF45DvcpdxFt+LMpO363FQajGfshUIT5P/D/+1v7SC5GMJv2fCEZCb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tG4vFAAAA3AAAAA8AAAAAAAAAAAAAAAAAlwIAAGRycy9k&#10;b3ducmV2LnhtbFBLBQYAAAAABAAEAPUAAACJAwAAAAA=&#10;" path="m0,249l250,249,250,,,,,249xe" filled="f" strokecolor="#cccbcb" strokeweight="9722emu">
                                      <v:path arrowok="t" o:connecttype="custom" o:connectlocs="0,542;250,542;250,293;0,293;0,542" o:connectangles="0,0,0,0,0"/>
                                    </v:shape>
                                    <v:group id="Group 840" o:spid="_x0000_s1047" style="position:absolute;left:9664;top:418;width:200;height:0" coordorigin="9664,418"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s+XsxgAAANwAAAAPAAAAZHJzL2Rvd25yZXYueG1sRI9Ba8JAFITvBf/D8oTe&#10;6ia2FkndhCBaepBCVZDeHtlnEpJ9G7JrEv99t1DocZiZb5hNNplWDNS72rKCeBGBIC6srrlUcD7t&#10;n9YgnEfW2FomBXdykKWzhw0m2o78RcPRlyJA2CWooPK+S6R0RUUG3cJ2xMG72t6gD7Ivpe5xDHDT&#10;ymUUvUqDNYeFCjvaVlQ0x5tR8D7imD/Hu+HQXLf379Pq83KISanH+ZS/gfA0+f/wX/tDK1ivXu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ez5ezGAAAA3AAA&#10;AA8AAAAAAAAAAAAAAAAAqQIAAGRycy9kb3ducmV2LnhtbFBLBQYAAAAABAAEAPoAAACcAwAAAAA=&#10;">
                                      <v:polyline id="Freeform 843" o:spid="_x0000_s1048" style="position:absolute;visibility:visible;mso-wrap-style:square;v-text-anchor:top" points="19328,836,19528,836"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t6lzwwAA&#10;ANwAAAAPAAAAZHJzL2Rvd25yZXYueG1sRI/RisIwFETfBf8h3IV903QLaqlGEUV3hSKs6wdcmmtb&#10;bG5KE239e7Mg+DjMzBlmsepNLe7Uusqygq9xBII4t7riQsH5bzdKQDiPrLG2TAoe5GC1HA4WmGrb&#10;8S/dT74QAcIuRQWl900qpctLMujGtiEO3sW2Bn2QbSF1i12Am1rGUTSVBisOCyU2tCkpv55uRkE2&#10;M8m5i7+P2Xa/r6dxkh1wlyn1+dGv5yA89f4dfrV/tIJkMoH/M+EIy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t6lzwwAAANwAAAAPAAAAAAAAAAAAAAAAAJcCAABkcnMvZG93&#10;bnJldi54bWxQSwUGAAAAAAQABAD1AAAAhwMAAAAA&#10;" filled="f" strokecolor="#c67bfe" strokeweight="9722emu">
                                        <v:path arrowok="t" o:connecttype="custom" o:connectlocs="0,0;200,0" o:connectangles="0,0"/>
                                        <o:lock v:ext="edit" verticies="t"/>
                                      </v:polyline>
                                      <v:group id="Group 841" o:spid="_x0000_s1049" style="position:absolute;left:9664;top:418;width:200;height:0" coordorigin="9664,418"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4Ld4AxgAAANwAAAAPAAAAZHJzL2Rvd25yZXYueG1sRI9Ba4NAFITvgf6H5RV6&#10;S1ZbFLHZhBDa0kMoRAOht4f7ohL3rbhbNf++WyjkOMzMN8x6O5tOjDS41rKCeBWBIK6sbrlWcCrf&#10;lxkI55E1dpZJwY0cbDcPizXm2k58pLHwtQgQdjkqaLzvcyld1ZBBt7I9cfAudjDogxxqqQecAtx0&#10;8jmKUmmw5bDQYE/7hqpr8WMUfEw47V7it/Fwvexv32XydT7EpNTT47x7BeFp9vfwf/tTK8iSFP7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gt3gDGAAAA3AAA&#10;AA8AAAAAAAAAAAAAAAAAqQIAAGRycy9kb3ducmV2LnhtbFBLBQYAAAAABAAEAPoAAACcAwAAAAA=&#10;">
                                        <v:polyline id="Freeform 842" o:spid="_x0000_s1050" style="position:absolute;visibility:visible;mso-wrap-style:square;v-text-anchor:top" points="19328,836,19528,836"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42KxgAA&#10;ANwAAAAPAAAAZHJzL2Rvd25yZXYueG1sRI9Ba8JAFITvQv/D8gpepG4q2krqGtoUoSdBKz0/s88k&#10;Nvs27G418de7BcHjMDPfMIusM404kfO1ZQXP4wQEcWF1zaWC3ffqaQ7CB2SNjWVS0JOHbPkwWGCq&#10;7Zk3dNqGUkQI+xQVVCG0qZS+qMigH9uWOHoH6wyGKF0ptcNzhJtGTpLkRRqsOS5U2FJeUfG7/TMK&#10;kuN6ttnv9j8f+eXT2Xw01bafKjV87N7fQATqwj18a39pBfPZK/yfiUdAL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r42KxgAAANwAAAAPAAAAAAAAAAAAAAAAAJcCAABkcnMv&#10;ZG93bnJldi54bWxQSwUGAAAAAAQABAD1AAAAigMAAAAA&#10;" filled="f" strokecolor="#c67bfe" strokeweight="9722emu">
                                          <v:stroke dashstyle="longDash"/>
                                          <v:path arrowok="t" o:connecttype="custom" o:connectlocs="0,0;200,0" o:connectangles="0,0"/>
                                          <o:lock v:ext="edit" verticies="t"/>
                                        </v:polyline>
                                      </v:group>
                                    </v:group>
                                  </v:group>
                                </v:group>
                              </v:group>
                            </v:group>
                          </v:group>
                        </v:group>
                      </v:group>
                    </v:group>
                  </v:group>
                </v:group>
                <w10:wrap anchorx="page"/>
              </v:group>
            </w:pict>
          </mc:Fallback>
        </mc:AlternateContent>
      </w:r>
      <w:r w:rsidR="00CB77E8">
        <w:rPr>
          <w:rFonts w:ascii="Arial" w:eastAsia="Arial" w:hAnsi="Arial" w:cs="Arial"/>
          <w:position w:val="-1"/>
          <w:sz w:val="13"/>
          <w:szCs w:val="13"/>
        </w:rPr>
        <w:t xml:space="preserve">1  </w:t>
      </w:r>
      <w:r w:rsidR="00CB77E8">
        <w:rPr>
          <w:rFonts w:ascii="Arial" w:eastAsia="Arial" w:hAnsi="Arial" w:cs="Arial"/>
          <w:spacing w:val="11"/>
          <w:position w:val="-1"/>
          <w:sz w:val="13"/>
          <w:szCs w:val="13"/>
        </w:rPr>
        <w:t xml:space="preserve"> </w:t>
      </w:r>
      <w:r w:rsidR="00CB77E8">
        <w:rPr>
          <w:rFonts w:ascii="Arial" w:eastAsia="Arial" w:hAnsi="Arial" w:cs="Arial"/>
          <w:w w:val="103"/>
          <w:position w:val="-2"/>
          <w:sz w:val="14"/>
          <w:szCs w:val="14"/>
        </w:rPr>
        <w:t>1/3</w:t>
      </w:r>
    </w:p>
    <w:p w:rsidR="00B72476" w:rsidRDefault="00CB77E8">
      <w:pPr>
        <w:spacing w:line="100" w:lineRule="exact"/>
        <w:ind w:left="38"/>
        <w:rPr>
          <w:rFonts w:ascii="Arial" w:eastAsia="Arial" w:hAnsi="Arial" w:cs="Arial"/>
          <w:sz w:val="13"/>
          <w:szCs w:val="13"/>
        </w:rPr>
      </w:pPr>
      <w:r>
        <w:rPr>
          <w:rFonts w:ascii="Arial" w:eastAsia="Arial" w:hAnsi="Arial" w:cs="Arial"/>
          <w:spacing w:val="-34"/>
          <w:position w:val="-1"/>
          <w:sz w:val="13"/>
          <w:szCs w:val="13"/>
        </w:rPr>
        <w:t>2</w:t>
      </w:r>
      <w:r>
        <w:rPr>
          <w:rFonts w:ascii="Arial" w:eastAsia="Arial" w:hAnsi="Arial" w:cs="Arial"/>
          <w:position w:val="1"/>
          <w:sz w:val="13"/>
          <w:szCs w:val="13"/>
        </w:rPr>
        <w:t>1</w:t>
      </w:r>
    </w:p>
    <w:p w:rsidR="00B72476" w:rsidRDefault="00CB77E8">
      <w:pPr>
        <w:spacing w:line="140" w:lineRule="exact"/>
        <w:ind w:left="115"/>
        <w:rPr>
          <w:rFonts w:ascii="Arial" w:eastAsia="Arial" w:hAnsi="Arial" w:cs="Arial"/>
          <w:sz w:val="14"/>
          <w:szCs w:val="14"/>
        </w:rPr>
        <w:sectPr w:rsidR="00B72476">
          <w:type w:val="continuous"/>
          <w:pgSz w:w="12240" w:h="15840"/>
          <w:pgMar w:top="960" w:right="1340" w:bottom="280" w:left="1320" w:header="720" w:footer="720" w:gutter="0"/>
          <w:cols w:num="6" w:space="720" w:equalWidth="0">
            <w:col w:w="1099" w:space="240"/>
            <w:col w:w="615" w:space="1009"/>
            <w:col w:w="579" w:space="240"/>
            <w:col w:w="615" w:space="1009"/>
            <w:col w:w="1434" w:space="1009"/>
            <w:col w:w="1731"/>
          </w:cols>
        </w:sectPr>
      </w:pPr>
      <w:r>
        <w:rPr>
          <w:rFonts w:ascii="Arial" w:eastAsia="Arial" w:hAnsi="Arial" w:cs="Arial"/>
          <w:position w:val="3"/>
          <w:sz w:val="13"/>
          <w:szCs w:val="13"/>
        </w:rPr>
        <w:t xml:space="preserve">0         </w:t>
      </w:r>
      <w:r>
        <w:rPr>
          <w:rFonts w:ascii="Arial" w:eastAsia="Arial" w:hAnsi="Arial" w:cs="Arial"/>
          <w:spacing w:val="10"/>
          <w:position w:val="3"/>
          <w:sz w:val="13"/>
          <w:szCs w:val="13"/>
        </w:rPr>
        <w:t xml:space="preserve"> </w:t>
      </w:r>
      <w:r>
        <w:rPr>
          <w:rFonts w:ascii="Arial" w:eastAsia="Arial" w:hAnsi="Arial" w:cs="Arial"/>
          <w:position w:val="1"/>
          <w:sz w:val="13"/>
          <w:szCs w:val="13"/>
        </w:rPr>
        <w:t xml:space="preserve">0  </w:t>
      </w:r>
      <w:r>
        <w:rPr>
          <w:rFonts w:ascii="Arial" w:eastAsia="Arial" w:hAnsi="Arial" w:cs="Arial"/>
          <w:spacing w:val="11"/>
          <w:position w:val="1"/>
          <w:sz w:val="13"/>
          <w:szCs w:val="13"/>
        </w:rPr>
        <w:t xml:space="preserve"> </w:t>
      </w:r>
      <w:r>
        <w:rPr>
          <w:rFonts w:ascii="Arial" w:eastAsia="Arial" w:hAnsi="Arial" w:cs="Arial"/>
          <w:w w:val="103"/>
          <w:sz w:val="14"/>
          <w:szCs w:val="14"/>
        </w:rPr>
        <w:t>0/3</w:t>
      </w:r>
    </w:p>
    <w:p w:rsidR="00B72476" w:rsidRDefault="00B72476">
      <w:pPr>
        <w:spacing w:before="8" w:line="160" w:lineRule="exact"/>
        <w:rPr>
          <w:sz w:val="17"/>
          <w:szCs w:val="17"/>
        </w:rPr>
      </w:pPr>
    </w:p>
    <w:p w:rsidR="00B72476" w:rsidRDefault="00CB77E8">
      <w:pPr>
        <w:spacing w:before="45"/>
        <w:ind w:left="894" w:right="1485"/>
        <w:jc w:val="center"/>
        <w:rPr>
          <w:rFonts w:ascii="Arial" w:eastAsia="Arial" w:hAnsi="Arial" w:cs="Arial"/>
          <w:sz w:val="14"/>
          <w:szCs w:val="14"/>
        </w:rPr>
      </w:pPr>
      <w:r>
        <w:rPr>
          <w:rFonts w:ascii="Arial" w:eastAsia="Arial" w:hAnsi="Arial" w:cs="Arial"/>
          <w:sz w:val="14"/>
          <w:szCs w:val="14"/>
        </w:rPr>
        <w:t xml:space="preserve">56    </w:t>
      </w:r>
      <w:r>
        <w:rPr>
          <w:rFonts w:ascii="Arial" w:eastAsia="Arial" w:hAnsi="Arial" w:cs="Arial"/>
          <w:spacing w:val="37"/>
          <w:sz w:val="14"/>
          <w:szCs w:val="14"/>
        </w:rPr>
        <w:t xml:space="preserve"> </w:t>
      </w:r>
      <w:r>
        <w:rPr>
          <w:rFonts w:ascii="Arial" w:eastAsia="Arial" w:hAnsi="Arial" w:cs="Arial"/>
          <w:sz w:val="14"/>
          <w:szCs w:val="14"/>
        </w:rPr>
        <w:t xml:space="preserve">126     196                       </w:t>
      </w:r>
      <w:r>
        <w:rPr>
          <w:rFonts w:ascii="Arial" w:eastAsia="Arial" w:hAnsi="Arial" w:cs="Arial"/>
          <w:spacing w:val="32"/>
          <w:sz w:val="14"/>
          <w:szCs w:val="14"/>
        </w:rPr>
        <w:t xml:space="preserve"> </w:t>
      </w:r>
      <w:r>
        <w:rPr>
          <w:rFonts w:ascii="Arial" w:eastAsia="Arial" w:hAnsi="Arial" w:cs="Arial"/>
          <w:sz w:val="14"/>
          <w:szCs w:val="14"/>
        </w:rPr>
        <w:t xml:space="preserve">392    </w:t>
      </w:r>
      <w:r>
        <w:rPr>
          <w:rFonts w:ascii="Arial" w:eastAsia="Arial" w:hAnsi="Arial" w:cs="Arial"/>
          <w:spacing w:val="4"/>
          <w:sz w:val="14"/>
          <w:szCs w:val="14"/>
        </w:rPr>
        <w:t xml:space="preserve"> </w:t>
      </w:r>
      <w:r>
        <w:rPr>
          <w:rFonts w:ascii="Arial" w:eastAsia="Arial" w:hAnsi="Arial" w:cs="Arial"/>
          <w:sz w:val="14"/>
          <w:szCs w:val="14"/>
        </w:rPr>
        <w:t xml:space="preserve">56    </w:t>
      </w:r>
      <w:r>
        <w:rPr>
          <w:rFonts w:ascii="Arial" w:eastAsia="Arial" w:hAnsi="Arial" w:cs="Arial"/>
          <w:spacing w:val="37"/>
          <w:sz w:val="14"/>
          <w:szCs w:val="14"/>
        </w:rPr>
        <w:t xml:space="preserve"> </w:t>
      </w:r>
      <w:r>
        <w:rPr>
          <w:rFonts w:ascii="Arial" w:eastAsia="Arial" w:hAnsi="Arial" w:cs="Arial"/>
          <w:sz w:val="14"/>
          <w:szCs w:val="14"/>
        </w:rPr>
        <w:t xml:space="preserve">126     196                       </w:t>
      </w:r>
      <w:r>
        <w:rPr>
          <w:rFonts w:ascii="Arial" w:eastAsia="Arial" w:hAnsi="Arial" w:cs="Arial"/>
          <w:spacing w:val="32"/>
          <w:sz w:val="14"/>
          <w:szCs w:val="14"/>
        </w:rPr>
        <w:t xml:space="preserve"> </w:t>
      </w:r>
      <w:r>
        <w:rPr>
          <w:rFonts w:ascii="Arial" w:eastAsia="Arial" w:hAnsi="Arial" w:cs="Arial"/>
          <w:sz w:val="14"/>
          <w:szCs w:val="14"/>
        </w:rPr>
        <w:t xml:space="preserve">392    </w:t>
      </w:r>
      <w:r>
        <w:rPr>
          <w:rFonts w:ascii="Arial" w:eastAsia="Arial" w:hAnsi="Arial" w:cs="Arial"/>
          <w:spacing w:val="4"/>
          <w:sz w:val="14"/>
          <w:szCs w:val="14"/>
        </w:rPr>
        <w:t xml:space="preserve"> </w:t>
      </w:r>
      <w:r>
        <w:rPr>
          <w:rFonts w:ascii="Arial" w:eastAsia="Arial" w:hAnsi="Arial" w:cs="Arial"/>
          <w:sz w:val="14"/>
          <w:szCs w:val="14"/>
        </w:rPr>
        <w:t xml:space="preserve">56    </w:t>
      </w:r>
      <w:r>
        <w:rPr>
          <w:rFonts w:ascii="Arial" w:eastAsia="Arial" w:hAnsi="Arial" w:cs="Arial"/>
          <w:spacing w:val="37"/>
          <w:sz w:val="14"/>
          <w:szCs w:val="14"/>
        </w:rPr>
        <w:t xml:space="preserve"> </w:t>
      </w:r>
      <w:r>
        <w:rPr>
          <w:rFonts w:ascii="Arial" w:eastAsia="Arial" w:hAnsi="Arial" w:cs="Arial"/>
          <w:sz w:val="14"/>
          <w:szCs w:val="14"/>
        </w:rPr>
        <w:t xml:space="preserve">126     196                       </w:t>
      </w:r>
      <w:r>
        <w:rPr>
          <w:rFonts w:ascii="Arial" w:eastAsia="Arial" w:hAnsi="Arial" w:cs="Arial"/>
          <w:spacing w:val="32"/>
          <w:sz w:val="14"/>
          <w:szCs w:val="14"/>
        </w:rPr>
        <w:t xml:space="preserve"> </w:t>
      </w:r>
      <w:r>
        <w:rPr>
          <w:rFonts w:ascii="Arial" w:eastAsia="Arial" w:hAnsi="Arial" w:cs="Arial"/>
          <w:w w:val="103"/>
          <w:sz w:val="14"/>
          <w:szCs w:val="14"/>
        </w:rPr>
        <w:t>392</w:t>
      </w:r>
    </w:p>
    <w:p w:rsidR="00B72476" w:rsidRDefault="00CB77E8">
      <w:pPr>
        <w:spacing w:line="180" w:lineRule="exact"/>
        <w:ind w:left="4032" w:right="4663"/>
        <w:jc w:val="center"/>
        <w:rPr>
          <w:rFonts w:ascii="Arial" w:eastAsia="Arial" w:hAnsi="Arial" w:cs="Arial"/>
          <w:sz w:val="17"/>
          <w:szCs w:val="17"/>
        </w:rPr>
      </w:pPr>
      <w:r>
        <w:rPr>
          <w:rFonts w:ascii="Arial" w:eastAsia="Arial" w:hAnsi="Arial" w:cs="Arial"/>
          <w:w w:val="101"/>
          <w:sz w:val="17"/>
          <w:szCs w:val="17"/>
        </w:rPr>
        <w:t>Exposures</w:t>
      </w:r>
    </w:p>
    <w:p w:rsidR="00B72476" w:rsidRDefault="00B72476">
      <w:pPr>
        <w:spacing w:line="200" w:lineRule="exact"/>
      </w:pPr>
    </w:p>
    <w:p w:rsidR="00B72476" w:rsidRDefault="00B72476">
      <w:pPr>
        <w:spacing w:before="12" w:line="200" w:lineRule="exact"/>
      </w:pPr>
    </w:p>
    <w:p w:rsidR="00B72476" w:rsidRDefault="00CB77E8">
      <w:pPr>
        <w:spacing w:before="21" w:line="415" w:lineRule="auto"/>
        <w:ind w:left="120" w:right="218"/>
        <w:rPr>
          <w:sz w:val="24"/>
          <w:szCs w:val="24"/>
        </w:rPr>
      </w:pPr>
      <w:r>
        <w:rPr>
          <w:spacing w:val="-11"/>
          <w:sz w:val="24"/>
          <w:szCs w:val="24"/>
        </w:rPr>
        <w:t>F</w:t>
      </w:r>
      <w:r>
        <w:rPr>
          <w:sz w:val="24"/>
          <w:szCs w:val="24"/>
        </w:rPr>
        <w:t>igu</w:t>
      </w:r>
      <w:r>
        <w:rPr>
          <w:spacing w:val="-9"/>
          <w:sz w:val="24"/>
          <w:szCs w:val="24"/>
        </w:rPr>
        <w:t>r</w:t>
      </w:r>
      <w:r>
        <w:rPr>
          <w:sz w:val="24"/>
          <w:szCs w:val="24"/>
        </w:rPr>
        <w:t>e</w:t>
      </w:r>
      <w:r>
        <w:rPr>
          <w:spacing w:val="23"/>
          <w:sz w:val="24"/>
          <w:szCs w:val="24"/>
        </w:rPr>
        <w:t xml:space="preserve"> </w:t>
      </w:r>
      <w:r>
        <w:rPr>
          <w:sz w:val="24"/>
          <w:szCs w:val="24"/>
        </w:rPr>
        <w:t>4.</w:t>
      </w:r>
      <w:r>
        <w:rPr>
          <w:spacing w:val="12"/>
          <w:sz w:val="24"/>
          <w:szCs w:val="24"/>
        </w:rPr>
        <w:t xml:space="preserve"> </w:t>
      </w:r>
      <w:r>
        <w:rPr>
          <w:sz w:val="24"/>
          <w:szCs w:val="24"/>
        </w:rPr>
        <w:t>Experiment</w:t>
      </w:r>
      <w:r>
        <w:rPr>
          <w:spacing w:val="-11"/>
          <w:sz w:val="24"/>
          <w:szCs w:val="24"/>
        </w:rPr>
        <w:t xml:space="preserve"> </w:t>
      </w:r>
      <w:r>
        <w:rPr>
          <w:sz w:val="24"/>
          <w:szCs w:val="24"/>
        </w:rPr>
        <w:t>1</w:t>
      </w:r>
      <w:r>
        <w:rPr>
          <w:spacing w:val="-1"/>
          <w:sz w:val="24"/>
          <w:szCs w:val="24"/>
        </w:rPr>
        <w:t xml:space="preserve"> </w:t>
      </w:r>
      <w:r>
        <w:rPr>
          <w:sz w:val="24"/>
          <w:szCs w:val="24"/>
        </w:rPr>
        <w:t>results.</w:t>
      </w:r>
      <w:r>
        <w:rPr>
          <w:spacing w:val="7"/>
          <w:sz w:val="24"/>
          <w:szCs w:val="24"/>
        </w:rPr>
        <w:t xml:space="preserve"> </w:t>
      </w:r>
      <w:r>
        <w:rPr>
          <w:sz w:val="24"/>
          <w:szCs w:val="24"/>
        </w:rPr>
        <w:t>Each</w:t>
      </w:r>
      <w:r>
        <w:rPr>
          <w:spacing w:val="-5"/>
          <w:sz w:val="24"/>
          <w:szCs w:val="24"/>
        </w:rPr>
        <w:t xml:space="preserve"> </w:t>
      </w:r>
      <w:r>
        <w:rPr>
          <w:sz w:val="24"/>
          <w:szCs w:val="24"/>
        </w:rPr>
        <w:t>plot</w:t>
      </w:r>
      <w:r>
        <w:rPr>
          <w:spacing w:val="-4"/>
          <w:sz w:val="24"/>
          <w:szCs w:val="24"/>
        </w:rPr>
        <w:t xml:space="preserve"> </w:t>
      </w:r>
      <w:r>
        <w:rPr>
          <w:sz w:val="24"/>
          <w:szCs w:val="24"/>
        </w:rPr>
        <w:t>sh</w:t>
      </w:r>
      <w:r>
        <w:rPr>
          <w:spacing w:val="-6"/>
          <w:sz w:val="24"/>
          <w:szCs w:val="24"/>
        </w:rPr>
        <w:t>o</w:t>
      </w:r>
      <w:r>
        <w:rPr>
          <w:sz w:val="24"/>
          <w:szCs w:val="24"/>
        </w:rPr>
        <w:t>ws</w:t>
      </w:r>
      <w:r>
        <w:rPr>
          <w:spacing w:val="-6"/>
          <w:sz w:val="24"/>
          <w:szCs w:val="24"/>
        </w:rPr>
        <w:t xml:space="preserve"> </w:t>
      </w:r>
      <w:r>
        <w:rPr>
          <w:sz w:val="24"/>
          <w:szCs w:val="24"/>
        </w:rPr>
        <w:t>data</w:t>
      </w:r>
      <w:r>
        <w:rPr>
          <w:spacing w:val="-4"/>
          <w:sz w:val="24"/>
          <w:szCs w:val="24"/>
        </w:rPr>
        <w:t xml:space="preserve"> </w:t>
      </w:r>
      <w:r>
        <w:rPr>
          <w:sz w:val="24"/>
          <w:szCs w:val="24"/>
        </w:rPr>
        <w:t>for</w:t>
      </w:r>
      <w:r>
        <w:rPr>
          <w:spacing w:val="-3"/>
          <w:sz w:val="24"/>
          <w:szCs w:val="24"/>
        </w:rPr>
        <w:t xml:space="preserve"> </w:t>
      </w:r>
      <w:r>
        <w:rPr>
          <w:sz w:val="24"/>
          <w:szCs w:val="24"/>
        </w:rPr>
        <w:t>one</w:t>
      </w:r>
      <w:r>
        <w:rPr>
          <w:spacing w:val="-3"/>
          <w:sz w:val="24"/>
          <w:szCs w:val="24"/>
        </w:rPr>
        <w:t xml:space="preserve"> </w:t>
      </w:r>
      <w:r>
        <w:rPr>
          <w:sz w:val="24"/>
          <w:szCs w:val="24"/>
        </w:rPr>
        <w:t>measure</w:t>
      </w:r>
      <w:r>
        <w:rPr>
          <w:spacing w:val="-8"/>
          <w:sz w:val="24"/>
          <w:szCs w:val="24"/>
        </w:rPr>
        <w:t xml:space="preserve"> </w:t>
      </w:r>
      <w:r>
        <w:rPr>
          <w:sz w:val="24"/>
          <w:szCs w:val="24"/>
        </w:rPr>
        <w:t>(memor</w:t>
      </w:r>
      <w:r>
        <w:rPr>
          <w:spacing w:val="-16"/>
          <w:sz w:val="24"/>
          <w:szCs w:val="24"/>
        </w:rPr>
        <w:t>y</w:t>
      </w:r>
      <w:r>
        <w:rPr>
          <w:sz w:val="24"/>
          <w:szCs w:val="24"/>
        </w:rPr>
        <w:t>,</w:t>
      </w:r>
      <w:r>
        <w:rPr>
          <w:spacing w:val="-9"/>
          <w:sz w:val="24"/>
          <w:szCs w:val="24"/>
        </w:rPr>
        <w:t xml:space="preserve"> </w:t>
      </w:r>
      <w:r>
        <w:rPr>
          <w:sz w:val="24"/>
          <w:szCs w:val="24"/>
        </w:rPr>
        <w:t>similarit</w:t>
      </w:r>
      <w:r>
        <w:rPr>
          <w:spacing w:val="-16"/>
          <w:sz w:val="24"/>
          <w:szCs w:val="24"/>
        </w:rPr>
        <w:t>y</w:t>
      </w:r>
      <w:r>
        <w:rPr>
          <w:sz w:val="24"/>
          <w:szCs w:val="24"/>
        </w:rPr>
        <w:t>, meaning)</w:t>
      </w:r>
      <w:r>
        <w:rPr>
          <w:spacing w:val="-9"/>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12"/>
          <w:sz w:val="24"/>
          <w:szCs w:val="24"/>
        </w:rPr>
        <w:t xml:space="preserve"> </w:t>
      </w:r>
      <w:r>
        <w:rPr>
          <w:sz w:val="24"/>
          <w:szCs w:val="24"/>
        </w:rPr>
        <w:t>Scores</w:t>
      </w:r>
      <w:r>
        <w:rPr>
          <w:spacing w:val="-6"/>
          <w:sz w:val="24"/>
          <w:szCs w:val="24"/>
        </w:rPr>
        <w:t xml:space="preserve"> </w:t>
      </w:r>
      <w:r>
        <w:rPr>
          <w:sz w:val="24"/>
          <w:szCs w:val="24"/>
        </w:rPr>
        <w:t>ranged</w:t>
      </w:r>
      <w:r>
        <w:rPr>
          <w:spacing w:val="-7"/>
          <w:sz w:val="24"/>
          <w:szCs w:val="24"/>
        </w:rPr>
        <w:t xml:space="preserve"> </w:t>
      </w:r>
      <w:r>
        <w:rPr>
          <w:sz w:val="24"/>
          <w:szCs w:val="24"/>
        </w:rPr>
        <w:t>from</w:t>
      </w:r>
      <w:r>
        <w:rPr>
          <w:spacing w:val="-5"/>
          <w:sz w:val="24"/>
          <w:szCs w:val="24"/>
        </w:rPr>
        <w:t xml:space="preserve"> </w:t>
      </w:r>
      <w:r>
        <w:rPr>
          <w:sz w:val="24"/>
          <w:szCs w:val="24"/>
        </w:rPr>
        <w:t>-1</w:t>
      </w:r>
      <w:r>
        <w:rPr>
          <w:spacing w:val="-2"/>
          <w:sz w:val="24"/>
          <w:szCs w:val="24"/>
        </w:rPr>
        <w:t xml:space="preserve"> </w:t>
      </w:r>
      <w:r>
        <w:rPr>
          <w:sz w:val="24"/>
          <w:szCs w:val="24"/>
        </w:rPr>
        <w:t>to</w:t>
      </w:r>
      <w:r>
        <w:rPr>
          <w:spacing w:val="-2"/>
          <w:sz w:val="24"/>
          <w:szCs w:val="24"/>
        </w:rPr>
        <w:t xml:space="preserve"> </w:t>
      </w:r>
      <w:r>
        <w:rPr>
          <w:sz w:val="24"/>
          <w:szCs w:val="24"/>
        </w:rPr>
        <w:t>1.</w:t>
      </w:r>
      <w:r>
        <w:rPr>
          <w:spacing w:val="12"/>
          <w:sz w:val="24"/>
          <w:szCs w:val="24"/>
        </w:rPr>
        <w:t xml:space="preserve"> </w:t>
      </w:r>
      <w:r>
        <w:rPr>
          <w:sz w:val="24"/>
          <w:szCs w:val="24"/>
        </w:rPr>
        <w:t>Data</w:t>
      </w:r>
      <w:r>
        <w:rPr>
          <w:spacing w:val="-5"/>
          <w:sz w:val="24"/>
          <w:szCs w:val="24"/>
        </w:rPr>
        <w:t xml:space="preserve"> </w:t>
      </w:r>
      <w:r>
        <w:rPr>
          <w:sz w:val="24"/>
          <w:szCs w:val="24"/>
        </w:rPr>
        <w:t>points</w:t>
      </w:r>
      <w:r>
        <w:rPr>
          <w:spacing w:val="-6"/>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condition</w:t>
      </w:r>
      <w:r>
        <w:rPr>
          <w:spacing w:val="-9"/>
          <w:sz w:val="24"/>
          <w:szCs w:val="24"/>
        </w:rPr>
        <w:t xml:space="preserve"> </w:t>
      </w:r>
      <w:r>
        <w:rPr>
          <w:sz w:val="24"/>
          <w:szCs w:val="24"/>
        </w:rPr>
        <w:t>means,</w:t>
      </w:r>
      <w:r>
        <w:rPr>
          <w:spacing w:val="-7"/>
          <w:sz w:val="24"/>
          <w:szCs w:val="24"/>
        </w:rPr>
        <w:t xml:space="preserve"> </w:t>
      </w:r>
      <w:r>
        <w:rPr>
          <w:sz w:val="24"/>
          <w:szCs w:val="24"/>
        </w:rPr>
        <w:t>error bars</w:t>
      </w:r>
      <w:r>
        <w:rPr>
          <w:spacing w:val="-4"/>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95%</w:t>
      </w:r>
      <w:r>
        <w:rPr>
          <w:spacing w:val="-4"/>
          <w:sz w:val="24"/>
          <w:szCs w:val="24"/>
        </w:rPr>
        <w:t xml:space="preserve"> </w:t>
      </w:r>
      <w:r>
        <w:rPr>
          <w:sz w:val="24"/>
          <w:szCs w:val="24"/>
        </w:rPr>
        <w:t>CIs,</w:t>
      </w:r>
      <w:r>
        <w:rPr>
          <w:spacing w:val="-4"/>
          <w:sz w:val="24"/>
          <w:szCs w:val="24"/>
        </w:rPr>
        <w:t xml:space="preserve"> </w:t>
      </w:r>
      <w:r>
        <w:rPr>
          <w:sz w:val="24"/>
          <w:szCs w:val="24"/>
        </w:rPr>
        <w:t>and</w:t>
      </w:r>
      <w:r>
        <w:rPr>
          <w:spacing w:val="-3"/>
          <w:sz w:val="24"/>
          <w:szCs w:val="24"/>
        </w:rPr>
        <w:t xml:space="preserve"> </w:t>
      </w:r>
      <w:r>
        <w:rPr>
          <w:sz w:val="24"/>
          <w:szCs w:val="24"/>
        </w:rPr>
        <w:t>dashed</w:t>
      </w:r>
      <w:r>
        <w:rPr>
          <w:spacing w:val="-7"/>
          <w:sz w:val="24"/>
          <w:szCs w:val="24"/>
        </w:rPr>
        <w:t xml:space="preserve"> </w:t>
      </w:r>
      <w:r>
        <w:rPr>
          <w:sz w:val="24"/>
          <w:szCs w:val="24"/>
        </w:rPr>
        <w:t>lines</w:t>
      </w:r>
      <w:r>
        <w:rPr>
          <w:spacing w:val="-5"/>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the</w:t>
      </w:r>
      <w:r>
        <w:rPr>
          <w:spacing w:val="-3"/>
          <w:sz w:val="24"/>
          <w:szCs w:val="24"/>
        </w:rPr>
        <w:t xml:space="preserve"> </w:t>
      </w:r>
      <w:r>
        <w:rPr>
          <w:sz w:val="24"/>
          <w:szCs w:val="24"/>
        </w:rPr>
        <w:t>best-fitting</w:t>
      </w:r>
      <w:r>
        <w:rPr>
          <w:spacing w:val="-21"/>
          <w:sz w:val="24"/>
          <w:szCs w:val="24"/>
        </w:rPr>
        <w:t xml:space="preserve"> </w:t>
      </w:r>
      <w:r>
        <w:rPr>
          <w:sz w:val="24"/>
          <w:szCs w:val="24"/>
        </w:rPr>
        <w:t>linear</w:t>
      </w:r>
      <w:r>
        <w:rPr>
          <w:spacing w:val="-5"/>
          <w:sz w:val="24"/>
          <w:szCs w:val="24"/>
        </w:rPr>
        <w:t xml:space="preserve"> </w:t>
      </w:r>
      <w:r>
        <w:rPr>
          <w:sz w:val="24"/>
          <w:szCs w:val="24"/>
        </w:rPr>
        <w:t>r</w:t>
      </w:r>
      <w:r>
        <w:rPr>
          <w:spacing w:val="-4"/>
          <w:sz w:val="24"/>
          <w:szCs w:val="24"/>
        </w:rPr>
        <w:t>e</w:t>
      </w:r>
      <w:r>
        <w:rPr>
          <w:sz w:val="24"/>
          <w:szCs w:val="24"/>
        </w:rPr>
        <w:t>gression.</w:t>
      </w:r>
    </w:p>
    <w:p w:rsidR="00B72476" w:rsidRDefault="00B72476">
      <w:pPr>
        <w:spacing w:line="200" w:lineRule="exact"/>
      </w:pPr>
    </w:p>
    <w:p w:rsidR="00B72476" w:rsidRDefault="00B72476">
      <w:pPr>
        <w:spacing w:line="200" w:lineRule="exact"/>
      </w:pPr>
    </w:p>
    <w:p w:rsidR="00B72476" w:rsidRDefault="00B72476">
      <w:pPr>
        <w:spacing w:before="3" w:line="200" w:lineRule="exact"/>
      </w:pPr>
    </w:p>
    <w:p w:rsidR="00B72476" w:rsidRDefault="00CB77E8">
      <w:pPr>
        <w:spacing w:line="415" w:lineRule="auto"/>
        <w:ind w:left="120" w:right="732"/>
        <w:rPr>
          <w:sz w:val="24"/>
          <w:szCs w:val="24"/>
        </w:rPr>
      </w:pPr>
      <w:r>
        <w:rPr>
          <w:sz w:val="24"/>
          <w:szCs w:val="24"/>
        </w:rPr>
        <w:t>between</w:t>
      </w:r>
      <w:r>
        <w:rPr>
          <w:spacing w:val="-8"/>
          <w:sz w:val="24"/>
          <w:szCs w:val="24"/>
        </w:rPr>
        <w:t xml:space="preserve"> </w:t>
      </w:r>
      <w:r>
        <w:rPr>
          <w:sz w:val="24"/>
          <w:szCs w:val="24"/>
        </w:rPr>
        <w:t>the</w:t>
      </w:r>
      <w:r>
        <w:rPr>
          <w:spacing w:val="-3"/>
          <w:sz w:val="24"/>
          <w:szCs w:val="24"/>
        </w:rPr>
        <w:t xml:space="preserve"> </w:t>
      </w:r>
      <w:r>
        <w:rPr>
          <w:sz w:val="24"/>
          <w:szCs w:val="24"/>
        </w:rPr>
        <w:t>2/3</w:t>
      </w:r>
      <w:r>
        <w:rPr>
          <w:spacing w:val="-3"/>
          <w:sz w:val="24"/>
          <w:szCs w:val="24"/>
        </w:rPr>
        <w:t xml:space="preserve"> </w:t>
      </w:r>
      <w:r>
        <w:rPr>
          <w:sz w:val="24"/>
          <w:szCs w:val="24"/>
        </w:rPr>
        <w:t>condition</w:t>
      </w:r>
      <w:r>
        <w:rPr>
          <w:spacing w:val="-9"/>
          <w:sz w:val="24"/>
          <w:szCs w:val="24"/>
        </w:rPr>
        <w:t xml:space="preserve"> </w:t>
      </w:r>
      <w:r>
        <w:rPr>
          <w:sz w:val="24"/>
          <w:szCs w:val="24"/>
        </w:rPr>
        <w:t>and</w:t>
      </w:r>
      <w:r>
        <w:rPr>
          <w:spacing w:val="-3"/>
          <w:sz w:val="24"/>
          <w:szCs w:val="24"/>
        </w:rPr>
        <w:t xml:space="preserve"> </w:t>
      </w:r>
      <w:r>
        <w:rPr>
          <w:sz w:val="24"/>
          <w:szCs w:val="24"/>
        </w:rPr>
        <w:t>the</w:t>
      </w:r>
      <w:r>
        <w:rPr>
          <w:spacing w:val="-3"/>
          <w:sz w:val="24"/>
          <w:szCs w:val="24"/>
        </w:rPr>
        <w:t xml:space="preserve"> </w:t>
      </w:r>
      <w:r>
        <w:rPr>
          <w:sz w:val="24"/>
          <w:szCs w:val="24"/>
        </w:rPr>
        <w:t>0/3</w:t>
      </w:r>
      <w:r>
        <w:rPr>
          <w:spacing w:val="-3"/>
          <w:sz w:val="24"/>
          <w:szCs w:val="24"/>
        </w:rPr>
        <w:t xml:space="preserve"> </w:t>
      </w:r>
      <w:r>
        <w:rPr>
          <w:sz w:val="24"/>
          <w:szCs w:val="24"/>
        </w:rPr>
        <w:t>and</w:t>
      </w:r>
      <w:r>
        <w:rPr>
          <w:spacing w:val="-3"/>
          <w:sz w:val="24"/>
          <w:szCs w:val="24"/>
        </w:rPr>
        <w:t xml:space="preserve"> </w:t>
      </w:r>
      <w:r>
        <w:rPr>
          <w:sz w:val="24"/>
          <w:szCs w:val="24"/>
        </w:rPr>
        <w:t>1/3</w:t>
      </w:r>
      <w:r>
        <w:rPr>
          <w:spacing w:val="-3"/>
          <w:sz w:val="24"/>
          <w:szCs w:val="24"/>
        </w:rPr>
        <w:t xml:space="preserve"> </w:t>
      </w:r>
      <w:r>
        <w:rPr>
          <w:sz w:val="24"/>
          <w:szCs w:val="24"/>
        </w:rPr>
        <w:t>conditions</w:t>
      </w:r>
      <w:r>
        <w:rPr>
          <w:spacing w:val="-10"/>
          <w:sz w:val="24"/>
          <w:szCs w:val="24"/>
        </w:rPr>
        <w:t xml:space="preserve"> </w:t>
      </w:r>
      <w:r>
        <w:rPr>
          <w:sz w:val="24"/>
          <w:szCs w:val="24"/>
        </w:rPr>
        <w:t>combined,</w:t>
      </w:r>
      <w:r>
        <w:rPr>
          <w:spacing w:val="-10"/>
          <w:sz w:val="24"/>
          <w:szCs w:val="24"/>
        </w:rPr>
        <w:t xml:space="preserve"> </w:t>
      </w:r>
      <w:r>
        <w:rPr>
          <w:sz w:val="24"/>
          <w:szCs w:val="24"/>
        </w:rPr>
        <w:t>and</w:t>
      </w:r>
      <w:r>
        <w:rPr>
          <w:spacing w:val="-3"/>
          <w:sz w:val="24"/>
          <w:szCs w:val="24"/>
        </w:rPr>
        <w:t xml:space="preserve"> </w:t>
      </w:r>
      <w:r>
        <w:rPr>
          <w:sz w:val="24"/>
          <w:szCs w:val="24"/>
        </w:rPr>
        <w:t>(iii)</w:t>
      </w:r>
      <w:r>
        <w:rPr>
          <w:spacing w:val="-4"/>
          <w:sz w:val="24"/>
          <w:szCs w:val="24"/>
        </w:rPr>
        <w:t xml:space="preserve"> </w:t>
      </w:r>
      <w:r>
        <w:rPr>
          <w:sz w:val="24"/>
          <w:szCs w:val="24"/>
        </w:rPr>
        <w:t>the</w:t>
      </w:r>
      <w:r>
        <w:rPr>
          <w:spacing w:val="-3"/>
          <w:sz w:val="24"/>
          <w:szCs w:val="24"/>
        </w:rPr>
        <w:t xml:space="preserve"> </w:t>
      </w:r>
      <w:r>
        <w:rPr>
          <w:sz w:val="24"/>
          <w:szCs w:val="24"/>
        </w:rPr>
        <w:t>di</w:t>
      </w:r>
      <w:r>
        <w:rPr>
          <w:spacing w:val="-6"/>
          <w:sz w:val="24"/>
          <w:szCs w:val="24"/>
        </w:rPr>
        <w:t>f</w:t>
      </w:r>
      <w:r>
        <w:rPr>
          <w:sz w:val="24"/>
          <w:szCs w:val="24"/>
        </w:rPr>
        <w:t>ference between</w:t>
      </w:r>
      <w:r>
        <w:rPr>
          <w:spacing w:val="-8"/>
          <w:sz w:val="24"/>
          <w:szCs w:val="24"/>
        </w:rPr>
        <w:t xml:space="preserve"> </w:t>
      </w:r>
      <w:r>
        <w:rPr>
          <w:sz w:val="24"/>
          <w:szCs w:val="24"/>
        </w:rPr>
        <w:t>the</w:t>
      </w:r>
      <w:r>
        <w:rPr>
          <w:spacing w:val="-3"/>
          <w:sz w:val="24"/>
          <w:szCs w:val="24"/>
        </w:rPr>
        <w:t xml:space="preserve"> </w:t>
      </w:r>
      <w:r>
        <w:rPr>
          <w:sz w:val="24"/>
          <w:szCs w:val="24"/>
        </w:rPr>
        <w:t>3/3</w:t>
      </w:r>
      <w:r>
        <w:rPr>
          <w:spacing w:val="-3"/>
          <w:sz w:val="24"/>
          <w:szCs w:val="24"/>
        </w:rPr>
        <w:t xml:space="preserve"> </w:t>
      </w:r>
      <w:r>
        <w:rPr>
          <w:sz w:val="24"/>
          <w:szCs w:val="24"/>
        </w:rPr>
        <w:t>condition</w:t>
      </w:r>
      <w:r>
        <w:rPr>
          <w:spacing w:val="-9"/>
          <w:sz w:val="24"/>
          <w:szCs w:val="24"/>
        </w:rPr>
        <w:t xml:space="preserve"> </w:t>
      </w:r>
      <w:r>
        <w:rPr>
          <w:sz w:val="24"/>
          <w:szCs w:val="24"/>
        </w:rPr>
        <w:t>and</w:t>
      </w:r>
      <w:r>
        <w:rPr>
          <w:spacing w:val="-3"/>
          <w:sz w:val="24"/>
          <w:szCs w:val="24"/>
        </w:rPr>
        <w:t xml:space="preserve"> </w:t>
      </w:r>
      <w:r>
        <w:rPr>
          <w:sz w:val="24"/>
          <w:szCs w:val="24"/>
        </w:rPr>
        <w:t>the</w:t>
      </w:r>
      <w:r>
        <w:rPr>
          <w:spacing w:val="-3"/>
          <w:sz w:val="24"/>
          <w:szCs w:val="24"/>
        </w:rPr>
        <w:t xml:space="preserve"> </w:t>
      </w:r>
      <w:r>
        <w:rPr>
          <w:sz w:val="24"/>
          <w:szCs w:val="24"/>
        </w:rPr>
        <w:t>0/3,</w:t>
      </w:r>
      <w:r>
        <w:rPr>
          <w:spacing w:val="-4"/>
          <w:sz w:val="24"/>
          <w:szCs w:val="24"/>
        </w:rPr>
        <w:t xml:space="preserve"> </w:t>
      </w:r>
      <w:r>
        <w:rPr>
          <w:sz w:val="24"/>
          <w:szCs w:val="24"/>
        </w:rPr>
        <w:t>1/3,</w:t>
      </w:r>
      <w:r>
        <w:rPr>
          <w:spacing w:val="-4"/>
          <w:sz w:val="24"/>
          <w:szCs w:val="24"/>
        </w:rPr>
        <w:t xml:space="preserve"> </w:t>
      </w:r>
      <w:r>
        <w:rPr>
          <w:sz w:val="24"/>
          <w:szCs w:val="24"/>
        </w:rPr>
        <w:t>and</w:t>
      </w:r>
      <w:r>
        <w:rPr>
          <w:spacing w:val="-3"/>
          <w:sz w:val="24"/>
          <w:szCs w:val="24"/>
        </w:rPr>
        <w:t xml:space="preserve"> </w:t>
      </w:r>
      <w:r>
        <w:rPr>
          <w:sz w:val="24"/>
          <w:szCs w:val="24"/>
        </w:rPr>
        <w:t>2/3</w:t>
      </w:r>
      <w:r>
        <w:rPr>
          <w:spacing w:val="-3"/>
          <w:sz w:val="24"/>
          <w:szCs w:val="24"/>
        </w:rPr>
        <w:t xml:space="preserve"> </w:t>
      </w:r>
      <w:r>
        <w:rPr>
          <w:sz w:val="24"/>
          <w:szCs w:val="24"/>
        </w:rPr>
        <w:t>conditions</w:t>
      </w:r>
      <w:r>
        <w:rPr>
          <w:spacing w:val="-10"/>
          <w:sz w:val="24"/>
          <w:szCs w:val="24"/>
        </w:rPr>
        <w:t xml:space="preserve"> </w:t>
      </w:r>
      <w:r>
        <w:rPr>
          <w:sz w:val="24"/>
          <w:szCs w:val="24"/>
        </w:rPr>
        <w:t>combined.</w:t>
      </w:r>
      <w:r>
        <w:rPr>
          <w:spacing w:val="4"/>
          <w:sz w:val="24"/>
          <w:szCs w:val="24"/>
        </w:rPr>
        <w:t xml:space="preserve"> </w:t>
      </w:r>
      <w:r>
        <w:rPr>
          <w:sz w:val="24"/>
          <w:szCs w:val="24"/>
        </w:rPr>
        <w:t>Results</w:t>
      </w:r>
      <w:r>
        <w:rPr>
          <w:spacing w:val="-7"/>
          <w:sz w:val="24"/>
          <w:szCs w:val="24"/>
        </w:rPr>
        <w:t xml:space="preserve"> </w:t>
      </w:r>
      <w:r>
        <w:rPr>
          <w:sz w:val="24"/>
          <w:szCs w:val="24"/>
        </w:rPr>
        <w:t>of</w:t>
      </w:r>
      <w:r>
        <w:rPr>
          <w:spacing w:val="-2"/>
          <w:sz w:val="24"/>
          <w:szCs w:val="24"/>
        </w:rPr>
        <w:t xml:space="preserve"> </w:t>
      </w:r>
      <w:r>
        <w:rPr>
          <w:sz w:val="24"/>
          <w:szCs w:val="24"/>
        </w:rPr>
        <w:t>these analyses</w:t>
      </w:r>
      <w:r>
        <w:rPr>
          <w:spacing w:val="-8"/>
          <w:sz w:val="24"/>
          <w:szCs w:val="24"/>
        </w:rPr>
        <w:t xml:space="preserve"> </w:t>
      </w:r>
      <w:r>
        <w:rPr>
          <w:sz w:val="24"/>
          <w:szCs w:val="24"/>
        </w:rPr>
        <w:t>are</w:t>
      </w:r>
      <w:r>
        <w:rPr>
          <w:spacing w:val="-3"/>
          <w:sz w:val="24"/>
          <w:szCs w:val="24"/>
        </w:rPr>
        <w:t xml:space="preserve"> </w:t>
      </w:r>
      <w:r>
        <w:rPr>
          <w:sz w:val="24"/>
          <w:szCs w:val="24"/>
        </w:rPr>
        <w:t>sh</w:t>
      </w:r>
      <w:r>
        <w:rPr>
          <w:spacing w:val="-6"/>
          <w:sz w:val="24"/>
          <w:szCs w:val="24"/>
        </w:rPr>
        <w:t>o</w:t>
      </w:r>
      <w:r>
        <w:rPr>
          <w:sz w:val="24"/>
          <w:szCs w:val="24"/>
        </w:rPr>
        <w:t>wn</w:t>
      </w:r>
      <w:r>
        <w:rPr>
          <w:spacing w:val="-6"/>
          <w:sz w:val="24"/>
          <w:szCs w:val="24"/>
        </w:rPr>
        <w:t xml:space="preserve"> </w:t>
      </w:r>
      <w:r>
        <w:rPr>
          <w:sz w:val="24"/>
          <w:szCs w:val="24"/>
        </w:rPr>
        <w:t>in</w:t>
      </w:r>
      <w:r>
        <w:rPr>
          <w:spacing w:val="-2"/>
          <w:sz w:val="24"/>
          <w:szCs w:val="24"/>
        </w:rPr>
        <w:t xml:space="preserve"> </w:t>
      </w:r>
      <w:r>
        <w:rPr>
          <w:spacing w:val="-19"/>
          <w:sz w:val="24"/>
          <w:szCs w:val="24"/>
        </w:rPr>
        <w:t>T</w:t>
      </w:r>
      <w:r>
        <w:rPr>
          <w:sz w:val="24"/>
          <w:szCs w:val="24"/>
        </w:rPr>
        <w:t>able</w:t>
      </w:r>
      <w:r>
        <w:rPr>
          <w:spacing w:val="-5"/>
          <w:sz w:val="24"/>
          <w:szCs w:val="24"/>
        </w:rPr>
        <w:t xml:space="preserve"> </w:t>
      </w:r>
      <w:r>
        <w:rPr>
          <w:sz w:val="24"/>
          <w:szCs w:val="24"/>
        </w:rPr>
        <w:t>1.</w:t>
      </w:r>
    </w:p>
    <w:p w:rsidR="00B72476" w:rsidRDefault="00CB77E8">
      <w:pPr>
        <w:spacing w:before="24" w:line="415" w:lineRule="auto"/>
        <w:ind w:left="120" w:right="273" w:firstLine="576"/>
        <w:rPr>
          <w:sz w:val="24"/>
          <w:szCs w:val="24"/>
        </w:rPr>
      </w:pPr>
      <w:r>
        <w:rPr>
          <w:sz w:val="24"/>
          <w:szCs w:val="24"/>
        </w:rPr>
        <w:t>Before</w:t>
      </w:r>
      <w:r>
        <w:rPr>
          <w:spacing w:val="-7"/>
          <w:sz w:val="24"/>
          <w:szCs w:val="24"/>
        </w:rPr>
        <w:t xml:space="preserve"> </w:t>
      </w:r>
      <w:r>
        <w:rPr>
          <w:sz w:val="24"/>
          <w:szCs w:val="24"/>
        </w:rPr>
        <w:t>detailing</w:t>
      </w:r>
      <w:r>
        <w:rPr>
          <w:spacing w:val="-8"/>
          <w:sz w:val="24"/>
          <w:szCs w:val="24"/>
        </w:rPr>
        <w:t xml:space="preserve"> </w:t>
      </w:r>
      <w:r>
        <w:rPr>
          <w:sz w:val="24"/>
          <w:szCs w:val="24"/>
        </w:rPr>
        <w:t>the</w:t>
      </w:r>
      <w:r>
        <w:rPr>
          <w:spacing w:val="-3"/>
          <w:sz w:val="24"/>
          <w:szCs w:val="24"/>
        </w:rPr>
        <w:t xml:space="preserve"> </w:t>
      </w:r>
      <w:r>
        <w:rPr>
          <w:sz w:val="24"/>
          <w:szCs w:val="24"/>
        </w:rPr>
        <w:t>results</w:t>
      </w:r>
      <w:r>
        <w:rPr>
          <w:spacing w:val="-6"/>
          <w:sz w:val="24"/>
          <w:szCs w:val="24"/>
        </w:rPr>
        <w:t xml:space="preserve"> </w:t>
      </w:r>
      <w:r>
        <w:rPr>
          <w:sz w:val="24"/>
          <w:szCs w:val="24"/>
        </w:rPr>
        <w:t>for</w:t>
      </w:r>
      <w:r>
        <w:rPr>
          <w:spacing w:val="-3"/>
          <w:sz w:val="24"/>
          <w:szCs w:val="24"/>
        </w:rPr>
        <w:t xml:space="preserve"> </w:t>
      </w:r>
      <w:r>
        <w:rPr>
          <w:sz w:val="24"/>
          <w:szCs w:val="24"/>
        </w:rPr>
        <w:t>each</w:t>
      </w:r>
      <w:r>
        <w:rPr>
          <w:spacing w:val="-4"/>
          <w:sz w:val="24"/>
          <w:szCs w:val="24"/>
        </w:rPr>
        <w:t xml:space="preserve"> </w:t>
      </w:r>
      <w:r>
        <w:rPr>
          <w:sz w:val="24"/>
          <w:szCs w:val="24"/>
        </w:rPr>
        <w:t>measure,</w:t>
      </w:r>
      <w:r>
        <w:rPr>
          <w:spacing w:val="-9"/>
          <w:sz w:val="24"/>
          <w:szCs w:val="24"/>
        </w:rPr>
        <w:t xml:space="preserve"> </w:t>
      </w:r>
      <w:r>
        <w:rPr>
          <w:sz w:val="24"/>
          <w:szCs w:val="24"/>
        </w:rPr>
        <w:t>we</w:t>
      </w:r>
      <w:r>
        <w:rPr>
          <w:spacing w:val="-3"/>
          <w:sz w:val="24"/>
          <w:szCs w:val="24"/>
        </w:rPr>
        <w:t xml:space="preserve"> </w:t>
      </w:r>
      <w:r>
        <w:rPr>
          <w:sz w:val="24"/>
          <w:szCs w:val="24"/>
        </w:rPr>
        <w:t>will</w:t>
      </w:r>
      <w:r>
        <w:rPr>
          <w:spacing w:val="-4"/>
          <w:sz w:val="24"/>
          <w:szCs w:val="24"/>
        </w:rPr>
        <w:t xml:space="preserve"> </w:t>
      </w:r>
      <w:r>
        <w:rPr>
          <w:sz w:val="24"/>
          <w:szCs w:val="24"/>
        </w:rPr>
        <w:t>first</w:t>
      </w:r>
      <w:r>
        <w:rPr>
          <w:spacing w:val="-15"/>
          <w:sz w:val="24"/>
          <w:szCs w:val="24"/>
        </w:rPr>
        <w:t xml:space="preserve"> </w:t>
      </w:r>
      <w:r>
        <w:rPr>
          <w:sz w:val="24"/>
          <w:szCs w:val="24"/>
        </w:rPr>
        <w:t>state</w:t>
      </w:r>
      <w:r>
        <w:rPr>
          <w:spacing w:val="-4"/>
          <w:sz w:val="24"/>
          <w:szCs w:val="24"/>
        </w:rPr>
        <w:t xml:space="preserve"> </w:t>
      </w:r>
      <w:r>
        <w:rPr>
          <w:sz w:val="24"/>
          <w:szCs w:val="24"/>
        </w:rPr>
        <w:t>the</w:t>
      </w:r>
      <w:r>
        <w:rPr>
          <w:spacing w:val="-3"/>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broad</w:t>
      </w:r>
      <w:r>
        <w:rPr>
          <w:spacing w:val="-5"/>
          <w:sz w:val="24"/>
          <w:szCs w:val="24"/>
        </w:rPr>
        <w:t xml:space="preserve"> </w:t>
      </w:r>
      <w:r>
        <w:rPr>
          <w:sz w:val="24"/>
          <w:szCs w:val="24"/>
        </w:rPr>
        <w:t>patterns</w:t>
      </w:r>
      <w:r>
        <w:rPr>
          <w:spacing w:val="-8"/>
          <w:sz w:val="24"/>
          <w:szCs w:val="24"/>
        </w:rPr>
        <w:t xml:space="preserve"> </w:t>
      </w:r>
      <w:r>
        <w:rPr>
          <w:sz w:val="24"/>
          <w:szCs w:val="24"/>
        </w:rPr>
        <w:t>of results.</w:t>
      </w:r>
      <w:r>
        <w:rPr>
          <w:spacing w:val="7"/>
          <w:sz w:val="24"/>
          <w:szCs w:val="24"/>
        </w:rPr>
        <w:t xml:space="preserve"> </w:t>
      </w:r>
      <w:r>
        <w:rPr>
          <w:sz w:val="24"/>
          <w:szCs w:val="24"/>
        </w:rPr>
        <w:t>First,</w:t>
      </w:r>
      <w:r>
        <w:rPr>
          <w:spacing w:val="-5"/>
          <w:sz w:val="24"/>
          <w:szCs w:val="24"/>
        </w:rPr>
        <w:t xml:space="preserve"> </w:t>
      </w:r>
      <w:r>
        <w:rPr>
          <w:sz w:val="24"/>
          <w:szCs w:val="24"/>
        </w:rPr>
        <w:t>learning</w:t>
      </w:r>
      <w:r>
        <w:rPr>
          <w:spacing w:val="-8"/>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highest</w:t>
      </w:r>
      <w:r>
        <w:rPr>
          <w:spacing w:val="-7"/>
          <w:sz w:val="24"/>
          <w:szCs w:val="24"/>
        </w:rPr>
        <w:t xml:space="preserve"> </w:t>
      </w:r>
      <w:r>
        <w:rPr>
          <w:sz w:val="24"/>
          <w:szCs w:val="24"/>
        </w:rPr>
        <w:t>in</w:t>
      </w:r>
      <w:r>
        <w:rPr>
          <w:spacing w:val="-2"/>
          <w:sz w:val="24"/>
          <w:szCs w:val="24"/>
        </w:rPr>
        <w:t xml:space="preserve"> </w:t>
      </w:r>
      <w:r>
        <w:rPr>
          <w:sz w:val="24"/>
          <w:szCs w:val="24"/>
        </w:rPr>
        <w:t>3/3</w:t>
      </w:r>
      <w:r>
        <w:rPr>
          <w:spacing w:val="-3"/>
          <w:sz w:val="24"/>
          <w:szCs w:val="24"/>
        </w:rPr>
        <w:t xml:space="preserve"> </w:t>
      </w:r>
      <w:r>
        <w:rPr>
          <w:sz w:val="24"/>
          <w:szCs w:val="24"/>
        </w:rPr>
        <w:t>condition.</w:t>
      </w:r>
      <w:r>
        <w:rPr>
          <w:spacing w:val="4"/>
          <w:sz w:val="24"/>
          <w:szCs w:val="24"/>
        </w:rPr>
        <w:t xml:space="preserve"> </w:t>
      </w:r>
      <w:r>
        <w:rPr>
          <w:sz w:val="24"/>
          <w:szCs w:val="24"/>
        </w:rPr>
        <w:t>Second,</w:t>
      </w:r>
      <w:r>
        <w:rPr>
          <w:spacing w:val="-8"/>
          <w:sz w:val="24"/>
          <w:szCs w:val="24"/>
        </w:rPr>
        <w:t xml:space="preserve"> </w:t>
      </w:r>
      <w:r>
        <w:rPr>
          <w:sz w:val="24"/>
          <w:szCs w:val="24"/>
        </w:rPr>
        <w:t>we</w:t>
      </w:r>
      <w:r>
        <w:rPr>
          <w:spacing w:val="-3"/>
          <w:sz w:val="24"/>
          <w:szCs w:val="24"/>
        </w:rPr>
        <w:t xml:space="preserve"> </w:t>
      </w:r>
      <w:r>
        <w:rPr>
          <w:sz w:val="24"/>
          <w:szCs w:val="24"/>
        </w:rPr>
        <w:t>found</w:t>
      </w:r>
      <w:r>
        <w:rPr>
          <w:spacing w:val="-6"/>
          <w:sz w:val="24"/>
          <w:szCs w:val="24"/>
        </w:rPr>
        <w:t xml:space="preserve"> </w:t>
      </w:r>
      <w:r>
        <w:rPr>
          <w:sz w:val="24"/>
          <w:szCs w:val="24"/>
        </w:rPr>
        <w:t>the</w:t>
      </w:r>
      <w:r>
        <w:rPr>
          <w:spacing w:val="-3"/>
          <w:sz w:val="24"/>
          <w:szCs w:val="24"/>
        </w:rPr>
        <w:t xml:space="preserve"> </w:t>
      </w:r>
      <w:r>
        <w:rPr>
          <w:sz w:val="24"/>
          <w:szCs w:val="24"/>
        </w:rPr>
        <w:t>strongest</w:t>
      </w:r>
      <w:r>
        <w:rPr>
          <w:spacing w:val="-9"/>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of statistical</w:t>
      </w:r>
      <w:r>
        <w:rPr>
          <w:spacing w:val="-9"/>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z w:val="24"/>
          <w:szCs w:val="24"/>
        </w:rPr>
        <w:t>(i.e.,</w:t>
      </w:r>
      <w:r>
        <w:rPr>
          <w:spacing w:val="-4"/>
          <w:sz w:val="24"/>
          <w:szCs w:val="24"/>
        </w:rPr>
        <w:t xml:space="preserve"> </w:t>
      </w:r>
      <w:r>
        <w:rPr>
          <w:sz w:val="24"/>
          <w:szCs w:val="24"/>
        </w:rPr>
        <w:t>sensit</w:t>
      </w:r>
      <w:r>
        <w:rPr>
          <w:spacing w:val="-6"/>
          <w:sz w:val="24"/>
          <w:szCs w:val="24"/>
        </w:rPr>
        <w:t>i</w:t>
      </w:r>
      <w:r>
        <w:rPr>
          <w:sz w:val="24"/>
          <w:szCs w:val="24"/>
        </w:rPr>
        <w:t>vity</w:t>
      </w:r>
      <w:r>
        <w:rPr>
          <w:spacing w:val="-10"/>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amount</w:t>
      </w:r>
      <w:r>
        <w:rPr>
          <w:spacing w:val="-7"/>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3/3</w:t>
      </w:r>
      <w:r>
        <w:rPr>
          <w:spacing w:val="-3"/>
          <w:sz w:val="24"/>
          <w:szCs w:val="24"/>
        </w:rPr>
        <w:t xml:space="preserve"> </w:t>
      </w:r>
      <w:r>
        <w:rPr>
          <w:sz w:val="24"/>
          <w:szCs w:val="24"/>
        </w:rPr>
        <w:t>condition.</w:t>
      </w:r>
    </w:p>
    <w:p w:rsidR="00B72476" w:rsidRDefault="00CB77E8">
      <w:pPr>
        <w:spacing w:before="42"/>
        <w:ind w:left="696"/>
        <w:rPr>
          <w:sz w:val="24"/>
          <w:szCs w:val="24"/>
        </w:rPr>
      </w:pPr>
      <w:r>
        <w:rPr>
          <w:spacing w:val="-22"/>
          <w:sz w:val="24"/>
          <w:szCs w:val="24"/>
        </w:rPr>
        <w:t>T</w:t>
      </w:r>
      <w:r>
        <w:rPr>
          <w:sz w:val="24"/>
          <w:szCs w:val="24"/>
        </w:rPr>
        <w:t>ask</w:t>
      </w:r>
      <w:r>
        <w:rPr>
          <w:spacing w:val="37"/>
          <w:sz w:val="24"/>
          <w:szCs w:val="24"/>
        </w:rPr>
        <w:t xml:space="preserve"> </w:t>
      </w:r>
      <w:r>
        <w:rPr>
          <w:spacing w:val="-4"/>
          <w:w w:val="107"/>
          <w:sz w:val="24"/>
          <w:szCs w:val="24"/>
        </w:rPr>
        <w:t>r</w:t>
      </w:r>
      <w:r>
        <w:rPr>
          <w:w w:val="107"/>
          <w:sz w:val="24"/>
          <w:szCs w:val="24"/>
        </w:rPr>
        <w:t xml:space="preserve">esults.  </w:t>
      </w:r>
      <w:r>
        <w:rPr>
          <w:spacing w:val="48"/>
          <w:w w:val="107"/>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report</w:t>
      </w:r>
      <w:r>
        <w:rPr>
          <w:spacing w:val="-6"/>
          <w:sz w:val="24"/>
          <w:szCs w:val="24"/>
        </w:rPr>
        <w:t xml:space="preserve"> </w:t>
      </w:r>
      <w:r>
        <w:rPr>
          <w:sz w:val="24"/>
          <w:szCs w:val="24"/>
        </w:rPr>
        <w:t>performance</w:t>
      </w:r>
      <w:r>
        <w:rPr>
          <w:spacing w:val="-12"/>
          <w:sz w:val="24"/>
          <w:szCs w:val="24"/>
        </w:rPr>
        <w:t xml:space="preserve"> </w:t>
      </w:r>
      <w:r>
        <w:rPr>
          <w:sz w:val="24"/>
          <w:szCs w:val="24"/>
        </w:rPr>
        <w:t>on</w:t>
      </w:r>
      <w:r>
        <w:rPr>
          <w:spacing w:val="-2"/>
          <w:sz w:val="24"/>
          <w:szCs w:val="24"/>
        </w:rPr>
        <w:t xml:space="preserve"> </w:t>
      </w:r>
      <w:r>
        <w:rPr>
          <w:sz w:val="24"/>
          <w:szCs w:val="24"/>
        </w:rPr>
        <w:t>each</w:t>
      </w:r>
      <w:r>
        <w:rPr>
          <w:spacing w:val="-4"/>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three</w:t>
      </w:r>
      <w:r>
        <w:rPr>
          <w:spacing w:val="-5"/>
          <w:sz w:val="24"/>
          <w:szCs w:val="24"/>
        </w:rPr>
        <w:t xml:space="preserve"> </w:t>
      </w:r>
      <w:r>
        <w:rPr>
          <w:sz w:val="24"/>
          <w:szCs w:val="24"/>
        </w:rPr>
        <w:t>tasks</w:t>
      </w:r>
      <w:r>
        <w:rPr>
          <w:spacing w:val="-5"/>
          <w:sz w:val="24"/>
          <w:szCs w:val="24"/>
        </w:rPr>
        <w:t xml:space="preserve"> </w:t>
      </w:r>
      <w:r>
        <w:rPr>
          <w:sz w:val="24"/>
          <w:szCs w:val="24"/>
        </w:rPr>
        <w:t>separately</w:t>
      </w:r>
    </w:p>
    <w:p w:rsidR="00B72476" w:rsidRDefault="00B72476">
      <w:pPr>
        <w:spacing w:before="17" w:line="220" w:lineRule="exact"/>
        <w:rPr>
          <w:sz w:val="22"/>
          <w:szCs w:val="22"/>
        </w:rPr>
      </w:pPr>
    </w:p>
    <w:p w:rsidR="00B72476" w:rsidRDefault="00CB77E8">
      <w:pPr>
        <w:spacing w:line="415" w:lineRule="auto"/>
        <w:ind w:left="120" w:right="78" w:firstLine="576"/>
        <w:rPr>
          <w:sz w:val="24"/>
          <w:szCs w:val="24"/>
        </w:rPr>
      </w:pPr>
      <w:r>
        <w:rPr>
          <w:sz w:val="24"/>
          <w:szCs w:val="24"/>
        </w:rPr>
        <w:t>Memor</w:t>
      </w:r>
      <w:r>
        <w:rPr>
          <w:spacing w:val="-9"/>
          <w:sz w:val="24"/>
          <w:szCs w:val="24"/>
        </w:rPr>
        <w:t>y</w:t>
      </w:r>
      <w:r>
        <w:rPr>
          <w:sz w:val="24"/>
          <w:szCs w:val="24"/>
        </w:rPr>
        <w:t xml:space="preserve">.  </w:t>
      </w:r>
      <w:r>
        <w:rPr>
          <w:spacing w:val="50"/>
          <w:sz w:val="24"/>
          <w:szCs w:val="24"/>
        </w:rPr>
        <w:t xml:space="preserve"> </w:t>
      </w:r>
      <w:r>
        <w:rPr>
          <w:sz w:val="24"/>
          <w:szCs w:val="24"/>
        </w:rPr>
        <w:t>There</w:t>
      </w:r>
      <w:r>
        <w:rPr>
          <w:spacing w:val="-6"/>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w:t>
      </w:r>
      <w:r>
        <w:rPr>
          <w:spacing w:val="-1"/>
          <w:sz w:val="24"/>
          <w:szCs w:val="24"/>
        </w:rPr>
        <w:t xml:space="preserve"> </w:t>
      </w:r>
      <w:r>
        <w:rPr>
          <w:sz w:val="24"/>
          <w:szCs w:val="24"/>
        </w:rPr>
        <w:t>significant</w:t>
      </w:r>
      <w:r>
        <w:rPr>
          <w:spacing w:val="-20"/>
          <w:sz w:val="24"/>
          <w:szCs w:val="24"/>
        </w:rPr>
        <w:t xml:space="preserve"> </w:t>
      </w:r>
      <w:r>
        <w:rPr>
          <w:sz w:val="24"/>
          <w:szCs w:val="24"/>
        </w:rPr>
        <w:t>main</w:t>
      </w:r>
      <w:r>
        <w:rPr>
          <w:spacing w:val="-5"/>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with</w:t>
      </w:r>
      <w:r>
        <w:rPr>
          <w:spacing w:val="-4"/>
          <w:sz w:val="24"/>
          <w:szCs w:val="24"/>
        </w:rPr>
        <w:t xml:space="preserve"> </w:t>
      </w:r>
      <w:r>
        <w:rPr>
          <w:sz w:val="24"/>
          <w:szCs w:val="24"/>
        </w:rPr>
        <w:t>greater</w:t>
      </w:r>
      <w:r>
        <w:rPr>
          <w:spacing w:val="-7"/>
          <w:sz w:val="24"/>
          <w:szCs w:val="24"/>
        </w:rPr>
        <w:t xml:space="preserve"> </w:t>
      </w:r>
      <w:r>
        <w:rPr>
          <w:spacing w:val="-4"/>
          <w:sz w:val="24"/>
          <w:szCs w:val="24"/>
        </w:rPr>
        <w:t>e</w:t>
      </w:r>
      <w:r>
        <w:rPr>
          <w:sz w:val="24"/>
          <w:szCs w:val="24"/>
        </w:rPr>
        <w:t>xposure</w:t>
      </w:r>
      <w:r>
        <w:rPr>
          <w:spacing w:val="-9"/>
          <w:sz w:val="24"/>
          <w:szCs w:val="24"/>
        </w:rPr>
        <w:t xml:space="preserve"> </w:t>
      </w:r>
      <w:r>
        <w:rPr>
          <w:w w:val="99"/>
          <w:sz w:val="24"/>
          <w:szCs w:val="24"/>
        </w:rPr>
        <w:t>resulted in</w:t>
      </w:r>
      <w:r>
        <w:rPr>
          <w:sz w:val="24"/>
          <w:szCs w:val="24"/>
        </w:rPr>
        <w:t xml:space="preserve"> better</w:t>
      </w:r>
      <w:r>
        <w:rPr>
          <w:spacing w:val="-5"/>
          <w:sz w:val="24"/>
          <w:szCs w:val="24"/>
        </w:rPr>
        <w:t xml:space="preserve"> </w:t>
      </w:r>
      <w:r>
        <w:rPr>
          <w:sz w:val="24"/>
          <w:szCs w:val="24"/>
        </w:rPr>
        <w:t>memory</w:t>
      </w:r>
      <w:r>
        <w:rPr>
          <w:spacing w:val="-8"/>
          <w:sz w:val="24"/>
          <w:szCs w:val="24"/>
        </w:rPr>
        <w:t xml:space="preserve"> </w:t>
      </w:r>
      <w:r>
        <w:rPr>
          <w:sz w:val="24"/>
          <w:szCs w:val="24"/>
        </w:rPr>
        <w:t>scores.</w:t>
      </w:r>
      <w:r>
        <w:rPr>
          <w:spacing w:val="7"/>
          <w:sz w:val="24"/>
          <w:szCs w:val="24"/>
        </w:rPr>
        <w:t xml:space="preserve"> </w:t>
      </w:r>
      <w:r>
        <w:rPr>
          <w:sz w:val="24"/>
          <w:szCs w:val="24"/>
        </w:rPr>
        <w:t>There</w:t>
      </w:r>
      <w:r>
        <w:rPr>
          <w:spacing w:val="-6"/>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also</w:t>
      </w:r>
      <w:r>
        <w:rPr>
          <w:spacing w:val="-4"/>
          <w:sz w:val="24"/>
          <w:szCs w:val="24"/>
        </w:rPr>
        <w:t xml:space="preserve"> </w:t>
      </w:r>
      <w:r>
        <w:rPr>
          <w:sz w:val="24"/>
          <w:szCs w:val="24"/>
        </w:rPr>
        <w:t>a</w:t>
      </w:r>
      <w:r>
        <w:rPr>
          <w:spacing w:val="-1"/>
          <w:sz w:val="24"/>
          <w:szCs w:val="24"/>
        </w:rPr>
        <w:t xml:space="preserve"> </w:t>
      </w:r>
      <w:r>
        <w:rPr>
          <w:sz w:val="24"/>
          <w:szCs w:val="24"/>
        </w:rPr>
        <w:t>significant</w:t>
      </w:r>
      <w:r>
        <w:rPr>
          <w:spacing w:val="-20"/>
          <w:sz w:val="24"/>
          <w:szCs w:val="24"/>
        </w:rPr>
        <w:t xml:space="preserve"> </w:t>
      </w:r>
      <w:r>
        <w:rPr>
          <w:sz w:val="24"/>
          <w:szCs w:val="24"/>
        </w:rPr>
        <w:t>main</w:t>
      </w:r>
      <w:r>
        <w:rPr>
          <w:spacing w:val="-5"/>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condition;</w:t>
      </w:r>
      <w:r>
        <w:rPr>
          <w:spacing w:val="-10"/>
          <w:sz w:val="24"/>
          <w:szCs w:val="24"/>
        </w:rPr>
        <w:t xml:space="preserve"> </w:t>
      </w:r>
      <w:r>
        <w:rPr>
          <w:sz w:val="24"/>
          <w:szCs w:val="24"/>
        </w:rPr>
        <w:t>2/3</w:t>
      </w:r>
      <w:r>
        <w:rPr>
          <w:spacing w:val="-3"/>
          <w:sz w:val="24"/>
          <w:szCs w:val="24"/>
        </w:rPr>
        <w:t xml:space="preserve"> </w:t>
      </w:r>
      <w:r>
        <w:rPr>
          <w:sz w:val="24"/>
          <w:szCs w:val="24"/>
        </w:rPr>
        <w:t>scores</w:t>
      </w:r>
      <w:r>
        <w:rPr>
          <w:spacing w:val="-6"/>
          <w:sz w:val="24"/>
          <w:szCs w:val="24"/>
        </w:rPr>
        <w:t xml:space="preserve"> </w:t>
      </w:r>
      <w:r>
        <w:rPr>
          <w:sz w:val="24"/>
          <w:szCs w:val="24"/>
        </w:rPr>
        <w:t>were significantly</w:t>
      </w:r>
      <w:r>
        <w:rPr>
          <w:spacing w:val="-24"/>
          <w:sz w:val="24"/>
          <w:szCs w:val="24"/>
        </w:rPr>
        <w:t xml:space="preserve"> </w:t>
      </w:r>
      <w:r>
        <w:rPr>
          <w:sz w:val="24"/>
          <w:szCs w:val="24"/>
        </w:rPr>
        <w:t>higher</w:t>
      </w:r>
      <w:r>
        <w:rPr>
          <w:spacing w:val="-6"/>
          <w:sz w:val="24"/>
          <w:szCs w:val="24"/>
        </w:rPr>
        <w:t xml:space="preserve"> </w:t>
      </w:r>
      <w:r>
        <w:rPr>
          <w:sz w:val="24"/>
          <w:szCs w:val="24"/>
        </w:rPr>
        <w:t>than</w:t>
      </w:r>
      <w:r>
        <w:rPr>
          <w:spacing w:val="-4"/>
          <w:sz w:val="24"/>
          <w:szCs w:val="24"/>
        </w:rPr>
        <w:t xml:space="preserve"> </w:t>
      </w:r>
      <w:r>
        <w:rPr>
          <w:sz w:val="24"/>
          <w:szCs w:val="24"/>
        </w:rPr>
        <w:t>scores</w:t>
      </w:r>
      <w:r>
        <w:rPr>
          <w:spacing w:val="-6"/>
          <w:sz w:val="24"/>
          <w:szCs w:val="24"/>
        </w:rPr>
        <w:t xml:space="preserve"> </w:t>
      </w:r>
      <w:r>
        <w:rPr>
          <w:sz w:val="24"/>
          <w:szCs w:val="24"/>
        </w:rPr>
        <w:t>from</w:t>
      </w:r>
      <w:r>
        <w:rPr>
          <w:spacing w:val="-5"/>
          <w:sz w:val="24"/>
          <w:szCs w:val="24"/>
        </w:rPr>
        <w:t xml:space="preserve"> </w:t>
      </w:r>
      <w:r>
        <w:rPr>
          <w:sz w:val="24"/>
          <w:szCs w:val="24"/>
        </w:rPr>
        <w:t>the</w:t>
      </w:r>
      <w:r>
        <w:rPr>
          <w:spacing w:val="-3"/>
          <w:sz w:val="24"/>
          <w:szCs w:val="24"/>
        </w:rPr>
        <w:t xml:space="preserve"> </w:t>
      </w:r>
      <w:r>
        <w:rPr>
          <w:sz w:val="24"/>
          <w:szCs w:val="24"/>
        </w:rPr>
        <w:t>0/3</w:t>
      </w:r>
      <w:r>
        <w:rPr>
          <w:spacing w:val="-3"/>
          <w:sz w:val="24"/>
          <w:szCs w:val="24"/>
        </w:rPr>
        <w:t xml:space="preserve"> </w:t>
      </w:r>
      <w:r>
        <w:rPr>
          <w:sz w:val="24"/>
          <w:szCs w:val="24"/>
        </w:rPr>
        <w:t>and</w:t>
      </w:r>
      <w:r>
        <w:rPr>
          <w:spacing w:val="-3"/>
          <w:sz w:val="24"/>
          <w:szCs w:val="24"/>
        </w:rPr>
        <w:t xml:space="preserve"> </w:t>
      </w:r>
      <w:r>
        <w:rPr>
          <w:sz w:val="24"/>
          <w:szCs w:val="24"/>
        </w:rPr>
        <w:t>1/3</w:t>
      </w:r>
      <w:r>
        <w:rPr>
          <w:spacing w:val="-3"/>
          <w:sz w:val="24"/>
          <w:szCs w:val="24"/>
        </w:rPr>
        <w:t xml:space="preserve"> </w:t>
      </w:r>
      <w:r>
        <w:rPr>
          <w:sz w:val="24"/>
          <w:szCs w:val="24"/>
        </w:rPr>
        <w:t>conditions</w:t>
      </w:r>
      <w:r>
        <w:rPr>
          <w:spacing w:val="-10"/>
          <w:sz w:val="24"/>
          <w:szCs w:val="24"/>
        </w:rPr>
        <w:t xml:space="preserve"> </w:t>
      </w:r>
      <w:r>
        <w:rPr>
          <w:sz w:val="24"/>
          <w:szCs w:val="24"/>
        </w:rPr>
        <w:t>combined</w:t>
      </w:r>
      <w:r>
        <w:rPr>
          <w:spacing w:val="-9"/>
          <w:sz w:val="24"/>
          <w:szCs w:val="24"/>
        </w:rPr>
        <w:t xml:space="preserve"> </w:t>
      </w:r>
      <w:r>
        <w:rPr>
          <w:sz w:val="24"/>
          <w:szCs w:val="24"/>
        </w:rPr>
        <w:t>and</w:t>
      </w:r>
      <w:r>
        <w:rPr>
          <w:spacing w:val="-3"/>
          <w:sz w:val="24"/>
          <w:szCs w:val="24"/>
        </w:rPr>
        <w:t xml:space="preserve"> </w:t>
      </w:r>
      <w:r>
        <w:rPr>
          <w:sz w:val="24"/>
          <w:szCs w:val="24"/>
        </w:rPr>
        <w:t>3/3</w:t>
      </w:r>
      <w:r>
        <w:rPr>
          <w:spacing w:val="-3"/>
          <w:sz w:val="24"/>
          <w:szCs w:val="24"/>
        </w:rPr>
        <w:t xml:space="preserve"> </w:t>
      </w:r>
      <w:r>
        <w:rPr>
          <w:sz w:val="24"/>
          <w:szCs w:val="24"/>
        </w:rPr>
        <w:t>scores</w:t>
      </w:r>
      <w:r>
        <w:rPr>
          <w:spacing w:val="-6"/>
          <w:sz w:val="24"/>
          <w:szCs w:val="24"/>
        </w:rPr>
        <w:t xml:space="preserve"> </w:t>
      </w:r>
      <w:r>
        <w:rPr>
          <w:sz w:val="24"/>
          <w:szCs w:val="24"/>
        </w:rPr>
        <w:t>were significantly</w:t>
      </w:r>
      <w:r>
        <w:rPr>
          <w:spacing w:val="-24"/>
          <w:sz w:val="24"/>
          <w:szCs w:val="24"/>
        </w:rPr>
        <w:t xml:space="preserve"> </w:t>
      </w:r>
      <w:r>
        <w:rPr>
          <w:sz w:val="24"/>
          <w:szCs w:val="24"/>
        </w:rPr>
        <w:t>higher</w:t>
      </w:r>
      <w:r>
        <w:rPr>
          <w:spacing w:val="-6"/>
          <w:sz w:val="24"/>
          <w:szCs w:val="24"/>
        </w:rPr>
        <w:t xml:space="preserve"> </w:t>
      </w:r>
      <w:r>
        <w:rPr>
          <w:sz w:val="24"/>
          <w:szCs w:val="24"/>
        </w:rPr>
        <w:t>than</w:t>
      </w:r>
      <w:r>
        <w:rPr>
          <w:spacing w:val="-4"/>
          <w:sz w:val="24"/>
          <w:szCs w:val="24"/>
        </w:rPr>
        <w:t xml:space="preserve"> </w:t>
      </w:r>
      <w:r>
        <w:rPr>
          <w:sz w:val="24"/>
          <w:szCs w:val="24"/>
        </w:rPr>
        <w:t>scores</w:t>
      </w:r>
      <w:r>
        <w:rPr>
          <w:spacing w:val="-6"/>
          <w:sz w:val="24"/>
          <w:szCs w:val="24"/>
        </w:rPr>
        <w:t xml:space="preserve"> </w:t>
      </w:r>
      <w:r>
        <w:rPr>
          <w:sz w:val="24"/>
          <w:szCs w:val="24"/>
        </w:rPr>
        <w:t>from</w:t>
      </w:r>
      <w:r>
        <w:rPr>
          <w:spacing w:val="-5"/>
          <w:sz w:val="24"/>
          <w:szCs w:val="24"/>
        </w:rPr>
        <w:t xml:space="preserve"> </w:t>
      </w:r>
      <w:r>
        <w:rPr>
          <w:sz w:val="24"/>
          <w:szCs w:val="24"/>
        </w:rPr>
        <w:t>the</w:t>
      </w:r>
      <w:r>
        <w:rPr>
          <w:spacing w:val="-3"/>
          <w:sz w:val="24"/>
          <w:szCs w:val="24"/>
        </w:rPr>
        <w:t xml:space="preserve"> </w:t>
      </w:r>
      <w:r>
        <w:rPr>
          <w:sz w:val="24"/>
          <w:szCs w:val="24"/>
        </w:rPr>
        <w:t>rest</w:t>
      </w:r>
      <w:r>
        <w:rPr>
          <w:spacing w:val="-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conditions</w:t>
      </w:r>
      <w:r>
        <w:rPr>
          <w:spacing w:val="-10"/>
          <w:sz w:val="24"/>
          <w:szCs w:val="24"/>
        </w:rPr>
        <w:t xml:space="preserve"> </w:t>
      </w:r>
      <w:r>
        <w:rPr>
          <w:sz w:val="24"/>
          <w:szCs w:val="24"/>
        </w:rPr>
        <w:t>combined.</w:t>
      </w:r>
      <w:r>
        <w:rPr>
          <w:spacing w:val="4"/>
          <w:sz w:val="24"/>
          <w:szCs w:val="24"/>
        </w:rPr>
        <w:t xml:space="preserve"> </w:t>
      </w:r>
      <w:r>
        <w:rPr>
          <w:sz w:val="24"/>
          <w:szCs w:val="24"/>
        </w:rPr>
        <w:t>Because</w:t>
      </w:r>
      <w:r>
        <w:rPr>
          <w:spacing w:val="-8"/>
          <w:sz w:val="24"/>
          <w:szCs w:val="24"/>
        </w:rPr>
        <w:t xml:space="preserve"> </w:t>
      </w:r>
      <w:r>
        <w:rPr>
          <w:sz w:val="24"/>
          <w:szCs w:val="24"/>
        </w:rPr>
        <w:t>2/3</w:t>
      </w:r>
      <w:r>
        <w:rPr>
          <w:spacing w:val="-3"/>
          <w:sz w:val="24"/>
          <w:szCs w:val="24"/>
        </w:rPr>
        <w:t xml:space="preserve"> </w:t>
      </w:r>
      <w:r>
        <w:rPr>
          <w:sz w:val="24"/>
          <w:szCs w:val="24"/>
        </w:rPr>
        <w:t>and</w:t>
      </w:r>
      <w:r>
        <w:rPr>
          <w:spacing w:val="-3"/>
          <w:sz w:val="24"/>
          <w:szCs w:val="24"/>
        </w:rPr>
        <w:t xml:space="preserve"> </w:t>
      </w:r>
      <w:r>
        <w:rPr>
          <w:sz w:val="24"/>
          <w:szCs w:val="24"/>
        </w:rPr>
        <w:t>3/3 scores</w:t>
      </w:r>
      <w:r>
        <w:rPr>
          <w:spacing w:val="-6"/>
          <w:sz w:val="24"/>
          <w:szCs w:val="24"/>
        </w:rPr>
        <w:t xml:space="preserve"> </w:t>
      </w:r>
      <w:r>
        <w:rPr>
          <w:sz w:val="24"/>
          <w:szCs w:val="24"/>
        </w:rPr>
        <w:t>both</w:t>
      </w:r>
      <w:r>
        <w:rPr>
          <w:spacing w:val="-4"/>
          <w:sz w:val="24"/>
          <w:szCs w:val="24"/>
        </w:rPr>
        <w:t xml:space="preserve"> </w:t>
      </w:r>
      <w:r>
        <w:rPr>
          <w:sz w:val="24"/>
          <w:szCs w:val="24"/>
        </w:rPr>
        <w:t>outperformed</w:t>
      </w:r>
      <w:r>
        <w:rPr>
          <w:spacing w:val="-13"/>
          <w:sz w:val="24"/>
          <w:szCs w:val="24"/>
        </w:rPr>
        <w:t xml:space="preserve"> </w:t>
      </w:r>
      <w:r>
        <w:rPr>
          <w:sz w:val="24"/>
          <w:szCs w:val="24"/>
        </w:rPr>
        <w:t>all</w:t>
      </w:r>
      <w:r>
        <w:rPr>
          <w:spacing w:val="-2"/>
          <w:sz w:val="24"/>
          <w:szCs w:val="24"/>
        </w:rPr>
        <w:t xml:space="preserve"> </w:t>
      </w:r>
      <w:r>
        <w:rPr>
          <w:sz w:val="24"/>
          <w:szCs w:val="24"/>
        </w:rPr>
        <w:t>the</w:t>
      </w:r>
      <w:r>
        <w:rPr>
          <w:spacing w:val="-3"/>
          <w:sz w:val="24"/>
          <w:szCs w:val="24"/>
        </w:rPr>
        <w:t xml:space="preserve"> </w:t>
      </w:r>
      <w:r>
        <w:rPr>
          <w:sz w:val="24"/>
          <w:szCs w:val="24"/>
        </w:rPr>
        <w:t>respect</w:t>
      </w:r>
      <w:r>
        <w:rPr>
          <w:spacing w:val="-6"/>
          <w:sz w:val="24"/>
          <w:szCs w:val="24"/>
        </w:rPr>
        <w:t>i</w:t>
      </w:r>
      <w:r>
        <w:rPr>
          <w:spacing w:val="-4"/>
          <w:sz w:val="24"/>
          <w:szCs w:val="24"/>
        </w:rPr>
        <w:t>v</w:t>
      </w:r>
      <w:r>
        <w:rPr>
          <w:sz w:val="24"/>
          <w:szCs w:val="24"/>
        </w:rPr>
        <w:t>e</w:t>
      </w:r>
      <w:r>
        <w:rPr>
          <w:spacing w:val="-10"/>
          <w:sz w:val="24"/>
          <w:szCs w:val="24"/>
        </w:rPr>
        <w:t xml:space="preserve"> </w:t>
      </w:r>
      <w:r>
        <w:rPr>
          <w:sz w:val="24"/>
          <w:szCs w:val="24"/>
        </w:rPr>
        <w:t>l</w:t>
      </w:r>
      <w:r>
        <w:rPr>
          <w:spacing w:val="-6"/>
          <w:sz w:val="24"/>
          <w:szCs w:val="24"/>
        </w:rPr>
        <w:t>o</w:t>
      </w:r>
      <w:r>
        <w:rPr>
          <w:sz w:val="24"/>
          <w:szCs w:val="24"/>
        </w:rPr>
        <w:t>wer</w:t>
      </w:r>
      <w:r>
        <w:rPr>
          <w:spacing w:val="-5"/>
          <w:sz w:val="24"/>
          <w:szCs w:val="24"/>
        </w:rPr>
        <w:t xml:space="preserve"> </w:t>
      </w:r>
      <w:r>
        <w:rPr>
          <w:sz w:val="24"/>
          <w:szCs w:val="24"/>
        </w:rPr>
        <w:t>l</w:t>
      </w:r>
      <w:r>
        <w:rPr>
          <w:spacing w:val="-6"/>
          <w:sz w:val="24"/>
          <w:szCs w:val="24"/>
        </w:rPr>
        <w:t>e</w:t>
      </w:r>
      <w:r>
        <w:rPr>
          <w:spacing w:val="-4"/>
          <w:sz w:val="24"/>
          <w:szCs w:val="24"/>
        </w:rPr>
        <w:t>v</w:t>
      </w:r>
      <w:r>
        <w:rPr>
          <w:sz w:val="24"/>
          <w:szCs w:val="24"/>
        </w:rPr>
        <w:t>els</w:t>
      </w:r>
      <w:r>
        <w:rPr>
          <w:spacing w:val="-6"/>
          <w:sz w:val="24"/>
          <w:szCs w:val="24"/>
        </w:rPr>
        <w:t xml:space="preserve"> </w:t>
      </w:r>
      <w:r>
        <w:rPr>
          <w:sz w:val="24"/>
          <w:szCs w:val="24"/>
        </w:rPr>
        <w:t>of</w:t>
      </w:r>
      <w:r>
        <w:rPr>
          <w:spacing w:val="-2"/>
          <w:sz w:val="24"/>
          <w:szCs w:val="24"/>
        </w:rPr>
        <w:t xml:space="preserve"> </w:t>
      </w:r>
      <w:r>
        <w:rPr>
          <w:sz w:val="24"/>
          <w:szCs w:val="24"/>
        </w:rPr>
        <w:t>coherence,</w:t>
      </w:r>
      <w:r>
        <w:rPr>
          <w:spacing w:val="-10"/>
          <w:sz w:val="24"/>
          <w:szCs w:val="24"/>
        </w:rPr>
        <w:t xml:space="preserve"> </w:t>
      </w:r>
      <w:r>
        <w:rPr>
          <w:sz w:val="24"/>
          <w:szCs w:val="24"/>
        </w:rPr>
        <w:t>we</w:t>
      </w:r>
      <w:r>
        <w:rPr>
          <w:spacing w:val="-3"/>
          <w:sz w:val="24"/>
          <w:szCs w:val="24"/>
        </w:rPr>
        <w:t xml:space="preserve"> </w:t>
      </w:r>
      <w:r>
        <w:rPr>
          <w:sz w:val="24"/>
          <w:szCs w:val="24"/>
        </w:rPr>
        <w:t>also</w:t>
      </w:r>
      <w:r>
        <w:rPr>
          <w:spacing w:val="-4"/>
          <w:sz w:val="24"/>
          <w:szCs w:val="24"/>
        </w:rPr>
        <w:t xml:space="preserve"> </w:t>
      </w:r>
      <w:r>
        <w:rPr>
          <w:sz w:val="24"/>
          <w:szCs w:val="24"/>
        </w:rPr>
        <w:t>computed</w:t>
      </w:r>
      <w:r>
        <w:rPr>
          <w:spacing w:val="-9"/>
          <w:sz w:val="24"/>
          <w:szCs w:val="24"/>
        </w:rPr>
        <w:t xml:space="preserve"> </w:t>
      </w:r>
      <w:r>
        <w:rPr>
          <w:sz w:val="24"/>
          <w:szCs w:val="24"/>
        </w:rPr>
        <w:t>this model</w:t>
      </w:r>
      <w:r>
        <w:rPr>
          <w:spacing w:val="-6"/>
          <w:sz w:val="24"/>
          <w:szCs w:val="24"/>
        </w:rPr>
        <w:t xml:space="preserve"> </w:t>
      </w:r>
      <w:r>
        <w:rPr>
          <w:sz w:val="24"/>
          <w:szCs w:val="24"/>
        </w:rPr>
        <w:t>using</w:t>
      </w:r>
      <w:r>
        <w:rPr>
          <w:spacing w:val="-5"/>
          <w:sz w:val="24"/>
          <w:szCs w:val="24"/>
        </w:rPr>
        <w:t xml:space="preserve"> </w:t>
      </w:r>
      <w:r>
        <w:rPr>
          <w:sz w:val="24"/>
          <w:szCs w:val="24"/>
        </w:rPr>
        <w:t>coherence</w:t>
      </w:r>
      <w:r>
        <w:rPr>
          <w:spacing w:val="-10"/>
          <w:sz w:val="24"/>
          <w:szCs w:val="24"/>
        </w:rPr>
        <w:t xml:space="preserve"> </w:t>
      </w:r>
      <w:r>
        <w:rPr>
          <w:sz w:val="24"/>
          <w:szCs w:val="24"/>
        </w:rPr>
        <w:t>as</w:t>
      </w:r>
      <w:r>
        <w:rPr>
          <w:spacing w:val="-2"/>
          <w:sz w:val="24"/>
          <w:szCs w:val="24"/>
        </w:rPr>
        <w:t xml:space="preserve"> </w:t>
      </w:r>
      <w:r>
        <w:rPr>
          <w:sz w:val="24"/>
          <w:szCs w:val="24"/>
        </w:rPr>
        <w:t>a</w:t>
      </w:r>
      <w:r>
        <w:rPr>
          <w:spacing w:val="-1"/>
          <w:sz w:val="24"/>
          <w:szCs w:val="24"/>
        </w:rPr>
        <w:t xml:space="preserve"> </w:t>
      </w:r>
      <w:r>
        <w:rPr>
          <w:sz w:val="24"/>
          <w:szCs w:val="24"/>
        </w:rPr>
        <w:t>continuous</w:t>
      </w:r>
      <w:r>
        <w:rPr>
          <w:spacing w:val="-11"/>
          <w:sz w:val="24"/>
          <w:szCs w:val="24"/>
        </w:rPr>
        <w:t xml:space="preserve"> </w:t>
      </w:r>
      <w:r>
        <w:rPr>
          <w:spacing w:val="-6"/>
          <w:sz w:val="24"/>
          <w:szCs w:val="24"/>
        </w:rPr>
        <w:t>v</w:t>
      </w:r>
      <w:r>
        <w:rPr>
          <w:sz w:val="24"/>
          <w:szCs w:val="24"/>
        </w:rPr>
        <w:t>ariable;</w:t>
      </w:r>
      <w:r>
        <w:rPr>
          <w:spacing w:val="-8"/>
          <w:sz w:val="24"/>
          <w:szCs w:val="24"/>
        </w:rPr>
        <w:t xml:space="preserve"> </w:t>
      </w:r>
      <w:r>
        <w:rPr>
          <w:sz w:val="24"/>
          <w:szCs w:val="24"/>
        </w:rPr>
        <w:t>the</w:t>
      </w:r>
      <w:r>
        <w:rPr>
          <w:spacing w:val="-3"/>
          <w:sz w:val="24"/>
          <w:szCs w:val="24"/>
        </w:rPr>
        <w:t xml:space="preserve"> </w:t>
      </w:r>
      <w:r>
        <w:rPr>
          <w:sz w:val="24"/>
          <w:szCs w:val="24"/>
        </w:rPr>
        <w:t>continuous</w:t>
      </w:r>
      <w:r>
        <w:rPr>
          <w:spacing w:val="-11"/>
          <w:sz w:val="24"/>
          <w:szCs w:val="24"/>
        </w:rPr>
        <w:t xml:space="preserve"> </w:t>
      </w:r>
      <w:r>
        <w:rPr>
          <w:sz w:val="24"/>
          <w:szCs w:val="24"/>
        </w:rPr>
        <w:t>coherence</w:t>
      </w:r>
      <w:r>
        <w:rPr>
          <w:spacing w:val="-10"/>
          <w:sz w:val="24"/>
          <w:szCs w:val="24"/>
        </w:rPr>
        <w:t xml:space="preserve"> </w:t>
      </w:r>
      <w:r>
        <w:rPr>
          <w:sz w:val="24"/>
          <w:szCs w:val="24"/>
        </w:rPr>
        <w:t>r</w:t>
      </w:r>
      <w:r>
        <w:rPr>
          <w:spacing w:val="-4"/>
          <w:sz w:val="24"/>
          <w:szCs w:val="24"/>
        </w:rPr>
        <w:t>e</w:t>
      </w:r>
      <w:r>
        <w:rPr>
          <w:sz w:val="24"/>
          <w:szCs w:val="24"/>
        </w:rPr>
        <w:t>gressor</w:t>
      </w:r>
      <w:r>
        <w:rPr>
          <w:spacing w:val="-9"/>
          <w:sz w:val="24"/>
          <w:szCs w:val="24"/>
        </w:rPr>
        <w:t xml:space="preserve"> </w:t>
      </w:r>
      <w:r>
        <w:rPr>
          <w:sz w:val="24"/>
          <w:szCs w:val="24"/>
        </w:rPr>
        <w:t>significantly predicted</w:t>
      </w:r>
      <w:r>
        <w:rPr>
          <w:spacing w:val="-9"/>
          <w:sz w:val="24"/>
          <w:szCs w:val="24"/>
        </w:rPr>
        <w:t xml:space="preserve"> </w:t>
      </w:r>
      <w:r>
        <w:rPr>
          <w:sz w:val="24"/>
          <w:szCs w:val="24"/>
        </w:rPr>
        <w:t>increases</w:t>
      </w:r>
      <w:r>
        <w:rPr>
          <w:spacing w:val="-9"/>
          <w:sz w:val="24"/>
          <w:szCs w:val="24"/>
        </w:rPr>
        <w:t xml:space="preserve"> </w:t>
      </w:r>
      <w:r>
        <w:rPr>
          <w:sz w:val="24"/>
          <w:szCs w:val="24"/>
        </w:rPr>
        <w:t>in</w:t>
      </w:r>
      <w:r>
        <w:rPr>
          <w:spacing w:val="-2"/>
          <w:sz w:val="24"/>
          <w:szCs w:val="24"/>
        </w:rPr>
        <w:t xml:space="preserve"> </w:t>
      </w:r>
      <w:r>
        <w:rPr>
          <w:sz w:val="24"/>
          <w:szCs w:val="24"/>
        </w:rPr>
        <w:t>score,</w:t>
      </w:r>
      <w:r>
        <w:rPr>
          <w:spacing w:val="-6"/>
          <w:sz w:val="24"/>
          <w:szCs w:val="24"/>
        </w:rPr>
        <w:t xml:space="preserve"> </w:t>
      </w:r>
      <w:r>
        <w:rPr>
          <w:sz w:val="24"/>
          <w:szCs w:val="24"/>
        </w:rPr>
        <w:t>β</w:t>
      </w:r>
      <w:r>
        <w:rPr>
          <w:spacing w:val="30"/>
          <w:sz w:val="24"/>
          <w:szCs w:val="24"/>
        </w:rPr>
        <w:t xml:space="preserve"> </w:t>
      </w:r>
      <w:r>
        <w:rPr>
          <w:w w:val="134"/>
          <w:sz w:val="24"/>
          <w:szCs w:val="24"/>
        </w:rPr>
        <w:t>=</w:t>
      </w:r>
      <w:r>
        <w:rPr>
          <w:spacing w:val="-14"/>
          <w:w w:val="134"/>
          <w:sz w:val="24"/>
          <w:szCs w:val="24"/>
        </w:rPr>
        <w:t xml:space="preserve"> </w:t>
      </w:r>
      <w:r>
        <w:rPr>
          <w:sz w:val="24"/>
          <w:szCs w:val="24"/>
        </w:rPr>
        <w:t>0.06,</w:t>
      </w:r>
      <w:r>
        <w:rPr>
          <w:spacing w:val="-7"/>
          <w:sz w:val="24"/>
          <w:szCs w:val="24"/>
        </w:rPr>
        <w:t xml:space="preserve"> </w:t>
      </w:r>
      <w:r>
        <w:rPr>
          <w:w w:val="109"/>
          <w:sz w:val="24"/>
          <w:szCs w:val="24"/>
        </w:rPr>
        <w:t>t(619)</w:t>
      </w:r>
      <w:r>
        <w:rPr>
          <w:spacing w:val="-24"/>
          <w:w w:val="109"/>
          <w:sz w:val="24"/>
          <w:szCs w:val="24"/>
        </w:rPr>
        <w:t xml:space="preserve"> </w:t>
      </w:r>
      <w:r>
        <w:rPr>
          <w:w w:val="109"/>
          <w:sz w:val="24"/>
          <w:szCs w:val="24"/>
        </w:rPr>
        <w:t>=</w:t>
      </w:r>
      <w:r>
        <w:rPr>
          <w:spacing w:val="34"/>
          <w:w w:val="109"/>
          <w:sz w:val="24"/>
          <w:szCs w:val="24"/>
        </w:rPr>
        <w:t xml:space="preserve"> </w:t>
      </w:r>
      <w:r>
        <w:rPr>
          <w:sz w:val="24"/>
          <w:szCs w:val="24"/>
        </w:rPr>
        <w:t>3.86,</w:t>
      </w:r>
      <w:r>
        <w:rPr>
          <w:spacing w:val="-7"/>
          <w:sz w:val="24"/>
          <w:szCs w:val="24"/>
        </w:rPr>
        <w:t xml:space="preserve"> </w:t>
      </w:r>
      <w:r>
        <w:rPr>
          <w:sz w:val="24"/>
          <w:szCs w:val="24"/>
        </w:rPr>
        <w:t>p</w:t>
      </w:r>
      <w:r>
        <w:rPr>
          <w:spacing w:val="3"/>
          <w:sz w:val="24"/>
          <w:szCs w:val="24"/>
        </w:rPr>
        <w:t xml:space="preserve"> </w:t>
      </w:r>
      <w:r>
        <w:rPr>
          <w:w w:val="134"/>
          <w:sz w:val="24"/>
          <w:szCs w:val="24"/>
        </w:rPr>
        <w:t>&lt;</w:t>
      </w:r>
      <w:r>
        <w:rPr>
          <w:spacing w:val="-14"/>
          <w:w w:val="134"/>
          <w:sz w:val="24"/>
          <w:szCs w:val="24"/>
        </w:rPr>
        <w:t xml:space="preserve"> </w:t>
      </w:r>
      <w:r>
        <w:rPr>
          <w:sz w:val="24"/>
          <w:szCs w:val="24"/>
        </w:rPr>
        <w:t>0.0005,</w:t>
      </w:r>
      <w:r>
        <w:rPr>
          <w:spacing w:val="-14"/>
          <w:sz w:val="24"/>
          <w:szCs w:val="24"/>
        </w:rPr>
        <w:t xml:space="preserve"> </w:t>
      </w:r>
      <w:r>
        <w:rPr>
          <w:sz w:val="24"/>
          <w:szCs w:val="24"/>
        </w:rPr>
        <w:t>suggesting</w:t>
      </w:r>
      <w:r>
        <w:rPr>
          <w:spacing w:val="-10"/>
          <w:sz w:val="24"/>
          <w:szCs w:val="24"/>
        </w:rPr>
        <w:t xml:space="preserve"> </w:t>
      </w:r>
      <w:r>
        <w:rPr>
          <w:sz w:val="24"/>
          <w:szCs w:val="24"/>
        </w:rPr>
        <w:t>that</w:t>
      </w:r>
      <w:r>
        <w:rPr>
          <w:spacing w:val="-4"/>
          <w:sz w:val="24"/>
          <w:szCs w:val="24"/>
        </w:rPr>
        <w:t xml:space="preserve"> </w:t>
      </w:r>
      <w:r>
        <w:rPr>
          <w:w w:val="108"/>
          <w:sz w:val="24"/>
          <w:szCs w:val="24"/>
        </w:rPr>
        <w:t>pa</w:t>
      </w:r>
      <w:r>
        <w:rPr>
          <w:spacing w:val="-4"/>
          <w:w w:val="108"/>
          <w:sz w:val="24"/>
          <w:szCs w:val="24"/>
        </w:rPr>
        <w:t>r</w:t>
      </w:r>
      <w:r>
        <w:rPr>
          <w:w w:val="101"/>
          <w:sz w:val="24"/>
          <w:szCs w:val="24"/>
        </w:rPr>
        <w:t xml:space="preserve">ametrically </w:t>
      </w:r>
      <w:r>
        <w:rPr>
          <w:sz w:val="24"/>
          <w:szCs w:val="24"/>
        </w:rPr>
        <w:t>increasing</w:t>
      </w:r>
      <w:r>
        <w:rPr>
          <w:spacing w:val="-10"/>
          <w:sz w:val="24"/>
          <w:szCs w:val="24"/>
        </w:rPr>
        <w:t xml:space="preserve"> </w:t>
      </w:r>
      <w:r>
        <w:rPr>
          <w:sz w:val="24"/>
          <w:szCs w:val="24"/>
        </w:rPr>
        <w:t>coherence</w:t>
      </w:r>
      <w:r>
        <w:rPr>
          <w:spacing w:val="-10"/>
          <w:sz w:val="24"/>
          <w:szCs w:val="24"/>
        </w:rPr>
        <w:t xml:space="preserve"> </w:t>
      </w:r>
      <w:r>
        <w:rPr>
          <w:sz w:val="24"/>
          <w:szCs w:val="24"/>
        </w:rPr>
        <w:t>results</w:t>
      </w:r>
      <w:r>
        <w:rPr>
          <w:spacing w:val="-6"/>
          <w:sz w:val="24"/>
          <w:szCs w:val="24"/>
        </w:rPr>
        <w:t xml:space="preserve"> </w:t>
      </w:r>
      <w:r>
        <w:rPr>
          <w:sz w:val="24"/>
          <w:szCs w:val="24"/>
        </w:rPr>
        <w:t>in</w:t>
      </w:r>
      <w:r>
        <w:rPr>
          <w:spacing w:val="-2"/>
          <w:sz w:val="24"/>
          <w:szCs w:val="24"/>
        </w:rPr>
        <w:t xml:space="preserve"> </w:t>
      </w:r>
      <w:r>
        <w:rPr>
          <w:sz w:val="24"/>
          <w:szCs w:val="24"/>
        </w:rPr>
        <w:t>pa</w:t>
      </w:r>
      <w:r>
        <w:rPr>
          <w:spacing w:val="-4"/>
          <w:sz w:val="24"/>
          <w:szCs w:val="24"/>
        </w:rPr>
        <w:t>r</w:t>
      </w:r>
      <w:r>
        <w:rPr>
          <w:sz w:val="24"/>
          <w:szCs w:val="24"/>
        </w:rPr>
        <w:t>ametric</w:t>
      </w:r>
      <w:r>
        <w:rPr>
          <w:spacing w:val="32"/>
          <w:sz w:val="24"/>
          <w:szCs w:val="24"/>
        </w:rPr>
        <w:t xml:space="preserve"> </w:t>
      </w:r>
      <w:r>
        <w:rPr>
          <w:sz w:val="24"/>
          <w:szCs w:val="24"/>
        </w:rPr>
        <w:t>increases</w:t>
      </w:r>
      <w:r>
        <w:rPr>
          <w:spacing w:val="-9"/>
          <w:sz w:val="24"/>
          <w:szCs w:val="24"/>
        </w:rPr>
        <w:t xml:space="preserve"> </w:t>
      </w:r>
      <w:r>
        <w:rPr>
          <w:sz w:val="24"/>
          <w:szCs w:val="24"/>
        </w:rPr>
        <w:t>in</w:t>
      </w:r>
      <w:r>
        <w:rPr>
          <w:spacing w:val="-2"/>
          <w:sz w:val="24"/>
          <w:szCs w:val="24"/>
        </w:rPr>
        <w:t xml:space="preserve"> </w:t>
      </w:r>
      <w:r>
        <w:rPr>
          <w:sz w:val="24"/>
          <w:szCs w:val="24"/>
        </w:rPr>
        <w:t>memory</w:t>
      </w:r>
      <w:r>
        <w:rPr>
          <w:spacing w:val="-8"/>
          <w:sz w:val="24"/>
          <w:szCs w:val="24"/>
        </w:rPr>
        <w:t xml:space="preserve"> </w:t>
      </w:r>
      <w:r>
        <w:rPr>
          <w:sz w:val="24"/>
          <w:szCs w:val="24"/>
        </w:rPr>
        <w:t>score.</w:t>
      </w:r>
    </w:p>
    <w:p w:rsidR="00B72476" w:rsidRDefault="00CB77E8">
      <w:pPr>
        <w:spacing w:line="300" w:lineRule="exact"/>
        <w:ind w:left="696"/>
        <w:rPr>
          <w:sz w:val="24"/>
          <w:szCs w:val="24"/>
        </w:rPr>
        <w:sectPr w:rsidR="00B72476">
          <w:type w:val="continuous"/>
          <w:pgSz w:w="12240" w:h="15840"/>
          <w:pgMar w:top="960" w:right="1340" w:bottom="280" w:left="1320" w:header="720" w:footer="720" w:gutter="0"/>
          <w:cols w:space="720"/>
        </w:sectPr>
      </w:pPr>
      <w:r>
        <w:rPr>
          <w:position w:val="-1"/>
          <w:sz w:val="24"/>
          <w:szCs w:val="24"/>
        </w:rPr>
        <w:t>Additionall</w:t>
      </w:r>
      <w:r>
        <w:rPr>
          <w:spacing w:val="-16"/>
          <w:position w:val="-1"/>
          <w:sz w:val="24"/>
          <w:szCs w:val="24"/>
        </w:rPr>
        <w:t>y</w:t>
      </w:r>
      <w:r>
        <w:rPr>
          <w:position w:val="-1"/>
          <w:sz w:val="24"/>
          <w:szCs w:val="24"/>
        </w:rPr>
        <w:t>,</w:t>
      </w:r>
      <w:r>
        <w:rPr>
          <w:spacing w:val="-13"/>
          <w:position w:val="-1"/>
          <w:sz w:val="24"/>
          <w:szCs w:val="24"/>
        </w:rPr>
        <w:t xml:space="preserve"> </w:t>
      </w:r>
      <w:r>
        <w:rPr>
          <w:position w:val="-1"/>
          <w:sz w:val="24"/>
          <w:szCs w:val="24"/>
        </w:rPr>
        <w:t>there</w:t>
      </w:r>
      <w:r>
        <w:rPr>
          <w:spacing w:val="-5"/>
          <w:position w:val="-1"/>
          <w:sz w:val="24"/>
          <w:szCs w:val="24"/>
        </w:rPr>
        <w:t xml:space="preserve"> </w:t>
      </w:r>
      <w:r>
        <w:rPr>
          <w:spacing w:val="-2"/>
          <w:position w:val="-1"/>
          <w:sz w:val="24"/>
          <w:szCs w:val="24"/>
        </w:rPr>
        <w:t>w</w:t>
      </w:r>
      <w:r>
        <w:rPr>
          <w:position w:val="-1"/>
          <w:sz w:val="24"/>
          <w:szCs w:val="24"/>
        </w:rPr>
        <w:t>as</w:t>
      </w:r>
      <w:r>
        <w:rPr>
          <w:spacing w:val="-4"/>
          <w:position w:val="-1"/>
          <w:sz w:val="24"/>
          <w:szCs w:val="24"/>
        </w:rPr>
        <w:t xml:space="preserve"> </w:t>
      </w:r>
      <w:r>
        <w:rPr>
          <w:position w:val="-1"/>
          <w:sz w:val="24"/>
          <w:szCs w:val="24"/>
        </w:rPr>
        <w:t>a</w:t>
      </w:r>
      <w:r>
        <w:rPr>
          <w:spacing w:val="-1"/>
          <w:position w:val="-1"/>
          <w:sz w:val="24"/>
          <w:szCs w:val="24"/>
        </w:rPr>
        <w:t xml:space="preserve"> </w:t>
      </w:r>
      <w:r>
        <w:rPr>
          <w:position w:val="-1"/>
          <w:sz w:val="24"/>
          <w:szCs w:val="24"/>
        </w:rPr>
        <w:t>significant</w:t>
      </w:r>
      <w:r>
        <w:rPr>
          <w:spacing w:val="-20"/>
          <w:position w:val="-1"/>
          <w:sz w:val="24"/>
          <w:szCs w:val="24"/>
        </w:rPr>
        <w:t xml:space="preserve"> </w:t>
      </w:r>
      <w:r>
        <w:rPr>
          <w:spacing w:val="-4"/>
          <w:position w:val="-1"/>
          <w:sz w:val="24"/>
          <w:szCs w:val="24"/>
        </w:rPr>
        <w:t>e</w:t>
      </w:r>
      <w:r>
        <w:rPr>
          <w:position w:val="-1"/>
          <w:sz w:val="24"/>
          <w:szCs w:val="24"/>
        </w:rPr>
        <w:t>xposure</w:t>
      </w:r>
      <w:r>
        <w:rPr>
          <w:spacing w:val="-9"/>
          <w:position w:val="-1"/>
          <w:sz w:val="24"/>
          <w:szCs w:val="24"/>
        </w:rPr>
        <w:t xml:space="preserve"> </w:t>
      </w:r>
      <w:r>
        <w:rPr>
          <w:rFonts w:ascii="Batang" w:eastAsia="Batang" w:hAnsi="Batang" w:cs="Batang"/>
          <w:position w:val="-1"/>
          <w:sz w:val="24"/>
          <w:szCs w:val="24"/>
        </w:rPr>
        <w:t>×</w:t>
      </w:r>
      <w:r>
        <w:rPr>
          <w:rFonts w:ascii="Batang" w:eastAsia="Batang" w:hAnsi="Batang" w:cs="Batang"/>
          <w:spacing w:val="-30"/>
          <w:position w:val="-1"/>
          <w:sz w:val="24"/>
          <w:szCs w:val="24"/>
        </w:rPr>
        <w:t xml:space="preserve"> </w:t>
      </w:r>
      <w:r>
        <w:rPr>
          <w:position w:val="-1"/>
          <w:sz w:val="24"/>
          <w:szCs w:val="24"/>
        </w:rPr>
        <w:t>condition</w:t>
      </w:r>
      <w:r>
        <w:rPr>
          <w:spacing w:val="-9"/>
          <w:position w:val="-1"/>
          <w:sz w:val="24"/>
          <w:szCs w:val="24"/>
        </w:rPr>
        <w:t xml:space="preserve"> </w:t>
      </w:r>
      <w:r>
        <w:rPr>
          <w:position w:val="-1"/>
          <w:sz w:val="24"/>
          <w:szCs w:val="24"/>
        </w:rPr>
        <w:t>interaction;</w:t>
      </w:r>
      <w:r>
        <w:rPr>
          <w:spacing w:val="-11"/>
          <w:position w:val="-1"/>
          <w:sz w:val="24"/>
          <w:szCs w:val="24"/>
        </w:rPr>
        <w:t xml:space="preserve"> </w:t>
      </w:r>
      <w:r>
        <w:rPr>
          <w:position w:val="-1"/>
          <w:sz w:val="24"/>
          <w:szCs w:val="24"/>
        </w:rPr>
        <w:t>the</w:t>
      </w:r>
      <w:r>
        <w:rPr>
          <w:spacing w:val="-3"/>
          <w:position w:val="-1"/>
          <w:sz w:val="24"/>
          <w:szCs w:val="24"/>
        </w:rPr>
        <w:t xml:space="preserve"> </w:t>
      </w:r>
      <w:r>
        <w:rPr>
          <w:position w:val="-1"/>
          <w:sz w:val="24"/>
          <w:szCs w:val="24"/>
        </w:rPr>
        <w:t>e</w:t>
      </w:r>
      <w:r>
        <w:rPr>
          <w:spacing w:val="-6"/>
          <w:position w:val="-1"/>
          <w:sz w:val="24"/>
          <w:szCs w:val="24"/>
        </w:rPr>
        <w:t>f</w:t>
      </w:r>
      <w:r>
        <w:rPr>
          <w:position w:val="-1"/>
          <w:sz w:val="24"/>
          <w:szCs w:val="24"/>
        </w:rPr>
        <w:t>fect</w:t>
      </w:r>
      <w:r>
        <w:rPr>
          <w:spacing w:val="-5"/>
          <w:position w:val="-1"/>
          <w:sz w:val="24"/>
          <w:szCs w:val="24"/>
        </w:rPr>
        <w:t xml:space="preserve"> </w:t>
      </w:r>
      <w:r>
        <w:rPr>
          <w:position w:val="-1"/>
          <w:sz w:val="24"/>
          <w:szCs w:val="24"/>
        </w:rPr>
        <w:t>of</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20" w:right="508"/>
        <w:rPr>
          <w:sz w:val="24"/>
          <w:szCs w:val="24"/>
        </w:rPr>
      </w:pPr>
      <w:r>
        <w:rPr>
          <w:spacing w:val="-4"/>
          <w:sz w:val="24"/>
          <w:szCs w:val="24"/>
        </w:rPr>
        <w:t>e</w:t>
      </w:r>
      <w:r>
        <w:rPr>
          <w:sz w:val="24"/>
          <w:szCs w:val="24"/>
        </w:rPr>
        <w:t>xposures</w:t>
      </w:r>
      <w:r>
        <w:rPr>
          <w:spacing w:val="-10"/>
          <w:sz w:val="24"/>
          <w:szCs w:val="24"/>
        </w:rPr>
        <w:t xml:space="preserve"> </w:t>
      </w:r>
      <w:r>
        <w:rPr>
          <w:sz w:val="24"/>
          <w:szCs w:val="24"/>
        </w:rPr>
        <w:t>on</w:t>
      </w:r>
      <w:r>
        <w:rPr>
          <w:spacing w:val="-2"/>
          <w:sz w:val="24"/>
          <w:szCs w:val="24"/>
        </w:rPr>
        <w:t xml:space="preserve"> </w:t>
      </w:r>
      <w:r>
        <w:rPr>
          <w:sz w:val="24"/>
          <w:szCs w:val="24"/>
        </w:rPr>
        <w:t>score</w:t>
      </w:r>
      <w:r>
        <w:rPr>
          <w:spacing w:val="-5"/>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significantly</w:t>
      </w:r>
      <w:r>
        <w:rPr>
          <w:spacing w:val="-24"/>
          <w:sz w:val="24"/>
          <w:szCs w:val="24"/>
        </w:rPr>
        <w:t xml:space="preserve"> </w:t>
      </w:r>
      <w:r>
        <w:rPr>
          <w:sz w:val="24"/>
          <w:szCs w:val="24"/>
        </w:rPr>
        <w:t>higher</w:t>
      </w:r>
      <w:r>
        <w:rPr>
          <w:spacing w:val="-6"/>
          <w:sz w:val="24"/>
          <w:szCs w:val="24"/>
        </w:rPr>
        <w:t xml:space="preserve"> </w:t>
      </w:r>
      <w:r>
        <w:rPr>
          <w:sz w:val="24"/>
          <w:szCs w:val="24"/>
        </w:rPr>
        <w:t>in</w:t>
      </w:r>
      <w:r>
        <w:rPr>
          <w:spacing w:val="-2"/>
          <w:sz w:val="24"/>
          <w:szCs w:val="24"/>
        </w:rPr>
        <w:t xml:space="preserve"> </w:t>
      </w:r>
      <w:r>
        <w:rPr>
          <w:sz w:val="24"/>
          <w:szCs w:val="24"/>
        </w:rPr>
        <w:t>3/3</w:t>
      </w:r>
      <w:r>
        <w:rPr>
          <w:spacing w:val="-3"/>
          <w:sz w:val="24"/>
          <w:szCs w:val="24"/>
        </w:rPr>
        <w:t xml:space="preserve"> </w:t>
      </w:r>
      <w:r>
        <w:rPr>
          <w:sz w:val="24"/>
          <w:szCs w:val="24"/>
        </w:rPr>
        <w:t>than</w:t>
      </w:r>
      <w:r>
        <w:rPr>
          <w:spacing w:val="-4"/>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other</w:t>
      </w:r>
      <w:r>
        <w:rPr>
          <w:spacing w:val="-5"/>
          <w:sz w:val="24"/>
          <w:szCs w:val="24"/>
        </w:rPr>
        <w:t xml:space="preserve"> </w:t>
      </w:r>
      <w:r>
        <w:rPr>
          <w:sz w:val="24"/>
          <w:szCs w:val="24"/>
        </w:rPr>
        <w:t>conditions</w:t>
      </w:r>
      <w:r>
        <w:rPr>
          <w:spacing w:val="-10"/>
          <w:sz w:val="24"/>
          <w:szCs w:val="24"/>
        </w:rPr>
        <w:t xml:space="preserve"> </w:t>
      </w:r>
      <w:r>
        <w:rPr>
          <w:sz w:val="24"/>
          <w:szCs w:val="24"/>
        </w:rPr>
        <w:t>combined, suggesting</w:t>
      </w:r>
      <w:r>
        <w:rPr>
          <w:spacing w:val="-10"/>
          <w:sz w:val="24"/>
          <w:szCs w:val="24"/>
        </w:rPr>
        <w:t xml:space="preserve"> </w:t>
      </w:r>
      <w:r>
        <w:rPr>
          <w:sz w:val="24"/>
          <w:szCs w:val="24"/>
        </w:rPr>
        <w:t>greater</w:t>
      </w:r>
      <w:r>
        <w:rPr>
          <w:spacing w:val="-7"/>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z w:val="24"/>
          <w:szCs w:val="24"/>
        </w:rPr>
        <w:t>of</w:t>
      </w:r>
      <w:r>
        <w:rPr>
          <w:spacing w:val="-2"/>
          <w:sz w:val="24"/>
          <w:szCs w:val="24"/>
        </w:rPr>
        <w:t xml:space="preserve"> </w:t>
      </w:r>
      <w:r>
        <w:rPr>
          <w:sz w:val="24"/>
          <w:szCs w:val="24"/>
        </w:rPr>
        <w:t>statistical</w:t>
      </w:r>
      <w:r>
        <w:rPr>
          <w:spacing w:val="-9"/>
          <w:sz w:val="24"/>
          <w:szCs w:val="24"/>
        </w:rPr>
        <w:t xml:space="preserve"> </w:t>
      </w:r>
      <w:r>
        <w:rPr>
          <w:sz w:val="24"/>
          <w:szCs w:val="24"/>
        </w:rPr>
        <w:t>learning</w:t>
      </w:r>
      <w:r>
        <w:rPr>
          <w:spacing w:val="-8"/>
          <w:sz w:val="24"/>
          <w:szCs w:val="24"/>
        </w:rPr>
        <w:t xml:space="preserve"> </w:t>
      </w:r>
      <w:r>
        <w:rPr>
          <w:sz w:val="24"/>
          <w:szCs w:val="24"/>
        </w:rPr>
        <w:t>in</w:t>
      </w:r>
      <w:r>
        <w:rPr>
          <w:spacing w:val="-2"/>
          <w:sz w:val="24"/>
          <w:szCs w:val="24"/>
        </w:rPr>
        <w:t xml:space="preserve"> </w:t>
      </w:r>
      <w:r>
        <w:rPr>
          <w:sz w:val="24"/>
          <w:szCs w:val="24"/>
        </w:rPr>
        <w:t>3/3.</w:t>
      </w:r>
      <w:r>
        <w:rPr>
          <w:spacing w:val="10"/>
          <w:sz w:val="24"/>
          <w:szCs w:val="24"/>
        </w:rPr>
        <w:t xml:space="preserve"> </w:t>
      </w:r>
      <w:r>
        <w:rPr>
          <w:sz w:val="24"/>
          <w:szCs w:val="24"/>
        </w:rPr>
        <w:t>Thus,</w:t>
      </w:r>
      <w:r>
        <w:rPr>
          <w:spacing w:val="-5"/>
          <w:sz w:val="24"/>
          <w:szCs w:val="24"/>
        </w:rPr>
        <w:t xml:space="preserve"> </w:t>
      </w:r>
      <w:r>
        <w:rPr>
          <w:sz w:val="24"/>
          <w:szCs w:val="24"/>
        </w:rPr>
        <w:t>more</w:t>
      </w:r>
      <w:r>
        <w:rPr>
          <w:spacing w:val="-5"/>
          <w:sz w:val="24"/>
          <w:szCs w:val="24"/>
        </w:rPr>
        <w:t xml:space="preserve"> </w:t>
      </w:r>
      <w:r>
        <w:rPr>
          <w:sz w:val="24"/>
          <w:szCs w:val="24"/>
        </w:rPr>
        <w:t>semantically</w:t>
      </w:r>
      <w:r>
        <w:rPr>
          <w:spacing w:val="-12"/>
          <w:sz w:val="24"/>
          <w:szCs w:val="24"/>
        </w:rPr>
        <w:t xml:space="preserve"> </w:t>
      </w:r>
      <w:r>
        <w:rPr>
          <w:sz w:val="24"/>
          <w:szCs w:val="24"/>
        </w:rPr>
        <w:t>coherent linguistic</w:t>
      </w:r>
      <w:r>
        <w:rPr>
          <w:spacing w:val="-9"/>
          <w:sz w:val="24"/>
          <w:szCs w:val="24"/>
        </w:rPr>
        <w:t xml:space="preserve"> </w:t>
      </w:r>
      <w:r>
        <w:rPr>
          <w:sz w:val="24"/>
          <w:szCs w:val="24"/>
        </w:rPr>
        <w:t>input</w:t>
      </w:r>
      <w:r>
        <w:rPr>
          <w:spacing w:val="-5"/>
          <w:sz w:val="24"/>
          <w:szCs w:val="24"/>
        </w:rPr>
        <w:t xml:space="preserve"> </w:t>
      </w:r>
      <w:r>
        <w:rPr>
          <w:sz w:val="24"/>
          <w:szCs w:val="24"/>
        </w:rPr>
        <w:t>(1)</w:t>
      </w:r>
      <w:r>
        <w:rPr>
          <w:spacing w:val="-3"/>
          <w:sz w:val="24"/>
          <w:szCs w:val="24"/>
        </w:rPr>
        <w:t xml:space="preserve"> </w:t>
      </w:r>
      <w:r>
        <w:rPr>
          <w:sz w:val="24"/>
          <w:szCs w:val="24"/>
        </w:rPr>
        <w:t>bolstered</w:t>
      </w:r>
      <w:r>
        <w:rPr>
          <w:spacing w:val="-9"/>
          <w:sz w:val="24"/>
          <w:szCs w:val="24"/>
        </w:rPr>
        <w:t xml:space="preserve"> </w:t>
      </w:r>
      <w:r>
        <w:rPr>
          <w:sz w:val="24"/>
          <w:szCs w:val="24"/>
        </w:rPr>
        <w:t>memory</w:t>
      </w:r>
      <w:r>
        <w:rPr>
          <w:spacing w:val="-8"/>
          <w:sz w:val="24"/>
          <w:szCs w:val="24"/>
        </w:rPr>
        <w:t xml:space="preserve"> </w:t>
      </w:r>
      <w:r>
        <w:rPr>
          <w:sz w:val="24"/>
          <w:szCs w:val="24"/>
        </w:rPr>
        <w:t>for</w:t>
      </w:r>
      <w:r>
        <w:rPr>
          <w:spacing w:val="-3"/>
          <w:sz w:val="24"/>
          <w:szCs w:val="24"/>
        </w:rPr>
        <w:t xml:space="preserve"> </w:t>
      </w:r>
      <w:r>
        <w:rPr>
          <w:sz w:val="24"/>
          <w:szCs w:val="24"/>
        </w:rPr>
        <w:t>the</w:t>
      </w:r>
      <w:r>
        <w:rPr>
          <w:spacing w:val="-3"/>
          <w:sz w:val="24"/>
          <w:szCs w:val="24"/>
        </w:rPr>
        <w:t xml:space="preserve"> </w:t>
      </w:r>
      <w:r>
        <w:rPr>
          <w:sz w:val="24"/>
          <w:szCs w:val="24"/>
        </w:rPr>
        <w:t>M</w:t>
      </w:r>
      <w:r>
        <w:rPr>
          <w:spacing w:val="-22"/>
          <w:sz w:val="24"/>
          <w:szCs w:val="24"/>
        </w:rPr>
        <w:t xml:space="preserve"> </w:t>
      </w:r>
      <w:r>
        <w:rPr>
          <w:sz w:val="24"/>
          <w:szCs w:val="24"/>
        </w:rPr>
        <w:t>N</w:t>
      </w:r>
      <w:r>
        <w:rPr>
          <w:spacing w:val="39"/>
          <w:sz w:val="24"/>
          <w:szCs w:val="24"/>
        </w:rPr>
        <w:t xml:space="preserve"> </w:t>
      </w:r>
      <w:r>
        <w:rPr>
          <w:sz w:val="24"/>
          <w:szCs w:val="24"/>
        </w:rPr>
        <w:t>and</w:t>
      </w:r>
      <w:r>
        <w:rPr>
          <w:spacing w:val="-3"/>
          <w:sz w:val="24"/>
          <w:szCs w:val="24"/>
        </w:rPr>
        <w:t xml:space="preserve"> </w:t>
      </w:r>
      <w:r>
        <w:rPr>
          <w:sz w:val="24"/>
          <w:szCs w:val="24"/>
        </w:rPr>
        <w:t>P</w:t>
      </w:r>
      <w:r>
        <w:rPr>
          <w:spacing w:val="-10"/>
          <w:sz w:val="24"/>
          <w:szCs w:val="24"/>
        </w:rPr>
        <w:t xml:space="preserve"> </w:t>
      </w:r>
      <w:r>
        <w:rPr>
          <w:sz w:val="24"/>
          <w:szCs w:val="24"/>
        </w:rPr>
        <w:t>Q</w:t>
      </w:r>
      <w:r>
        <w:rPr>
          <w:spacing w:val="12"/>
          <w:sz w:val="24"/>
          <w:szCs w:val="24"/>
        </w:rPr>
        <w:t xml:space="preserve"> </w:t>
      </w: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and</w:t>
      </w:r>
      <w:r>
        <w:rPr>
          <w:spacing w:val="-3"/>
          <w:sz w:val="24"/>
          <w:szCs w:val="24"/>
        </w:rPr>
        <w:t xml:space="preserve"> </w:t>
      </w:r>
      <w:r>
        <w:rPr>
          <w:sz w:val="24"/>
          <w:szCs w:val="24"/>
        </w:rPr>
        <w:t>(2) increased</w:t>
      </w:r>
      <w:r>
        <w:rPr>
          <w:spacing w:val="-9"/>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statistical</w:t>
      </w:r>
      <w:r>
        <w:rPr>
          <w:spacing w:val="-9"/>
          <w:sz w:val="24"/>
          <w:szCs w:val="24"/>
        </w:rPr>
        <w:t xml:space="preserve"> </w:t>
      </w:r>
      <w:r>
        <w:rPr>
          <w:sz w:val="24"/>
          <w:szCs w:val="24"/>
        </w:rPr>
        <w:t>learning</w:t>
      </w:r>
      <w:r>
        <w:rPr>
          <w:spacing w:val="-8"/>
          <w:sz w:val="24"/>
          <w:szCs w:val="24"/>
        </w:rPr>
        <w:t xml:space="preserve"> </w:t>
      </w:r>
      <w:r>
        <w:rPr>
          <w:sz w:val="24"/>
          <w:szCs w:val="24"/>
        </w:rPr>
        <w:t>process</w:t>
      </w:r>
      <w:r>
        <w:rPr>
          <w:spacing w:val="-7"/>
          <w:sz w:val="24"/>
          <w:szCs w:val="24"/>
        </w:rPr>
        <w:t xml:space="preserve"> </w:t>
      </w:r>
      <w:r>
        <w:rPr>
          <w:sz w:val="24"/>
          <w:szCs w:val="24"/>
        </w:rPr>
        <w:t>responsible</w:t>
      </w:r>
      <w:r>
        <w:rPr>
          <w:spacing w:val="-11"/>
          <w:sz w:val="24"/>
          <w:szCs w:val="24"/>
        </w:rPr>
        <w:t xml:space="preserve"> </w:t>
      </w:r>
      <w:r>
        <w:rPr>
          <w:sz w:val="24"/>
          <w:szCs w:val="24"/>
        </w:rPr>
        <w:t>for</w:t>
      </w:r>
      <w:r>
        <w:rPr>
          <w:spacing w:val="-3"/>
          <w:sz w:val="24"/>
          <w:szCs w:val="24"/>
        </w:rPr>
        <w:t xml:space="preserve"> </w:t>
      </w:r>
      <w:r>
        <w:rPr>
          <w:sz w:val="24"/>
          <w:szCs w:val="24"/>
        </w:rPr>
        <w:t>learning</w:t>
      </w:r>
      <w:r>
        <w:rPr>
          <w:spacing w:val="-8"/>
          <w:sz w:val="24"/>
          <w:szCs w:val="24"/>
        </w:rPr>
        <w:t xml:space="preserve"> </w:t>
      </w:r>
      <w:r>
        <w:rPr>
          <w:sz w:val="24"/>
          <w:szCs w:val="24"/>
        </w:rPr>
        <w:t>those r</w:t>
      </w:r>
      <w:r>
        <w:rPr>
          <w:spacing w:val="-4"/>
          <w:sz w:val="24"/>
          <w:szCs w:val="24"/>
        </w:rPr>
        <w:t>e</w:t>
      </w:r>
      <w:r>
        <w:rPr>
          <w:sz w:val="24"/>
          <w:szCs w:val="24"/>
        </w:rPr>
        <w:t>gularities,</w:t>
      </w:r>
      <w:r>
        <w:rPr>
          <w:spacing w:val="-11"/>
          <w:sz w:val="24"/>
          <w:szCs w:val="24"/>
        </w:rPr>
        <w:t xml:space="preserve"> </w:t>
      </w:r>
      <w:r>
        <w:rPr>
          <w:sz w:val="24"/>
          <w:szCs w:val="24"/>
        </w:rPr>
        <w:t>at</w:t>
      </w:r>
      <w:r>
        <w:rPr>
          <w:spacing w:val="-2"/>
          <w:sz w:val="24"/>
          <w:szCs w:val="24"/>
        </w:rPr>
        <w:t xml:space="preserve"> </w:t>
      </w:r>
      <w:r>
        <w:rPr>
          <w:sz w:val="24"/>
          <w:szCs w:val="24"/>
        </w:rPr>
        <w:t>least</w:t>
      </w:r>
      <w:r>
        <w:rPr>
          <w:spacing w:val="-4"/>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3/3</w:t>
      </w:r>
      <w:r>
        <w:rPr>
          <w:spacing w:val="-3"/>
          <w:sz w:val="24"/>
          <w:szCs w:val="24"/>
        </w:rPr>
        <w:t xml:space="preserve"> </w:t>
      </w:r>
      <w:r>
        <w:rPr>
          <w:sz w:val="24"/>
          <w:szCs w:val="24"/>
        </w:rPr>
        <w:t>condition.</w:t>
      </w:r>
    </w:p>
    <w:p w:rsidR="00B72476" w:rsidRDefault="00CB77E8">
      <w:pPr>
        <w:spacing w:before="90" w:line="400" w:lineRule="auto"/>
        <w:ind w:left="120" w:right="102" w:firstLine="576"/>
        <w:rPr>
          <w:sz w:val="24"/>
          <w:szCs w:val="24"/>
        </w:rPr>
      </w:pPr>
      <w:r>
        <w:rPr>
          <w:sz w:val="24"/>
          <w:szCs w:val="24"/>
        </w:rPr>
        <w:t>Similarit</w:t>
      </w:r>
      <w:r>
        <w:rPr>
          <w:spacing w:val="-9"/>
          <w:sz w:val="24"/>
          <w:szCs w:val="24"/>
        </w:rPr>
        <w:t>y</w:t>
      </w:r>
      <w:r>
        <w:rPr>
          <w:sz w:val="24"/>
          <w:szCs w:val="24"/>
        </w:rPr>
        <w:t xml:space="preserve">.   </w:t>
      </w:r>
      <w:r>
        <w:rPr>
          <w:spacing w:val="8"/>
          <w:sz w:val="24"/>
          <w:szCs w:val="24"/>
        </w:rPr>
        <w:t xml:space="preserve"> </w:t>
      </w:r>
      <w:r>
        <w:rPr>
          <w:sz w:val="24"/>
          <w:szCs w:val="24"/>
        </w:rPr>
        <w:t>There</w:t>
      </w:r>
      <w:r>
        <w:rPr>
          <w:spacing w:val="-6"/>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w:t>
      </w:r>
      <w:r>
        <w:rPr>
          <w:spacing w:val="-1"/>
          <w:sz w:val="24"/>
          <w:szCs w:val="24"/>
        </w:rPr>
        <w:t xml:space="preserve"> </w:t>
      </w:r>
      <w:r>
        <w:rPr>
          <w:sz w:val="24"/>
          <w:szCs w:val="24"/>
        </w:rPr>
        <w:t>significant</w:t>
      </w:r>
      <w:r>
        <w:rPr>
          <w:spacing w:val="-20"/>
          <w:sz w:val="24"/>
          <w:szCs w:val="24"/>
        </w:rPr>
        <w:t xml:space="preserve"> </w:t>
      </w:r>
      <w:r>
        <w:rPr>
          <w:sz w:val="24"/>
          <w:szCs w:val="24"/>
        </w:rPr>
        <w:t>main</w:t>
      </w:r>
      <w:r>
        <w:rPr>
          <w:spacing w:val="-5"/>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condition:</w:t>
      </w:r>
      <w:r>
        <w:rPr>
          <w:spacing w:val="4"/>
          <w:sz w:val="24"/>
          <w:szCs w:val="24"/>
        </w:rPr>
        <w:t xml:space="preserve"> </w:t>
      </w:r>
      <w:r>
        <w:rPr>
          <w:sz w:val="24"/>
          <w:szCs w:val="24"/>
        </w:rPr>
        <w:t>3/3</w:t>
      </w:r>
      <w:r>
        <w:rPr>
          <w:spacing w:val="-3"/>
          <w:sz w:val="24"/>
          <w:szCs w:val="24"/>
        </w:rPr>
        <w:t xml:space="preserve"> </w:t>
      </w:r>
      <w:r>
        <w:rPr>
          <w:sz w:val="24"/>
          <w:szCs w:val="24"/>
        </w:rPr>
        <w:t>scores</w:t>
      </w:r>
      <w:r>
        <w:rPr>
          <w:spacing w:val="-6"/>
          <w:sz w:val="24"/>
          <w:szCs w:val="24"/>
        </w:rPr>
        <w:t xml:space="preserve"> </w:t>
      </w:r>
      <w:r>
        <w:rPr>
          <w:sz w:val="24"/>
          <w:szCs w:val="24"/>
        </w:rPr>
        <w:t>were</w:t>
      </w:r>
      <w:r>
        <w:rPr>
          <w:spacing w:val="-5"/>
          <w:sz w:val="24"/>
          <w:szCs w:val="24"/>
        </w:rPr>
        <w:t xml:space="preserve"> </w:t>
      </w:r>
      <w:r>
        <w:rPr>
          <w:sz w:val="24"/>
          <w:szCs w:val="24"/>
        </w:rPr>
        <w:t>significantly higher</w:t>
      </w:r>
      <w:r>
        <w:rPr>
          <w:spacing w:val="-6"/>
          <w:sz w:val="24"/>
          <w:szCs w:val="24"/>
        </w:rPr>
        <w:t xml:space="preserve"> </w:t>
      </w:r>
      <w:r>
        <w:rPr>
          <w:sz w:val="24"/>
          <w:szCs w:val="24"/>
        </w:rPr>
        <w:t>than</w:t>
      </w:r>
      <w:r>
        <w:rPr>
          <w:spacing w:val="-4"/>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other</w:t>
      </w:r>
      <w:r>
        <w:rPr>
          <w:spacing w:val="-5"/>
          <w:sz w:val="24"/>
          <w:szCs w:val="24"/>
        </w:rPr>
        <w:t xml:space="preserve"> </w:t>
      </w:r>
      <w:r>
        <w:rPr>
          <w:sz w:val="24"/>
          <w:szCs w:val="24"/>
        </w:rPr>
        <w:t>conditions</w:t>
      </w:r>
      <w:r>
        <w:rPr>
          <w:spacing w:val="-10"/>
          <w:sz w:val="24"/>
          <w:szCs w:val="24"/>
        </w:rPr>
        <w:t xml:space="preserve"> </w:t>
      </w:r>
      <w:r>
        <w:rPr>
          <w:sz w:val="24"/>
          <w:szCs w:val="24"/>
        </w:rPr>
        <w:t>combined.</w:t>
      </w:r>
      <w:r>
        <w:rPr>
          <w:spacing w:val="4"/>
          <w:sz w:val="24"/>
          <w:szCs w:val="24"/>
        </w:rPr>
        <w:t xml:space="preserve"> </w:t>
      </w:r>
      <w:r>
        <w:rPr>
          <w:sz w:val="24"/>
          <w:szCs w:val="24"/>
        </w:rPr>
        <w:t>Additionall</w:t>
      </w:r>
      <w:r>
        <w:rPr>
          <w:spacing w:val="-16"/>
          <w:sz w:val="24"/>
          <w:szCs w:val="24"/>
        </w:rPr>
        <w:t>y</w:t>
      </w:r>
      <w:r>
        <w:rPr>
          <w:sz w:val="24"/>
          <w:szCs w:val="24"/>
        </w:rPr>
        <w:t>,</w:t>
      </w:r>
      <w:r>
        <w:rPr>
          <w:spacing w:val="-13"/>
          <w:sz w:val="24"/>
          <w:szCs w:val="24"/>
        </w:rPr>
        <w:t xml:space="preserve"> </w:t>
      </w:r>
      <w:r>
        <w:rPr>
          <w:sz w:val="24"/>
          <w:szCs w:val="24"/>
        </w:rPr>
        <w:t>there</w:t>
      </w:r>
      <w:r>
        <w:rPr>
          <w:spacing w:val="-5"/>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w:t>
      </w:r>
      <w:r>
        <w:rPr>
          <w:spacing w:val="-1"/>
          <w:sz w:val="24"/>
          <w:szCs w:val="24"/>
        </w:rPr>
        <w:t xml:space="preserve"> </w:t>
      </w:r>
      <w:r>
        <w:rPr>
          <w:sz w:val="24"/>
          <w:szCs w:val="24"/>
        </w:rPr>
        <w:t>significant</w:t>
      </w:r>
      <w:r>
        <w:rPr>
          <w:spacing w:val="-20"/>
          <w:sz w:val="24"/>
          <w:szCs w:val="24"/>
        </w:rPr>
        <w:t xml:space="preserve"> </w:t>
      </w:r>
      <w:r>
        <w:rPr>
          <w:spacing w:val="-4"/>
          <w:sz w:val="24"/>
          <w:szCs w:val="24"/>
        </w:rPr>
        <w:t>e</w:t>
      </w:r>
      <w:r>
        <w:rPr>
          <w:sz w:val="24"/>
          <w:szCs w:val="24"/>
        </w:rPr>
        <w:t>xposure</w:t>
      </w:r>
      <w:r>
        <w:rPr>
          <w:spacing w:val="-9"/>
          <w:sz w:val="24"/>
          <w:szCs w:val="24"/>
        </w:rPr>
        <w:t xml:space="preserve"> </w:t>
      </w:r>
      <w:r>
        <w:rPr>
          <w:rFonts w:ascii="Batang" w:eastAsia="Batang" w:hAnsi="Batang" w:cs="Batang"/>
          <w:sz w:val="24"/>
          <w:szCs w:val="24"/>
        </w:rPr>
        <w:t xml:space="preserve">× </w:t>
      </w:r>
      <w:r>
        <w:rPr>
          <w:sz w:val="24"/>
          <w:szCs w:val="24"/>
        </w:rPr>
        <w:t>condition</w:t>
      </w:r>
      <w:r>
        <w:rPr>
          <w:spacing w:val="-9"/>
          <w:sz w:val="24"/>
          <w:szCs w:val="24"/>
        </w:rPr>
        <w:t xml:space="preserve"> </w:t>
      </w:r>
      <w:r>
        <w:rPr>
          <w:sz w:val="24"/>
          <w:szCs w:val="24"/>
        </w:rPr>
        <w:t>interaction;</w:t>
      </w:r>
      <w:r>
        <w:rPr>
          <w:spacing w:val="-11"/>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xposures</w:t>
      </w:r>
      <w:r>
        <w:rPr>
          <w:spacing w:val="-10"/>
          <w:sz w:val="24"/>
          <w:szCs w:val="24"/>
        </w:rPr>
        <w:t xml:space="preserve"> </w:t>
      </w:r>
      <w:r>
        <w:rPr>
          <w:sz w:val="24"/>
          <w:szCs w:val="24"/>
        </w:rPr>
        <w:t>on</w:t>
      </w:r>
      <w:r>
        <w:rPr>
          <w:spacing w:val="-2"/>
          <w:sz w:val="24"/>
          <w:szCs w:val="24"/>
        </w:rPr>
        <w:t xml:space="preserve"> </w:t>
      </w:r>
      <w:r>
        <w:rPr>
          <w:sz w:val="24"/>
          <w:szCs w:val="24"/>
        </w:rPr>
        <w:t>score</w:t>
      </w:r>
      <w:r>
        <w:rPr>
          <w:spacing w:val="-5"/>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significantly</w:t>
      </w:r>
      <w:r>
        <w:rPr>
          <w:spacing w:val="-24"/>
          <w:sz w:val="24"/>
          <w:szCs w:val="24"/>
        </w:rPr>
        <w:t xml:space="preserve"> </w:t>
      </w:r>
      <w:r>
        <w:rPr>
          <w:sz w:val="24"/>
          <w:szCs w:val="24"/>
        </w:rPr>
        <w:t>higher</w:t>
      </w:r>
      <w:r>
        <w:rPr>
          <w:spacing w:val="-6"/>
          <w:sz w:val="24"/>
          <w:szCs w:val="24"/>
        </w:rPr>
        <w:t xml:space="preserve"> </w:t>
      </w:r>
      <w:r>
        <w:rPr>
          <w:sz w:val="24"/>
          <w:szCs w:val="24"/>
        </w:rPr>
        <w:t>in</w:t>
      </w:r>
      <w:r>
        <w:rPr>
          <w:spacing w:val="-2"/>
          <w:sz w:val="24"/>
          <w:szCs w:val="24"/>
        </w:rPr>
        <w:t xml:space="preserve"> </w:t>
      </w:r>
      <w:r>
        <w:rPr>
          <w:sz w:val="24"/>
          <w:szCs w:val="24"/>
        </w:rPr>
        <w:t>3/3</w:t>
      </w:r>
      <w:r>
        <w:rPr>
          <w:spacing w:val="-3"/>
          <w:sz w:val="24"/>
          <w:szCs w:val="24"/>
        </w:rPr>
        <w:t xml:space="preserve"> </w:t>
      </w:r>
      <w:r>
        <w:rPr>
          <w:sz w:val="24"/>
          <w:szCs w:val="24"/>
        </w:rPr>
        <w:t>than</w:t>
      </w:r>
      <w:r>
        <w:rPr>
          <w:spacing w:val="-4"/>
          <w:sz w:val="24"/>
          <w:szCs w:val="24"/>
        </w:rPr>
        <w:t xml:space="preserve"> </w:t>
      </w:r>
      <w:r>
        <w:rPr>
          <w:sz w:val="24"/>
          <w:szCs w:val="24"/>
        </w:rPr>
        <w:t>in</w:t>
      </w:r>
      <w:r>
        <w:rPr>
          <w:spacing w:val="-2"/>
          <w:sz w:val="24"/>
          <w:szCs w:val="24"/>
        </w:rPr>
        <w:t xml:space="preserve"> </w:t>
      </w:r>
      <w:r>
        <w:rPr>
          <w:sz w:val="24"/>
          <w:szCs w:val="24"/>
        </w:rPr>
        <w:t>the other</w:t>
      </w:r>
      <w:r>
        <w:rPr>
          <w:spacing w:val="-5"/>
          <w:sz w:val="24"/>
          <w:szCs w:val="24"/>
        </w:rPr>
        <w:t xml:space="preserve"> </w:t>
      </w:r>
      <w:r>
        <w:rPr>
          <w:sz w:val="24"/>
          <w:szCs w:val="24"/>
        </w:rPr>
        <w:t>conditions</w:t>
      </w:r>
      <w:r>
        <w:rPr>
          <w:spacing w:val="-10"/>
          <w:sz w:val="24"/>
          <w:szCs w:val="24"/>
        </w:rPr>
        <w:t xml:space="preserve"> </w:t>
      </w:r>
      <w:r>
        <w:rPr>
          <w:sz w:val="24"/>
          <w:szCs w:val="24"/>
        </w:rPr>
        <w:t>combined.</w:t>
      </w:r>
      <w:r>
        <w:rPr>
          <w:spacing w:val="4"/>
          <w:sz w:val="24"/>
          <w:szCs w:val="24"/>
        </w:rPr>
        <w:t xml:space="preserve"> </w:t>
      </w:r>
      <w:r>
        <w:rPr>
          <w:sz w:val="24"/>
          <w:szCs w:val="24"/>
        </w:rPr>
        <w:t>Thus,</w:t>
      </w:r>
      <w:r>
        <w:rPr>
          <w:spacing w:val="-5"/>
          <w:sz w:val="24"/>
          <w:szCs w:val="24"/>
        </w:rPr>
        <w:t xml:space="preserve"> </w:t>
      </w:r>
      <w:r>
        <w:rPr>
          <w:sz w:val="24"/>
          <w:szCs w:val="24"/>
        </w:rPr>
        <w:t>more</w:t>
      </w:r>
      <w:r>
        <w:rPr>
          <w:spacing w:val="-5"/>
          <w:sz w:val="24"/>
          <w:szCs w:val="24"/>
        </w:rPr>
        <w:t xml:space="preserve"> </w:t>
      </w:r>
      <w:r>
        <w:rPr>
          <w:sz w:val="24"/>
          <w:szCs w:val="24"/>
        </w:rPr>
        <w:t>coherent</w:t>
      </w:r>
      <w:r>
        <w:rPr>
          <w:spacing w:val="-8"/>
          <w:sz w:val="24"/>
          <w:szCs w:val="24"/>
        </w:rPr>
        <w:t xml:space="preserve"> </w:t>
      </w:r>
      <w:r>
        <w:rPr>
          <w:sz w:val="24"/>
          <w:szCs w:val="24"/>
        </w:rPr>
        <w:t>linguistic</w:t>
      </w:r>
      <w:r>
        <w:rPr>
          <w:spacing w:val="-9"/>
          <w:sz w:val="24"/>
          <w:szCs w:val="24"/>
        </w:rPr>
        <w:t xml:space="preserve"> </w:t>
      </w:r>
      <w:r>
        <w:rPr>
          <w:sz w:val="24"/>
          <w:szCs w:val="24"/>
        </w:rPr>
        <w:t>input</w:t>
      </w:r>
      <w:r>
        <w:rPr>
          <w:spacing w:val="-5"/>
          <w:sz w:val="24"/>
          <w:szCs w:val="24"/>
        </w:rPr>
        <w:t xml:space="preserve"> </w:t>
      </w:r>
      <w:r>
        <w:rPr>
          <w:sz w:val="24"/>
          <w:szCs w:val="24"/>
        </w:rPr>
        <w:t>(1)</w:t>
      </w:r>
      <w:r>
        <w:rPr>
          <w:spacing w:val="-3"/>
          <w:sz w:val="24"/>
          <w:szCs w:val="24"/>
        </w:rPr>
        <w:t xml:space="preserve"> </w:t>
      </w:r>
      <w:r>
        <w:rPr>
          <w:sz w:val="24"/>
          <w:szCs w:val="24"/>
        </w:rPr>
        <w:t>increased</w:t>
      </w:r>
      <w:r>
        <w:rPr>
          <w:spacing w:val="-9"/>
          <w:sz w:val="24"/>
          <w:szCs w:val="24"/>
        </w:rPr>
        <w:t xml:space="preserve"> </w:t>
      </w:r>
      <w:r>
        <w:rPr>
          <w:sz w:val="24"/>
          <w:szCs w:val="24"/>
        </w:rPr>
        <w:t>the</w:t>
      </w:r>
      <w:r>
        <w:rPr>
          <w:spacing w:val="-3"/>
          <w:sz w:val="24"/>
          <w:szCs w:val="24"/>
        </w:rPr>
        <w:t xml:space="preserve"> </w:t>
      </w:r>
      <w:r>
        <w:rPr>
          <w:sz w:val="24"/>
          <w:szCs w:val="24"/>
        </w:rPr>
        <w:t>distinction between</w:t>
      </w:r>
      <w:r>
        <w:rPr>
          <w:spacing w:val="-8"/>
          <w:sz w:val="24"/>
          <w:szCs w:val="24"/>
        </w:rPr>
        <w:t xml:space="preserve"> </w:t>
      </w:r>
      <w:r>
        <w:rPr>
          <w:sz w:val="24"/>
          <w:szCs w:val="24"/>
        </w:rPr>
        <w:t>within-cat</w:t>
      </w:r>
      <w:r>
        <w:rPr>
          <w:spacing w:val="-4"/>
          <w:sz w:val="24"/>
          <w:szCs w:val="24"/>
        </w:rPr>
        <w:t>e</w:t>
      </w:r>
      <w:r>
        <w:rPr>
          <w:sz w:val="24"/>
          <w:szCs w:val="24"/>
        </w:rPr>
        <w:t>gory</w:t>
      </w:r>
      <w:r>
        <w:rPr>
          <w:spacing w:val="-15"/>
          <w:sz w:val="24"/>
          <w:szCs w:val="24"/>
        </w:rPr>
        <w:t xml:space="preserve"> </w:t>
      </w:r>
      <w:r>
        <w:rPr>
          <w:sz w:val="24"/>
          <w:szCs w:val="24"/>
        </w:rPr>
        <w:t>and</w:t>
      </w:r>
      <w:r>
        <w:rPr>
          <w:spacing w:val="-3"/>
          <w:sz w:val="24"/>
          <w:szCs w:val="24"/>
        </w:rPr>
        <w:t xml:space="preserve"> </w:t>
      </w:r>
      <w:r>
        <w:rPr>
          <w:sz w:val="24"/>
          <w:szCs w:val="24"/>
        </w:rPr>
        <w:t>cross-cat</w:t>
      </w:r>
      <w:r>
        <w:rPr>
          <w:spacing w:val="-4"/>
          <w:sz w:val="24"/>
          <w:szCs w:val="24"/>
        </w:rPr>
        <w:t>e</w:t>
      </w:r>
      <w:r>
        <w:rPr>
          <w:sz w:val="24"/>
          <w:szCs w:val="24"/>
        </w:rPr>
        <w:t>gory</w:t>
      </w:r>
      <w:r>
        <w:rPr>
          <w:spacing w:val="-14"/>
          <w:sz w:val="24"/>
          <w:szCs w:val="24"/>
        </w:rPr>
        <w:t xml:space="preserve"> </w:t>
      </w:r>
      <w:r>
        <w:rPr>
          <w:sz w:val="24"/>
          <w:szCs w:val="24"/>
        </w:rPr>
        <w:t>pairs</w:t>
      </w:r>
      <w:r>
        <w:rPr>
          <w:spacing w:val="-5"/>
          <w:sz w:val="24"/>
          <w:szCs w:val="24"/>
        </w:rPr>
        <w:t xml:space="preserve"> </w:t>
      </w:r>
      <w:r>
        <w:rPr>
          <w:sz w:val="24"/>
          <w:szCs w:val="24"/>
        </w:rPr>
        <w:t>of</w:t>
      </w:r>
      <w:r>
        <w:rPr>
          <w:spacing w:val="-2"/>
          <w:sz w:val="24"/>
          <w:szCs w:val="24"/>
        </w:rPr>
        <w:t xml:space="preserve"> w</w:t>
      </w:r>
      <w:r>
        <w:rPr>
          <w:sz w:val="24"/>
          <w:szCs w:val="24"/>
        </w:rPr>
        <w:t>ords</w:t>
      </w:r>
      <w:r>
        <w:rPr>
          <w:spacing w:val="-6"/>
          <w:sz w:val="24"/>
          <w:szCs w:val="24"/>
        </w:rPr>
        <w:t xml:space="preserve"> </w:t>
      </w:r>
      <w:r>
        <w:rPr>
          <w:sz w:val="24"/>
          <w:szCs w:val="24"/>
        </w:rPr>
        <w:t>and</w:t>
      </w:r>
      <w:r>
        <w:rPr>
          <w:spacing w:val="-3"/>
          <w:sz w:val="24"/>
          <w:szCs w:val="24"/>
        </w:rPr>
        <w:t xml:space="preserve"> </w:t>
      </w:r>
      <w:r>
        <w:rPr>
          <w:sz w:val="24"/>
          <w:szCs w:val="24"/>
        </w:rPr>
        <w:t>(2)</w:t>
      </w:r>
      <w:r>
        <w:rPr>
          <w:spacing w:val="-3"/>
          <w:sz w:val="24"/>
          <w:szCs w:val="24"/>
        </w:rPr>
        <w:t xml:space="preserve"> </w:t>
      </w:r>
      <w:r>
        <w:rPr>
          <w:sz w:val="24"/>
          <w:szCs w:val="24"/>
        </w:rPr>
        <w:t>increased</w:t>
      </w:r>
      <w:r>
        <w:rPr>
          <w:spacing w:val="-9"/>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z w:val="24"/>
          <w:szCs w:val="24"/>
        </w:rPr>
        <w:t>of</w:t>
      </w:r>
      <w:r>
        <w:rPr>
          <w:spacing w:val="-2"/>
          <w:sz w:val="24"/>
          <w:szCs w:val="24"/>
        </w:rPr>
        <w:t xml:space="preserve"> </w:t>
      </w:r>
      <w:r>
        <w:rPr>
          <w:sz w:val="24"/>
          <w:szCs w:val="24"/>
        </w:rPr>
        <w:t>the</w:t>
      </w:r>
    </w:p>
    <w:p w:rsidR="00B72476" w:rsidRDefault="00CB77E8">
      <w:pPr>
        <w:spacing w:before="24"/>
        <w:ind w:left="120"/>
        <w:rPr>
          <w:sz w:val="24"/>
          <w:szCs w:val="24"/>
        </w:rPr>
      </w:pPr>
      <w:r>
        <w:rPr>
          <w:sz w:val="24"/>
          <w:szCs w:val="24"/>
        </w:rPr>
        <w:t>statistical</w:t>
      </w:r>
      <w:r>
        <w:rPr>
          <w:spacing w:val="-9"/>
          <w:sz w:val="24"/>
          <w:szCs w:val="24"/>
        </w:rPr>
        <w:t xml:space="preserve"> </w:t>
      </w:r>
      <w:r>
        <w:rPr>
          <w:sz w:val="24"/>
          <w:szCs w:val="24"/>
        </w:rPr>
        <w:t>learning</w:t>
      </w:r>
      <w:r>
        <w:rPr>
          <w:spacing w:val="-8"/>
          <w:sz w:val="24"/>
          <w:szCs w:val="24"/>
        </w:rPr>
        <w:t xml:space="preserve"> </w:t>
      </w:r>
      <w:r>
        <w:rPr>
          <w:sz w:val="24"/>
          <w:szCs w:val="24"/>
        </w:rPr>
        <w:t>process</w:t>
      </w:r>
      <w:r>
        <w:rPr>
          <w:spacing w:val="-7"/>
          <w:sz w:val="24"/>
          <w:szCs w:val="24"/>
        </w:rPr>
        <w:t xml:space="preserve"> </w:t>
      </w:r>
      <w:r>
        <w:rPr>
          <w:sz w:val="24"/>
          <w:szCs w:val="24"/>
        </w:rPr>
        <w:t>i</w:t>
      </w:r>
      <w:r>
        <w:rPr>
          <w:spacing w:val="-10"/>
          <w:sz w:val="24"/>
          <w:szCs w:val="24"/>
        </w:rPr>
        <w:t>n</w:t>
      </w:r>
      <w:r>
        <w:rPr>
          <w:spacing w:val="-5"/>
          <w:sz w:val="24"/>
          <w:szCs w:val="24"/>
        </w:rPr>
        <w:t>v</w:t>
      </w:r>
      <w:r>
        <w:rPr>
          <w:sz w:val="24"/>
          <w:szCs w:val="24"/>
        </w:rPr>
        <w:t>ol</w:t>
      </w:r>
      <w:r>
        <w:rPr>
          <w:spacing w:val="-4"/>
          <w:sz w:val="24"/>
          <w:szCs w:val="24"/>
        </w:rPr>
        <w:t>v</w:t>
      </w:r>
      <w:r>
        <w:rPr>
          <w:sz w:val="24"/>
          <w:szCs w:val="24"/>
        </w:rPr>
        <w:t>ed</w:t>
      </w:r>
      <w:r>
        <w:rPr>
          <w:spacing w:val="-8"/>
          <w:sz w:val="24"/>
          <w:szCs w:val="24"/>
        </w:rPr>
        <w:t xml:space="preserve"> </w:t>
      </w:r>
      <w:r>
        <w:rPr>
          <w:sz w:val="24"/>
          <w:szCs w:val="24"/>
        </w:rPr>
        <w:t>in</w:t>
      </w:r>
      <w:r>
        <w:rPr>
          <w:spacing w:val="-2"/>
          <w:sz w:val="24"/>
          <w:szCs w:val="24"/>
        </w:rPr>
        <w:t xml:space="preserve"> </w:t>
      </w:r>
      <w:r>
        <w:rPr>
          <w:sz w:val="24"/>
          <w:szCs w:val="24"/>
        </w:rPr>
        <w:t>making</w:t>
      </w:r>
      <w:r>
        <w:rPr>
          <w:spacing w:val="-7"/>
          <w:sz w:val="24"/>
          <w:szCs w:val="24"/>
        </w:rPr>
        <w:t xml:space="preserve"> </w:t>
      </w:r>
      <w:r>
        <w:rPr>
          <w:sz w:val="24"/>
          <w:szCs w:val="24"/>
        </w:rPr>
        <w:t>such</w:t>
      </w:r>
      <w:r>
        <w:rPr>
          <w:spacing w:val="-4"/>
          <w:sz w:val="24"/>
          <w:szCs w:val="24"/>
        </w:rPr>
        <w:t xml:space="preserve"> </w:t>
      </w:r>
      <w:r>
        <w:rPr>
          <w:sz w:val="24"/>
          <w:szCs w:val="24"/>
        </w:rPr>
        <w:t>distinctions,</w:t>
      </w:r>
      <w:r>
        <w:rPr>
          <w:spacing w:val="-12"/>
          <w:sz w:val="24"/>
          <w:szCs w:val="24"/>
        </w:rPr>
        <w:t xml:space="preserve"> </w:t>
      </w:r>
      <w:r>
        <w:rPr>
          <w:sz w:val="24"/>
          <w:szCs w:val="24"/>
        </w:rPr>
        <w:t>at</w:t>
      </w:r>
      <w:r>
        <w:rPr>
          <w:spacing w:val="-2"/>
          <w:sz w:val="24"/>
          <w:szCs w:val="24"/>
        </w:rPr>
        <w:t xml:space="preserve"> </w:t>
      </w:r>
      <w:r>
        <w:rPr>
          <w:sz w:val="24"/>
          <w:szCs w:val="24"/>
        </w:rPr>
        <w:t>least</w:t>
      </w:r>
      <w:r>
        <w:rPr>
          <w:spacing w:val="-4"/>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3/3</w:t>
      </w:r>
      <w:r>
        <w:rPr>
          <w:spacing w:val="-3"/>
          <w:sz w:val="24"/>
          <w:szCs w:val="24"/>
        </w:rPr>
        <w:t xml:space="preserve"> </w:t>
      </w:r>
      <w:r>
        <w:rPr>
          <w:sz w:val="24"/>
          <w:szCs w:val="24"/>
        </w:rPr>
        <w:t>condition.</w:t>
      </w:r>
    </w:p>
    <w:p w:rsidR="00B72476" w:rsidRDefault="00B72476">
      <w:pPr>
        <w:spacing w:before="5" w:line="280" w:lineRule="exact"/>
        <w:rPr>
          <w:sz w:val="28"/>
          <w:szCs w:val="28"/>
        </w:rPr>
      </w:pPr>
    </w:p>
    <w:p w:rsidR="00B72476" w:rsidRDefault="00CB77E8">
      <w:pPr>
        <w:spacing w:line="415" w:lineRule="auto"/>
        <w:ind w:left="120" w:right="167" w:firstLine="576"/>
        <w:rPr>
          <w:sz w:val="24"/>
          <w:szCs w:val="24"/>
        </w:rPr>
      </w:pPr>
      <w:r>
        <w:rPr>
          <w:sz w:val="24"/>
          <w:szCs w:val="24"/>
        </w:rPr>
        <w:t>Re</w:t>
      </w:r>
      <w:r>
        <w:rPr>
          <w:spacing w:val="-2"/>
          <w:sz w:val="24"/>
          <w:szCs w:val="24"/>
        </w:rPr>
        <w:t>f</w:t>
      </w:r>
      <w:r>
        <w:rPr>
          <w:sz w:val="24"/>
          <w:szCs w:val="24"/>
        </w:rPr>
        <w:t>erent</w:t>
      </w:r>
      <w:r>
        <w:rPr>
          <w:spacing w:val="20"/>
          <w:sz w:val="24"/>
          <w:szCs w:val="24"/>
        </w:rPr>
        <w:t xml:space="preserve"> </w:t>
      </w:r>
      <w:r>
        <w:rPr>
          <w:sz w:val="24"/>
          <w:szCs w:val="24"/>
        </w:rPr>
        <w:t xml:space="preserve">assignment.   </w:t>
      </w:r>
      <w:r>
        <w:rPr>
          <w:spacing w:val="33"/>
          <w:sz w:val="24"/>
          <w:szCs w:val="24"/>
        </w:rPr>
        <w:t xml:space="preserve"> </w:t>
      </w:r>
      <w:r>
        <w:rPr>
          <w:sz w:val="24"/>
          <w:szCs w:val="24"/>
        </w:rPr>
        <w:t>There</w:t>
      </w:r>
      <w:r>
        <w:rPr>
          <w:spacing w:val="-6"/>
          <w:sz w:val="24"/>
          <w:szCs w:val="24"/>
        </w:rPr>
        <w:t xml:space="preserve"> </w:t>
      </w:r>
      <w:r>
        <w:rPr>
          <w:sz w:val="24"/>
          <w:szCs w:val="24"/>
        </w:rPr>
        <w:t>were</w:t>
      </w:r>
      <w:r>
        <w:rPr>
          <w:spacing w:val="-5"/>
          <w:sz w:val="24"/>
          <w:szCs w:val="24"/>
        </w:rPr>
        <w:t xml:space="preserve"> </w:t>
      </w:r>
      <w:r>
        <w:rPr>
          <w:sz w:val="24"/>
          <w:szCs w:val="24"/>
        </w:rPr>
        <w:t>significant</w:t>
      </w:r>
      <w:r>
        <w:rPr>
          <w:spacing w:val="-20"/>
          <w:sz w:val="24"/>
          <w:szCs w:val="24"/>
        </w:rPr>
        <w:t xml:space="preserve"> </w:t>
      </w:r>
      <w:r>
        <w:rPr>
          <w:sz w:val="24"/>
          <w:szCs w:val="24"/>
        </w:rPr>
        <w:t>main</w:t>
      </w:r>
      <w:r>
        <w:rPr>
          <w:spacing w:val="-5"/>
          <w:sz w:val="24"/>
          <w:szCs w:val="24"/>
        </w:rPr>
        <w:t xml:space="preserve"> </w:t>
      </w:r>
      <w:r>
        <w:rPr>
          <w:sz w:val="24"/>
          <w:szCs w:val="24"/>
        </w:rPr>
        <w:t>e</w:t>
      </w:r>
      <w:r>
        <w:rPr>
          <w:spacing w:val="-6"/>
          <w:sz w:val="24"/>
          <w:szCs w:val="24"/>
        </w:rPr>
        <w:t>f</w:t>
      </w:r>
      <w:r>
        <w:rPr>
          <w:sz w:val="24"/>
          <w:szCs w:val="24"/>
        </w:rPr>
        <w:t>fects</w:t>
      </w:r>
      <w:r>
        <w:rPr>
          <w:spacing w:val="-6"/>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and</w:t>
      </w:r>
      <w:r>
        <w:rPr>
          <w:spacing w:val="-3"/>
          <w:sz w:val="24"/>
          <w:szCs w:val="24"/>
        </w:rPr>
        <w:t xml:space="preserve"> </w:t>
      </w:r>
      <w:r>
        <w:rPr>
          <w:sz w:val="24"/>
          <w:szCs w:val="24"/>
        </w:rPr>
        <w:t>condition.</w:t>
      </w:r>
      <w:r>
        <w:rPr>
          <w:spacing w:val="4"/>
          <w:sz w:val="24"/>
          <w:szCs w:val="24"/>
        </w:rPr>
        <w:t xml:space="preserve"> </w:t>
      </w:r>
      <w:r>
        <w:rPr>
          <w:sz w:val="24"/>
          <w:szCs w:val="24"/>
        </w:rPr>
        <w:t>2/3 scores</w:t>
      </w:r>
      <w:r>
        <w:rPr>
          <w:spacing w:val="-6"/>
          <w:sz w:val="24"/>
          <w:szCs w:val="24"/>
        </w:rPr>
        <w:t xml:space="preserve"> </w:t>
      </w:r>
      <w:r>
        <w:rPr>
          <w:sz w:val="24"/>
          <w:szCs w:val="24"/>
        </w:rPr>
        <w:t>were</w:t>
      </w:r>
      <w:r>
        <w:rPr>
          <w:spacing w:val="-5"/>
          <w:sz w:val="24"/>
          <w:szCs w:val="24"/>
        </w:rPr>
        <w:t xml:space="preserve"> </w:t>
      </w:r>
      <w:r>
        <w:rPr>
          <w:sz w:val="24"/>
          <w:szCs w:val="24"/>
        </w:rPr>
        <w:t>significantly</w:t>
      </w:r>
      <w:r>
        <w:rPr>
          <w:spacing w:val="-24"/>
          <w:sz w:val="24"/>
          <w:szCs w:val="24"/>
        </w:rPr>
        <w:t xml:space="preserve"> </w:t>
      </w:r>
      <w:r>
        <w:rPr>
          <w:sz w:val="24"/>
          <w:szCs w:val="24"/>
        </w:rPr>
        <w:t>higher</w:t>
      </w:r>
      <w:r>
        <w:rPr>
          <w:spacing w:val="-6"/>
          <w:sz w:val="24"/>
          <w:szCs w:val="24"/>
        </w:rPr>
        <w:t xml:space="preserve"> </w:t>
      </w:r>
      <w:r>
        <w:rPr>
          <w:sz w:val="24"/>
          <w:szCs w:val="24"/>
        </w:rPr>
        <w:t>than</w:t>
      </w:r>
      <w:r>
        <w:rPr>
          <w:spacing w:val="-4"/>
          <w:sz w:val="24"/>
          <w:szCs w:val="24"/>
        </w:rPr>
        <w:t xml:space="preserve"> </w:t>
      </w:r>
      <w:r>
        <w:rPr>
          <w:sz w:val="24"/>
          <w:szCs w:val="24"/>
        </w:rPr>
        <w:t>0/3</w:t>
      </w:r>
      <w:r>
        <w:rPr>
          <w:spacing w:val="-3"/>
          <w:sz w:val="24"/>
          <w:szCs w:val="24"/>
        </w:rPr>
        <w:t xml:space="preserve"> </w:t>
      </w:r>
      <w:r>
        <w:rPr>
          <w:sz w:val="24"/>
          <w:szCs w:val="24"/>
        </w:rPr>
        <w:t>and</w:t>
      </w:r>
      <w:r>
        <w:rPr>
          <w:spacing w:val="-3"/>
          <w:sz w:val="24"/>
          <w:szCs w:val="24"/>
        </w:rPr>
        <w:t xml:space="preserve"> </w:t>
      </w:r>
      <w:r>
        <w:rPr>
          <w:sz w:val="24"/>
          <w:szCs w:val="24"/>
        </w:rPr>
        <w:t>1/3</w:t>
      </w:r>
      <w:r>
        <w:rPr>
          <w:spacing w:val="-3"/>
          <w:sz w:val="24"/>
          <w:szCs w:val="24"/>
        </w:rPr>
        <w:t xml:space="preserve"> </w:t>
      </w:r>
      <w:r>
        <w:rPr>
          <w:sz w:val="24"/>
          <w:szCs w:val="24"/>
        </w:rPr>
        <w:t>scores</w:t>
      </w:r>
      <w:r>
        <w:rPr>
          <w:spacing w:val="-6"/>
          <w:sz w:val="24"/>
          <w:szCs w:val="24"/>
        </w:rPr>
        <w:t xml:space="preserve"> </w:t>
      </w:r>
      <w:r>
        <w:rPr>
          <w:sz w:val="24"/>
          <w:szCs w:val="24"/>
        </w:rPr>
        <w:t>combined.</w:t>
      </w:r>
      <w:r>
        <w:rPr>
          <w:spacing w:val="4"/>
          <w:sz w:val="24"/>
          <w:szCs w:val="24"/>
        </w:rPr>
        <w:t xml:space="preserve"> </w:t>
      </w:r>
      <w:r>
        <w:rPr>
          <w:sz w:val="24"/>
          <w:szCs w:val="24"/>
        </w:rPr>
        <w:t>3/3</w:t>
      </w:r>
      <w:r>
        <w:rPr>
          <w:spacing w:val="-3"/>
          <w:sz w:val="24"/>
          <w:szCs w:val="24"/>
        </w:rPr>
        <w:t xml:space="preserve"> </w:t>
      </w:r>
      <w:r>
        <w:rPr>
          <w:sz w:val="24"/>
          <w:szCs w:val="24"/>
        </w:rPr>
        <w:t>scores</w:t>
      </w:r>
      <w:r>
        <w:rPr>
          <w:spacing w:val="-6"/>
          <w:sz w:val="24"/>
          <w:szCs w:val="24"/>
        </w:rPr>
        <w:t xml:space="preserve"> </w:t>
      </w:r>
      <w:r>
        <w:rPr>
          <w:sz w:val="24"/>
          <w:szCs w:val="24"/>
        </w:rPr>
        <w:t>were</w:t>
      </w:r>
      <w:r>
        <w:rPr>
          <w:spacing w:val="-5"/>
          <w:sz w:val="24"/>
          <w:szCs w:val="24"/>
        </w:rPr>
        <w:t xml:space="preserve"> </w:t>
      </w:r>
      <w:r>
        <w:rPr>
          <w:sz w:val="24"/>
          <w:szCs w:val="24"/>
        </w:rPr>
        <w:t>ma</w:t>
      </w:r>
      <w:r>
        <w:rPr>
          <w:spacing w:val="-4"/>
          <w:sz w:val="24"/>
          <w:szCs w:val="24"/>
        </w:rPr>
        <w:t>r</w:t>
      </w:r>
      <w:r>
        <w:rPr>
          <w:sz w:val="24"/>
          <w:szCs w:val="24"/>
        </w:rPr>
        <w:t>ginally higher</w:t>
      </w:r>
      <w:r>
        <w:rPr>
          <w:spacing w:val="-6"/>
          <w:sz w:val="24"/>
          <w:szCs w:val="24"/>
        </w:rPr>
        <w:t xml:space="preserve"> </w:t>
      </w:r>
      <w:r>
        <w:rPr>
          <w:sz w:val="24"/>
          <w:szCs w:val="24"/>
        </w:rPr>
        <w:t>than</w:t>
      </w:r>
      <w:r>
        <w:rPr>
          <w:spacing w:val="-4"/>
          <w:sz w:val="24"/>
          <w:szCs w:val="24"/>
        </w:rPr>
        <w:t xml:space="preserve"> </w:t>
      </w:r>
      <w:r>
        <w:rPr>
          <w:sz w:val="24"/>
          <w:szCs w:val="24"/>
        </w:rPr>
        <w:t>the</w:t>
      </w:r>
      <w:r>
        <w:rPr>
          <w:spacing w:val="-3"/>
          <w:sz w:val="24"/>
          <w:szCs w:val="24"/>
        </w:rPr>
        <w:t xml:space="preserve"> </w:t>
      </w:r>
      <w:r>
        <w:rPr>
          <w:sz w:val="24"/>
          <w:szCs w:val="24"/>
        </w:rPr>
        <w:t>rest</w:t>
      </w:r>
      <w:r>
        <w:rPr>
          <w:spacing w:val="-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scores</w:t>
      </w:r>
      <w:r>
        <w:rPr>
          <w:spacing w:val="-6"/>
          <w:sz w:val="24"/>
          <w:szCs w:val="24"/>
        </w:rPr>
        <w:t xml:space="preserve"> </w:t>
      </w:r>
      <w:r>
        <w:rPr>
          <w:sz w:val="24"/>
          <w:szCs w:val="24"/>
        </w:rPr>
        <w:t>combined,</w:t>
      </w:r>
      <w:r>
        <w:rPr>
          <w:spacing w:val="-10"/>
          <w:sz w:val="24"/>
          <w:szCs w:val="24"/>
        </w:rPr>
        <w:t xml:space="preserve"> </w:t>
      </w:r>
      <w:r>
        <w:rPr>
          <w:sz w:val="24"/>
          <w:szCs w:val="24"/>
        </w:rPr>
        <w:t>β</w:t>
      </w:r>
      <w:r>
        <w:rPr>
          <w:spacing w:val="30"/>
          <w:sz w:val="24"/>
          <w:szCs w:val="24"/>
        </w:rPr>
        <w:t xml:space="preserve"> </w:t>
      </w:r>
      <w:r>
        <w:rPr>
          <w:w w:val="134"/>
          <w:sz w:val="24"/>
          <w:szCs w:val="24"/>
        </w:rPr>
        <w:t>=</w:t>
      </w:r>
      <w:r>
        <w:rPr>
          <w:spacing w:val="-14"/>
          <w:w w:val="134"/>
          <w:sz w:val="24"/>
          <w:szCs w:val="24"/>
        </w:rPr>
        <w:t xml:space="preserve"> </w:t>
      </w:r>
      <w:r>
        <w:rPr>
          <w:sz w:val="24"/>
          <w:szCs w:val="24"/>
        </w:rPr>
        <w:t>0.03,</w:t>
      </w:r>
      <w:r>
        <w:rPr>
          <w:spacing w:val="-21"/>
          <w:sz w:val="24"/>
          <w:szCs w:val="24"/>
        </w:rPr>
        <w:t xml:space="preserve"> </w:t>
      </w:r>
      <w:r>
        <w:rPr>
          <w:w w:val="109"/>
          <w:sz w:val="24"/>
          <w:szCs w:val="24"/>
        </w:rPr>
        <w:t>t(615)</w:t>
      </w:r>
      <w:r>
        <w:rPr>
          <w:spacing w:val="-24"/>
          <w:w w:val="109"/>
          <w:sz w:val="24"/>
          <w:szCs w:val="24"/>
        </w:rPr>
        <w:t xml:space="preserve"> </w:t>
      </w:r>
      <w:r>
        <w:rPr>
          <w:w w:val="109"/>
          <w:sz w:val="24"/>
          <w:szCs w:val="24"/>
        </w:rPr>
        <w:t>=</w:t>
      </w:r>
      <w:r>
        <w:rPr>
          <w:spacing w:val="34"/>
          <w:w w:val="109"/>
          <w:sz w:val="24"/>
          <w:szCs w:val="24"/>
        </w:rPr>
        <w:t xml:space="preserve"> </w:t>
      </w:r>
      <w:r>
        <w:rPr>
          <w:sz w:val="24"/>
          <w:szCs w:val="24"/>
        </w:rPr>
        <w:t>1.72,</w:t>
      </w:r>
      <w:r>
        <w:rPr>
          <w:spacing w:val="-21"/>
          <w:sz w:val="24"/>
          <w:szCs w:val="24"/>
        </w:rPr>
        <w:t xml:space="preserve"> </w:t>
      </w:r>
      <w:r>
        <w:rPr>
          <w:sz w:val="24"/>
          <w:szCs w:val="24"/>
        </w:rPr>
        <w:t>p</w:t>
      </w:r>
      <w:r>
        <w:rPr>
          <w:spacing w:val="2"/>
          <w:sz w:val="24"/>
          <w:szCs w:val="24"/>
        </w:rPr>
        <w:t xml:space="preserve"> </w:t>
      </w:r>
      <w:r>
        <w:rPr>
          <w:w w:val="134"/>
          <w:sz w:val="24"/>
          <w:szCs w:val="24"/>
        </w:rPr>
        <w:t>=</w:t>
      </w:r>
      <w:r>
        <w:rPr>
          <w:spacing w:val="-14"/>
          <w:w w:val="134"/>
          <w:sz w:val="24"/>
          <w:szCs w:val="24"/>
        </w:rPr>
        <w:t xml:space="preserve"> </w:t>
      </w:r>
      <w:r>
        <w:rPr>
          <w:sz w:val="24"/>
          <w:szCs w:val="24"/>
        </w:rPr>
        <w:t>0.08,</w:t>
      </w:r>
      <w:r>
        <w:rPr>
          <w:spacing w:val="-7"/>
          <w:sz w:val="24"/>
          <w:szCs w:val="24"/>
        </w:rPr>
        <w:t xml:space="preserve"> </w:t>
      </w:r>
      <w:r>
        <w:rPr>
          <w:sz w:val="24"/>
          <w:szCs w:val="24"/>
        </w:rPr>
        <w:t>possibly</w:t>
      </w:r>
      <w:r>
        <w:rPr>
          <w:spacing w:val="-8"/>
          <w:sz w:val="24"/>
          <w:szCs w:val="24"/>
        </w:rPr>
        <w:t xml:space="preserve"> </w:t>
      </w:r>
      <w:r>
        <w:rPr>
          <w:sz w:val="24"/>
          <w:szCs w:val="24"/>
        </w:rPr>
        <w:t>because</w:t>
      </w:r>
    </w:p>
    <w:p w:rsidR="00B72476" w:rsidRDefault="00CB77E8">
      <w:pPr>
        <w:spacing w:before="7" w:line="415" w:lineRule="auto"/>
        <w:ind w:left="120" w:right="84"/>
        <w:rPr>
          <w:sz w:val="24"/>
          <w:szCs w:val="24"/>
        </w:rPr>
      </w:pPr>
      <w:r>
        <w:rPr>
          <w:sz w:val="24"/>
          <w:szCs w:val="24"/>
        </w:rPr>
        <w:t>3/3</w:t>
      </w:r>
      <w:r>
        <w:rPr>
          <w:spacing w:val="-3"/>
          <w:sz w:val="24"/>
          <w:szCs w:val="24"/>
        </w:rPr>
        <w:t xml:space="preserve"> </w:t>
      </w:r>
      <w:r>
        <w:rPr>
          <w:sz w:val="24"/>
          <w:szCs w:val="24"/>
        </w:rPr>
        <w:t>coherence</w:t>
      </w:r>
      <w:r>
        <w:rPr>
          <w:spacing w:val="-10"/>
          <w:sz w:val="24"/>
          <w:szCs w:val="24"/>
        </w:rPr>
        <w:t xml:space="preserve"> </w:t>
      </w:r>
      <w:r>
        <w:rPr>
          <w:sz w:val="24"/>
          <w:szCs w:val="24"/>
        </w:rPr>
        <w:t>and</w:t>
      </w:r>
      <w:r>
        <w:rPr>
          <w:spacing w:val="-3"/>
          <w:sz w:val="24"/>
          <w:szCs w:val="24"/>
        </w:rPr>
        <w:t xml:space="preserve"> </w:t>
      </w:r>
      <w:r>
        <w:rPr>
          <w:sz w:val="24"/>
          <w:szCs w:val="24"/>
        </w:rPr>
        <w:t>2/3</w:t>
      </w:r>
      <w:r>
        <w:rPr>
          <w:spacing w:val="-3"/>
          <w:sz w:val="24"/>
          <w:szCs w:val="24"/>
        </w:rPr>
        <w:t xml:space="preserve"> </w:t>
      </w:r>
      <w:r>
        <w:rPr>
          <w:sz w:val="24"/>
          <w:szCs w:val="24"/>
        </w:rPr>
        <w:t>coherence</w:t>
      </w:r>
      <w:r>
        <w:rPr>
          <w:spacing w:val="-10"/>
          <w:sz w:val="24"/>
          <w:szCs w:val="24"/>
        </w:rPr>
        <w:t xml:space="preserve"> </w:t>
      </w:r>
      <w:r>
        <w:rPr>
          <w:sz w:val="24"/>
          <w:szCs w:val="24"/>
        </w:rPr>
        <w:t>may</w:t>
      </w:r>
      <w:r>
        <w:rPr>
          <w:spacing w:val="-4"/>
          <w:sz w:val="24"/>
          <w:szCs w:val="24"/>
        </w:rPr>
        <w:t xml:space="preserve"> </w:t>
      </w:r>
      <w:r>
        <w:rPr>
          <w:sz w:val="24"/>
          <w:szCs w:val="24"/>
        </w:rPr>
        <w:t>confer</w:t>
      </w:r>
      <w:r>
        <w:rPr>
          <w:spacing w:val="-6"/>
          <w:sz w:val="24"/>
          <w:szCs w:val="24"/>
        </w:rPr>
        <w:t xml:space="preserve"> </w:t>
      </w:r>
      <w:r>
        <w:rPr>
          <w:sz w:val="24"/>
          <w:szCs w:val="24"/>
        </w:rPr>
        <w:t>comparable</w:t>
      </w:r>
      <w:r>
        <w:rPr>
          <w:spacing w:val="-11"/>
          <w:sz w:val="24"/>
          <w:szCs w:val="24"/>
        </w:rPr>
        <w:t xml:space="preserve"> </w:t>
      </w:r>
      <w:r>
        <w:rPr>
          <w:sz w:val="24"/>
          <w:szCs w:val="24"/>
        </w:rPr>
        <w:t>ad</w:t>
      </w:r>
      <w:r>
        <w:rPr>
          <w:spacing w:val="-6"/>
          <w:sz w:val="24"/>
          <w:szCs w:val="24"/>
        </w:rPr>
        <w:t>v</w:t>
      </w:r>
      <w:r>
        <w:rPr>
          <w:sz w:val="24"/>
          <w:szCs w:val="24"/>
        </w:rPr>
        <w:t>antages</w:t>
      </w:r>
      <w:r>
        <w:rPr>
          <w:spacing w:val="-11"/>
          <w:sz w:val="24"/>
          <w:szCs w:val="24"/>
        </w:rPr>
        <w:t xml:space="preserve"> </w:t>
      </w:r>
      <w:r>
        <w:rPr>
          <w:sz w:val="24"/>
          <w:szCs w:val="24"/>
        </w:rPr>
        <w:t>on</w:t>
      </w:r>
      <w:r>
        <w:rPr>
          <w:spacing w:val="-2"/>
          <w:sz w:val="24"/>
          <w:szCs w:val="24"/>
        </w:rPr>
        <w:t xml:space="preserve"> </w:t>
      </w:r>
      <w:r>
        <w:rPr>
          <w:sz w:val="24"/>
          <w:szCs w:val="24"/>
        </w:rPr>
        <w:t>this</w:t>
      </w:r>
      <w:r>
        <w:rPr>
          <w:spacing w:val="-3"/>
          <w:sz w:val="24"/>
          <w:szCs w:val="24"/>
        </w:rPr>
        <w:t xml:space="preserve"> </w:t>
      </w:r>
      <w:r>
        <w:rPr>
          <w:sz w:val="24"/>
          <w:szCs w:val="24"/>
        </w:rPr>
        <w:t>task.</w:t>
      </w:r>
      <w:r>
        <w:rPr>
          <w:spacing w:val="10"/>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also computed</w:t>
      </w:r>
      <w:r>
        <w:rPr>
          <w:spacing w:val="-9"/>
          <w:sz w:val="24"/>
          <w:szCs w:val="24"/>
        </w:rPr>
        <w:t xml:space="preserve"> </w:t>
      </w:r>
      <w:r>
        <w:rPr>
          <w:sz w:val="24"/>
          <w:szCs w:val="24"/>
        </w:rPr>
        <w:t>this</w:t>
      </w:r>
      <w:r>
        <w:rPr>
          <w:spacing w:val="-3"/>
          <w:sz w:val="24"/>
          <w:szCs w:val="24"/>
        </w:rPr>
        <w:t xml:space="preserve"> </w:t>
      </w:r>
      <w:r>
        <w:rPr>
          <w:sz w:val="24"/>
          <w:szCs w:val="24"/>
        </w:rPr>
        <w:t>model</w:t>
      </w:r>
      <w:r>
        <w:rPr>
          <w:spacing w:val="-6"/>
          <w:sz w:val="24"/>
          <w:szCs w:val="24"/>
        </w:rPr>
        <w:t xml:space="preserve"> </w:t>
      </w:r>
      <w:r>
        <w:rPr>
          <w:sz w:val="24"/>
          <w:szCs w:val="24"/>
        </w:rPr>
        <w:t>using</w:t>
      </w:r>
      <w:r>
        <w:rPr>
          <w:spacing w:val="-5"/>
          <w:sz w:val="24"/>
          <w:szCs w:val="24"/>
        </w:rPr>
        <w:t xml:space="preserve"> </w:t>
      </w:r>
      <w:r>
        <w:rPr>
          <w:sz w:val="24"/>
          <w:szCs w:val="24"/>
        </w:rPr>
        <w:t>coherence</w:t>
      </w:r>
      <w:r>
        <w:rPr>
          <w:spacing w:val="-10"/>
          <w:sz w:val="24"/>
          <w:szCs w:val="24"/>
        </w:rPr>
        <w:t xml:space="preserve"> </w:t>
      </w:r>
      <w:r>
        <w:rPr>
          <w:sz w:val="24"/>
          <w:szCs w:val="24"/>
        </w:rPr>
        <w:t>as</w:t>
      </w:r>
      <w:r>
        <w:rPr>
          <w:spacing w:val="-2"/>
          <w:sz w:val="24"/>
          <w:szCs w:val="24"/>
        </w:rPr>
        <w:t xml:space="preserve"> </w:t>
      </w:r>
      <w:r>
        <w:rPr>
          <w:sz w:val="24"/>
          <w:szCs w:val="24"/>
        </w:rPr>
        <w:t>a</w:t>
      </w:r>
      <w:r>
        <w:rPr>
          <w:spacing w:val="-1"/>
          <w:sz w:val="24"/>
          <w:szCs w:val="24"/>
        </w:rPr>
        <w:t xml:space="preserve"> </w:t>
      </w:r>
      <w:r>
        <w:rPr>
          <w:sz w:val="24"/>
          <w:szCs w:val="24"/>
        </w:rPr>
        <w:t>continuous</w:t>
      </w:r>
      <w:r>
        <w:rPr>
          <w:spacing w:val="-11"/>
          <w:sz w:val="24"/>
          <w:szCs w:val="24"/>
        </w:rPr>
        <w:t xml:space="preserve"> </w:t>
      </w:r>
      <w:r>
        <w:rPr>
          <w:spacing w:val="-6"/>
          <w:sz w:val="24"/>
          <w:szCs w:val="24"/>
        </w:rPr>
        <w:t>v</w:t>
      </w:r>
      <w:r>
        <w:rPr>
          <w:sz w:val="24"/>
          <w:szCs w:val="24"/>
        </w:rPr>
        <w:t>ariable;</w:t>
      </w:r>
      <w:r>
        <w:rPr>
          <w:spacing w:val="-8"/>
          <w:sz w:val="24"/>
          <w:szCs w:val="24"/>
        </w:rPr>
        <w:t xml:space="preserve"> </w:t>
      </w:r>
      <w:r>
        <w:rPr>
          <w:sz w:val="24"/>
          <w:szCs w:val="24"/>
        </w:rPr>
        <w:t>the</w:t>
      </w:r>
      <w:r>
        <w:rPr>
          <w:spacing w:val="-3"/>
          <w:sz w:val="24"/>
          <w:szCs w:val="24"/>
        </w:rPr>
        <w:t xml:space="preserve"> </w:t>
      </w:r>
      <w:r>
        <w:rPr>
          <w:sz w:val="24"/>
          <w:szCs w:val="24"/>
        </w:rPr>
        <w:t>continuous</w:t>
      </w:r>
      <w:r>
        <w:rPr>
          <w:spacing w:val="-11"/>
          <w:sz w:val="24"/>
          <w:szCs w:val="24"/>
        </w:rPr>
        <w:t xml:space="preserve"> </w:t>
      </w:r>
      <w:r>
        <w:rPr>
          <w:w w:val="99"/>
          <w:sz w:val="24"/>
          <w:szCs w:val="24"/>
        </w:rPr>
        <w:t>coherence r</w:t>
      </w:r>
      <w:r>
        <w:rPr>
          <w:spacing w:val="-4"/>
          <w:w w:val="99"/>
          <w:sz w:val="24"/>
          <w:szCs w:val="24"/>
        </w:rPr>
        <w:t>e</w:t>
      </w:r>
      <w:r>
        <w:rPr>
          <w:w w:val="99"/>
          <w:sz w:val="24"/>
          <w:szCs w:val="24"/>
        </w:rPr>
        <w:t>gressor</w:t>
      </w:r>
      <w:r>
        <w:rPr>
          <w:sz w:val="24"/>
          <w:szCs w:val="24"/>
        </w:rPr>
        <w:t xml:space="preserve"> significantly</w:t>
      </w:r>
      <w:r>
        <w:rPr>
          <w:spacing w:val="-24"/>
          <w:sz w:val="24"/>
          <w:szCs w:val="24"/>
        </w:rPr>
        <w:t xml:space="preserve"> </w:t>
      </w:r>
      <w:r>
        <w:rPr>
          <w:sz w:val="24"/>
          <w:szCs w:val="24"/>
        </w:rPr>
        <w:t>predicted</w:t>
      </w:r>
      <w:r>
        <w:rPr>
          <w:spacing w:val="-9"/>
          <w:sz w:val="24"/>
          <w:szCs w:val="24"/>
        </w:rPr>
        <w:t xml:space="preserve"> </w:t>
      </w:r>
      <w:r>
        <w:rPr>
          <w:sz w:val="24"/>
          <w:szCs w:val="24"/>
        </w:rPr>
        <w:t>increases</w:t>
      </w:r>
      <w:r>
        <w:rPr>
          <w:spacing w:val="-9"/>
          <w:sz w:val="24"/>
          <w:szCs w:val="24"/>
        </w:rPr>
        <w:t xml:space="preserve"> </w:t>
      </w:r>
      <w:r>
        <w:rPr>
          <w:sz w:val="24"/>
          <w:szCs w:val="24"/>
        </w:rPr>
        <w:t>in</w:t>
      </w:r>
      <w:r>
        <w:rPr>
          <w:spacing w:val="-2"/>
          <w:sz w:val="24"/>
          <w:szCs w:val="24"/>
        </w:rPr>
        <w:t xml:space="preserve"> </w:t>
      </w:r>
      <w:r>
        <w:rPr>
          <w:sz w:val="24"/>
          <w:szCs w:val="24"/>
        </w:rPr>
        <w:t>score,</w:t>
      </w:r>
      <w:r>
        <w:rPr>
          <w:spacing w:val="-6"/>
          <w:sz w:val="24"/>
          <w:szCs w:val="24"/>
        </w:rPr>
        <w:t xml:space="preserve"> </w:t>
      </w:r>
      <w:r>
        <w:rPr>
          <w:sz w:val="24"/>
          <w:szCs w:val="24"/>
        </w:rPr>
        <w:t>β</w:t>
      </w:r>
      <w:r>
        <w:rPr>
          <w:spacing w:val="30"/>
          <w:sz w:val="24"/>
          <w:szCs w:val="24"/>
        </w:rPr>
        <w:t xml:space="preserve"> </w:t>
      </w:r>
      <w:r>
        <w:rPr>
          <w:w w:val="134"/>
          <w:sz w:val="24"/>
          <w:szCs w:val="24"/>
        </w:rPr>
        <w:t>=</w:t>
      </w:r>
      <w:r>
        <w:rPr>
          <w:spacing w:val="-14"/>
          <w:w w:val="134"/>
          <w:sz w:val="24"/>
          <w:szCs w:val="24"/>
        </w:rPr>
        <w:t xml:space="preserve"> </w:t>
      </w:r>
      <w:r>
        <w:rPr>
          <w:sz w:val="24"/>
          <w:szCs w:val="24"/>
        </w:rPr>
        <w:t>0.09,</w:t>
      </w:r>
      <w:r>
        <w:rPr>
          <w:spacing w:val="-7"/>
          <w:sz w:val="24"/>
          <w:szCs w:val="24"/>
        </w:rPr>
        <w:t xml:space="preserve"> </w:t>
      </w:r>
      <w:r>
        <w:rPr>
          <w:w w:val="109"/>
          <w:sz w:val="24"/>
          <w:szCs w:val="24"/>
        </w:rPr>
        <w:t>t(619)</w:t>
      </w:r>
      <w:r>
        <w:rPr>
          <w:spacing w:val="-24"/>
          <w:w w:val="109"/>
          <w:sz w:val="24"/>
          <w:szCs w:val="24"/>
        </w:rPr>
        <w:t xml:space="preserve"> </w:t>
      </w:r>
      <w:r>
        <w:rPr>
          <w:w w:val="109"/>
          <w:sz w:val="24"/>
          <w:szCs w:val="24"/>
        </w:rPr>
        <w:t>=</w:t>
      </w:r>
      <w:r>
        <w:rPr>
          <w:spacing w:val="34"/>
          <w:w w:val="109"/>
          <w:sz w:val="24"/>
          <w:szCs w:val="24"/>
        </w:rPr>
        <w:t xml:space="preserve"> </w:t>
      </w:r>
      <w:r>
        <w:rPr>
          <w:sz w:val="24"/>
          <w:szCs w:val="24"/>
        </w:rPr>
        <w:t>2.87,</w:t>
      </w:r>
      <w:r>
        <w:rPr>
          <w:spacing w:val="-7"/>
          <w:sz w:val="24"/>
          <w:szCs w:val="24"/>
        </w:rPr>
        <w:t xml:space="preserve"> </w:t>
      </w:r>
      <w:r>
        <w:rPr>
          <w:sz w:val="24"/>
          <w:szCs w:val="24"/>
        </w:rPr>
        <w:t>p</w:t>
      </w:r>
      <w:r>
        <w:rPr>
          <w:spacing w:val="3"/>
          <w:sz w:val="24"/>
          <w:szCs w:val="24"/>
        </w:rPr>
        <w:t xml:space="preserve"> </w:t>
      </w:r>
      <w:r>
        <w:rPr>
          <w:w w:val="134"/>
          <w:sz w:val="24"/>
          <w:szCs w:val="24"/>
        </w:rPr>
        <w:t>&lt;</w:t>
      </w:r>
      <w:r>
        <w:rPr>
          <w:spacing w:val="-14"/>
          <w:w w:val="134"/>
          <w:sz w:val="24"/>
          <w:szCs w:val="24"/>
        </w:rPr>
        <w:t xml:space="preserve"> </w:t>
      </w:r>
      <w:r>
        <w:rPr>
          <w:sz w:val="24"/>
          <w:szCs w:val="24"/>
        </w:rPr>
        <w:t>0.005, suggesting</w:t>
      </w:r>
      <w:r>
        <w:rPr>
          <w:spacing w:val="-10"/>
          <w:sz w:val="24"/>
          <w:szCs w:val="24"/>
        </w:rPr>
        <w:t xml:space="preserve"> </w:t>
      </w:r>
      <w:r>
        <w:rPr>
          <w:sz w:val="24"/>
          <w:szCs w:val="24"/>
        </w:rPr>
        <w:t>that</w:t>
      </w:r>
      <w:r>
        <w:rPr>
          <w:spacing w:val="-4"/>
          <w:sz w:val="24"/>
          <w:szCs w:val="24"/>
        </w:rPr>
        <w:t xml:space="preserve"> </w:t>
      </w:r>
      <w:r>
        <w:rPr>
          <w:sz w:val="24"/>
          <w:szCs w:val="24"/>
        </w:rPr>
        <w:t>pa</w:t>
      </w:r>
      <w:r>
        <w:rPr>
          <w:spacing w:val="-4"/>
          <w:sz w:val="24"/>
          <w:szCs w:val="24"/>
        </w:rPr>
        <w:t>r</w:t>
      </w:r>
      <w:r>
        <w:rPr>
          <w:sz w:val="24"/>
          <w:szCs w:val="24"/>
        </w:rPr>
        <w:t>ametrically</w:t>
      </w:r>
      <w:r>
        <w:rPr>
          <w:spacing w:val="35"/>
          <w:sz w:val="24"/>
          <w:szCs w:val="24"/>
        </w:rPr>
        <w:t xml:space="preserve"> </w:t>
      </w:r>
      <w:r>
        <w:rPr>
          <w:sz w:val="24"/>
          <w:szCs w:val="24"/>
        </w:rPr>
        <w:t>increasing</w:t>
      </w:r>
      <w:r>
        <w:rPr>
          <w:spacing w:val="-10"/>
          <w:sz w:val="24"/>
          <w:szCs w:val="24"/>
        </w:rPr>
        <w:t xml:space="preserve"> </w:t>
      </w:r>
      <w:r>
        <w:rPr>
          <w:sz w:val="24"/>
          <w:szCs w:val="24"/>
        </w:rPr>
        <w:t>coherence</w:t>
      </w:r>
      <w:r>
        <w:rPr>
          <w:spacing w:val="-10"/>
          <w:sz w:val="24"/>
          <w:szCs w:val="24"/>
        </w:rPr>
        <w:t xml:space="preserve"> </w:t>
      </w:r>
      <w:r>
        <w:rPr>
          <w:sz w:val="24"/>
          <w:szCs w:val="24"/>
        </w:rPr>
        <w:t>results</w:t>
      </w:r>
      <w:r>
        <w:rPr>
          <w:spacing w:val="-6"/>
          <w:sz w:val="24"/>
          <w:szCs w:val="24"/>
        </w:rPr>
        <w:t xml:space="preserve"> </w:t>
      </w:r>
      <w:r>
        <w:rPr>
          <w:sz w:val="24"/>
          <w:szCs w:val="24"/>
        </w:rPr>
        <w:t>in</w:t>
      </w:r>
      <w:r>
        <w:rPr>
          <w:spacing w:val="-2"/>
          <w:sz w:val="24"/>
          <w:szCs w:val="24"/>
        </w:rPr>
        <w:t xml:space="preserve"> </w:t>
      </w:r>
      <w:r>
        <w:rPr>
          <w:sz w:val="24"/>
          <w:szCs w:val="24"/>
        </w:rPr>
        <w:t>pa</w:t>
      </w:r>
      <w:r>
        <w:rPr>
          <w:spacing w:val="-4"/>
          <w:sz w:val="24"/>
          <w:szCs w:val="24"/>
        </w:rPr>
        <w:t>r</w:t>
      </w:r>
      <w:r>
        <w:rPr>
          <w:sz w:val="24"/>
          <w:szCs w:val="24"/>
        </w:rPr>
        <w:t>ametric</w:t>
      </w:r>
      <w:r>
        <w:rPr>
          <w:spacing w:val="32"/>
          <w:sz w:val="24"/>
          <w:szCs w:val="24"/>
        </w:rPr>
        <w:t xml:space="preserve"> </w:t>
      </w:r>
      <w:r>
        <w:rPr>
          <w:sz w:val="24"/>
          <w:szCs w:val="24"/>
        </w:rPr>
        <w:t>increases</w:t>
      </w:r>
      <w:r>
        <w:rPr>
          <w:spacing w:val="-9"/>
          <w:sz w:val="24"/>
          <w:szCs w:val="24"/>
        </w:rPr>
        <w:t xml:space="preserve"> </w:t>
      </w:r>
      <w:r>
        <w:rPr>
          <w:sz w:val="24"/>
          <w:szCs w:val="24"/>
        </w:rPr>
        <w:t>in</w:t>
      </w:r>
      <w:r>
        <w:rPr>
          <w:spacing w:val="-2"/>
          <w:sz w:val="24"/>
          <w:szCs w:val="24"/>
        </w:rPr>
        <w:t xml:space="preserve"> </w:t>
      </w:r>
      <w:r>
        <w:rPr>
          <w:sz w:val="24"/>
          <w:szCs w:val="24"/>
        </w:rPr>
        <w:t>referent assignment</w:t>
      </w:r>
      <w:r>
        <w:rPr>
          <w:spacing w:val="-11"/>
          <w:sz w:val="24"/>
          <w:szCs w:val="24"/>
        </w:rPr>
        <w:t xml:space="preserve"> </w:t>
      </w:r>
      <w:r>
        <w:rPr>
          <w:sz w:val="24"/>
          <w:szCs w:val="24"/>
        </w:rPr>
        <w:t>score.</w:t>
      </w:r>
      <w:r>
        <w:rPr>
          <w:spacing w:val="8"/>
          <w:sz w:val="24"/>
          <w:szCs w:val="24"/>
        </w:rPr>
        <w:t xml:space="preserve"> </w:t>
      </w:r>
      <w:r>
        <w:rPr>
          <w:sz w:val="24"/>
          <w:szCs w:val="24"/>
        </w:rPr>
        <w:t>None</w:t>
      </w:r>
      <w:r>
        <w:rPr>
          <w:spacing w:val="-5"/>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interaction</w:t>
      </w:r>
      <w:r>
        <w:rPr>
          <w:spacing w:val="-10"/>
          <w:sz w:val="24"/>
          <w:szCs w:val="24"/>
        </w:rPr>
        <w:t xml:space="preserve"> </w:t>
      </w:r>
      <w:r>
        <w:rPr>
          <w:sz w:val="24"/>
          <w:szCs w:val="24"/>
        </w:rPr>
        <w:t>terms</w:t>
      </w:r>
      <w:r>
        <w:rPr>
          <w:spacing w:val="-5"/>
          <w:sz w:val="24"/>
          <w:szCs w:val="24"/>
        </w:rPr>
        <w:t xml:space="preserve"> </w:t>
      </w:r>
      <w:r>
        <w:rPr>
          <w:sz w:val="24"/>
          <w:szCs w:val="24"/>
        </w:rPr>
        <w:t>reached</w:t>
      </w:r>
      <w:r>
        <w:rPr>
          <w:spacing w:val="-7"/>
          <w:sz w:val="24"/>
          <w:szCs w:val="24"/>
        </w:rPr>
        <w:t xml:space="preserve"> </w:t>
      </w:r>
      <w:r>
        <w:rPr>
          <w:w w:val="98"/>
          <w:sz w:val="24"/>
          <w:szCs w:val="24"/>
        </w:rPr>
        <w:t>significance,</w:t>
      </w:r>
      <w:r>
        <w:rPr>
          <w:spacing w:val="1"/>
          <w:w w:val="98"/>
          <w:sz w:val="24"/>
          <w:szCs w:val="24"/>
        </w:rPr>
        <w:t xml:space="preserve"> </w:t>
      </w:r>
      <w:r>
        <w:rPr>
          <w:sz w:val="24"/>
          <w:szCs w:val="24"/>
        </w:rPr>
        <w:t>indicating</w:t>
      </w:r>
      <w:r>
        <w:rPr>
          <w:spacing w:val="-10"/>
          <w:sz w:val="24"/>
          <w:szCs w:val="24"/>
        </w:rPr>
        <w:t xml:space="preserve"> </w:t>
      </w:r>
      <w:r>
        <w:rPr>
          <w:sz w:val="24"/>
          <w:szCs w:val="24"/>
        </w:rPr>
        <w:t>that</w:t>
      </w:r>
      <w:r>
        <w:rPr>
          <w:spacing w:val="-4"/>
          <w:sz w:val="24"/>
          <w:szCs w:val="24"/>
        </w:rPr>
        <w:t xml:space="preserve"> </w:t>
      </w:r>
      <w:r>
        <w:rPr>
          <w:sz w:val="24"/>
          <w:szCs w:val="24"/>
        </w:rPr>
        <w:t>the</w:t>
      </w:r>
      <w:r>
        <w:rPr>
          <w:spacing w:val="-3"/>
          <w:sz w:val="24"/>
          <w:szCs w:val="24"/>
        </w:rPr>
        <w:t xml:space="preserve"> </w:t>
      </w:r>
      <w:r>
        <w:rPr>
          <w:w w:val="99"/>
          <w:sz w:val="24"/>
          <w:szCs w:val="24"/>
        </w:rPr>
        <w:t>amount of</w:t>
      </w:r>
      <w:r>
        <w:rPr>
          <w:spacing w:val="-1"/>
          <w:sz w:val="24"/>
          <w:szCs w:val="24"/>
        </w:rPr>
        <w:t xml:space="preserve"> </w:t>
      </w:r>
      <w:r>
        <w:rPr>
          <w:spacing w:val="-4"/>
          <w:sz w:val="24"/>
          <w:szCs w:val="24"/>
        </w:rPr>
        <w:t>e</w:t>
      </w:r>
      <w:r>
        <w:rPr>
          <w:sz w:val="24"/>
          <w:szCs w:val="24"/>
        </w:rPr>
        <w:t>xposure</w:t>
      </w:r>
      <w:r>
        <w:rPr>
          <w:spacing w:val="-10"/>
          <w:sz w:val="24"/>
          <w:szCs w:val="24"/>
        </w:rPr>
        <w:t xml:space="preserve"> </w:t>
      </w:r>
      <w:r>
        <w:rPr>
          <w:sz w:val="24"/>
          <w:szCs w:val="24"/>
        </w:rPr>
        <w:t>to</w:t>
      </w:r>
      <w:r>
        <w:rPr>
          <w:spacing w:val="-3"/>
          <w:sz w:val="24"/>
          <w:szCs w:val="24"/>
        </w:rPr>
        <w:t xml:space="preserve"> </w:t>
      </w:r>
      <w:r>
        <w:rPr>
          <w:sz w:val="24"/>
          <w:szCs w:val="24"/>
        </w:rPr>
        <w:t>the</w:t>
      </w:r>
      <w:r>
        <w:rPr>
          <w:spacing w:val="-4"/>
          <w:sz w:val="24"/>
          <w:szCs w:val="24"/>
        </w:rPr>
        <w:t xml:space="preserve"> </w:t>
      </w:r>
      <w:r>
        <w:rPr>
          <w:sz w:val="24"/>
          <w:szCs w:val="24"/>
        </w:rPr>
        <w:t>language</w:t>
      </w:r>
      <w:r>
        <w:rPr>
          <w:spacing w:val="-10"/>
          <w:sz w:val="24"/>
          <w:szCs w:val="24"/>
        </w:rPr>
        <w:t xml:space="preserve"> </w:t>
      </w:r>
      <w:r>
        <w:rPr>
          <w:sz w:val="24"/>
          <w:szCs w:val="24"/>
        </w:rPr>
        <w:t>and</w:t>
      </w:r>
      <w:r>
        <w:rPr>
          <w:spacing w:val="-4"/>
          <w:sz w:val="24"/>
          <w:szCs w:val="24"/>
        </w:rPr>
        <w:t xml:space="preserve"> </w:t>
      </w:r>
      <w:r>
        <w:rPr>
          <w:sz w:val="24"/>
          <w:szCs w:val="24"/>
        </w:rPr>
        <w:t>greater</w:t>
      </w:r>
      <w:r>
        <w:rPr>
          <w:spacing w:val="-8"/>
          <w:sz w:val="24"/>
          <w:szCs w:val="24"/>
        </w:rPr>
        <w:t xml:space="preserve"> </w:t>
      </w:r>
      <w:r>
        <w:rPr>
          <w:sz w:val="24"/>
          <w:szCs w:val="24"/>
        </w:rPr>
        <w:t>coherence</w:t>
      </w:r>
      <w:r>
        <w:rPr>
          <w:spacing w:val="-11"/>
          <w:sz w:val="24"/>
          <w:szCs w:val="24"/>
        </w:rPr>
        <w:t xml:space="preserve"> </w:t>
      </w:r>
      <w:r>
        <w:rPr>
          <w:sz w:val="24"/>
          <w:szCs w:val="24"/>
        </w:rPr>
        <w:t>independently</w:t>
      </w:r>
      <w:r>
        <w:rPr>
          <w:spacing w:val="-15"/>
          <w:sz w:val="24"/>
          <w:szCs w:val="24"/>
        </w:rPr>
        <w:t xml:space="preserve"> </w:t>
      </w:r>
      <w:r>
        <w:rPr>
          <w:sz w:val="24"/>
          <w:szCs w:val="24"/>
        </w:rPr>
        <w:t>increased</w:t>
      </w:r>
      <w:r>
        <w:rPr>
          <w:spacing w:val="-10"/>
          <w:sz w:val="24"/>
          <w:szCs w:val="24"/>
        </w:rPr>
        <w:t xml:space="preserve"> </w:t>
      </w:r>
      <w:r>
        <w:rPr>
          <w:sz w:val="24"/>
          <w:szCs w:val="24"/>
        </w:rPr>
        <w:t>the</w:t>
      </w:r>
      <w:r>
        <w:rPr>
          <w:spacing w:val="-4"/>
          <w:sz w:val="24"/>
          <w:szCs w:val="24"/>
        </w:rPr>
        <w:t xml:space="preserve"> </w:t>
      </w:r>
      <w:r>
        <w:rPr>
          <w:sz w:val="24"/>
          <w:szCs w:val="24"/>
        </w:rPr>
        <w:t>ability</w:t>
      </w:r>
      <w:r>
        <w:rPr>
          <w:spacing w:val="-7"/>
          <w:sz w:val="24"/>
          <w:szCs w:val="24"/>
        </w:rPr>
        <w:t xml:space="preserve"> </w:t>
      </w:r>
      <w:r>
        <w:rPr>
          <w:sz w:val="24"/>
          <w:szCs w:val="24"/>
        </w:rPr>
        <w:t>to</w:t>
      </w:r>
      <w:r>
        <w:rPr>
          <w:spacing w:val="-3"/>
          <w:sz w:val="24"/>
          <w:szCs w:val="24"/>
        </w:rPr>
        <w:t xml:space="preserve"> </w:t>
      </w:r>
      <w:r>
        <w:rPr>
          <w:sz w:val="24"/>
          <w:szCs w:val="24"/>
        </w:rPr>
        <w:t>assign</w:t>
      </w:r>
      <w:r>
        <w:rPr>
          <w:spacing w:val="-7"/>
          <w:sz w:val="24"/>
          <w:szCs w:val="24"/>
        </w:rPr>
        <w:t xml:space="preserve"> </w:t>
      </w:r>
      <w:r>
        <w:rPr>
          <w:w w:val="108"/>
          <w:sz w:val="24"/>
          <w:szCs w:val="24"/>
        </w:rPr>
        <w:t xml:space="preserve">N </w:t>
      </w:r>
      <w:r>
        <w:rPr>
          <w:sz w:val="24"/>
          <w:szCs w:val="24"/>
        </w:rPr>
        <w:t>and</w:t>
      </w:r>
      <w:r>
        <w:rPr>
          <w:spacing w:val="-3"/>
          <w:sz w:val="24"/>
          <w:szCs w:val="24"/>
        </w:rPr>
        <w:t xml:space="preserve"> </w:t>
      </w:r>
      <w:r>
        <w:rPr>
          <w:sz w:val="24"/>
          <w:szCs w:val="24"/>
        </w:rPr>
        <w:t>Q</w:t>
      </w:r>
      <w:r>
        <w:rPr>
          <w:spacing w:val="12"/>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correct</w:t>
      </w:r>
      <w:r>
        <w:rPr>
          <w:spacing w:val="-7"/>
          <w:sz w:val="24"/>
          <w:szCs w:val="24"/>
        </w:rPr>
        <w:t xml:space="preserve"> </w:t>
      </w:r>
      <w:r>
        <w:rPr>
          <w:sz w:val="24"/>
          <w:szCs w:val="24"/>
        </w:rPr>
        <w:t>referents.</w:t>
      </w:r>
    </w:p>
    <w:p w:rsidR="00B72476" w:rsidRDefault="00CB77E8">
      <w:pPr>
        <w:spacing w:before="90" w:line="415" w:lineRule="auto"/>
        <w:ind w:left="120" w:right="59" w:firstLine="576"/>
        <w:rPr>
          <w:sz w:val="24"/>
          <w:szCs w:val="24"/>
        </w:rPr>
      </w:pPr>
      <w:r>
        <w:rPr>
          <w:w w:val="107"/>
          <w:sz w:val="24"/>
          <w:szCs w:val="24"/>
        </w:rPr>
        <w:t>Integrat</w:t>
      </w:r>
      <w:r>
        <w:rPr>
          <w:spacing w:val="-2"/>
          <w:w w:val="107"/>
          <w:sz w:val="24"/>
          <w:szCs w:val="24"/>
        </w:rPr>
        <w:t>iv</w:t>
      </w:r>
      <w:r>
        <w:rPr>
          <w:w w:val="107"/>
          <w:sz w:val="24"/>
          <w:szCs w:val="24"/>
        </w:rPr>
        <w:t>e</w:t>
      </w:r>
      <w:r>
        <w:rPr>
          <w:spacing w:val="10"/>
          <w:w w:val="107"/>
          <w:sz w:val="24"/>
          <w:szCs w:val="24"/>
        </w:rPr>
        <w:t xml:space="preserve"> </w:t>
      </w:r>
      <w:r>
        <w:rPr>
          <w:spacing w:val="-4"/>
          <w:w w:val="107"/>
          <w:sz w:val="24"/>
          <w:szCs w:val="24"/>
        </w:rPr>
        <w:t>r</w:t>
      </w:r>
      <w:r>
        <w:rPr>
          <w:w w:val="107"/>
          <w:sz w:val="24"/>
          <w:szCs w:val="24"/>
        </w:rPr>
        <w:t xml:space="preserve">esults.  </w:t>
      </w:r>
      <w:r>
        <w:rPr>
          <w:spacing w:val="48"/>
          <w:w w:val="107"/>
          <w:sz w:val="24"/>
          <w:szCs w:val="24"/>
        </w:rPr>
        <w:t xml:space="preserve"> </w:t>
      </w:r>
      <w:r>
        <w:rPr>
          <w:sz w:val="24"/>
          <w:szCs w:val="24"/>
        </w:rPr>
        <w:t>W</w:t>
      </w:r>
      <w:r>
        <w:rPr>
          <w:spacing w:val="-1"/>
          <w:sz w:val="24"/>
          <w:szCs w:val="24"/>
        </w:rPr>
        <w:t>h</w:t>
      </w:r>
      <w:r>
        <w:rPr>
          <w:sz w:val="24"/>
          <w:szCs w:val="24"/>
        </w:rPr>
        <w:t>y</w:t>
      </w:r>
      <w:r>
        <w:rPr>
          <w:spacing w:val="-5"/>
          <w:sz w:val="24"/>
          <w:szCs w:val="24"/>
        </w:rPr>
        <w:t xml:space="preserve"> </w:t>
      </w:r>
      <w:r>
        <w:rPr>
          <w:sz w:val="24"/>
          <w:szCs w:val="24"/>
        </w:rPr>
        <w:t>does</w:t>
      </w:r>
      <w:r>
        <w:rPr>
          <w:spacing w:val="-4"/>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pacing w:val="-2"/>
          <w:sz w:val="24"/>
          <w:szCs w:val="24"/>
        </w:rPr>
        <w:t>f</w:t>
      </w:r>
      <w:r>
        <w:rPr>
          <w:sz w:val="24"/>
          <w:szCs w:val="24"/>
        </w:rPr>
        <w:t>acilitate</w:t>
      </w:r>
      <w:r>
        <w:rPr>
          <w:spacing w:val="-8"/>
          <w:sz w:val="24"/>
          <w:szCs w:val="24"/>
        </w:rPr>
        <w:t xml:space="preserve"> </w:t>
      </w:r>
      <w:r>
        <w:rPr>
          <w:sz w:val="24"/>
          <w:szCs w:val="24"/>
        </w:rPr>
        <w:t>MNPQ</w:t>
      </w:r>
      <w:r>
        <w:rPr>
          <w:spacing w:val="-7"/>
          <w:sz w:val="24"/>
          <w:szCs w:val="24"/>
        </w:rPr>
        <w:t xml:space="preserve"> </w:t>
      </w:r>
      <w:r>
        <w:rPr>
          <w:sz w:val="24"/>
          <w:szCs w:val="24"/>
        </w:rPr>
        <w:t>learning?</w:t>
      </w:r>
      <w:r>
        <w:rPr>
          <w:spacing w:val="5"/>
          <w:sz w:val="24"/>
          <w:szCs w:val="24"/>
        </w:rPr>
        <w:t xml:space="preserve"> </w:t>
      </w:r>
      <w:r>
        <w:rPr>
          <w:sz w:val="24"/>
          <w:szCs w:val="24"/>
        </w:rPr>
        <w:t>Frank</w:t>
      </w:r>
      <w:r>
        <w:rPr>
          <w:spacing w:val="-6"/>
          <w:sz w:val="24"/>
          <w:szCs w:val="24"/>
        </w:rPr>
        <w:t xml:space="preserve"> </w:t>
      </w:r>
      <w:r>
        <w:rPr>
          <w:sz w:val="24"/>
          <w:szCs w:val="24"/>
        </w:rPr>
        <w:t>and Gibson</w:t>
      </w:r>
      <w:r>
        <w:rPr>
          <w:spacing w:val="-7"/>
          <w:sz w:val="24"/>
          <w:szCs w:val="24"/>
        </w:rPr>
        <w:t xml:space="preserve"> </w:t>
      </w:r>
      <w:r>
        <w:rPr>
          <w:sz w:val="24"/>
          <w:szCs w:val="24"/>
        </w:rPr>
        <w:t>(2011)</w:t>
      </w:r>
      <w:r>
        <w:rPr>
          <w:spacing w:val="-6"/>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sh</w:t>
      </w:r>
      <w:r>
        <w:rPr>
          <w:spacing w:val="-6"/>
          <w:sz w:val="24"/>
          <w:szCs w:val="24"/>
        </w:rPr>
        <w:t>o</w:t>
      </w:r>
      <w:r>
        <w:rPr>
          <w:sz w:val="24"/>
          <w:szCs w:val="24"/>
        </w:rPr>
        <w:t>wn</w:t>
      </w:r>
      <w:r>
        <w:rPr>
          <w:spacing w:val="-6"/>
          <w:sz w:val="24"/>
          <w:szCs w:val="24"/>
        </w:rPr>
        <w:t xml:space="preserve"> </w:t>
      </w:r>
      <w:r>
        <w:rPr>
          <w:sz w:val="24"/>
          <w:szCs w:val="24"/>
        </w:rPr>
        <w:t>that</w:t>
      </w:r>
      <w:r>
        <w:rPr>
          <w:spacing w:val="-4"/>
          <w:sz w:val="24"/>
          <w:szCs w:val="24"/>
        </w:rPr>
        <w:t xml:space="preserve"> </w:t>
      </w:r>
      <w:r>
        <w:rPr>
          <w:sz w:val="24"/>
          <w:szCs w:val="24"/>
        </w:rPr>
        <w:t>MNPQ</w:t>
      </w:r>
      <w:r>
        <w:rPr>
          <w:spacing w:val="-7"/>
          <w:sz w:val="24"/>
          <w:szCs w:val="24"/>
        </w:rPr>
        <w:t xml:space="preserve"> </w:t>
      </w:r>
      <w:r>
        <w:rPr>
          <w:sz w:val="24"/>
          <w:szCs w:val="24"/>
        </w:rPr>
        <w:t>learning</w:t>
      </w:r>
      <w:r>
        <w:rPr>
          <w:spacing w:val="-8"/>
          <w:sz w:val="24"/>
          <w:szCs w:val="24"/>
        </w:rPr>
        <w:t xml:space="preserve"> </w:t>
      </w:r>
      <w:r>
        <w:rPr>
          <w:sz w:val="24"/>
          <w:szCs w:val="24"/>
        </w:rPr>
        <w:t>can</w:t>
      </w:r>
      <w:r>
        <w:rPr>
          <w:spacing w:val="-3"/>
          <w:sz w:val="24"/>
          <w:szCs w:val="24"/>
        </w:rPr>
        <w:t xml:space="preserve"> </w:t>
      </w:r>
      <w:r>
        <w:rPr>
          <w:sz w:val="24"/>
          <w:szCs w:val="24"/>
        </w:rPr>
        <w:t>be</w:t>
      </w:r>
      <w:r>
        <w:rPr>
          <w:spacing w:val="-2"/>
          <w:sz w:val="24"/>
          <w:szCs w:val="24"/>
        </w:rPr>
        <w:t xml:space="preserve"> </w:t>
      </w:r>
      <w:r>
        <w:rPr>
          <w:sz w:val="24"/>
          <w:szCs w:val="24"/>
        </w:rPr>
        <w:t>bolstered</w:t>
      </w:r>
      <w:r>
        <w:rPr>
          <w:spacing w:val="-9"/>
          <w:sz w:val="24"/>
          <w:szCs w:val="24"/>
        </w:rPr>
        <w:t xml:space="preserve"> </w:t>
      </w:r>
      <w:r>
        <w:rPr>
          <w:sz w:val="24"/>
          <w:szCs w:val="24"/>
        </w:rPr>
        <w:t>by</w:t>
      </w:r>
      <w:r>
        <w:rPr>
          <w:spacing w:val="-2"/>
          <w:sz w:val="24"/>
          <w:szCs w:val="24"/>
        </w:rPr>
        <w:t xml:space="preserve"> </w:t>
      </w:r>
      <w:r>
        <w:rPr>
          <w:sz w:val="24"/>
          <w:szCs w:val="24"/>
        </w:rPr>
        <w:t>easing</w:t>
      </w:r>
      <w:r>
        <w:rPr>
          <w:spacing w:val="-6"/>
          <w:sz w:val="24"/>
          <w:szCs w:val="24"/>
        </w:rPr>
        <w:t xml:space="preserve"> </w:t>
      </w:r>
      <w:r>
        <w:rPr>
          <w:spacing w:val="-2"/>
          <w:sz w:val="24"/>
          <w:szCs w:val="24"/>
        </w:rPr>
        <w:t>w</w:t>
      </w:r>
      <w:r>
        <w:rPr>
          <w:sz w:val="24"/>
          <w:szCs w:val="24"/>
        </w:rPr>
        <w:t>orking</w:t>
      </w:r>
      <w:r>
        <w:rPr>
          <w:spacing w:val="-8"/>
          <w:sz w:val="24"/>
          <w:szCs w:val="24"/>
        </w:rPr>
        <w:t xml:space="preserve"> </w:t>
      </w:r>
      <w:r>
        <w:rPr>
          <w:sz w:val="24"/>
          <w:szCs w:val="24"/>
        </w:rPr>
        <w:t>memory demands.</w:t>
      </w:r>
      <w:r>
        <w:rPr>
          <w:spacing w:val="5"/>
          <w:sz w:val="24"/>
          <w:szCs w:val="24"/>
        </w:rPr>
        <w:t xml:space="preserve"> </w:t>
      </w:r>
      <w:r>
        <w:rPr>
          <w:sz w:val="24"/>
          <w:szCs w:val="24"/>
        </w:rPr>
        <w:t>Additionall</w:t>
      </w:r>
      <w:r>
        <w:rPr>
          <w:spacing w:val="-16"/>
          <w:sz w:val="24"/>
          <w:szCs w:val="24"/>
        </w:rPr>
        <w:t>y</w:t>
      </w:r>
      <w:r>
        <w:rPr>
          <w:sz w:val="24"/>
          <w:szCs w:val="24"/>
        </w:rPr>
        <w:t>,</w:t>
      </w:r>
      <w:r>
        <w:rPr>
          <w:spacing w:val="-13"/>
          <w:sz w:val="24"/>
          <w:szCs w:val="24"/>
        </w:rPr>
        <w:t xml:space="preserve"> </w:t>
      </w:r>
      <w:r>
        <w:rPr>
          <w:sz w:val="24"/>
          <w:szCs w:val="24"/>
        </w:rPr>
        <w:t>there</w:t>
      </w:r>
      <w:r>
        <w:rPr>
          <w:spacing w:val="-5"/>
          <w:sz w:val="24"/>
          <w:szCs w:val="24"/>
        </w:rPr>
        <w:t xml:space="preserve"> </w:t>
      </w:r>
      <w:r>
        <w:rPr>
          <w:sz w:val="24"/>
          <w:szCs w:val="24"/>
        </w:rPr>
        <w:t>is</w:t>
      </w:r>
      <w:r>
        <w:rPr>
          <w:spacing w:val="-2"/>
          <w:sz w:val="24"/>
          <w:szCs w:val="24"/>
        </w:rPr>
        <w:t xml:space="preserve"> </w:t>
      </w:r>
      <w:r>
        <w:rPr>
          <w:spacing w:val="-6"/>
          <w:sz w:val="24"/>
          <w:szCs w:val="24"/>
        </w:rPr>
        <w:t>e</w:t>
      </w:r>
      <w:r>
        <w:rPr>
          <w:sz w:val="24"/>
          <w:szCs w:val="24"/>
        </w:rPr>
        <w:t>vidence</w:t>
      </w:r>
      <w:r>
        <w:rPr>
          <w:spacing w:val="-9"/>
          <w:sz w:val="24"/>
          <w:szCs w:val="24"/>
        </w:rPr>
        <w:t xml:space="preserve"> </w:t>
      </w:r>
      <w:r>
        <w:rPr>
          <w:sz w:val="24"/>
          <w:szCs w:val="24"/>
        </w:rPr>
        <w:t>that</w:t>
      </w:r>
      <w:r>
        <w:rPr>
          <w:spacing w:val="-4"/>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tax</w:t>
      </w:r>
      <w:r>
        <w:rPr>
          <w:spacing w:val="-3"/>
          <w:sz w:val="24"/>
          <w:szCs w:val="24"/>
        </w:rPr>
        <w:t xml:space="preserve"> </w:t>
      </w:r>
      <w:r>
        <w:rPr>
          <w:sz w:val="24"/>
          <w:szCs w:val="24"/>
        </w:rPr>
        <w:t>the</w:t>
      </w:r>
      <w:r>
        <w:rPr>
          <w:spacing w:val="-3"/>
          <w:sz w:val="24"/>
          <w:szCs w:val="24"/>
        </w:rPr>
        <w:t xml:space="preserve"> </w:t>
      </w:r>
      <w:r>
        <w:rPr>
          <w:sz w:val="24"/>
          <w:szCs w:val="24"/>
        </w:rPr>
        <w:t>memory</w:t>
      </w:r>
      <w:r>
        <w:rPr>
          <w:spacing w:val="-8"/>
          <w:sz w:val="24"/>
          <w:szCs w:val="24"/>
        </w:rPr>
        <w:t xml:space="preserve"> </w:t>
      </w:r>
      <w:r>
        <w:rPr>
          <w:sz w:val="24"/>
          <w:szCs w:val="24"/>
        </w:rPr>
        <w:t>system</w:t>
      </w:r>
      <w:r>
        <w:rPr>
          <w:spacing w:val="-7"/>
          <w:sz w:val="24"/>
          <w:szCs w:val="24"/>
        </w:rPr>
        <w:t xml:space="preserve"> </w:t>
      </w:r>
      <w:r>
        <w:rPr>
          <w:sz w:val="24"/>
          <w:szCs w:val="24"/>
        </w:rPr>
        <w:t>more,</w:t>
      </w:r>
      <w:r>
        <w:rPr>
          <w:spacing w:val="-6"/>
          <w:sz w:val="24"/>
          <w:szCs w:val="24"/>
        </w:rPr>
        <w:t xml:space="preserve"> </w:t>
      </w:r>
      <w:r>
        <w:rPr>
          <w:sz w:val="24"/>
          <w:szCs w:val="24"/>
        </w:rPr>
        <w:t>as</w:t>
      </w:r>
      <w:r>
        <w:rPr>
          <w:spacing w:val="-2"/>
          <w:sz w:val="24"/>
          <w:szCs w:val="24"/>
        </w:rPr>
        <w:t xml:space="preserve"> </w:t>
      </w:r>
      <w:r>
        <w:rPr>
          <w:w w:val="99"/>
          <w:sz w:val="24"/>
          <w:szCs w:val="24"/>
        </w:rPr>
        <w:t>th</w:t>
      </w:r>
      <w:r>
        <w:rPr>
          <w:spacing w:val="-4"/>
          <w:w w:val="99"/>
          <w:sz w:val="24"/>
          <w:szCs w:val="24"/>
        </w:rPr>
        <w:t>e</w:t>
      </w:r>
      <w:r>
        <w:rPr>
          <w:w w:val="99"/>
          <w:sz w:val="24"/>
          <w:szCs w:val="24"/>
        </w:rPr>
        <w:t>y are</w:t>
      </w:r>
      <w:r>
        <w:rPr>
          <w:spacing w:val="-2"/>
          <w:sz w:val="24"/>
          <w:szCs w:val="24"/>
        </w:rPr>
        <w:t xml:space="preserve"> </w:t>
      </w:r>
      <w:r>
        <w:rPr>
          <w:sz w:val="24"/>
          <w:szCs w:val="24"/>
        </w:rPr>
        <w:t>encoded</w:t>
      </w:r>
      <w:r>
        <w:rPr>
          <w:spacing w:val="-10"/>
          <w:sz w:val="24"/>
          <w:szCs w:val="24"/>
        </w:rPr>
        <w:t xml:space="preserve"> </w:t>
      </w:r>
      <w:r>
        <w:rPr>
          <w:sz w:val="24"/>
          <w:szCs w:val="24"/>
        </w:rPr>
        <w:t>in</w:t>
      </w:r>
      <w:r>
        <w:rPr>
          <w:spacing w:val="-4"/>
          <w:sz w:val="24"/>
          <w:szCs w:val="24"/>
        </w:rPr>
        <w:t xml:space="preserve"> </w:t>
      </w:r>
      <w:r>
        <w:rPr>
          <w:sz w:val="24"/>
          <w:szCs w:val="24"/>
        </w:rPr>
        <w:t>terms</w:t>
      </w:r>
      <w:r>
        <w:rPr>
          <w:spacing w:val="-7"/>
          <w:sz w:val="24"/>
          <w:szCs w:val="24"/>
        </w:rPr>
        <w:t xml:space="preserve"> </w:t>
      </w:r>
      <w:r>
        <w:rPr>
          <w:sz w:val="24"/>
          <w:szCs w:val="24"/>
        </w:rPr>
        <w:t>of</w:t>
      </w:r>
      <w:r>
        <w:rPr>
          <w:spacing w:val="-4"/>
          <w:sz w:val="24"/>
          <w:szCs w:val="24"/>
        </w:rPr>
        <w:t xml:space="preserve"> </w:t>
      </w:r>
      <w:r>
        <w:rPr>
          <w:sz w:val="24"/>
          <w:szCs w:val="24"/>
        </w:rPr>
        <w:t>smaller</w:t>
      </w:r>
      <w:r>
        <w:rPr>
          <w:spacing w:val="-9"/>
          <w:sz w:val="24"/>
          <w:szCs w:val="24"/>
        </w:rPr>
        <w:t xml:space="preserve"> </w:t>
      </w:r>
      <w:r>
        <w:rPr>
          <w:sz w:val="24"/>
          <w:szCs w:val="24"/>
        </w:rPr>
        <w:t>phonological</w:t>
      </w:r>
      <w:r>
        <w:rPr>
          <w:spacing w:val="-15"/>
          <w:sz w:val="24"/>
          <w:szCs w:val="24"/>
        </w:rPr>
        <w:t xml:space="preserve"> </w:t>
      </w:r>
      <w:r>
        <w:rPr>
          <w:sz w:val="24"/>
          <w:szCs w:val="24"/>
        </w:rPr>
        <w:t>units</w:t>
      </w:r>
      <w:r>
        <w:rPr>
          <w:spacing w:val="-7"/>
          <w:sz w:val="24"/>
          <w:szCs w:val="24"/>
        </w:rPr>
        <w:t xml:space="preserve"> </w:t>
      </w:r>
      <w:r>
        <w:rPr>
          <w:sz w:val="24"/>
          <w:szCs w:val="24"/>
        </w:rPr>
        <w:t>(</w:t>
      </w:r>
      <w:r>
        <w:rPr>
          <w:spacing w:val="-8"/>
          <w:sz w:val="24"/>
          <w:szCs w:val="24"/>
        </w:rPr>
        <w:t>T</w:t>
      </w:r>
      <w:r>
        <w:rPr>
          <w:sz w:val="24"/>
          <w:szCs w:val="24"/>
        </w:rPr>
        <w:t>reiman</w:t>
      </w:r>
      <w:r>
        <w:rPr>
          <w:spacing w:val="-11"/>
          <w:sz w:val="24"/>
          <w:szCs w:val="24"/>
        </w:rPr>
        <w:t xml:space="preserve"> </w:t>
      </w:r>
      <w:r>
        <w:rPr>
          <w:sz w:val="24"/>
          <w:szCs w:val="24"/>
        </w:rPr>
        <w:t>&amp;</w:t>
      </w:r>
      <w:r>
        <w:rPr>
          <w:spacing w:val="-4"/>
          <w:sz w:val="24"/>
          <w:szCs w:val="24"/>
        </w:rPr>
        <w:t xml:space="preserve"> </w:t>
      </w:r>
      <w:r>
        <w:rPr>
          <w:sz w:val="24"/>
          <w:szCs w:val="24"/>
        </w:rPr>
        <w:t>Danis,</w:t>
      </w:r>
      <w:r>
        <w:rPr>
          <w:spacing w:val="-8"/>
          <w:sz w:val="24"/>
          <w:szCs w:val="24"/>
        </w:rPr>
        <w:t xml:space="preserve"> </w:t>
      </w:r>
      <w:r>
        <w:rPr>
          <w:sz w:val="24"/>
          <w:szCs w:val="24"/>
        </w:rPr>
        <w:t>1988).</w:t>
      </w:r>
      <w:r>
        <w:rPr>
          <w:spacing w:val="8"/>
          <w:sz w:val="24"/>
          <w:szCs w:val="24"/>
        </w:rPr>
        <w:t xml:space="preserve"> </w:t>
      </w:r>
      <w:r>
        <w:rPr>
          <w:sz w:val="24"/>
          <w:szCs w:val="24"/>
        </w:rPr>
        <w:t>So</w:t>
      </w:r>
      <w:r>
        <w:rPr>
          <w:spacing w:val="-5"/>
          <w:sz w:val="24"/>
          <w:szCs w:val="24"/>
        </w:rPr>
        <w:t xml:space="preserve"> </w:t>
      </w:r>
      <w:r>
        <w:rPr>
          <w:sz w:val="24"/>
          <w:szCs w:val="24"/>
        </w:rPr>
        <w:t>it</w:t>
      </w:r>
      <w:r>
        <w:rPr>
          <w:spacing w:val="-3"/>
          <w:sz w:val="24"/>
          <w:szCs w:val="24"/>
        </w:rPr>
        <w:t xml:space="preserve"> </w:t>
      </w:r>
      <w:r>
        <w:rPr>
          <w:sz w:val="24"/>
          <w:szCs w:val="24"/>
        </w:rPr>
        <w:t>is</w:t>
      </w:r>
      <w:r>
        <w:rPr>
          <w:spacing w:val="-4"/>
          <w:sz w:val="24"/>
          <w:szCs w:val="24"/>
        </w:rPr>
        <w:t xml:space="preserve"> </w:t>
      </w:r>
      <w:r>
        <w:rPr>
          <w:sz w:val="24"/>
          <w:szCs w:val="24"/>
        </w:rPr>
        <w:t>possible</w:t>
      </w:r>
      <w:r>
        <w:rPr>
          <w:spacing w:val="-10"/>
          <w:sz w:val="24"/>
          <w:szCs w:val="24"/>
        </w:rPr>
        <w:t xml:space="preserve"> </w:t>
      </w:r>
      <w:r>
        <w:rPr>
          <w:sz w:val="24"/>
          <w:szCs w:val="24"/>
        </w:rPr>
        <w:t>that semantic</w:t>
      </w:r>
      <w:r>
        <w:rPr>
          <w:spacing w:val="-9"/>
          <w:sz w:val="24"/>
          <w:szCs w:val="24"/>
        </w:rPr>
        <w:t xml:space="preserve"> </w:t>
      </w:r>
      <w:r>
        <w:rPr>
          <w:sz w:val="24"/>
          <w:szCs w:val="24"/>
        </w:rPr>
        <w:t>coherence</w:t>
      </w:r>
      <w:r>
        <w:rPr>
          <w:spacing w:val="-10"/>
          <w:sz w:val="24"/>
          <w:szCs w:val="24"/>
        </w:rPr>
        <w:t xml:space="preserve"> </w:t>
      </w:r>
      <w:r>
        <w:rPr>
          <w:sz w:val="24"/>
          <w:szCs w:val="24"/>
        </w:rPr>
        <w:t>impr</w:t>
      </w:r>
      <w:r>
        <w:rPr>
          <w:spacing w:val="-4"/>
          <w:sz w:val="24"/>
          <w:szCs w:val="24"/>
        </w:rPr>
        <w:t>ov</w:t>
      </w:r>
      <w:r>
        <w:rPr>
          <w:sz w:val="24"/>
          <w:szCs w:val="24"/>
        </w:rPr>
        <w:t>ed</w:t>
      </w:r>
      <w:r>
        <w:rPr>
          <w:spacing w:val="-9"/>
          <w:sz w:val="24"/>
          <w:szCs w:val="24"/>
        </w:rPr>
        <w:t xml:space="preserve"> </w:t>
      </w:r>
      <w:r>
        <w:rPr>
          <w:sz w:val="24"/>
          <w:szCs w:val="24"/>
        </w:rPr>
        <w:t>MNPQ</w:t>
      </w:r>
      <w:r>
        <w:rPr>
          <w:spacing w:val="-7"/>
          <w:sz w:val="24"/>
          <w:szCs w:val="24"/>
        </w:rPr>
        <w:t xml:space="preserve"> </w:t>
      </w:r>
      <w:r>
        <w:rPr>
          <w:sz w:val="24"/>
          <w:szCs w:val="24"/>
        </w:rPr>
        <w:t>learning</w:t>
      </w:r>
      <w:r>
        <w:rPr>
          <w:spacing w:val="-8"/>
          <w:sz w:val="24"/>
          <w:szCs w:val="24"/>
        </w:rPr>
        <w:t xml:space="preserve"> </w:t>
      </w:r>
      <w:r>
        <w:rPr>
          <w:sz w:val="24"/>
          <w:szCs w:val="24"/>
        </w:rPr>
        <w:t>by</w:t>
      </w:r>
      <w:r>
        <w:rPr>
          <w:spacing w:val="-2"/>
          <w:sz w:val="24"/>
          <w:szCs w:val="24"/>
        </w:rPr>
        <w:t xml:space="preserve"> </w:t>
      </w:r>
      <w:r>
        <w:rPr>
          <w:sz w:val="24"/>
          <w:szCs w:val="24"/>
        </w:rPr>
        <w:t>reducing</w:t>
      </w:r>
      <w:r>
        <w:rPr>
          <w:spacing w:val="-8"/>
          <w:sz w:val="24"/>
          <w:szCs w:val="24"/>
        </w:rPr>
        <w:t xml:space="preserve"> </w:t>
      </w:r>
      <w:r>
        <w:rPr>
          <w:sz w:val="24"/>
          <w:szCs w:val="24"/>
        </w:rPr>
        <w:t>memory</w:t>
      </w:r>
      <w:r>
        <w:rPr>
          <w:spacing w:val="-8"/>
          <w:sz w:val="24"/>
          <w:szCs w:val="24"/>
        </w:rPr>
        <w:t xml:space="preserve"> </w:t>
      </w:r>
      <w:r>
        <w:rPr>
          <w:sz w:val="24"/>
          <w:szCs w:val="24"/>
        </w:rPr>
        <w:t>demands.</w:t>
      </w:r>
    </w:p>
    <w:p w:rsidR="00B72476" w:rsidRDefault="00CB77E8">
      <w:pPr>
        <w:spacing w:before="47"/>
        <w:ind w:left="696"/>
        <w:rPr>
          <w:sz w:val="24"/>
          <w:szCs w:val="24"/>
        </w:rPr>
        <w:sectPr w:rsidR="00B72476">
          <w:pgSz w:w="12240" w:h="15840"/>
          <w:pgMar w:top="960" w:right="1340" w:bottom="280" w:left="1320" w:header="736" w:footer="0" w:gutter="0"/>
          <w:cols w:space="720"/>
        </w:sectPr>
      </w:pPr>
      <w:r>
        <w:rPr>
          <w:spacing w:val="-19"/>
          <w:sz w:val="24"/>
          <w:szCs w:val="24"/>
        </w:rPr>
        <w:t>W</w:t>
      </w:r>
      <w:r>
        <w:rPr>
          <w:sz w:val="24"/>
          <w:szCs w:val="24"/>
        </w:rPr>
        <w:t>e</w:t>
      </w:r>
      <w:r>
        <w:rPr>
          <w:spacing w:val="-3"/>
          <w:sz w:val="24"/>
          <w:szCs w:val="24"/>
        </w:rPr>
        <w:t xml:space="preserve"> </w:t>
      </w:r>
      <w:r>
        <w:rPr>
          <w:sz w:val="24"/>
          <w:szCs w:val="24"/>
        </w:rPr>
        <w:t>tested</w:t>
      </w:r>
      <w:r>
        <w:rPr>
          <w:spacing w:val="-6"/>
          <w:sz w:val="24"/>
          <w:szCs w:val="24"/>
        </w:rPr>
        <w:t xml:space="preserve"> </w:t>
      </w:r>
      <w:r>
        <w:rPr>
          <w:sz w:val="24"/>
          <w:szCs w:val="24"/>
        </w:rPr>
        <w:t>for</w:t>
      </w:r>
      <w:r>
        <w:rPr>
          <w:spacing w:val="-3"/>
          <w:sz w:val="24"/>
          <w:szCs w:val="24"/>
        </w:rPr>
        <w:t xml:space="preserve"> </w:t>
      </w:r>
      <w:r>
        <w:rPr>
          <w:sz w:val="24"/>
          <w:szCs w:val="24"/>
        </w:rPr>
        <w:t>this</w:t>
      </w:r>
      <w:r>
        <w:rPr>
          <w:spacing w:val="-3"/>
          <w:sz w:val="24"/>
          <w:szCs w:val="24"/>
        </w:rPr>
        <w:t xml:space="preserve"> </w:t>
      </w:r>
      <w:r>
        <w:rPr>
          <w:sz w:val="24"/>
          <w:szCs w:val="24"/>
        </w:rPr>
        <w:t>possibility</w:t>
      </w:r>
      <w:r>
        <w:rPr>
          <w:spacing w:val="-10"/>
          <w:sz w:val="24"/>
          <w:szCs w:val="24"/>
        </w:rPr>
        <w:t xml:space="preserve"> </w:t>
      </w:r>
      <w:r>
        <w:rPr>
          <w:sz w:val="24"/>
          <w:szCs w:val="24"/>
        </w:rPr>
        <w:t>in</w:t>
      </w:r>
      <w:r>
        <w:rPr>
          <w:spacing w:val="-2"/>
          <w:sz w:val="24"/>
          <w:szCs w:val="24"/>
        </w:rPr>
        <w:t xml:space="preserve"> </w:t>
      </w:r>
      <w:r>
        <w:rPr>
          <w:sz w:val="24"/>
          <w:szCs w:val="24"/>
        </w:rPr>
        <w:t>our</w:t>
      </w:r>
      <w:r>
        <w:rPr>
          <w:spacing w:val="-3"/>
          <w:sz w:val="24"/>
          <w:szCs w:val="24"/>
        </w:rPr>
        <w:t xml:space="preserve"> </w:t>
      </w:r>
      <w:r>
        <w:rPr>
          <w:sz w:val="24"/>
          <w:szCs w:val="24"/>
        </w:rPr>
        <w:t>data</w:t>
      </w:r>
      <w:r>
        <w:rPr>
          <w:spacing w:val="-4"/>
          <w:sz w:val="24"/>
          <w:szCs w:val="24"/>
        </w:rPr>
        <w:t xml:space="preserve"> </w:t>
      </w:r>
      <w:r>
        <w:rPr>
          <w:sz w:val="24"/>
          <w:szCs w:val="24"/>
        </w:rPr>
        <w:t>using</w:t>
      </w:r>
      <w:r>
        <w:rPr>
          <w:spacing w:val="-5"/>
          <w:sz w:val="24"/>
          <w:szCs w:val="24"/>
        </w:rPr>
        <w:t xml:space="preserve"> </w:t>
      </w:r>
      <w:r>
        <w:rPr>
          <w:sz w:val="24"/>
          <w:szCs w:val="24"/>
        </w:rPr>
        <w:t>mediation</w:t>
      </w:r>
      <w:r>
        <w:rPr>
          <w:spacing w:val="-10"/>
          <w:sz w:val="24"/>
          <w:szCs w:val="24"/>
        </w:rPr>
        <w:t xml:space="preserve"> </w:t>
      </w:r>
      <w:r>
        <w:rPr>
          <w:sz w:val="24"/>
          <w:szCs w:val="24"/>
        </w:rPr>
        <w:t>analyses.</w:t>
      </w:r>
      <w:r>
        <w:rPr>
          <w:spacing w:val="5"/>
          <w:sz w:val="24"/>
          <w:szCs w:val="24"/>
        </w:rPr>
        <w:t xml:space="preserve"> </w:t>
      </w:r>
      <w:r>
        <w:rPr>
          <w:sz w:val="24"/>
          <w:szCs w:val="24"/>
        </w:rPr>
        <w:t>In</w:t>
      </w:r>
      <w:r>
        <w:rPr>
          <w:spacing w:val="-2"/>
          <w:sz w:val="24"/>
          <w:szCs w:val="24"/>
        </w:rPr>
        <w:t xml:space="preserve"> </w:t>
      </w:r>
      <w:r>
        <w:rPr>
          <w:sz w:val="24"/>
          <w:szCs w:val="24"/>
        </w:rPr>
        <w:t>particula</w:t>
      </w:r>
      <w:r>
        <w:rPr>
          <w:spacing w:val="-10"/>
          <w:sz w:val="24"/>
          <w:szCs w:val="24"/>
        </w:rPr>
        <w:t>r</w:t>
      </w:r>
      <w:r>
        <w:rPr>
          <w:sz w:val="24"/>
          <w:szCs w:val="24"/>
        </w:rPr>
        <w:t>,</w:t>
      </w:r>
      <w:r>
        <w:rPr>
          <w:spacing w:val="-10"/>
          <w:sz w:val="24"/>
          <w:szCs w:val="24"/>
        </w:rPr>
        <w:t xml:space="preserve"> </w:t>
      </w:r>
      <w:r>
        <w:rPr>
          <w:sz w:val="24"/>
          <w:szCs w:val="24"/>
        </w:rPr>
        <w:t>we</w:t>
      </w:r>
      <w:r>
        <w:rPr>
          <w:spacing w:val="-3"/>
          <w:sz w:val="24"/>
          <w:szCs w:val="24"/>
        </w:rPr>
        <w:t xml:space="preserve"> </w:t>
      </w:r>
      <w:r>
        <w:rPr>
          <w:sz w:val="24"/>
          <w:szCs w:val="24"/>
        </w:rPr>
        <w:t>tested</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00" w:right="154"/>
        <w:rPr>
          <w:sz w:val="24"/>
          <w:szCs w:val="24"/>
        </w:rPr>
      </w:pPr>
      <w:r>
        <w:rPr>
          <w:sz w:val="24"/>
          <w:szCs w:val="24"/>
        </w:rPr>
        <w:t>whether</w:t>
      </w:r>
      <w:r>
        <w:rPr>
          <w:spacing w:val="-8"/>
          <w:sz w:val="24"/>
          <w:szCs w:val="24"/>
        </w:rPr>
        <w:t xml:space="preserve"> </w:t>
      </w:r>
      <w:r>
        <w:rPr>
          <w:sz w:val="24"/>
          <w:szCs w:val="24"/>
        </w:rPr>
        <w:t>memory</w:t>
      </w:r>
      <w:r>
        <w:rPr>
          <w:spacing w:val="-8"/>
          <w:sz w:val="24"/>
          <w:szCs w:val="24"/>
        </w:rPr>
        <w:t xml:space="preserve"> </w:t>
      </w:r>
      <w:r>
        <w:rPr>
          <w:sz w:val="24"/>
          <w:szCs w:val="24"/>
        </w:rPr>
        <w:t>scores</w:t>
      </w:r>
      <w:r>
        <w:rPr>
          <w:spacing w:val="-6"/>
          <w:sz w:val="24"/>
          <w:szCs w:val="24"/>
        </w:rPr>
        <w:t xml:space="preserve"> </w:t>
      </w:r>
      <w:r>
        <w:rPr>
          <w:sz w:val="24"/>
          <w:szCs w:val="24"/>
        </w:rPr>
        <w:t>mediated</w:t>
      </w:r>
      <w:r>
        <w:rPr>
          <w:spacing w:val="-9"/>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coherence</w:t>
      </w:r>
      <w:r>
        <w:rPr>
          <w:spacing w:val="-10"/>
          <w:sz w:val="24"/>
          <w:szCs w:val="24"/>
        </w:rPr>
        <w:t xml:space="preserve"> </w:t>
      </w:r>
      <w:r>
        <w:rPr>
          <w:sz w:val="24"/>
          <w:szCs w:val="24"/>
        </w:rPr>
        <w:t>on</w:t>
      </w:r>
      <w:r>
        <w:rPr>
          <w:spacing w:val="-2"/>
          <w:sz w:val="24"/>
          <w:szCs w:val="24"/>
        </w:rPr>
        <w:t xml:space="preserve"> </w:t>
      </w:r>
      <w:r>
        <w:rPr>
          <w:sz w:val="24"/>
          <w:szCs w:val="24"/>
        </w:rPr>
        <w:t>either</w:t>
      </w:r>
      <w:r>
        <w:rPr>
          <w:spacing w:val="-5"/>
          <w:sz w:val="24"/>
          <w:szCs w:val="24"/>
        </w:rPr>
        <w:t xml:space="preserve"> </w:t>
      </w:r>
      <w:r>
        <w:rPr>
          <w:sz w:val="24"/>
          <w:szCs w:val="24"/>
        </w:rPr>
        <w:t>(1)</w:t>
      </w:r>
      <w:r>
        <w:rPr>
          <w:spacing w:val="-3"/>
          <w:sz w:val="24"/>
          <w:szCs w:val="24"/>
        </w:rPr>
        <w:t xml:space="preserve"> </w:t>
      </w:r>
      <w:r>
        <w:rPr>
          <w:sz w:val="24"/>
          <w:szCs w:val="24"/>
        </w:rPr>
        <w:t>similarity</w:t>
      </w:r>
      <w:r>
        <w:rPr>
          <w:spacing w:val="-9"/>
          <w:sz w:val="24"/>
          <w:szCs w:val="24"/>
        </w:rPr>
        <w:t xml:space="preserve"> </w:t>
      </w:r>
      <w:r>
        <w:rPr>
          <w:sz w:val="24"/>
          <w:szCs w:val="24"/>
        </w:rPr>
        <w:t>scores</w:t>
      </w:r>
      <w:r>
        <w:rPr>
          <w:spacing w:val="-6"/>
          <w:sz w:val="24"/>
          <w:szCs w:val="24"/>
        </w:rPr>
        <w:t xml:space="preserve"> </w:t>
      </w:r>
      <w:r>
        <w:rPr>
          <w:sz w:val="24"/>
          <w:szCs w:val="24"/>
        </w:rPr>
        <w:t>or</w:t>
      </w:r>
      <w:r>
        <w:rPr>
          <w:spacing w:val="-2"/>
          <w:sz w:val="24"/>
          <w:szCs w:val="24"/>
        </w:rPr>
        <w:t xml:space="preserve"> </w:t>
      </w:r>
      <w:r>
        <w:rPr>
          <w:sz w:val="24"/>
          <w:szCs w:val="24"/>
        </w:rPr>
        <w:t>(2) referent</w:t>
      </w:r>
      <w:r>
        <w:rPr>
          <w:spacing w:val="-7"/>
          <w:sz w:val="24"/>
          <w:szCs w:val="24"/>
        </w:rPr>
        <w:t xml:space="preserve"> </w:t>
      </w:r>
      <w:r>
        <w:rPr>
          <w:sz w:val="24"/>
          <w:szCs w:val="24"/>
        </w:rPr>
        <w:t>assignment</w:t>
      </w:r>
      <w:r>
        <w:rPr>
          <w:spacing w:val="-11"/>
          <w:sz w:val="24"/>
          <w:szCs w:val="24"/>
        </w:rPr>
        <w:t xml:space="preserve"> </w:t>
      </w:r>
      <w:r>
        <w:rPr>
          <w:sz w:val="24"/>
          <w:szCs w:val="24"/>
        </w:rPr>
        <w:t>scores.</w:t>
      </w:r>
      <w:r>
        <w:rPr>
          <w:spacing w:val="7"/>
          <w:sz w:val="24"/>
          <w:szCs w:val="24"/>
        </w:rPr>
        <w:t xml:space="preserve"> </w:t>
      </w:r>
      <w:r>
        <w:rPr>
          <w:sz w:val="24"/>
          <w:szCs w:val="24"/>
        </w:rPr>
        <w:t>In</w:t>
      </w:r>
      <w:r>
        <w:rPr>
          <w:spacing w:val="-2"/>
          <w:sz w:val="24"/>
          <w:szCs w:val="24"/>
        </w:rPr>
        <w:t xml:space="preserve"> </w:t>
      </w:r>
      <w:r>
        <w:rPr>
          <w:sz w:val="24"/>
          <w:szCs w:val="24"/>
        </w:rPr>
        <w:t>both</w:t>
      </w:r>
      <w:r>
        <w:rPr>
          <w:spacing w:val="-4"/>
          <w:sz w:val="24"/>
          <w:szCs w:val="24"/>
        </w:rPr>
        <w:t xml:space="preserve"> </w:t>
      </w:r>
      <w:r>
        <w:rPr>
          <w:sz w:val="24"/>
          <w:szCs w:val="24"/>
        </w:rPr>
        <w:t>cases,</w:t>
      </w:r>
      <w:r>
        <w:rPr>
          <w:spacing w:val="-6"/>
          <w:sz w:val="24"/>
          <w:szCs w:val="24"/>
        </w:rPr>
        <w:t xml:space="preserve"> </w:t>
      </w:r>
      <w:r>
        <w:rPr>
          <w:sz w:val="24"/>
          <w:szCs w:val="24"/>
        </w:rPr>
        <w:t>we</w:t>
      </w:r>
      <w:r>
        <w:rPr>
          <w:spacing w:val="-3"/>
          <w:sz w:val="24"/>
          <w:szCs w:val="24"/>
        </w:rPr>
        <w:t xml:space="preserve"> </w:t>
      </w:r>
      <w:r>
        <w:rPr>
          <w:sz w:val="24"/>
          <w:szCs w:val="24"/>
        </w:rPr>
        <w:t>found</w:t>
      </w:r>
      <w:r>
        <w:rPr>
          <w:spacing w:val="-6"/>
          <w:sz w:val="24"/>
          <w:szCs w:val="24"/>
        </w:rPr>
        <w:t xml:space="preserve"> </w:t>
      </w:r>
      <w:r>
        <w:rPr>
          <w:sz w:val="24"/>
          <w:szCs w:val="24"/>
        </w:rPr>
        <w:t>partial</w:t>
      </w:r>
      <w:r>
        <w:rPr>
          <w:spacing w:val="-6"/>
          <w:sz w:val="24"/>
          <w:szCs w:val="24"/>
        </w:rPr>
        <w:t xml:space="preserve"> </w:t>
      </w:r>
      <w:r>
        <w:rPr>
          <w:sz w:val="24"/>
          <w:szCs w:val="24"/>
        </w:rPr>
        <w:t>mediation.</w:t>
      </w:r>
      <w:r>
        <w:rPr>
          <w:spacing w:val="4"/>
          <w:sz w:val="24"/>
          <w:szCs w:val="24"/>
        </w:rPr>
        <w:t xml:space="preserve"> </w:t>
      </w:r>
      <w:r>
        <w:rPr>
          <w:sz w:val="24"/>
          <w:szCs w:val="24"/>
        </w:rPr>
        <w:t>After</w:t>
      </w:r>
      <w:r>
        <w:rPr>
          <w:spacing w:val="-5"/>
          <w:sz w:val="24"/>
          <w:szCs w:val="24"/>
        </w:rPr>
        <w:t xml:space="preserve"> </w:t>
      </w:r>
      <w:r>
        <w:rPr>
          <w:sz w:val="24"/>
          <w:szCs w:val="24"/>
        </w:rPr>
        <w:t>controlling</w:t>
      </w:r>
      <w:r>
        <w:rPr>
          <w:spacing w:val="-11"/>
          <w:sz w:val="24"/>
          <w:szCs w:val="24"/>
        </w:rPr>
        <w:t xml:space="preserve"> </w:t>
      </w:r>
      <w:r>
        <w:rPr>
          <w:sz w:val="24"/>
          <w:szCs w:val="24"/>
        </w:rPr>
        <w:t>for memor</w:t>
      </w:r>
      <w:r>
        <w:rPr>
          <w:spacing w:val="-16"/>
          <w:sz w:val="24"/>
          <w:szCs w:val="24"/>
        </w:rPr>
        <w:t>y</w:t>
      </w:r>
      <w:r>
        <w:rPr>
          <w:sz w:val="24"/>
          <w:szCs w:val="24"/>
        </w:rPr>
        <w:t>,</w:t>
      </w:r>
      <w:r>
        <w:rPr>
          <w:spacing w:val="-9"/>
          <w:sz w:val="24"/>
          <w:szCs w:val="24"/>
        </w:rPr>
        <w:t xml:space="preserve"> </w:t>
      </w:r>
      <w:r>
        <w:rPr>
          <w:sz w:val="24"/>
          <w:szCs w:val="24"/>
        </w:rPr>
        <w:t>the</w:t>
      </w:r>
      <w:r>
        <w:rPr>
          <w:spacing w:val="-3"/>
          <w:sz w:val="24"/>
          <w:szCs w:val="24"/>
        </w:rPr>
        <w:t xml:space="preserve"> </w:t>
      </w:r>
      <w:r>
        <w:rPr>
          <w:sz w:val="24"/>
          <w:szCs w:val="24"/>
        </w:rPr>
        <w:t>r</w:t>
      </w:r>
      <w:r>
        <w:rPr>
          <w:spacing w:val="-4"/>
          <w:sz w:val="24"/>
          <w:szCs w:val="24"/>
        </w:rPr>
        <w:t>e</w:t>
      </w:r>
      <w:r>
        <w:rPr>
          <w:sz w:val="24"/>
          <w:szCs w:val="24"/>
        </w:rPr>
        <w:t>gression</w:t>
      </w:r>
      <w:r>
        <w:rPr>
          <w:spacing w:val="-10"/>
          <w:sz w:val="24"/>
          <w:szCs w:val="24"/>
        </w:rPr>
        <w:t xml:space="preserve"> </w:t>
      </w:r>
      <w:r>
        <w:rPr>
          <w:sz w:val="24"/>
          <w:szCs w:val="24"/>
        </w:rPr>
        <w:t>coe</w:t>
      </w:r>
      <w:r>
        <w:rPr>
          <w:spacing w:val="-6"/>
          <w:sz w:val="24"/>
          <w:szCs w:val="24"/>
        </w:rPr>
        <w:t>f</w:t>
      </w:r>
      <w:r>
        <w:rPr>
          <w:sz w:val="24"/>
          <w:szCs w:val="24"/>
        </w:rPr>
        <w:t>ficient</w:t>
      </w:r>
      <w:r>
        <w:rPr>
          <w:spacing w:val="-22"/>
          <w:sz w:val="24"/>
          <w:szCs w:val="24"/>
        </w:rPr>
        <w:t xml:space="preserve"> </w:t>
      </w:r>
      <w:r>
        <w:rPr>
          <w:sz w:val="24"/>
          <w:szCs w:val="24"/>
        </w:rPr>
        <w:t>relating</w:t>
      </w:r>
      <w:r>
        <w:rPr>
          <w:spacing w:val="-7"/>
          <w:sz w:val="24"/>
          <w:szCs w:val="24"/>
        </w:rPr>
        <w:t xml:space="preserve"> </w:t>
      </w:r>
      <w:r>
        <w:rPr>
          <w:sz w:val="24"/>
          <w:szCs w:val="24"/>
        </w:rPr>
        <w:t>coherence</w:t>
      </w:r>
      <w:r>
        <w:rPr>
          <w:spacing w:val="-10"/>
          <w:sz w:val="24"/>
          <w:szCs w:val="24"/>
        </w:rPr>
        <w:t xml:space="preserve"> </w:t>
      </w:r>
      <w:r>
        <w:rPr>
          <w:sz w:val="24"/>
          <w:szCs w:val="24"/>
        </w:rPr>
        <w:t>and</w:t>
      </w:r>
      <w:r>
        <w:rPr>
          <w:spacing w:val="-3"/>
          <w:sz w:val="24"/>
          <w:szCs w:val="24"/>
        </w:rPr>
        <w:t xml:space="preserve"> </w:t>
      </w:r>
      <w:r>
        <w:rPr>
          <w:sz w:val="24"/>
          <w:szCs w:val="24"/>
        </w:rPr>
        <w:t>similarity</w:t>
      </w:r>
      <w:r>
        <w:rPr>
          <w:spacing w:val="-9"/>
          <w:sz w:val="24"/>
          <w:szCs w:val="24"/>
        </w:rPr>
        <w:t xml:space="preserve"> </w:t>
      </w:r>
      <w:r>
        <w:rPr>
          <w:sz w:val="24"/>
          <w:szCs w:val="24"/>
        </w:rPr>
        <w:t>decreased</w:t>
      </w:r>
      <w:r>
        <w:rPr>
          <w:spacing w:val="-9"/>
          <w:sz w:val="24"/>
          <w:szCs w:val="24"/>
        </w:rPr>
        <w:t xml:space="preserve"> </w:t>
      </w:r>
      <w:r>
        <w:rPr>
          <w:sz w:val="24"/>
          <w:szCs w:val="24"/>
        </w:rPr>
        <w:t>significantly</w:t>
      </w:r>
      <w:r>
        <w:rPr>
          <w:spacing w:val="-24"/>
          <w:sz w:val="24"/>
          <w:szCs w:val="24"/>
        </w:rPr>
        <w:t xml:space="preserve"> </w:t>
      </w:r>
      <w:r>
        <w:rPr>
          <w:sz w:val="24"/>
          <w:szCs w:val="24"/>
        </w:rPr>
        <w:t>from</w:t>
      </w:r>
    </w:p>
    <w:p w:rsidR="00B72476" w:rsidRDefault="00CB77E8">
      <w:pPr>
        <w:spacing w:before="7" w:line="415" w:lineRule="auto"/>
        <w:ind w:left="100" w:right="239"/>
        <w:rPr>
          <w:sz w:val="24"/>
          <w:szCs w:val="24"/>
        </w:rPr>
      </w:pPr>
      <w:r>
        <w:rPr>
          <w:sz w:val="24"/>
          <w:szCs w:val="24"/>
        </w:rPr>
        <w:t>0.07</w:t>
      </w:r>
      <w:r>
        <w:rPr>
          <w:spacing w:val="-6"/>
          <w:sz w:val="24"/>
          <w:szCs w:val="24"/>
        </w:rPr>
        <w:t xml:space="preserve"> </w:t>
      </w:r>
      <w:r>
        <w:rPr>
          <w:sz w:val="24"/>
          <w:szCs w:val="24"/>
        </w:rPr>
        <w:t>to</w:t>
      </w:r>
      <w:r>
        <w:rPr>
          <w:spacing w:val="-2"/>
          <w:sz w:val="24"/>
          <w:szCs w:val="24"/>
        </w:rPr>
        <w:t xml:space="preserve"> </w:t>
      </w:r>
      <w:r>
        <w:rPr>
          <w:sz w:val="24"/>
          <w:szCs w:val="24"/>
        </w:rPr>
        <w:t>0.03,</w:t>
      </w:r>
      <w:r>
        <w:rPr>
          <w:spacing w:val="-7"/>
          <w:sz w:val="24"/>
          <w:szCs w:val="24"/>
        </w:rPr>
        <w:t xml:space="preserve"> </w:t>
      </w:r>
      <w:r>
        <w:rPr>
          <w:sz w:val="24"/>
          <w:szCs w:val="24"/>
        </w:rPr>
        <w:t>Sobel</w:t>
      </w:r>
      <w:r>
        <w:rPr>
          <w:spacing w:val="-5"/>
          <w:sz w:val="24"/>
          <w:szCs w:val="24"/>
        </w:rPr>
        <w:t xml:space="preserve"> </w:t>
      </w:r>
      <w:r>
        <w:rPr>
          <w:sz w:val="24"/>
          <w:szCs w:val="24"/>
        </w:rPr>
        <w:t>z</w:t>
      </w:r>
      <w:r>
        <w:rPr>
          <w:spacing w:val="12"/>
          <w:sz w:val="24"/>
          <w:szCs w:val="24"/>
        </w:rPr>
        <w:t xml:space="preserve"> </w:t>
      </w:r>
      <w:r>
        <w:rPr>
          <w:sz w:val="24"/>
          <w:szCs w:val="24"/>
        </w:rPr>
        <w:t>=</w:t>
      </w:r>
      <w:r>
        <w:rPr>
          <w:spacing w:val="-1"/>
          <w:sz w:val="24"/>
          <w:szCs w:val="24"/>
        </w:rPr>
        <w:t xml:space="preserve"> </w:t>
      </w:r>
      <w:r>
        <w:rPr>
          <w:sz w:val="24"/>
          <w:szCs w:val="24"/>
        </w:rPr>
        <w:t>7.80,</w:t>
      </w:r>
      <w:r>
        <w:rPr>
          <w:spacing w:val="-5"/>
          <w:sz w:val="24"/>
          <w:szCs w:val="24"/>
        </w:rPr>
        <w:t xml:space="preserve"> </w:t>
      </w:r>
      <w:r>
        <w:rPr>
          <w:sz w:val="24"/>
          <w:szCs w:val="24"/>
        </w:rPr>
        <w:t>p</w:t>
      </w:r>
      <w:r>
        <w:rPr>
          <w:spacing w:val="3"/>
          <w:sz w:val="24"/>
          <w:szCs w:val="24"/>
        </w:rPr>
        <w:t xml:space="preserve"> </w:t>
      </w:r>
      <w:r>
        <w:rPr>
          <w:w w:val="134"/>
          <w:sz w:val="24"/>
          <w:szCs w:val="24"/>
        </w:rPr>
        <w:t>&lt;</w:t>
      </w:r>
      <w:r>
        <w:rPr>
          <w:spacing w:val="-14"/>
          <w:w w:val="134"/>
          <w:sz w:val="24"/>
          <w:szCs w:val="24"/>
        </w:rPr>
        <w:t xml:space="preserve"> </w:t>
      </w:r>
      <w:r>
        <w:rPr>
          <w:sz w:val="24"/>
          <w:szCs w:val="24"/>
        </w:rPr>
        <w:t>0.005;</w:t>
      </w:r>
      <w:r>
        <w:rPr>
          <w:spacing w:val="-10"/>
          <w:sz w:val="24"/>
          <w:szCs w:val="24"/>
        </w:rPr>
        <w:t xml:space="preserve"> </w:t>
      </w:r>
      <w:r>
        <w:rPr>
          <w:sz w:val="24"/>
          <w:szCs w:val="24"/>
        </w:rPr>
        <w:t>this</w:t>
      </w:r>
      <w:r>
        <w:rPr>
          <w:spacing w:val="-3"/>
          <w:sz w:val="24"/>
          <w:szCs w:val="24"/>
        </w:rPr>
        <w:t xml:space="preserve"> </w:t>
      </w:r>
      <w:r>
        <w:rPr>
          <w:sz w:val="24"/>
          <w:szCs w:val="24"/>
        </w:rPr>
        <w:t>reduced</w:t>
      </w:r>
      <w:r>
        <w:rPr>
          <w:spacing w:val="-8"/>
          <w:sz w:val="24"/>
          <w:szCs w:val="24"/>
        </w:rPr>
        <w:t xml:space="preserve"> </w:t>
      </w:r>
      <w:r>
        <w:rPr>
          <w:spacing w:val="-6"/>
          <w:sz w:val="24"/>
          <w:szCs w:val="24"/>
        </w:rPr>
        <w:t>v</w:t>
      </w:r>
      <w:r>
        <w:rPr>
          <w:sz w:val="24"/>
          <w:szCs w:val="24"/>
        </w:rPr>
        <w:t>alue</w:t>
      </w:r>
      <w:r>
        <w:rPr>
          <w:spacing w:val="-5"/>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significantly</w:t>
      </w:r>
      <w:r>
        <w:rPr>
          <w:spacing w:val="-24"/>
          <w:sz w:val="24"/>
          <w:szCs w:val="24"/>
        </w:rPr>
        <w:t xml:space="preserve"> </w:t>
      </w:r>
      <w:r>
        <w:rPr>
          <w:sz w:val="24"/>
          <w:szCs w:val="24"/>
        </w:rPr>
        <w:t>greater</w:t>
      </w:r>
      <w:r>
        <w:rPr>
          <w:spacing w:val="-7"/>
          <w:sz w:val="24"/>
          <w:szCs w:val="24"/>
        </w:rPr>
        <w:t xml:space="preserve"> </w:t>
      </w:r>
      <w:r>
        <w:rPr>
          <w:sz w:val="24"/>
          <w:szCs w:val="24"/>
        </w:rPr>
        <w:t>than</w:t>
      </w:r>
      <w:r>
        <w:rPr>
          <w:spacing w:val="-4"/>
          <w:sz w:val="24"/>
          <w:szCs w:val="24"/>
        </w:rPr>
        <w:t xml:space="preserve"> </w:t>
      </w:r>
      <w:r>
        <w:rPr>
          <w:sz w:val="24"/>
          <w:szCs w:val="24"/>
        </w:rPr>
        <w:t xml:space="preserve">zero, </w:t>
      </w:r>
      <w:r>
        <w:rPr>
          <w:w w:val="109"/>
          <w:sz w:val="24"/>
          <w:szCs w:val="24"/>
        </w:rPr>
        <w:t>t(620)</w:t>
      </w:r>
      <w:r>
        <w:rPr>
          <w:spacing w:val="-24"/>
          <w:w w:val="109"/>
          <w:sz w:val="24"/>
          <w:szCs w:val="24"/>
        </w:rPr>
        <w:t xml:space="preserve"> </w:t>
      </w:r>
      <w:r>
        <w:rPr>
          <w:w w:val="109"/>
          <w:sz w:val="24"/>
          <w:szCs w:val="24"/>
        </w:rPr>
        <w:t>=</w:t>
      </w:r>
      <w:r>
        <w:rPr>
          <w:spacing w:val="34"/>
          <w:w w:val="109"/>
          <w:sz w:val="24"/>
          <w:szCs w:val="24"/>
        </w:rPr>
        <w:t xml:space="preserve"> </w:t>
      </w:r>
      <w:r>
        <w:rPr>
          <w:sz w:val="24"/>
          <w:szCs w:val="24"/>
        </w:rPr>
        <w:t>3.50,</w:t>
      </w:r>
      <w:r>
        <w:rPr>
          <w:spacing w:val="-21"/>
          <w:sz w:val="24"/>
          <w:szCs w:val="24"/>
        </w:rPr>
        <w:t xml:space="preserve"> </w:t>
      </w:r>
      <w:r>
        <w:rPr>
          <w:sz w:val="24"/>
          <w:szCs w:val="24"/>
        </w:rPr>
        <w:t>p</w:t>
      </w:r>
      <w:r>
        <w:rPr>
          <w:spacing w:val="2"/>
          <w:sz w:val="24"/>
          <w:szCs w:val="24"/>
        </w:rPr>
        <w:t xml:space="preserve"> </w:t>
      </w:r>
      <w:r>
        <w:rPr>
          <w:w w:val="134"/>
          <w:sz w:val="24"/>
          <w:szCs w:val="24"/>
        </w:rPr>
        <w:t>&lt;</w:t>
      </w:r>
      <w:r>
        <w:rPr>
          <w:spacing w:val="-14"/>
          <w:w w:val="134"/>
          <w:sz w:val="24"/>
          <w:szCs w:val="24"/>
        </w:rPr>
        <w:t xml:space="preserve"> </w:t>
      </w:r>
      <w:r>
        <w:rPr>
          <w:sz w:val="24"/>
          <w:szCs w:val="24"/>
        </w:rPr>
        <w:t>0.001,</w:t>
      </w:r>
      <w:r>
        <w:rPr>
          <w:spacing w:val="-10"/>
          <w:sz w:val="24"/>
          <w:szCs w:val="24"/>
        </w:rPr>
        <w:t xml:space="preserve"> </w:t>
      </w:r>
      <w:r>
        <w:rPr>
          <w:sz w:val="24"/>
          <w:szCs w:val="24"/>
        </w:rPr>
        <w:t>indicating</w:t>
      </w:r>
      <w:r>
        <w:rPr>
          <w:spacing w:val="-10"/>
          <w:sz w:val="24"/>
          <w:szCs w:val="24"/>
        </w:rPr>
        <w:t xml:space="preserve"> </w:t>
      </w:r>
      <w:r>
        <w:rPr>
          <w:sz w:val="24"/>
          <w:szCs w:val="24"/>
        </w:rPr>
        <w:t>partial</w:t>
      </w:r>
      <w:r>
        <w:rPr>
          <w:spacing w:val="-6"/>
          <w:sz w:val="24"/>
          <w:szCs w:val="24"/>
        </w:rPr>
        <w:t xml:space="preserve"> </w:t>
      </w:r>
      <w:r>
        <w:rPr>
          <w:sz w:val="24"/>
          <w:szCs w:val="24"/>
        </w:rPr>
        <w:t>mediation.</w:t>
      </w:r>
      <w:r>
        <w:rPr>
          <w:spacing w:val="4"/>
          <w:sz w:val="24"/>
          <w:szCs w:val="24"/>
        </w:rPr>
        <w:t xml:space="preserve"> </w:t>
      </w:r>
      <w:r>
        <w:rPr>
          <w:sz w:val="24"/>
          <w:szCs w:val="24"/>
        </w:rPr>
        <w:t>After</w:t>
      </w:r>
      <w:r>
        <w:rPr>
          <w:spacing w:val="-5"/>
          <w:sz w:val="24"/>
          <w:szCs w:val="24"/>
        </w:rPr>
        <w:t xml:space="preserve"> </w:t>
      </w:r>
      <w:r>
        <w:rPr>
          <w:sz w:val="24"/>
          <w:szCs w:val="24"/>
        </w:rPr>
        <w:t>controlling</w:t>
      </w:r>
      <w:r>
        <w:rPr>
          <w:spacing w:val="-11"/>
          <w:sz w:val="24"/>
          <w:szCs w:val="24"/>
        </w:rPr>
        <w:t xml:space="preserve"> </w:t>
      </w:r>
      <w:r>
        <w:rPr>
          <w:sz w:val="24"/>
          <w:szCs w:val="24"/>
        </w:rPr>
        <w:t>for</w:t>
      </w:r>
      <w:r>
        <w:rPr>
          <w:spacing w:val="-3"/>
          <w:sz w:val="24"/>
          <w:szCs w:val="24"/>
        </w:rPr>
        <w:t xml:space="preserve"> </w:t>
      </w:r>
      <w:r>
        <w:rPr>
          <w:sz w:val="24"/>
          <w:szCs w:val="24"/>
        </w:rPr>
        <w:t>memor</w:t>
      </w:r>
      <w:r>
        <w:rPr>
          <w:spacing w:val="-16"/>
          <w:sz w:val="24"/>
          <w:szCs w:val="24"/>
        </w:rPr>
        <w:t>y</w:t>
      </w:r>
      <w:r>
        <w:rPr>
          <w:sz w:val="24"/>
          <w:szCs w:val="24"/>
        </w:rPr>
        <w:t>,</w:t>
      </w:r>
      <w:r>
        <w:rPr>
          <w:spacing w:val="-9"/>
          <w:sz w:val="24"/>
          <w:szCs w:val="24"/>
        </w:rPr>
        <w:t xml:space="preserve"> </w:t>
      </w:r>
      <w:r>
        <w:rPr>
          <w:sz w:val="24"/>
          <w:szCs w:val="24"/>
        </w:rPr>
        <w:t>the r</w:t>
      </w:r>
      <w:r>
        <w:rPr>
          <w:spacing w:val="-4"/>
          <w:sz w:val="24"/>
          <w:szCs w:val="24"/>
        </w:rPr>
        <w:t>e</w:t>
      </w:r>
      <w:r>
        <w:rPr>
          <w:sz w:val="24"/>
          <w:szCs w:val="24"/>
        </w:rPr>
        <w:t>gression</w:t>
      </w:r>
      <w:r>
        <w:rPr>
          <w:spacing w:val="-10"/>
          <w:sz w:val="24"/>
          <w:szCs w:val="24"/>
        </w:rPr>
        <w:t xml:space="preserve"> </w:t>
      </w:r>
      <w:r>
        <w:rPr>
          <w:sz w:val="24"/>
          <w:szCs w:val="24"/>
        </w:rPr>
        <w:t>coe</w:t>
      </w:r>
      <w:r>
        <w:rPr>
          <w:spacing w:val="-6"/>
          <w:sz w:val="24"/>
          <w:szCs w:val="24"/>
        </w:rPr>
        <w:t>f</w:t>
      </w:r>
      <w:r>
        <w:rPr>
          <w:sz w:val="24"/>
          <w:szCs w:val="24"/>
        </w:rPr>
        <w:t>ficient</w:t>
      </w:r>
      <w:r>
        <w:rPr>
          <w:spacing w:val="-22"/>
          <w:sz w:val="24"/>
          <w:szCs w:val="24"/>
        </w:rPr>
        <w:t xml:space="preserve"> </w:t>
      </w:r>
      <w:r>
        <w:rPr>
          <w:sz w:val="24"/>
          <w:szCs w:val="24"/>
        </w:rPr>
        <w:t>relating</w:t>
      </w:r>
      <w:r>
        <w:rPr>
          <w:spacing w:val="-7"/>
          <w:sz w:val="24"/>
          <w:szCs w:val="24"/>
        </w:rPr>
        <w:t xml:space="preserve"> </w:t>
      </w:r>
      <w:r>
        <w:rPr>
          <w:sz w:val="24"/>
          <w:szCs w:val="24"/>
        </w:rPr>
        <w:t>coherence</w:t>
      </w:r>
      <w:r>
        <w:rPr>
          <w:spacing w:val="-10"/>
          <w:sz w:val="24"/>
          <w:szCs w:val="24"/>
        </w:rPr>
        <w:t xml:space="preserve"> </w:t>
      </w:r>
      <w:r>
        <w:rPr>
          <w:sz w:val="24"/>
          <w:szCs w:val="24"/>
        </w:rPr>
        <w:t>and</w:t>
      </w:r>
      <w:r>
        <w:rPr>
          <w:spacing w:val="-3"/>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score</w:t>
      </w:r>
      <w:r>
        <w:rPr>
          <w:spacing w:val="-5"/>
          <w:sz w:val="24"/>
          <w:szCs w:val="24"/>
        </w:rPr>
        <w:t xml:space="preserve"> </w:t>
      </w:r>
      <w:r>
        <w:rPr>
          <w:sz w:val="24"/>
          <w:szCs w:val="24"/>
        </w:rPr>
        <w:t>decreased</w:t>
      </w:r>
      <w:r>
        <w:rPr>
          <w:spacing w:val="-9"/>
          <w:sz w:val="24"/>
          <w:szCs w:val="24"/>
        </w:rPr>
        <w:t xml:space="preserve"> </w:t>
      </w:r>
      <w:r>
        <w:rPr>
          <w:sz w:val="24"/>
          <w:szCs w:val="24"/>
        </w:rPr>
        <w:t>significantly from</w:t>
      </w:r>
      <w:r>
        <w:rPr>
          <w:spacing w:val="-5"/>
          <w:sz w:val="24"/>
          <w:szCs w:val="24"/>
        </w:rPr>
        <w:t xml:space="preserve"> </w:t>
      </w:r>
      <w:r>
        <w:rPr>
          <w:sz w:val="24"/>
          <w:szCs w:val="24"/>
        </w:rPr>
        <w:t>0.10</w:t>
      </w:r>
      <w:r>
        <w:rPr>
          <w:spacing w:val="-6"/>
          <w:sz w:val="24"/>
          <w:szCs w:val="24"/>
        </w:rPr>
        <w:t xml:space="preserve"> </w:t>
      </w:r>
      <w:r>
        <w:rPr>
          <w:sz w:val="24"/>
          <w:szCs w:val="24"/>
        </w:rPr>
        <w:t>to</w:t>
      </w:r>
      <w:r>
        <w:rPr>
          <w:spacing w:val="-2"/>
          <w:sz w:val="24"/>
          <w:szCs w:val="24"/>
        </w:rPr>
        <w:t xml:space="preserve"> </w:t>
      </w:r>
      <w:r>
        <w:rPr>
          <w:sz w:val="24"/>
          <w:szCs w:val="24"/>
        </w:rPr>
        <w:t>0.05,</w:t>
      </w:r>
      <w:r>
        <w:rPr>
          <w:spacing w:val="-7"/>
          <w:sz w:val="24"/>
          <w:szCs w:val="24"/>
        </w:rPr>
        <w:t xml:space="preserve"> </w:t>
      </w:r>
      <w:r>
        <w:rPr>
          <w:sz w:val="24"/>
          <w:szCs w:val="24"/>
        </w:rPr>
        <w:t>Sobel</w:t>
      </w:r>
      <w:r>
        <w:rPr>
          <w:spacing w:val="-5"/>
          <w:sz w:val="24"/>
          <w:szCs w:val="24"/>
        </w:rPr>
        <w:t xml:space="preserve"> </w:t>
      </w:r>
      <w:r>
        <w:rPr>
          <w:sz w:val="24"/>
          <w:szCs w:val="24"/>
        </w:rPr>
        <w:t>z</w:t>
      </w:r>
      <w:r>
        <w:rPr>
          <w:spacing w:val="12"/>
          <w:sz w:val="24"/>
          <w:szCs w:val="24"/>
        </w:rPr>
        <w:t xml:space="preserve"> </w:t>
      </w:r>
      <w:r>
        <w:rPr>
          <w:sz w:val="24"/>
          <w:szCs w:val="24"/>
        </w:rPr>
        <w:t>=</w:t>
      </w:r>
      <w:r>
        <w:rPr>
          <w:spacing w:val="-1"/>
          <w:sz w:val="24"/>
          <w:szCs w:val="24"/>
        </w:rPr>
        <w:t xml:space="preserve"> </w:t>
      </w:r>
      <w:r>
        <w:rPr>
          <w:sz w:val="24"/>
          <w:szCs w:val="24"/>
        </w:rPr>
        <w:t>5.33,</w:t>
      </w:r>
      <w:r>
        <w:rPr>
          <w:spacing w:val="-5"/>
          <w:sz w:val="24"/>
          <w:szCs w:val="24"/>
        </w:rPr>
        <w:t xml:space="preserve"> </w:t>
      </w:r>
      <w:r>
        <w:rPr>
          <w:sz w:val="24"/>
          <w:szCs w:val="24"/>
        </w:rPr>
        <w:t>p</w:t>
      </w:r>
      <w:r>
        <w:rPr>
          <w:spacing w:val="3"/>
          <w:sz w:val="24"/>
          <w:szCs w:val="24"/>
        </w:rPr>
        <w:t xml:space="preserve"> </w:t>
      </w:r>
      <w:r>
        <w:rPr>
          <w:w w:val="134"/>
          <w:sz w:val="24"/>
          <w:szCs w:val="24"/>
        </w:rPr>
        <w:t>&lt;</w:t>
      </w:r>
      <w:r>
        <w:rPr>
          <w:spacing w:val="-14"/>
          <w:w w:val="134"/>
          <w:sz w:val="24"/>
          <w:szCs w:val="24"/>
        </w:rPr>
        <w:t xml:space="preserve"> </w:t>
      </w:r>
      <w:r>
        <w:rPr>
          <w:sz w:val="24"/>
          <w:szCs w:val="24"/>
        </w:rPr>
        <w:t>0.005;</w:t>
      </w:r>
      <w:r>
        <w:rPr>
          <w:spacing w:val="-10"/>
          <w:sz w:val="24"/>
          <w:szCs w:val="24"/>
        </w:rPr>
        <w:t xml:space="preserve"> </w:t>
      </w:r>
      <w:r>
        <w:rPr>
          <w:sz w:val="24"/>
          <w:szCs w:val="24"/>
        </w:rPr>
        <w:t>this</w:t>
      </w:r>
      <w:r>
        <w:rPr>
          <w:spacing w:val="-3"/>
          <w:sz w:val="24"/>
          <w:szCs w:val="24"/>
        </w:rPr>
        <w:t xml:space="preserve"> </w:t>
      </w:r>
      <w:r>
        <w:rPr>
          <w:sz w:val="24"/>
          <w:szCs w:val="24"/>
        </w:rPr>
        <w:t>reduced</w:t>
      </w:r>
      <w:r>
        <w:rPr>
          <w:spacing w:val="-8"/>
          <w:sz w:val="24"/>
          <w:szCs w:val="24"/>
        </w:rPr>
        <w:t xml:space="preserve"> </w:t>
      </w:r>
      <w:r>
        <w:rPr>
          <w:spacing w:val="-6"/>
          <w:sz w:val="24"/>
          <w:szCs w:val="24"/>
        </w:rPr>
        <w:t>v</w:t>
      </w:r>
      <w:r>
        <w:rPr>
          <w:sz w:val="24"/>
          <w:szCs w:val="24"/>
        </w:rPr>
        <w:t>alue</w:t>
      </w:r>
      <w:r>
        <w:rPr>
          <w:spacing w:val="-5"/>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significantly</w:t>
      </w:r>
      <w:r>
        <w:rPr>
          <w:spacing w:val="-24"/>
          <w:sz w:val="24"/>
          <w:szCs w:val="24"/>
        </w:rPr>
        <w:t xml:space="preserve"> </w:t>
      </w:r>
      <w:r>
        <w:rPr>
          <w:sz w:val="24"/>
          <w:szCs w:val="24"/>
        </w:rPr>
        <w:t>greater</w:t>
      </w:r>
      <w:r>
        <w:rPr>
          <w:spacing w:val="-7"/>
          <w:sz w:val="24"/>
          <w:szCs w:val="24"/>
        </w:rPr>
        <w:t xml:space="preserve"> </w:t>
      </w:r>
      <w:r>
        <w:rPr>
          <w:sz w:val="24"/>
          <w:szCs w:val="24"/>
        </w:rPr>
        <w:t>than zero,</w:t>
      </w:r>
      <w:r>
        <w:rPr>
          <w:spacing w:val="-5"/>
          <w:sz w:val="24"/>
          <w:szCs w:val="24"/>
        </w:rPr>
        <w:t xml:space="preserve"> </w:t>
      </w:r>
      <w:r>
        <w:rPr>
          <w:w w:val="109"/>
          <w:sz w:val="24"/>
          <w:szCs w:val="24"/>
        </w:rPr>
        <w:t>t(616)</w:t>
      </w:r>
      <w:r>
        <w:rPr>
          <w:spacing w:val="-24"/>
          <w:w w:val="109"/>
          <w:sz w:val="24"/>
          <w:szCs w:val="24"/>
        </w:rPr>
        <w:t xml:space="preserve"> </w:t>
      </w:r>
      <w:r>
        <w:rPr>
          <w:w w:val="109"/>
          <w:sz w:val="24"/>
          <w:szCs w:val="24"/>
        </w:rPr>
        <w:t>=</w:t>
      </w:r>
      <w:r>
        <w:rPr>
          <w:spacing w:val="34"/>
          <w:w w:val="109"/>
          <w:sz w:val="24"/>
          <w:szCs w:val="24"/>
        </w:rPr>
        <w:t xml:space="preserve"> </w:t>
      </w:r>
      <w:r>
        <w:rPr>
          <w:sz w:val="24"/>
          <w:szCs w:val="24"/>
        </w:rPr>
        <w:t>3.15,</w:t>
      </w:r>
      <w:r>
        <w:rPr>
          <w:spacing w:val="-21"/>
          <w:sz w:val="24"/>
          <w:szCs w:val="24"/>
        </w:rPr>
        <w:t xml:space="preserve"> </w:t>
      </w:r>
      <w:r>
        <w:rPr>
          <w:sz w:val="24"/>
          <w:szCs w:val="24"/>
        </w:rPr>
        <w:t>p</w:t>
      </w:r>
      <w:r>
        <w:rPr>
          <w:spacing w:val="2"/>
          <w:sz w:val="24"/>
          <w:szCs w:val="24"/>
        </w:rPr>
        <w:t xml:space="preserve"> </w:t>
      </w:r>
      <w:r>
        <w:rPr>
          <w:w w:val="134"/>
          <w:sz w:val="24"/>
          <w:szCs w:val="24"/>
        </w:rPr>
        <w:t>&lt;</w:t>
      </w:r>
      <w:r>
        <w:rPr>
          <w:spacing w:val="-14"/>
          <w:w w:val="134"/>
          <w:sz w:val="24"/>
          <w:szCs w:val="24"/>
        </w:rPr>
        <w:t xml:space="preserve"> </w:t>
      </w:r>
      <w:r>
        <w:rPr>
          <w:sz w:val="24"/>
          <w:szCs w:val="24"/>
        </w:rPr>
        <w:t>0.005,</w:t>
      </w:r>
      <w:r>
        <w:rPr>
          <w:spacing w:val="-10"/>
          <w:sz w:val="24"/>
          <w:szCs w:val="24"/>
        </w:rPr>
        <w:t xml:space="preserve"> </w:t>
      </w:r>
      <w:r>
        <w:rPr>
          <w:sz w:val="24"/>
          <w:szCs w:val="24"/>
        </w:rPr>
        <w:t>a</w:t>
      </w:r>
      <w:r>
        <w:rPr>
          <w:spacing w:val="-1"/>
          <w:sz w:val="24"/>
          <w:szCs w:val="24"/>
        </w:rPr>
        <w:t>g</w:t>
      </w:r>
      <w:r>
        <w:rPr>
          <w:sz w:val="24"/>
          <w:szCs w:val="24"/>
        </w:rPr>
        <w:t>ain</w:t>
      </w:r>
      <w:r>
        <w:rPr>
          <w:spacing w:val="-5"/>
          <w:sz w:val="24"/>
          <w:szCs w:val="24"/>
        </w:rPr>
        <w:t xml:space="preserve"> </w:t>
      </w:r>
      <w:r>
        <w:rPr>
          <w:sz w:val="24"/>
          <w:szCs w:val="24"/>
        </w:rPr>
        <w:t>indicating</w:t>
      </w:r>
      <w:r>
        <w:rPr>
          <w:spacing w:val="-10"/>
          <w:sz w:val="24"/>
          <w:szCs w:val="24"/>
        </w:rPr>
        <w:t xml:space="preserve"> </w:t>
      </w:r>
      <w:r>
        <w:rPr>
          <w:sz w:val="24"/>
          <w:szCs w:val="24"/>
        </w:rPr>
        <w:t>partial</w:t>
      </w:r>
      <w:r>
        <w:rPr>
          <w:spacing w:val="-6"/>
          <w:sz w:val="24"/>
          <w:szCs w:val="24"/>
        </w:rPr>
        <w:t xml:space="preserve"> </w:t>
      </w:r>
      <w:r>
        <w:rPr>
          <w:sz w:val="24"/>
          <w:szCs w:val="24"/>
        </w:rPr>
        <w:t>mediation.</w:t>
      </w:r>
      <w:r>
        <w:rPr>
          <w:spacing w:val="4"/>
          <w:sz w:val="24"/>
          <w:szCs w:val="24"/>
        </w:rPr>
        <w:t xml:space="preserve"> </w:t>
      </w:r>
      <w:r>
        <w:rPr>
          <w:sz w:val="24"/>
          <w:szCs w:val="24"/>
        </w:rPr>
        <w:t>Thus,</w:t>
      </w:r>
      <w:r>
        <w:rPr>
          <w:spacing w:val="-5"/>
          <w:sz w:val="24"/>
          <w:szCs w:val="24"/>
        </w:rPr>
        <w:t xml:space="preserve"> </w:t>
      </w:r>
      <w:r>
        <w:rPr>
          <w:sz w:val="24"/>
          <w:szCs w:val="24"/>
        </w:rPr>
        <w:t>impr</w:t>
      </w:r>
      <w:r>
        <w:rPr>
          <w:spacing w:val="-4"/>
          <w:sz w:val="24"/>
          <w:szCs w:val="24"/>
        </w:rPr>
        <w:t>ov</w:t>
      </w:r>
      <w:r>
        <w:rPr>
          <w:sz w:val="24"/>
          <w:szCs w:val="24"/>
        </w:rPr>
        <w:t>ed</w:t>
      </w:r>
      <w:r>
        <w:rPr>
          <w:spacing w:val="-9"/>
          <w:sz w:val="24"/>
          <w:szCs w:val="24"/>
        </w:rPr>
        <w:t xml:space="preserve"> </w:t>
      </w:r>
      <w:r>
        <w:rPr>
          <w:sz w:val="24"/>
          <w:szCs w:val="24"/>
        </w:rPr>
        <w:t>memory</w:t>
      </w:r>
      <w:r>
        <w:rPr>
          <w:spacing w:val="-8"/>
          <w:sz w:val="24"/>
          <w:szCs w:val="24"/>
        </w:rPr>
        <w:t xml:space="preserve"> </w:t>
      </w:r>
      <w:r>
        <w:rPr>
          <w:sz w:val="24"/>
          <w:szCs w:val="24"/>
        </w:rPr>
        <w:t xml:space="preserve">can </w:t>
      </w:r>
      <w:r>
        <w:rPr>
          <w:spacing w:val="-4"/>
          <w:sz w:val="24"/>
          <w:szCs w:val="24"/>
        </w:rPr>
        <w:t>e</w:t>
      </w:r>
      <w:r>
        <w:rPr>
          <w:sz w:val="24"/>
          <w:szCs w:val="24"/>
        </w:rPr>
        <w:t>xplain</w:t>
      </w:r>
      <w:r>
        <w:rPr>
          <w:spacing w:val="-7"/>
          <w:sz w:val="24"/>
          <w:szCs w:val="24"/>
        </w:rPr>
        <w:t xml:space="preserve"> </w:t>
      </w:r>
      <w:r>
        <w:rPr>
          <w:sz w:val="24"/>
          <w:szCs w:val="24"/>
        </w:rPr>
        <w:t>some,</w:t>
      </w:r>
      <w:r>
        <w:rPr>
          <w:spacing w:val="-6"/>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not</w:t>
      </w:r>
      <w:r>
        <w:rPr>
          <w:spacing w:val="-3"/>
          <w:sz w:val="24"/>
          <w:szCs w:val="24"/>
        </w:rPr>
        <w:t xml:space="preserve"> </w:t>
      </w:r>
      <w:r>
        <w:rPr>
          <w:sz w:val="24"/>
          <w:szCs w:val="24"/>
        </w:rPr>
        <w:t>all,</w:t>
      </w:r>
      <w:r>
        <w:rPr>
          <w:spacing w:val="-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increase</w:t>
      </w:r>
      <w:r>
        <w:rPr>
          <w:spacing w:val="-8"/>
          <w:sz w:val="24"/>
          <w:szCs w:val="24"/>
        </w:rPr>
        <w:t xml:space="preserve"> </w:t>
      </w:r>
      <w:r>
        <w:rPr>
          <w:sz w:val="24"/>
          <w:szCs w:val="24"/>
        </w:rPr>
        <w:t>in</w:t>
      </w:r>
      <w:r>
        <w:rPr>
          <w:spacing w:val="-2"/>
          <w:sz w:val="24"/>
          <w:szCs w:val="24"/>
        </w:rPr>
        <w:t xml:space="preserve"> </w:t>
      </w:r>
      <w:r>
        <w:rPr>
          <w:sz w:val="24"/>
          <w:szCs w:val="24"/>
        </w:rPr>
        <w:t>similarity</w:t>
      </w:r>
      <w:r>
        <w:rPr>
          <w:spacing w:val="-9"/>
          <w:sz w:val="24"/>
          <w:szCs w:val="24"/>
        </w:rPr>
        <w:t xml:space="preserve"> </w:t>
      </w:r>
      <w:r>
        <w:rPr>
          <w:sz w:val="24"/>
          <w:szCs w:val="24"/>
        </w:rPr>
        <w:t>and</w:t>
      </w:r>
      <w:r>
        <w:rPr>
          <w:spacing w:val="-3"/>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scores</w:t>
      </w:r>
      <w:r>
        <w:rPr>
          <w:spacing w:val="-6"/>
          <w:sz w:val="24"/>
          <w:szCs w:val="24"/>
        </w:rPr>
        <w:t xml:space="preserve"> </w:t>
      </w:r>
      <w:r>
        <w:rPr>
          <w:sz w:val="24"/>
          <w:szCs w:val="24"/>
        </w:rPr>
        <w:t>due</w:t>
      </w:r>
      <w:r>
        <w:rPr>
          <w:spacing w:val="-3"/>
          <w:sz w:val="24"/>
          <w:szCs w:val="24"/>
        </w:rPr>
        <w:t xml:space="preserve"> </w:t>
      </w:r>
      <w:r>
        <w:rPr>
          <w:sz w:val="24"/>
          <w:szCs w:val="24"/>
        </w:rPr>
        <w:t>to semantic</w:t>
      </w:r>
      <w:r>
        <w:rPr>
          <w:spacing w:val="-9"/>
          <w:sz w:val="24"/>
          <w:szCs w:val="24"/>
        </w:rPr>
        <w:t xml:space="preserve"> </w:t>
      </w:r>
      <w:r>
        <w:rPr>
          <w:sz w:val="24"/>
          <w:szCs w:val="24"/>
        </w:rPr>
        <w:t>coherence.</w:t>
      </w:r>
    </w:p>
    <w:p w:rsidR="00B72476" w:rsidRDefault="00B72476">
      <w:pPr>
        <w:spacing w:before="1" w:line="160" w:lineRule="exact"/>
        <w:rPr>
          <w:sz w:val="17"/>
          <w:szCs w:val="17"/>
        </w:rPr>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CB77E8">
      <w:pPr>
        <w:spacing w:line="415" w:lineRule="auto"/>
        <w:ind w:left="100" w:right="352" w:firstLine="576"/>
        <w:jc w:val="both"/>
        <w:rPr>
          <w:sz w:val="24"/>
          <w:szCs w:val="24"/>
        </w:rPr>
      </w:pPr>
      <w:r>
        <w:rPr>
          <w:w w:val="107"/>
          <w:sz w:val="24"/>
          <w:szCs w:val="24"/>
        </w:rPr>
        <w:t>Summar</w:t>
      </w:r>
      <w:r>
        <w:rPr>
          <w:spacing w:val="-18"/>
          <w:w w:val="107"/>
          <w:sz w:val="24"/>
          <w:szCs w:val="24"/>
        </w:rPr>
        <w:t>y</w:t>
      </w:r>
      <w:r>
        <w:rPr>
          <w:w w:val="107"/>
          <w:sz w:val="24"/>
          <w:szCs w:val="24"/>
        </w:rPr>
        <w:t xml:space="preserve">.  </w:t>
      </w:r>
      <w:r>
        <w:rPr>
          <w:spacing w:val="52"/>
          <w:w w:val="107"/>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2"/>
          <w:sz w:val="24"/>
          <w:szCs w:val="24"/>
        </w:rPr>
        <w:t xml:space="preserve"> </w:t>
      </w:r>
      <w:r>
        <w:rPr>
          <w:sz w:val="24"/>
          <w:szCs w:val="24"/>
        </w:rPr>
        <w:t>we</w:t>
      </w:r>
      <w:r>
        <w:rPr>
          <w:spacing w:val="-3"/>
          <w:sz w:val="24"/>
          <w:szCs w:val="24"/>
        </w:rPr>
        <w:t xml:space="preserve"> </w:t>
      </w:r>
      <w:r>
        <w:rPr>
          <w:sz w:val="24"/>
          <w:szCs w:val="24"/>
        </w:rPr>
        <w:t>found</w:t>
      </w:r>
      <w:r>
        <w:rPr>
          <w:spacing w:val="-6"/>
          <w:sz w:val="24"/>
          <w:szCs w:val="24"/>
        </w:rPr>
        <w:t xml:space="preserve"> </w:t>
      </w:r>
      <w:r>
        <w:rPr>
          <w:sz w:val="24"/>
          <w:szCs w:val="24"/>
        </w:rPr>
        <w:t>that</w:t>
      </w:r>
      <w:r>
        <w:rPr>
          <w:spacing w:val="-4"/>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z w:val="24"/>
          <w:szCs w:val="24"/>
        </w:rPr>
        <w:t>(1)</w:t>
      </w:r>
      <w:r>
        <w:rPr>
          <w:spacing w:val="-3"/>
          <w:sz w:val="24"/>
          <w:szCs w:val="24"/>
        </w:rPr>
        <w:t xml:space="preserve"> </w:t>
      </w:r>
      <w:r>
        <w:rPr>
          <w:sz w:val="24"/>
          <w:szCs w:val="24"/>
        </w:rPr>
        <w:t>increased</w:t>
      </w:r>
      <w:r>
        <w:rPr>
          <w:spacing w:val="-9"/>
          <w:sz w:val="24"/>
          <w:szCs w:val="24"/>
        </w:rPr>
        <w:t xml:space="preserve"> </w:t>
      </w:r>
      <w:r>
        <w:rPr>
          <w:sz w:val="24"/>
          <w:szCs w:val="24"/>
        </w:rPr>
        <w:t>ability</w:t>
      </w:r>
      <w:r>
        <w:rPr>
          <w:spacing w:val="-6"/>
          <w:sz w:val="24"/>
          <w:szCs w:val="24"/>
        </w:rPr>
        <w:t xml:space="preserve"> </w:t>
      </w:r>
      <w:r>
        <w:rPr>
          <w:sz w:val="24"/>
          <w:szCs w:val="24"/>
        </w:rPr>
        <w:t>to distinguish</w:t>
      </w:r>
      <w:r>
        <w:rPr>
          <w:spacing w:val="-11"/>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z w:val="24"/>
          <w:szCs w:val="24"/>
        </w:rPr>
        <w:t>grammatical</w:t>
      </w:r>
      <w:r>
        <w:rPr>
          <w:spacing w:val="-12"/>
          <w:sz w:val="24"/>
          <w:szCs w:val="24"/>
        </w:rPr>
        <w:t xml:space="preserve"> </w:t>
      </w:r>
      <w:r>
        <w:rPr>
          <w:sz w:val="24"/>
          <w:szCs w:val="24"/>
        </w:rPr>
        <w:t>sentences</w:t>
      </w:r>
      <w:r>
        <w:rPr>
          <w:spacing w:val="-9"/>
          <w:sz w:val="24"/>
          <w:szCs w:val="24"/>
        </w:rPr>
        <w:t xml:space="preserve"> </w:t>
      </w:r>
      <w:r>
        <w:rPr>
          <w:sz w:val="24"/>
          <w:szCs w:val="24"/>
        </w:rPr>
        <w:t>from</w:t>
      </w:r>
      <w:r>
        <w:rPr>
          <w:spacing w:val="-5"/>
          <w:sz w:val="24"/>
          <w:szCs w:val="24"/>
        </w:rPr>
        <w:t xml:space="preserve"> </w:t>
      </w:r>
      <w:r>
        <w:rPr>
          <w:sz w:val="24"/>
          <w:szCs w:val="24"/>
        </w:rPr>
        <w:t>sentences</w:t>
      </w:r>
      <w:r>
        <w:rPr>
          <w:spacing w:val="-9"/>
          <w:sz w:val="24"/>
          <w:szCs w:val="24"/>
        </w:rPr>
        <w:t xml:space="preserve"> </w:t>
      </w:r>
      <w:r>
        <w:rPr>
          <w:sz w:val="24"/>
          <w:szCs w:val="24"/>
        </w:rPr>
        <w:t>violating</w:t>
      </w:r>
      <w:r>
        <w:rPr>
          <w:spacing w:val="-9"/>
          <w:sz w:val="24"/>
          <w:szCs w:val="24"/>
        </w:rPr>
        <w:t xml:space="preserve"> </w:t>
      </w: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in the</w:t>
      </w:r>
      <w:r>
        <w:rPr>
          <w:spacing w:val="-3"/>
          <w:sz w:val="24"/>
          <w:szCs w:val="24"/>
        </w:rPr>
        <w:t xml:space="preserve"> </w:t>
      </w:r>
      <w:r>
        <w:rPr>
          <w:sz w:val="24"/>
          <w:szCs w:val="24"/>
        </w:rPr>
        <w:t>memory</w:t>
      </w:r>
      <w:r>
        <w:rPr>
          <w:spacing w:val="-8"/>
          <w:sz w:val="24"/>
          <w:szCs w:val="24"/>
        </w:rPr>
        <w:t xml:space="preserve"> </w:t>
      </w:r>
      <w:r>
        <w:rPr>
          <w:sz w:val="24"/>
          <w:szCs w:val="24"/>
        </w:rPr>
        <w:t>task,</w:t>
      </w:r>
      <w:r>
        <w:rPr>
          <w:spacing w:val="-4"/>
          <w:sz w:val="24"/>
          <w:szCs w:val="24"/>
        </w:rPr>
        <w:t xml:space="preserve"> </w:t>
      </w:r>
      <w:r>
        <w:rPr>
          <w:sz w:val="24"/>
          <w:szCs w:val="24"/>
        </w:rPr>
        <w:t>(2)</w:t>
      </w:r>
      <w:r>
        <w:rPr>
          <w:spacing w:val="-3"/>
          <w:sz w:val="24"/>
          <w:szCs w:val="24"/>
        </w:rPr>
        <w:t xml:space="preserve"> </w:t>
      </w:r>
      <w:r>
        <w:rPr>
          <w:sz w:val="24"/>
          <w:szCs w:val="24"/>
        </w:rPr>
        <w:t>sharpened</w:t>
      </w:r>
      <w:r>
        <w:rPr>
          <w:spacing w:val="-10"/>
          <w:sz w:val="24"/>
          <w:szCs w:val="24"/>
        </w:rPr>
        <w:t xml:space="preserve"> </w:t>
      </w:r>
      <w:r>
        <w:rPr>
          <w:sz w:val="24"/>
          <w:szCs w:val="24"/>
        </w:rPr>
        <w:t>sensit</w:t>
      </w:r>
      <w:r>
        <w:rPr>
          <w:spacing w:val="-6"/>
          <w:sz w:val="24"/>
          <w:szCs w:val="24"/>
        </w:rPr>
        <w:t>i</w:t>
      </w:r>
      <w:r>
        <w:rPr>
          <w:sz w:val="24"/>
          <w:szCs w:val="24"/>
        </w:rPr>
        <w:t>vity</w:t>
      </w:r>
      <w:r>
        <w:rPr>
          <w:spacing w:val="-10"/>
          <w:sz w:val="24"/>
          <w:szCs w:val="24"/>
        </w:rPr>
        <w:t xml:space="preserve"> </w:t>
      </w:r>
      <w:r>
        <w:rPr>
          <w:sz w:val="24"/>
          <w:szCs w:val="24"/>
        </w:rPr>
        <w:t>to</w:t>
      </w:r>
      <w:r>
        <w:rPr>
          <w:spacing w:val="-2"/>
          <w:sz w:val="24"/>
          <w:szCs w:val="24"/>
        </w:rPr>
        <w:t xml:space="preserve"> </w:t>
      </w:r>
      <w:r>
        <w:rPr>
          <w:sz w:val="24"/>
          <w:szCs w:val="24"/>
        </w:rPr>
        <w:t>l</w:t>
      </w:r>
      <w:r>
        <w:rPr>
          <w:spacing w:val="-4"/>
          <w:sz w:val="24"/>
          <w:szCs w:val="24"/>
        </w:rPr>
        <w:t>e</w:t>
      </w:r>
      <w:r>
        <w:rPr>
          <w:sz w:val="24"/>
          <w:szCs w:val="24"/>
        </w:rPr>
        <w:t>xical</w:t>
      </w:r>
      <w:r>
        <w:rPr>
          <w:spacing w:val="-6"/>
          <w:sz w:val="24"/>
          <w:szCs w:val="24"/>
        </w:rPr>
        <w:t xml:space="preserve"> </w:t>
      </w:r>
      <w:r>
        <w:rPr>
          <w:sz w:val="24"/>
          <w:szCs w:val="24"/>
        </w:rPr>
        <w:t>cat</w:t>
      </w:r>
      <w:r>
        <w:rPr>
          <w:spacing w:val="-4"/>
          <w:sz w:val="24"/>
          <w:szCs w:val="24"/>
        </w:rPr>
        <w:t>e</w:t>
      </w:r>
      <w:r>
        <w:rPr>
          <w:sz w:val="24"/>
          <w:szCs w:val="24"/>
        </w:rPr>
        <w:t>gory</w:t>
      </w:r>
      <w:r>
        <w:rPr>
          <w:spacing w:val="-8"/>
          <w:sz w:val="24"/>
          <w:szCs w:val="24"/>
        </w:rPr>
        <w:t xml:space="preserve"> </w:t>
      </w:r>
      <w:r>
        <w:rPr>
          <w:sz w:val="24"/>
          <w:szCs w:val="24"/>
        </w:rPr>
        <w:t>boundaries</w:t>
      </w:r>
      <w:r>
        <w:rPr>
          <w:spacing w:val="-11"/>
          <w:sz w:val="24"/>
          <w:szCs w:val="24"/>
        </w:rPr>
        <w:t xml:space="preserve"> </w:t>
      </w:r>
      <w:r>
        <w:rPr>
          <w:sz w:val="24"/>
          <w:szCs w:val="24"/>
        </w:rPr>
        <w:t>based</w:t>
      </w:r>
      <w:r>
        <w:rPr>
          <w:spacing w:val="-5"/>
          <w:sz w:val="24"/>
          <w:szCs w:val="24"/>
        </w:rPr>
        <w:t xml:space="preserve"> </w:t>
      </w:r>
      <w:r>
        <w:rPr>
          <w:sz w:val="24"/>
          <w:szCs w:val="24"/>
        </w:rPr>
        <w:t>on</w:t>
      </w:r>
      <w:r>
        <w:rPr>
          <w:spacing w:val="-2"/>
          <w:sz w:val="24"/>
          <w:szCs w:val="24"/>
        </w:rPr>
        <w:t xml:space="preserve"> </w:t>
      </w:r>
      <w:r>
        <w:rPr>
          <w:sz w:val="24"/>
          <w:szCs w:val="24"/>
        </w:rPr>
        <w:t>the</w:t>
      </w:r>
    </w:p>
    <w:p w:rsidR="00B72476" w:rsidRDefault="00CB77E8">
      <w:pPr>
        <w:spacing w:before="7" w:line="415" w:lineRule="auto"/>
        <w:ind w:left="100" w:right="394"/>
        <w:rPr>
          <w:sz w:val="24"/>
          <w:szCs w:val="24"/>
        </w:rPr>
      </w:pP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similarity</w:t>
      </w:r>
      <w:r>
        <w:rPr>
          <w:spacing w:val="-9"/>
          <w:sz w:val="24"/>
          <w:szCs w:val="24"/>
        </w:rPr>
        <w:t xml:space="preserve"> </w:t>
      </w:r>
      <w:r>
        <w:rPr>
          <w:sz w:val="24"/>
          <w:szCs w:val="24"/>
        </w:rPr>
        <w:t>task,</w:t>
      </w:r>
      <w:r>
        <w:rPr>
          <w:spacing w:val="-4"/>
          <w:sz w:val="24"/>
          <w:szCs w:val="24"/>
        </w:rPr>
        <w:t xml:space="preserve"> </w:t>
      </w:r>
      <w:r>
        <w:rPr>
          <w:sz w:val="24"/>
          <w:szCs w:val="24"/>
        </w:rPr>
        <w:t>and</w:t>
      </w:r>
      <w:r>
        <w:rPr>
          <w:spacing w:val="-3"/>
          <w:sz w:val="24"/>
          <w:szCs w:val="24"/>
        </w:rPr>
        <w:t xml:space="preserve"> </w:t>
      </w:r>
      <w:r>
        <w:rPr>
          <w:sz w:val="24"/>
          <w:szCs w:val="24"/>
        </w:rPr>
        <w:t>(3)</w:t>
      </w:r>
      <w:r>
        <w:rPr>
          <w:spacing w:val="-3"/>
          <w:sz w:val="24"/>
          <w:szCs w:val="24"/>
        </w:rPr>
        <w:t xml:space="preserve"> </w:t>
      </w:r>
      <w:r>
        <w:rPr>
          <w:sz w:val="24"/>
          <w:szCs w:val="24"/>
        </w:rPr>
        <w:t>increased</w:t>
      </w:r>
      <w:r>
        <w:rPr>
          <w:spacing w:val="-9"/>
          <w:sz w:val="24"/>
          <w:szCs w:val="24"/>
        </w:rPr>
        <w:t xml:space="preserve"> </w:t>
      </w:r>
      <w:r>
        <w:rPr>
          <w:sz w:val="24"/>
          <w:szCs w:val="24"/>
        </w:rPr>
        <w:t>induct</w:t>
      </w:r>
      <w:r>
        <w:rPr>
          <w:spacing w:val="-6"/>
          <w:sz w:val="24"/>
          <w:szCs w:val="24"/>
        </w:rPr>
        <w:t>i</w:t>
      </w:r>
      <w:r>
        <w:rPr>
          <w:spacing w:val="-4"/>
          <w:sz w:val="24"/>
          <w:szCs w:val="24"/>
        </w:rPr>
        <w:t>v</w:t>
      </w:r>
      <w:r>
        <w:rPr>
          <w:sz w:val="24"/>
          <w:szCs w:val="24"/>
        </w:rPr>
        <w:t>e</w:t>
      </w:r>
      <w:r>
        <w:rPr>
          <w:spacing w:val="-9"/>
          <w:sz w:val="24"/>
          <w:szCs w:val="24"/>
        </w:rPr>
        <w:t xml:space="preserve"> </w:t>
      </w:r>
      <w:r>
        <w:rPr>
          <w:sz w:val="24"/>
          <w:szCs w:val="24"/>
        </w:rPr>
        <w:t>bias</w:t>
      </w:r>
      <w:r>
        <w:rPr>
          <w:spacing w:val="-4"/>
          <w:sz w:val="24"/>
          <w:szCs w:val="24"/>
        </w:rPr>
        <w:t xml:space="preserve"> </w:t>
      </w:r>
      <w:r>
        <w:rPr>
          <w:sz w:val="24"/>
          <w:szCs w:val="24"/>
        </w:rPr>
        <w:t>in</w:t>
      </w:r>
      <w:r>
        <w:rPr>
          <w:spacing w:val="-2"/>
          <w:sz w:val="24"/>
          <w:szCs w:val="24"/>
        </w:rPr>
        <w:t xml:space="preserve"> </w:t>
      </w:r>
      <w:r>
        <w:rPr>
          <w:sz w:val="24"/>
          <w:szCs w:val="24"/>
        </w:rPr>
        <w:t xml:space="preserve">associating </w:t>
      </w:r>
      <w:r>
        <w:rPr>
          <w:spacing w:val="-2"/>
          <w:sz w:val="24"/>
          <w:szCs w:val="24"/>
        </w:rPr>
        <w:t>w</w:t>
      </w:r>
      <w:r>
        <w:rPr>
          <w:sz w:val="24"/>
          <w:szCs w:val="24"/>
        </w:rPr>
        <w:t>ords</w:t>
      </w:r>
      <w:r>
        <w:rPr>
          <w:spacing w:val="-6"/>
          <w:sz w:val="24"/>
          <w:szCs w:val="24"/>
        </w:rPr>
        <w:t xml:space="preserve"> </w:t>
      </w:r>
      <w:r>
        <w:rPr>
          <w:sz w:val="24"/>
          <w:szCs w:val="24"/>
        </w:rPr>
        <w:t>with</w:t>
      </w:r>
      <w:r>
        <w:rPr>
          <w:spacing w:val="-4"/>
          <w:sz w:val="24"/>
          <w:szCs w:val="24"/>
        </w:rPr>
        <w:t xml:space="preserve"> </w:t>
      </w:r>
      <w:r>
        <w:rPr>
          <w:sz w:val="24"/>
          <w:szCs w:val="24"/>
        </w:rPr>
        <w:t>objects</w:t>
      </w:r>
      <w:r>
        <w:rPr>
          <w:spacing w:val="-7"/>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task.</w:t>
      </w:r>
      <w:r>
        <w:rPr>
          <w:spacing w:val="10"/>
          <w:sz w:val="24"/>
          <w:szCs w:val="24"/>
        </w:rPr>
        <w:t xml:space="preserve"> </w:t>
      </w:r>
      <w:r>
        <w:rPr>
          <w:sz w:val="24"/>
          <w:szCs w:val="24"/>
        </w:rPr>
        <w:t>Using</w:t>
      </w:r>
      <w:r>
        <w:rPr>
          <w:spacing w:val="-6"/>
          <w:sz w:val="24"/>
          <w:szCs w:val="24"/>
        </w:rPr>
        <w:t xml:space="preserve"> </w:t>
      </w:r>
      <w:r>
        <w:rPr>
          <w:sz w:val="24"/>
          <w:szCs w:val="24"/>
        </w:rPr>
        <w:t>mediation</w:t>
      </w:r>
      <w:r>
        <w:rPr>
          <w:spacing w:val="-10"/>
          <w:sz w:val="24"/>
          <w:szCs w:val="24"/>
        </w:rPr>
        <w:t xml:space="preserve"> </w:t>
      </w:r>
      <w:r>
        <w:rPr>
          <w:sz w:val="24"/>
          <w:szCs w:val="24"/>
        </w:rPr>
        <w:t>analysis,</w:t>
      </w:r>
      <w:r>
        <w:rPr>
          <w:spacing w:val="-8"/>
          <w:sz w:val="24"/>
          <w:szCs w:val="24"/>
        </w:rPr>
        <w:t xml:space="preserve"> </w:t>
      </w:r>
      <w:r>
        <w:rPr>
          <w:sz w:val="24"/>
          <w:szCs w:val="24"/>
        </w:rPr>
        <w:t>we</w:t>
      </w:r>
      <w:r>
        <w:rPr>
          <w:spacing w:val="-3"/>
          <w:sz w:val="24"/>
          <w:szCs w:val="24"/>
        </w:rPr>
        <w:t xml:space="preserve"> </w:t>
      </w:r>
      <w:r>
        <w:rPr>
          <w:sz w:val="24"/>
          <w:szCs w:val="24"/>
        </w:rPr>
        <w:t>found</w:t>
      </w:r>
      <w:r>
        <w:rPr>
          <w:spacing w:val="-6"/>
          <w:sz w:val="24"/>
          <w:szCs w:val="24"/>
        </w:rPr>
        <w:t xml:space="preserve"> </w:t>
      </w:r>
      <w:r>
        <w:rPr>
          <w:sz w:val="24"/>
          <w:szCs w:val="24"/>
        </w:rPr>
        <w:t xml:space="preserve">that </w:t>
      </w:r>
      <w:r>
        <w:rPr>
          <w:spacing w:val="-6"/>
          <w:sz w:val="24"/>
          <w:szCs w:val="24"/>
        </w:rPr>
        <w:t>e</w:t>
      </w:r>
      <w:r>
        <w:rPr>
          <w:sz w:val="24"/>
          <w:szCs w:val="24"/>
        </w:rPr>
        <w:t>vidence</w:t>
      </w:r>
      <w:r>
        <w:rPr>
          <w:spacing w:val="-9"/>
          <w:sz w:val="24"/>
          <w:szCs w:val="24"/>
        </w:rPr>
        <w:t xml:space="preserve"> </w:t>
      </w:r>
      <w:r>
        <w:rPr>
          <w:sz w:val="24"/>
          <w:szCs w:val="24"/>
        </w:rPr>
        <w:t>that</w:t>
      </w:r>
      <w:r>
        <w:rPr>
          <w:spacing w:val="-4"/>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z w:val="24"/>
          <w:szCs w:val="24"/>
        </w:rPr>
        <w:t>boosts</w:t>
      </w:r>
      <w:r>
        <w:rPr>
          <w:spacing w:val="-6"/>
          <w:sz w:val="24"/>
          <w:szCs w:val="24"/>
        </w:rPr>
        <w:t xml:space="preserve"> </w:t>
      </w:r>
      <w:r>
        <w:rPr>
          <w:sz w:val="24"/>
          <w:szCs w:val="24"/>
        </w:rPr>
        <w:t>learning</w:t>
      </w:r>
      <w:r>
        <w:rPr>
          <w:spacing w:val="-8"/>
          <w:sz w:val="24"/>
          <w:szCs w:val="24"/>
        </w:rPr>
        <w:t xml:space="preserve"> </w:t>
      </w:r>
      <w:r>
        <w:rPr>
          <w:sz w:val="24"/>
          <w:szCs w:val="24"/>
        </w:rPr>
        <w:t>in</w:t>
      </w:r>
      <w:r>
        <w:rPr>
          <w:spacing w:val="-2"/>
          <w:sz w:val="24"/>
          <w:szCs w:val="24"/>
        </w:rPr>
        <w:t xml:space="preserve"> </w:t>
      </w:r>
      <w:r>
        <w:rPr>
          <w:sz w:val="24"/>
          <w:szCs w:val="24"/>
        </w:rPr>
        <w:t>part</w:t>
      </w:r>
      <w:r>
        <w:rPr>
          <w:spacing w:val="-4"/>
          <w:sz w:val="24"/>
          <w:szCs w:val="24"/>
        </w:rPr>
        <w:t xml:space="preserve"> </w:t>
      </w:r>
      <w:r>
        <w:rPr>
          <w:sz w:val="24"/>
          <w:szCs w:val="24"/>
        </w:rPr>
        <w:t>because</w:t>
      </w:r>
      <w:r>
        <w:rPr>
          <w:spacing w:val="-8"/>
          <w:sz w:val="24"/>
          <w:szCs w:val="24"/>
        </w:rPr>
        <w:t xml:space="preserve"> </w:t>
      </w:r>
      <w:r>
        <w:rPr>
          <w:sz w:val="24"/>
          <w:szCs w:val="24"/>
        </w:rPr>
        <w:t>it</w:t>
      </w:r>
      <w:r>
        <w:rPr>
          <w:spacing w:val="-1"/>
          <w:sz w:val="24"/>
          <w:szCs w:val="24"/>
        </w:rPr>
        <w:t xml:space="preserve"> </w:t>
      </w:r>
      <w:r>
        <w:rPr>
          <w:sz w:val="24"/>
          <w:szCs w:val="24"/>
        </w:rPr>
        <w:t>eases</w:t>
      </w:r>
      <w:r>
        <w:rPr>
          <w:spacing w:val="-5"/>
          <w:sz w:val="24"/>
          <w:szCs w:val="24"/>
        </w:rPr>
        <w:t xml:space="preserve"> </w:t>
      </w:r>
      <w:r>
        <w:rPr>
          <w:sz w:val="24"/>
          <w:szCs w:val="24"/>
        </w:rPr>
        <w:t>memory</w:t>
      </w:r>
      <w:r>
        <w:rPr>
          <w:spacing w:val="-8"/>
          <w:sz w:val="24"/>
          <w:szCs w:val="24"/>
        </w:rPr>
        <w:t xml:space="preserve"> </w:t>
      </w:r>
      <w:r>
        <w:rPr>
          <w:sz w:val="24"/>
          <w:szCs w:val="24"/>
        </w:rPr>
        <w:t>demands.</w:t>
      </w:r>
    </w:p>
    <w:p w:rsidR="00B72476" w:rsidRDefault="00B72476">
      <w:pPr>
        <w:spacing w:before="7" w:line="160" w:lineRule="exact"/>
        <w:rPr>
          <w:sz w:val="16"/>
          <w:szCs w:val="16"/>
        </w:rPr>
      </w:pPr>
    </w:p>
    <w:p w:rsidR="00B72476" w:rsidRDefault="00B72476">
      <w:pPr>
        <w:spacing w:line="200" w:lineRule="exact"/>
      </w:pPr>
    </w:p>
    <w:p w:rsidR="00B72476" w:rsidRDefault="00B72476">
      <w:pPr>
        <w:spacing w:line="200" w:lineRule="exact"/>
      </w:pPr>
    </w:p>
    <w:p w:rsidR="00B72476" w:rsidRDefault="00CB77E8">
      <w:pPr>
        <w:spacing w:line="415" w:lineRule="auto"/>
        <w:ind w:left="100" w:right="68" w:firstLine="576"/>
        <w:rPr>
          <w:sz w:val="24"/>
          <w:szCs w:val="24"/>
        </w:rPr>
        <w:sectPr w:rsidR="00B72476">
          <w:pgSz w:w="12240" w:h="15840"/>
          <w:pgMar w:top="960" w:right="1340" w:bottom="280" w:left="1340" w:header="736" w:footer="0" w:gutter="0"/>
          <w:cols w:space="720"/>
        </w:sectPr>
      </w:pPr>
      <w:r>
        <w:rPr>
          <w:sz w:val="24"/>
          <w:szCs w:val="24"/>
        </w:rPr>
        <w:t>The</w:t>
      </w:r>
      <w:r>
        <w:rPr>
          <w:spacing w:val="-4"/>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participants</w:t>
      </w:r>
      <w:r>
        <w:rPr>
          <w:spacing w:val="-11"/>
          <w:sz w:val="24"/>
          <w:szCs w:val="24"/>
        </w:rPr>
        <w:t xml:space="preserve"> </w:t>
      </w:r>
      <w:r>
        <w:rPr>
          <w:sz w:val="24"/>
          <w:szCs w:val="24"/>
        </w:rPr>
        <w:t>learned</w:t>
      </w:r>
      <w:r>
        <w:rPr>
          <w:spacing w:val="-7"/>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1"/>
          <w:sz w:val="24"/>
          <w:szCs w:val="24"/>
        </w:rPr>
        <w:t xml:space="preserve"> </w:t>
      </w:r>
      <w:r>
        <w:rPr>
          <w:sz w:val="24"/>
          <w:szCs w:val="24"/>
        </w:rPr>
        <w:t>included</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with</w:t>
      </w:r>
      <w:r>
        <w:rPr>
          <w:spacing w:val="-4"/>
          <w:sz w:val="24"/>
          <w:szCs w:val="24"/>
        </w:rPr>
        <w:t xml:space="preserve"> </w:t>
      </w:r>
      <w:r>
        <w:rPr>
          <w:spacing w:val="-2"/>
          <w:sz w:val="24"/>
          <w:szCs w:val="24"/>
        </w:rPr>
        <w:t>f</w:t>
      </w:r>
      <w:r>
        <w:rPr>
          <w:sz w:val="24"/>
          <w:szCs w:val="24"/>
        </w:rPr>
        <w:t>amiliar</w:t>
      </w:r>
      <w:r>
        <w:rPr>
          <w:spacing w:val="-8"/>
          <w:sz w:val="24"/>
          <w:szCs w:val="24"/>
        </w:rPr>
        <w:t xml:space="preserve"> </w:t>
      </w:r>
      <w:r>
        <w:rPr>
          <w:sz w:val="24"/>
          <w:szCs w:val="24"/>
        </w:rPr>
        <w:t>meanings and</w:t>
      </w:r>
      <w:r>
        <w:rPr>
          <w:spacing w:val="-3"/>
          <w:sz w:val="24"/>
          <w:szCs w:val="24"/>
        </w:rPr>
        <w:t xml:space="preserve"> </w:t>
      </w:r>
      <w:r>
        <w:rPr>
          <w:sz w:val="24"/>
          <w:szCs w:val="24"/>
        </w:rPr>
        <w:t>these</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were</w:t>
      </w:r>
      <w:r>
        <w:rPr>
          <w:spacing w:val="-5"/>
          <w:sz w:val="24"/>
          <w:szCs w:val="24"/>
        </w:rPr>
        <w:t xml:space="preserve"> </w:t>
      </w:r>
      <w:r>
        <w:rPr>
          <w:sz w:val="24"/>
          <w:szCs w:val="24"/>
        </w:rPr>
        <w:t>o</w:t>
      </w:r>
      <w:r>
        <w:rPr>
          <w:spacing w:val="-4"/>
          <w:sz w:val="24"/>
          <w:szCs w:val="24"/>
        </w:rPr>
        <w:t>r</w:t>
      </w:r>
      <w:r>
        <w:rPr>
          <w:spacing w:val="-1"/>
          <w:sz w:val="24"/>
          <w:szCs w:val="24"/>
        </w:rPr>
        <w:t>g</w:t>
      </w:r>
      <w:r>
        <w:rPr>
          <w:sz w:val="24"/>
          <w:szCs w:val="24"/>
        </w:rPr>
        <w:t>anized</w:t>
      </w:r>
      <w:r>
        <w:rPr>
          <w:spacing w:val="-9"/>
          <w:sz w:val="24"/>
          <w:szCs w:val="24"/>
        </w:rPr>
        <w:t xml:space="preserve"> </w:t>
      </w:r>
      <w:r>
        <w:rPr>
          <w:sz w:val="24"/>
          <w:szCs w:val="24"/>
        </w:rPr>
        <w:t>into</w:t>
      </w:r>
      <w:r>
        <w:rPr>
          <w:spacing w:val="-4"/>
          <w:sz w:val="24"/>
          <w:szCs w:val="24"/>
        </w:rPr>
        <w:t xml:space="preserve"> </w:t>
      </w:r>
      <w:r>
        <w:rPr>
          <w:sz w:val="24"/>
          <w:szCs w:val="24"/>
        </w:rPr>
        <w:t>coherent</w:t>
      </w:r>
      <w:r>
        <w:rPr>
          <w:spacing w:val="-8"/>
          <w:sz w:val="24"/>
          <w:szCs w:val="24"/>
        </w:rPr>
        <w:t xml:space="preserve"> </w:t>
      </w:r>
      <w:r>
        <w:rPr>
          <w:sz w:val="24"/>
          <w:szCs w:val="24"/>
        </w:rPr>
        <w:t>cat</w:t>
      </w:r>
      <w:r>
        <w:rPr>
          <w:spacing w:val="-4"/>
          <w:sz w:val="24"/>
          <w:szCs w:val="24"/>
        </w:rPr>
        <w:t>e</w:t>
      </w:r>
      <w:r>
        <w:rPr>
          <w:sz w:val="24"/>
          <w:szCs w:val="24"/>
        </w:rPr>
        <w:t>gories.</w:t>
      </w:r>
      <w:r>
        <w:rPr>
          <w:spacing w:val="4"/>
          <w:sz w:val="24"/>
          <w:szCs w:val="24"/>
        </w:rPr>
        <w:t xml:space="preserve"> </w:t>
      </w:r>
      <w:r>
        <w:rPr>
          <w:spacing w:val="-19"/>
          <w:sz w:val="24"/>
          <w:szCs w:val="24"/>
        </w:rPr>
        <w:t>W</w:t>
      </w:r>
      <w:r>
        <w:rPr>
          <w:sz w:val="24"/>
          <w:szCs w:val="24"/>
        </w:rPr>
        <w:t>ould</w:t>
      </w:r>
      <w:r>
        <w:rPr>
          <w:spacing w:val="-7"/>
          <w:sz w:val="24"/>
          <w:szCs w:val="24"/>
        </w:rPr>
        <w:t xml:space="preserve"> </w:t>
      </w:r>
      <w:r>
        <w:rPr>
          <w:sz w:val="24"/>
          <w:szCs w:val="24"/>
        </w:rPr>
        <w:t>it</w:t>
      </w:r>
      <w:r>
        <w:rPr>
          <w:spacing w:val="-1"/>
          <w:sz w:val="24"/>
          <w:szCs w:val="24"/>
        </w:rPr>
        <w:t xml:space="preserve"> </w:t>
      </w:r>
      <w:r>
        <w:rPr>
          <w:sz w:val="24"/>
          <w:szCs w:val="24"/>
        </w:rPr>
        <w:t>be</w:t>
      </w:r>
      <w:r>
        <w:rPr>
          <w:spacing w:val="-2"/>
          <w:sz w:val="24"/>
          <w:szCs w:val="24"/>
        </w:rPr>
        <w:t xml:space="preserve"> </w:t>
      </w:r>
      <w:r>
        <w:rPr>
          <w:sz w:val="24"/>
          <w:szCs w:val="24"/>
        </w:rPr>
        <w:t>enough</w:t>
      </w:r>
      <w:r>
        <w:rPr>
          <w:spacing w:val="-7"/>
          <w:sz w:val="24"/>
          <w:szCs w:val="24"/>
        </w:rPr>
        <w:t xml:space="preserve"> </w:t>
      </w:r>
      <w:r>
        <w:rPr>
          <w:sz w:val="24"/>
          <w:szCs w:val="24"/>
        </w:rPr>
        <w:t>to</w:t>
      </w:r>
      <w:r>
        <w:rPr>
          <w:spacing w:val="-2"/>
          <w:sz w:val="24"/>
          <w:szCs w:val="24"/>
        </w:rPr>
        <w:t xml:space="preserve"> </w:t>
      </w:r>
      <w:r>
        <w:rPr>
          <w:sz w:val="24"/>
          <w:szCs w:val="24"/>
        </w:rPr>
        <w:t>merely</w:t>
      </w:r>
      <w:r>
        <w:rPr>
          <w:spacing w:val="-7"/>
          <w:sz w:val="24"/>
          <w:szCs w:val="24"/>
        </w:rPr>
        <w:t xml:space="preserve"> </w:t>
      </w:r>
      <w:r>
        <w:rPr>
          <w:sz w:val="24"/>
          <w:szCs w:val="24"/>
        </w:rPr>
        <w:t>h</w:t>
      </w:r>
      <w:r>
        <w:rPr>
          <w:spacing w:val="-5"/>
          <w:sz w:val="24"/>
          <w:szCs w:val="24"/>
        </w:rPr>
        <w:t>a</w:t>
      </w:r>
      <w:r>
        <w:rPr>
          <w:spacing w:val="-4"/>
          <w:sz w:val="24"/>
          <w:szCs w:val="24"/>
        </w:rPr>
        <w:t>v</w:t>
      </w:r>
      <w:r>
        <w:rPr>
          <w:sz w:val="24"/>
          <w:szCs w:val="24"/>
        </w:rPr>
        <w:t xml:space="preserve">e </w:t>
      </w:r>
      <w:r>
        <w:rPr>
          <w:spacing w:val="-2"/>
          <w:sz w:val="24"/>
          <w:szCs w:val="24"/>
        </w:rPr>
        <w:t>f</w:t>
      </w:r>
      <w:r>
        <w:rPr>
          <w:sz w:val="24"/>
          <w:szCs w:val="24"/>
        </w:rPr>
        <w:t>amiliar</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without</w:t>
      </w:r>
      <w:r>
        <w:rPr>
          <w:spacing w:val="-7"/>
          <w:sz w:val="24"/>
          <w:szCs w:val="24"/>
        </w:rPr>
        <w:t xml:space="preserve"> </w:t>
      </w:r>
      <w:r>
        <w:rPr>
          <w:sz w:val="24"/>
          <w:szCs w:val="24"/>
        </w:rPr>
        <w:t>coherence</w:t>
      </w:r>
      <w:r>
        <w:rPr>
          <w:spacing w:val="-10"/>
          <w:sz w:val="24"/>
          <w:szCs w:val="24"/>
        </w:rPr>
        <w:t xml:space="preserve"> </w:t>
      </w:r>
      <w:r>
        <w:rPr>
          <w:sz w:val="24"/>
          <w:szCs w:val="24"/>
        </w:rPr>
        <w:t>or</w:t>
      </w:r>
      <w:r>
        <w:rPr>
          <w:spacing w:val="-2"/>
          <w:sz w:val="24"/>
          <w:szCs w:val="24"/>
        </w:rPr>
        <w:t xml:space="preserve"> </w:t>
      </w:r>
      <w:r>
        <w:rPr>
          <w:sz w:val="24"/>
          <w:szCs w:val="24"/>
        </w:rPr>
        <w:t>the</w:t>
      </w:r>
      <w:r>
        <w:rPr>
          <w:spacing w:val="-3"/>
          <w:sz w:val="24"/>
          <w:szCs w:val="24"/>
        </w:rPr>
        <w:t xml:space="preserve"> </w:t>
      </w:r>
      <w:r>
        <w:rPr>
          <w:sz w:val="24"/>
          <w:szCs w:val="24"/>
        </w:rPr>
        <w:t>r</w:t>
      </w:r>
      <w:r>
        <w:rPr>
          <w:spacing w:val="-6"/>
          <w:sz w:val="24"/>
          <w:szCs w:val="24"/>
        </w:rPr>
        <w:t>e</w:t>
      </w:r>
      <w:r>
        <w:rPr>
          <w:spacing w:val="-4"/>
          <w:sz w:val="24"/>
          <w:szCs w:val="24"/>
        </w:rPr>
        <w:t>v</w:t>
      </w:r>
      <w:r>
        <w:rPr>
          <w:sz w:val="24"/>
          <w:szCs w:val="24"/>
        </w:rPr>
        <w:t>erse?</w:t>
      </w:r>
      <w:r>
        <w:rPr>
          <w:spacing w:val="6"/>
          <w:sz w:val="24"/>
          <w:szCs w:val="24"/>
        </w:rPr>
        <w:t xml:space="preserve"> </w:t>
      </w:r>
      <w:r>
        <w:rPr>
          <w:sz w:val="24"/>
          <w:szCs w:val="24"/>
        </w:rPr>
        <w:t>H</w:t>
      </w:r>
      <w:r>
        <w:rPr>
          <w:spacing w:val="-6"/>
          <w:sz w:val="24"/>
          <w:szCs w:val="24"/>
        </w:rPr>
        <w:t>o</w:t>
      </w:r>
      <w:r>
        <w:rPr>
          <w:sz w:val="24"/>
          <w:szCs w:val="24"/>
        </w:rPr>
        <w:t>w</w:t>
      </w:r>
      <w:r>
        <w:rPr>
          <w:spacing w:val="-5"/>
          <w:sz w:val="24"/>
          <w:szCs w:val="24"/>
        </w:rPr>
        <w:t xml:space="preserve"> </w:t>
      </w:r>
      <w:r>
        <w:rPr>
          <w:sz w:val="24"/>
          <w:szCs w:val="24"/>
        </w:rPr>
        <w:t>does</w:t>
      </w:r>
      <w:r>
        <w:rPr>
          <w:spacing w:val="-4"/>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coherence depend</w:t>
      </w:r>
      <w:r>
        <w:rPr>
          <w:spacing w:val="-7"/>
          <w:sz w:val="24"/>
          <w:szCs w:val="24"/>
        </w:rPr>
        <w:t xml:space="preserve"> </w:t>
      </w:r>
      <w:r>
        <w:rPr>
          <w:sz w:val="24"/>
          <w:szCs w:val="24"/>
        </w:rPr>
        <w:t>on</w:t>
      </w:r>
      <w:r>
        <w:rPr>
          <w:spacing w:val="-2"/>
          <w:sz w:val="24"/>
          <w:szCs w:val="24"/>
        </w:rPr>
        <w:t xml:space="preserve"> </w:t>
      </w:r>
      <w:r>
        <w:rPr>
          <w:sz w:val="24"/>
          <w:szCs w:val="24"/>
        </w:rPr>
        <w:t>each?</w:t>
      </w:r>
      <w:r>
        <w:rPr>
          <w:spacing w:val="9"/>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2</w:t>
      </w:r>
      <w:r>
        <w:rPr>
          <w:spacing w:val="-1"/>
          <w:sz w:val="24"/>
          <w:szCs w:val="24"/>
        </w:rPr>
        <w:t xml:space="preserve"> </w:t>
      </w:r>
      <w:r>
        <w:rPr>
          <w:sz w:val="24"/>
          <w:szCs w:val="24"/>
        </w:rPr>
        <w:t>we</w:t>
      </w:r>
      <w:r>
        <w:rPr>
          <w:spacing w:val="-3"/>
          <w:sz w:val="24"/>
          <w:szCs w:val="24"/>
        </w:rPr>
        <w:t xml:space="preserve"> </w:t>
      </w:r>
      <w:r>
        <w:rPr>
          <w:sz w:val="24"/>
          <w:szCs w:val="24"/>
        </w:rPr>
        <w:t>test</w:t>
      </w:r>
      <w:r>
        <w:rPr>
          <w:spacing w:val="-3"/>
          <w:sz w:val="24"/>
          <w:szCs w:val="24"/>
        </w:rPr>
        <w:t xml:space="preserve"> </w:t>
      </w:r>
      <w:r>
        <w:rPr>
          <w:sz w:val="24"/>
          <w:szCs w:val="24"/>
        </w:rPr>
        <w:t>for</w:t>
      </w:r>
      <w:r>
        <w:rPr>
          <w:spacing w:val="-3"/>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meaning</w:t>
      </w:r>
      <w:r>
        <w:rPr>
          <w:spacing w:val="-8"/>
          <w:sz w:val="24"/>
          <w:szCs w:val="24"/>
        </w:rPr>
        <w:t xml:space="preserve"> </w:t>
      </w:r>
      <w:r>
        <w:rPr>
          <w:sz w:val="24"/>
          <w:szCs w:val="24"/>
        </w:rPr>
        <w:t>and</w:t>
      </w:r>
      <w:r>
        <w:rPr>
          <w:spacing w:val="-3"/>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3,</w:t>
      </w:r>
      <w:r>
        <w:rPr>
          <w:spacing w:val="-2"/>
          <w:sz w:val="24"/>
          <w:szCs w:val="24"/>
        </w:rPr>
        <w:t xml:space="preserve"> </w:t>
      </w:r>
      <w:r>
        <w:rPr>
          <w:sz w:val="24"/>
          <w:szCs w:val="24"/>
        </w:rPr>
        <w:t>we</w:t>
      </w:r>
      <w:r>
        <w:rPr>
          <w:spacing w:val="-3"/>
          <w:sz w:val="24"/>
          <w:szCs w:val="24"/>
        </w:rPr>
        <w:t xml:space="preserve"> </w:t>
      </w:r>
      <w:r>
        <w:rPr>
          <w:sz w:val="24"/>
          <w:szCs w:val="24"/>
        </w:rPr>
        <w:t>test for</w:t>
      </w:r>
      <w:r>
        <w:rPr>
          <w:spacing w:val="-3"/>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coherence.</w:t>
      </w:r>
      <w:r>
        <w:rPr>
          <w:spacing w:val="4"/>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2,</w:t>
      </w:r>
      <w:r>
        <w:rPr>
          <w:spacing w:val="-2"/>
          <w:sz w:val="24"/>
          <w:szCs w:val="24"/>
        </w:rPr>
        <w:t xml:space="preserve"> </w:t>
      </w:r>
      <w:r>
        <w:rPr>
          <w:sz w:val="24"/>
          <w:szCs w:val="24"/>
        </w:rPr>
        <w:t>we</w:t>
      </w:r>
      <w:r>
        <w:rPr>
          <w:spacing w:val="-3"/>
          <w:sz w:val="24"/>
          <w:szCs w:val="24"/>
        </w:rPr>
        <w:t xml:space="preserve"> </w:t>
      </w:r>
      <w:r>
        <w:rPr>
          <w:sz w:val="24"/>
          <w:szCs w:val="24"/>
        </w:rPr>
        <w:t>rem</w:t>
      </w:r>
      <w:r>
        <w:rPr>
          <w:spacing w:val="-4"/>
          <w:sz w:val="24"/>
          <w:szCs w:val="24"/>
        </w:rPr>
        <w:t>ov</w:t>
      </w:r>
      <w:r>
        <w:rPr>
          <w:sz w:val="24"/>
          <w:szCs w:val="24"/>
        </w:rPr>
        <w:t>e</w:t>
      </w:r>
      <w:r>
        <w:rPr>
          <w:spacing w:val="-7"/>
          <w:sz w:val="24"/>
          <w:szCs w:val="24"/>
        </w:rPr>
        <w:t xml:space="preserve"> </w:t>
      </w:r>
      <w:r>
        <w:rPr>
          <w:spacing w:val="-2"/>
          <w:sz w:val="24"/>
          <w:szCs w:val="24"/>
        </w:rPr>
        <w:t>f</w:t>
      </w:r>
      <w:r>
        <w:rPr>
          <w:sz w:val="24"/>
          <w:szCs w:val="24"/>
        </w:rPr>
        <w:t>amiliar</w:t>
      </w:r>
      <w:r>
        <w:rPr>
          <w:spacing w:val="-8"/>
          <w:sz w:val="24"/>
          <w:szCs w:val="24"/>
        </w:rPr>
        <w:t xml:space="preserve"> </w:t>
      </w:r>
      <w:r>
        <w:rPr>
          <w:sz w:val="24"/>
          <w:szCs w:val="24"/>
        </w:rPr>
        <w:t>meaning</w:t>
      </w:r>
      <w:r>
        <w:rPr>
          <w:spacing w:val="-8"/>
          <w:sz w:val="24"/>
          <w:szCs w:val="24"/>
        </w:rPr>
        <w:t xml:space="preserve"> </w:t>
      </w:r>
      <w:r>
        <w:rPr>
          <w:sz w:val="24"/>
          <w:szCs w:val="24"/>
        </w:rPr>
        <w:t>by</w:t>
      </w:r>
      <w:r>
        <w:rPr>
          <w:spacing w:val="-2"/>
          <w:sz w:val="24"/>
          <w:szCs w:val="24"/>
        </w:rPr>
        <w:t xml:space="preserve"> </w:t>
      </w:r>
      <w:r>
        <w:rPr>
          <w:spacing w:val="-4"/>
          <w:sz w:val="24"/>
          <w:szCs w:val="24"/>
        </w:rPr>
        <w:t>e</w:t>
      </w:r>
      <w:r>
        <w:rPr>
          <w:sz w:val="24"/>
          <w:szCs w:val="24"/>
        </w:rPr>
        <w:t>xposing</w:t>
      </w:r>
      <w:r>
        <w:rPr>
          <w:spacing w:val="-9"/>
          <w:sz w:val="24"/>
          <w:szCs w:val="24"/>
        </w:rPr>
        <w:t xml:space="preserve"> </w:t>
      </w:r>
      <w:r>
        <w:rPr>
          <w:sz w:val="24"/>
          <w:szCs w:val="24"/>
        </w:rPr>
        <w:t>learners</w:t>
      </w:r>
      <w:r>
        <w:rPr>
          <w:spacing w:val="-8"/>
          <w:sz w:val="24"/>
          <w:szCs w:val="24"/>
        </w:rPr>
        <w:t xml:space="preserve"> </w:t>
      </w:r>
      <w:r>
        <w:rPr>
          <w:sz w:val="24"/>
          <w:szCs w:val="24"/>
        </w:rPr>
        <w:t>to languages</w:t>
      </w:r>
      <w:r>
        <w:rPr>
          <w:spacing w:val="-10"/>
          <w:sz w:val="24"/>
          <w:szCs w:val="24"/>
        </w:rPr>
        <w:t xml:space="preserve"> </w:t>
      </w:r>
      <w:r>
        <w:rPr>
          <w:sz w:val="24"/>
          <w:szCs w:val="24"/>
        </w:rPr>
        <w:t>with</w:t>
      </w:r>
      <w:r>
        <w:rPr>
          <w:spacing w:val="-4"/>
          <w:sz w:val="24"/>
          <w:szCs w:val="24"/>
        </w:rPr>
        <w:t xml:space="preserve"> </w:t>
      </w:r>
      <w:r>
        <w:rPr>
          <w:sz w:val="24"/>
          <w:szCs w:val="24"/>
        </w:rPr>
        <w:t>phonological,</w:t>
      </w:r>
      <w:r>
        <w:rPr>
          <w:spacing w:val="-13"/>
          <w:sz w:val="24"/>
          <w:szCs w:val="24"/>
        </w:rPr>
        <w:t xml:space="preserve"> </w:t>
      </w:r>
      <w:r>
        <w:rPr>
          <w:sz w:val="24"/>
          <w:szCs w:val="24"/>
        </w:rPr>
        <w:t>as</w:t>
      </w:r>
      <w:r>
        <w:rPr>
          <w:spacing w:val="-2"/>
          <w:sz w:val="24"/>
          <w:szCs w:val="24"/>
        </w:rPr>
        <w:t xml:space="preserve"> </w:t>
      </w:r>
      <w:r>
        <w:rPr>
          <w:sz w:val="24"/>
          <w:szCs w:val="24"/>
        </w:rPr>
        <w:t>opposed</w:t>
      </w:r>
      <w:r>
        <w:rPr>
          <w:spacing w:val="-8"/>
          <w:sz w:val="24"/>
          <w:szCs w:val="24"/>
        </w:rPr>
        <w:t xml:space="preserve"> </w:t>
      </w:r>
      <w:r>
        <w:rPr>
          <w:sz w:val="24"/>
          <w:szCs w:val="24"/>
        </w:rPr>
        <w:t>to</w:t>
      </w:r>
      <w:r>
        <w:rPr>
          <w:spacing w:val="-2"/>
          <w:sz w:val="24"/>
          <w:szCs w:val="24"/>
        </w:rPr>
        <w:t xml:space="preserve"> </w:t>
      </w:r>
      <w:r>
        <w:rPr>
          <w:sz w:val="24"/>
          <w:szCs w:val="24"/>
        </w:rPr>
        <w:t>semantic,</w:t>
      </w:r>
      <w:r>
        <w:rPr>
          <w:spacing w:val="-9"/>
          <w:sz w:val="24"/>
          <w:szCs w:val="24"/>
        </w:rPr>
        <w:t xml:space="preserve"> </w:t>
      </w:r>
      <w:r>
        <w:rPr>
          <w:sz w:val="24"/>
          <w:szCs w:val="24"/>
        </w:rPr>
        <w:t>coherence.</w:t>
      </w:r>
      <w:r>
        <w:rPr>
          <w:spacing w:val="4"/>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3,</w:t>
      </w:r>
      <w:r>
        <w:rPr>
          <w:spacing w:val="-2"/>
          <w:sz w:val="24"/>
          <w:szCs w:val="24"/>
        </w:rPr>
        <w:t xml:space="preserve"> </w:t>
      </w:r>
      <w:r>
        <w:rPr>
          <w:sz w:val="24"/>
          <w:szCs w:val="24"/>
        </w:rPr>
        <w:t>we</w:t>
      </w:r>
      <w:r>
        <w:rPr>
          <w:spacing w:val="-3"/>
          <w:sz w:val="24"/>
          <w:szCs w:val="24"/>
        </w:rPr>
        <w:t xml:space="preserve"> </w:t>
      </w:r>
      <w:r>
        <w:rPr>
          <w:sz w:val="24"/>
          <w:szCs w:val="24"/>
        </w:rPr>
        <w:t>rem</w:t>
      </w:r>
      <w:r>
        <w:rPr>
          <w:spacing w:val="-4"/>
          <w:sz w:val="24"/>
          <w:szCs w:val="24"/>
        </w:rPr>
        <w:t>ov</w:t>
      </w:r>
      <w:r>
        <w:rPr>
          <w:sz w:val="24"/>
          <w:szCs w:val="24"/>
        </w:rPr>
        <w:t>e coherence</w:t>
      </w:r>
      <w:r>
        <w:rPr>
          <w:spacing w:val="-10"/>
          <w:sz w:val="24"/>
          <w:szCs w:val="24"/>
        </w:rPr>
        <w:t xml:space="preserve"> </w:t>
      </w:r>
      <w:r>
        <w:rPr>
          <w:sz w:val="24"/>
          <w:szCs w:val="24"/>
        </w:rPr>
        <w:t>by</w:t>
      </w:r>
      <w:r>
        <w:rPr>
          <w:spacing w:val="-2"/>
          <w:sz w:val="24"/>
          <w:szCs w:val="24"/>
        </w:rPr>
        <w:t xml:space="preserve"> </w:t>
      </w:r>
      <w:r>
        <w:rPr>
          <w:spacing w:val="-4"/>
          <w:sz w:val="24"/>
          <w:szCs w:val="24"/>
        </w:rPr>
        <w:t>e</w:t>
      </w:r>
      <w:r>
        <w:rPr>
          <w:sz w:val="24"/>
          <w:szCs w:val="24"/>
        </w:rPr>
        <w:t>xposing</w:t>
      </w:r>
      <w:r>
        <w:rPr>
          <w:spacing w:val="-9"/>
          <w:sz w:val="24"/>
          <w:szCs w:val="24"/>
        </w:rPr>
        <w:t xml:space="preserve"> </w:t>
      </w:r>
      <w:r>
        <w:rPr>
          <w:sz w:val="24"/>
          <w:szCs w:val="24"/>
        </w:rPr>
        <w:t>learners</w:t>
      </w:r>
      <w:r>
        <w:rPr>
          <w:spacing w:val="-8"/>
          <w:sz w:val="24"/>
          <w:szCs w:val="24"/>
        </w:rPr>
        <w:t xml:space="preserve"> </w:t>
      </w:r>
      <w:r>
        <w:rPr>
          <w:sz w:val="24"/>
          <w:szCs w:val="24"/>
        </w:rPr>
        <w:t>to</w:t>
      </w:r>
      <w:r>
        <w:rPr>
          <w:spacing w:val="-2"/>
          <w:sz w:val="24"/>
          <w:szCs w:val="24"/>
        </w:rPr>
        <w:t xml:space="preserve"> </w:t>
      </w:r>
      <w:r>
        <w:rPr>
          <w:sz w:val="24"/>
          <w:szCs w:val="24"/>
        </w:rPr>
        <w:t>languages</w:t>
      </w:r>
      <w:r>
        <w:rPr>
          <w:spacing w:val="-10"/>
          <w:sz w:val="24"/>
          <w:szCs w:val="24"/>
        </w:rPr>
        <w:t xml:space="preserve"> </w:t>
      </w:r>
      <w:r>
        <w:rPr>
          <w:sz w:val="24"/>
          <w:szCs w:val="24"/>
        </w:rPr>
        <w:t>with</w:t>
      </w:r>
      <w:r>
        <w:rPr>
          <w:spacing w:val="-4"/>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that</w:t>
      </w:r>
      <w:r>
        <w:rPr>
          <w:spacing w:val="-4"/>
          <w:sz w:val="24"/>
          <w:szCs w:val="24"/>
        </w:rPr>
        <w:t xml:space="preserve"> </w:t>
      </w:r>
      <w:r>
        <w:rPr>
          <w:sz w:val="24"/>
          <w:szCs w:val="24"/>
        </w:rPr>
        <w:t>are</w:t>
      </w:r>
      <w:r>
        <w:rPr>
          <w:spacing w:val="-3"/>
          <w:sz w:val="24"/>
          <w:szCs w:val="24"/>
        </w:rPr>
        <w:t xml:space="preserve"> </w:t>
      </w:r>
      <w:r>
        <w:rPr>
          <w:spacing w:val="-2"/>
          <w:sz w:val="24"/>
          <w:szCs w:val="24"/>
        </w:rPr>
        <w:t>f</w:t>
      </w:r>
      <w:r>
        <w:rPr>
          <w:sz w:val="24"/>
          <w:szCs w:val="24"/>
        </w:rPr>
        <w:t>amiliar</w:t>
      </w:r>
      <w:r>
        <w:rPr>
          <w:spacing w:val="-8"/>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do</w:t>
      </w:r>
      <w:r>
        <w:rPr>
          <w:spacing w:val="-2"/>
          <w:sz w:val="24"/>
          <w:szCs w:val="24"/>
        </w:rPr>
        <w:t xml:space="preserve"> </w:t>
      </w:r>
      <w:r>
        <w:rPr>
          <w:w w:val="99"/>
          <w:sz w:val="24"/>
          <w:szCs w:val="24"/>
        </w:rPr>
        <w:t>not adhere</w:t>
      </w:r>
      <w:r>
        <w:rPr>
          <w:sz w:val="24"/>
          <w:szCs w:val="24"/>
        </w:rPr>
        <w:t xml:space="preserve"> to</w:t>
      </w:r>
      <w:r>
        <w:rPr>
          <w:spacing w:val="-2"/>
          <w:sz w:val="24"/>
          <w:szCs w:val="24"/>
        </w:rPr>
        <w:t xml:space="preserve"> </w:t>
      </w:r>
      <w:r>
        <w:rPr>
          <w:sz w:val="24"/>
          <w:szCs w:val="24"/>
        </w:rPr>
        <w:t>a</w:t>
      </w:r>
      <w:r>
        <w:rPr>
          <w:spacing w:val="-4"/>
          <w:sz w:val="24"/>
          <w:szCs w:val="24"/>
        </w:rPr>
        <w:t>n</w:t>
      </w:r>
      <w:r>
        <w:rPr>
          <w:sz w:val="24"/>
          <w:szCs w:val="24"/>
        </w:rPr>
        <w:t>y</w:t>
      </w:r>
      <w:r>
        <w:rPr>
          <w:spacing w:val="-3"/>
          <w:sz w:val="24"/>
          <w:szCs w:val="24"/>
        </w:rPr>
        <w:t xml:space="preserve"> </w:t>
      </w:r>
      <w:r>
        <w:rPr>
          <w:sz w:val="24"/>
          <w:szCs w:val="24"/>
        </w:rPr>
        <w:t>o</w:t>
      </w:r>
      <w:r>
        <w:rPr>
          <w:spacing w:val="-4"/>
          <w:sz w:val="24"/>
          <w:szCs w:val="24"/>
        </w:rPr>
        <w:t>b</w:t>
      </w:r>
      <w:r>
        <w:rPr>
          <w:sz w:val="24"/>
          <w:szCs w:val="24"/>
        </w:rPr>
        <w:t>vious</w:t>
      </w:r>
      <w:r>
        <w:rPr>
          <w:spacing w:val="-8"/>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p>
    <w:p w:rsidR="00B72476" w:rsidRDefault="00B72476">
      <w:pPr>
        <w:spacing w:before="2" w:line="120" w:lineRule="exact"/>
        <w:rPr>
          <w:sz w:val="13"/>
          <w:szCs w:val="13"/>
        </w:rPr>
      </w:pPr>
    </w:p>
    <w:p w:rsidR="00B72476" w:rsidRDefault="00B72476">
      <w:pPr>
        <w:spacing w:line="200" w:lineRule="exact"/>
      </w:pPr>
    </w:p>
    <w:p w:rsidR="00B72476" w:rsidRDefault="00B72476">
      <w:pPr>
        <w:spacing w:line="200" w:lineRule="exact"/>
      </w:pPr>
    </w:p>
    <w:p w:rsidR="00B72476" w:rsidRDefault="00CB77E8">
      <w:pPr>
        <w:spacing w:before="12"/>
        <w:ind w:left="2795" w:right="2795"/>
        <w:jc w:val="center"/>
        <w:rPr>
          <w:sz w:val="24"/>
          <w:szCs w:val="24"/>
        </w:rPr>
      </w:pPr>
      <w:r>
        <w:rPr>
          <w:w w:val="108"/>
          <w:sz w:val="24"/>
          <w:szCs w:val="24"/>
        </w:rPr>
        <w:t>Experiment</w:t>
      </w:r>
      <w:r>
        <w:rPr>
          <w:spacing w:val="-5"/>
          <w:w w:val="108"/>
          <w:sz w:val="24"/>
          <w:szCs w:val="24"/>
        </w:rPr>
        <w:t xml:space="preserve"> </w:t>
      </w:r>
      <w:r>
        <w:rPr>
          <w:sz w:val="24"/>
          <w:szCs w:val="24"/>
        </w:rPr>
        <w:t>2:</w:t>
      </w:r>
      <w:r>
        <w:rPr>
          <w:spacing w:val="25"/>
          <w:sz w:val="24"/>
          <w:szCs w:val="24"/>
        </w:rPr>
        <w:t xml:space="preserve"> </w:t>
      </w:r>
      <w:r>
        <w:rPr>
          <w:sz w:val="24"/>
          <w:szCs w:val="24"/>
        </w:rPr>
        <w:t>Phonological</w:t>
      </w:r>
      <w:r>
        <w:rPr>
          <w:spacing w:val="38"/>
          <w:sz w:val="24"/>
          <w:szCs w:val="24"/>
        </w:rPr>
        <w:t xml:space="preserve"> </w:t>
      </w:r>
      <w:r>
        <w:rPr>
          <w:w w:val="107"/>
          <w:sz w:val="24"/>
          <w:szCs w:val="24"/>
        </w:rPr>
        <w:t>cohe</w:t>
      </w:r>
      <w:r>
        <w:rPr>
          <w:spacing w:val="-4"/>
          <w:w w:val="107"/>
          <w:sz w:val="24"/>
          <w:szCs w:val="24"/>
        </w:rPr>
        <w:t>r</w:t>
      </w:r>
      <w:r>
        <w:rPr>
          <w:w w:val="102"/>
          <w:sz w:val="24"/>
          <w:szCs w:val="24"/>
        </w:rPr>
        <w:t>ence</w:t>
      </w:r>
    </w:p>
    <w:p w:rsidR="00B72476" w:rsidRDefault="00B72476">
      <w:pPr>
        <w:spacing w:before="5" w:line="180" w:lineRule="exact"/>
        <w:rPr>
          <w:sz w:val="18"/>
          <w:szCs w:val="18"/>
        </w:rPr>
      </w:pPr>
    </w:p>
    <w:p w:rsidR="00B72476" w:rsidRDefault="00B72476">
      <w:pPr>
        <w:spacing w:line="200" w:lineRule="exact"/>
      </w:pPr>
    </w:p>
    <w:p w:rsidR="00B72476" w:rsidRDefault="00CB77E8">
      <w:pPr>
        <w:spacing w:line="415" w:lineRule="auto"/>
        <w:ind w:left="120" w:right="224" w:firstLine="576"/>
        <w:rPr>
          <w:sz w:val="24"/>
          <w:szCs w:val="24"/>
        </w:rPr>
      </w:pP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2,</w:t>
      </w:r>
      <w:r>
        <w:rPr>
          <w:spacing w:val="-2"/>
          <w:sz w:val="24"/>
          <w:szCs w:val="24"/>
        </w:rPr>
        <w:t xml:space="preserve"> </w:t>
      </w:r>
      <w:r>
        <w:rPr>
          <w:sz w:val="24"/>
          <w:szCs w:val="24"/>
        </w:rPr>
        <w:t>we</w:t>
      </w:r>
      <w:r>
        <w:rPr>
          <w:spacing w:val="-3"/>
          <w:sz w:val="24"/>
          <w:szCs w:val="24"/>
        </w:rPr>
        <w:t xml:space="preserve"> </w:t>
      </w:r>
      <w:r>
        <w:rPr>
          <w:sz w:val="24"/>
          <w:szCs w:val="24"/>
        </w:rPr>
        <w:t>i</w:t>
      </w:r>
      <w:r>
        <w:rPr>
          <w:spacing w:val="-10"/>
          <w:sz w:val="24"/>
          <w:szCs w:val="24"/>
        </w:rPr>
        <w:t>n</w:t>
      </w:r>
      <w:r>
        <w:rPr>
          <w:spacing w:val="-4"/>
          <w:sz w:val="24"/>
          <w:szCs w:val="24"/>
        </w:rPr>
        <w:t>v</w:t>
      </w:r>
      <w:r>
        <w:rPr>
          <w:sz w:val="24"/>
          <w:szCs w:val="24"/>
        </w:rPr>
        <w:t>esti</w:t>
      </w:r>
      <w:r>
        <w:rPr>
          <w:spacing w:val="-1"/>
          <w:sz w:val="24"/>
          <w:szCs w:val="24"/>
        </w:rPr>
        <w:t>g</w:t>
      </w:r>
      <w:r>
        <w:rPr>
          <w:sz w:val="24"/>
          <w:szCs w:val="24"/>
        </w:rPr>
        <w:t>ated</w:t>
      </w:r>
      <w:r>
        <w:rPr>
          <w:spacing w:val="-12"/>
          <w:sz w:val="24"/>
          <w:szCs w:val="24"/>
        </w:rPr>
        <w:t xml:space="preserve"> </w:t>
      </w:r>
      <w:r>
        <w:rPr>
          <w:sz w:val="24"/>
          <w:szCs w:val="24"/>
        </w:rPr>
        <w:t>whether</w:t>
      </w:r>
      <w:r>
        <w:rPr>
          <w:spacing w:val="-8"/>
          <w:sz w:val="24"/>
          <w:szCs w:val="24"/>
        </w:rPr>
        <w:t xml:space="preserve"> </w:t>
      </w:r>
      <w:r>
        <w:rPr>
          <w:sz w:val="24"/>
          <w:szCs w:val="24"/>
        </w:rPr>
        <w:t>learners</w:t>
      </w:r>
      <w:r>
        <w:rPr>
          <w:spacing w:val="-8"/>
          <w:sz w:val="24"/>
          <w:szCs w:val="24"/>
        </w:rPr>
        <w:t xml:space="preserve"> </w:t>
      </w:r>
      <w:r>
        <w:rPr>
          <w:sz w:val="24"/>
          <w:szCs w:val="24"/>
        </w:rPr>
        <w:t>could</w:t>
      </w:r>
      <w:r>
        <w:rPr>
          <w:spacing w:val="-5"/>
          <w:sz w:val="24"/>
          <w:szCs w:val="24"/>
        </w:rPr>
        <w:t xml:space="preserve"> </w:t>
      </w:r>
      <w:r>
        <w:rPr>
          <w:sz w:val="24"/>
          <w:szCs w:val="24"/>
        </w:rPr>
        <w:t>learn</w:t>
      </w:r>
      <w:r>
        <w:rPr>
          <w:spacing w:val="-5"/>
          <w:sz w:val="24"/>
          <w:szCs w:val="24"/>
        </w:rPr>
        <w:t xml:space="preserve"> </w:t>
      </w:r>
      <w:r>
        <w:rPr>
          <w:sz w:val="24"/>
          <w:szCs w:val="24"/>
        </w:rPr>
        <w:t>the</w:t>
      </w:r>
      <w:r>
        <w:rPr>
          <w:spacing w:val="-3"/>
          <w:sz w:val="24"/>
          <w:szCs w:val="24"/>
        </w:rPr>
        <w:t xml:space="preserve"> </w:t>
      </w:r>
      <w:r>
        <w:rPr>
          <w:sz w:val="24"/>
          <w:szCs w:val="24"/>
        </w:rPr>
        <w:t>language</w:t>
      </w:r>
      <w:r>
        <w:rPr>
          <w:spacing w:val="-9"/>
          <w:sz w:val="24"/>
          <w:szCs w:val="24"/>
        </w:rPr>
        <w:t xml:space="preserve"> </w:t>
      </w:r>
      <w:r>
        <w:rPr>
          <w:sz w:val="24"/>
          <w:szCs w:val="24"/>
        </w:rPr>
        <w:t>used</w:t>
      </w:r>
      <w:r>
        <w:rPr>
          <w:spacing w:val="-4"/>
          <w:sz w:val="24"/>
          <w:szCs w:val="24"/>
        </w:rPr>
        <w:t xml:space="preserve"> </w:t>
      </w:r>
      <w:r>
        <w:rPr>
          <w:sz w:val="24"/>
          <w:szCs w:val="24"/>
        </w:rPr>
        <w:t>in Experiment</w:t>
      </w:r>
      <w:r>
        <w:rPr>
          <w:spacing w:val="-11"/>
          <w:sz w:val="24"/>
          <w:szCs w:val="24"/>
        </w:rPr>
        <w:t xml:space="preserve"> </w:t>
      </w:r>
      <w:r>
        <w:rPr>
          <w:sz w:val="24"/>
          <w:szCs w:val="24"/>
        </w:rPr>
        <w:t>1</w:t>
      </w:r>
      <w:r>
        <w:rPr>
          <w:spacing w:val="-1"/>
          <w:sz w:val="24"/>
          <w:szCs w:val="24"/>
        </w:rPr>
        <w:t xml:space="preserve"> </w:t>
      </w:r>
      <w:r>
        <w:rPr>
          <w:sz w:val="24"/>
          <w:szCs w:val="24"/>
        </w:rPr>
        <w:t>when</w:t>
      </w:r>
      <w:r>
        <w:rPr>
          <w:spacing w:val="-5"/>
          <w:sz w:val="24"/>
          <w:szCs w:val="24"/>
        </w:rPr>
        <w:t xml:space="preserve"> </w:t>
      </w:r>
      <w:r>
        <w:rPr>
          <w:sz w:val="24"/>
          <w:szCs w:val="24"/>
        </w:rPr>
        <w:t>the</w:t>
      </w:r>
      <w:r>
        <w:rPr>
          <w:spacing w:val="-3"/>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(Ms</w:t>
      </w:r>
      <w:r>
        <w:rPr>
          <w:spacing w:val="-4"/>
          <w:sz w:val="24"/>
          <w:szCs w:val="24"/>
        </w:rPr>
        <w:t xml:space="preserve"> </w:t>
      </w:r>
      <w:r>
        <w:rPr>
          <w:sz w:val="24"/>
          <w:szCs w:val="24"/>
        </w:rPr>
        <w:t>and</w:t>
      </w:r>
      <w:r>
        <w:rPr>
          <w:spacing w:val="-3"/>
          <w:sz w:val="24"/>
          <w:szCs w:val="24"/>
        </w:rPr>
        <w:t xml:space="preserve"> </w:t>
      </w:r>
      <w:r>
        <w:rPr>
          <w:sz w:val="24"/>
          <w:szCs w:val="24"/>
        </w:rPr>
        <w:t>Ps)</w:t>
      </w:r>
      <w:r>
        <w:rPr>
          <w:spacing w:val="-3"/>
          <w:sz w:val="24"/>
          <w:szCs w:val="24"/>
        </w:rPr>
        <w:t xml:space="preserve"> </w:t>
      </w:r>
      <w:r>
        <w:rPr>
          <w:spacing w:val="-4"/>
          <w:sz w:val="24"/>
          <w:szCs w:val="24"/>
        </w:rPr>
        <w:t>e</w:t>
      </w:r>
      <w:r>
        <w:rPr>
          <w:sz w:val="24"/>
          <w:szCs w:val="24"/>
        </w:rPr>
        <w:t>xhibited</w:t>
      </w:r>
      <w:r>
        <w:rPr>
          <w:spacing w:val="-9"/>
          <w:sz w:val="24"/>
          <w:szCs w:val="24"/>
        </w:rPr>
        <w:t xml:space="preserve"> </w:t>
      </w:r>
      <w:r>
        <w:rPr>
          <w:sz w:val="24"/>
          <w:szCs w:val="24"/>
        </w:rPr>
        <w:t>phonological,</w:t>
      </w:r>
      <w:r>
        <w:rPr>
          <w:spacing w:val="-13"/>
          <w:sz w:val="24"/>
          <w:szCs w:val="24"/>
        </w:rPr>
        <w:t xml:space="preserve"> </w:t>
      </w:r>
      <w:r>
        <w:rPr>
          <w:sz w:val="24"/>
          <w:szCs w:val="24"/>
        </w:rPr>
        <w:t>rather</w:t>
      </w:r>
      <w:r>
        <w:rPr>
          <w:spacing w:val="-6"/>
          <w:sz w:val="24"/>
          <w:szCs w:val="24"/>
        </w:rPr>
        <w:t xml:space="preserve"> </w:t>
      </w:r>
      <w:r>
        <w:rPr>
          <w:sz w:val="24"/>
          <w:szCs w:val="24"/>
        </w:rPr>
        <w:t>than</w:t>
      </w:r>
      <w:r>
        <w:rPr>
          <w:spacing w:val="-4"/>
          <w:sz w:val="24"/>
          <w:szCs w:val="24"/>
        </w:rPr>
        <w:t xml:space="preserve"> </w:t>
      </w:r>
      <w:r>
        <w:rPr>
          <w:sz w:val="24"/>
          <w:szCs w:val="24"/>
        </w:rPr>
        <w:t>semantic, coherence.</w:t>
      </w:r>
      <w:r>
        <w:rPr>
          <w:spacing w:val="4"/>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tested</w:t>
      </w:r>
      <w:r>
        <w:rPr>
          <w:spacing w:val="-6"/>
          <w:sz w:val="24"/>
          <w:szCs w:val="24"/>
        </w:rPr>
        <w:t xml:space="preserve"> </w:t>
      </w:r>
      <w:r>
        <w:rPr>
          <w:sz w:val="24"/>
          <w:szCs w:val="24"/>
        </w:rPr>
        <w:t>three</w:t>
      </w:r>
      <w:r>
        <w:rPr>
          <w:spacing w:val="-5"/>
          <w:sz w:val="24"/>
          <w:szCs w:val="24"/>
        </w:rPr>
        <w:t xml:space="preserve"> </w:t>
      </w:r>
      <w:r>
        <w:rPr>
          <w:sz w:val="24"/>
          <w:szCs w:val="24"/>
        </w:rPr>
        <w:t>types</w:t>
      </w:r>
      <w:r>
        <w:rPr>
          <w:spacing w:val="-5"/>
          <w:sz w:val="24"/>
          <w:szCs w:val="24"/>
        </w:rPr>
        <w:t xml:space="preserve"> </w:t>
      </w:r>
      <w:r>
        <w:rPr>
          <w:sz w:val="24"/>
          <w:szCs w:val="24"/>
        </w:rPr>
        <w:t>of</w:t>
      </w:r>
      <w:r>
        <w:rPr>
          <w:spacing w:val="-2"/>
          <w:sz w:val="24"/>
          <w:szCs w:val="24"/>
        </w:rPr>
        <w:t xml:space="preserve"> </w:t>
      </w:r>
      <w:r>
        <w:rPr>
          <w:sz w:val="24"/>
          <w:szCs w:val="24"/>
        </w:rPr>
        <w:t>coherence:</w:t>
      </w:r>
      <w:r>
        <w:rPr>
          <w:spacing w:val="4"/>
          <w:sz w:val="24"/>
          <w:szCs w:val="24"/>
        </w:rPr>
        <w:t xml:space="preserve"> </w:t>
      </w:r>
      <w:r>
        <w:rPr>
          <w:sz w:val="24"/>
          <w:szCs w:val="24"/>
        </w:rPr>
        <w:t>onset,</w:t>
      </w:r>
      <w:r>
        <w:rPr>
          <w:spacing w:val="-6"/>
          <w:sz w:val="24"/>
          <w:szCs w:val="24"/>
        </w:rPr>
        <w:t xml:space="preserve"> </w:t>
      </w:r>
      <w:r>
        <w:rPr>
          <w:sz w:val="24"/>
          <w:szCs w:val="24"/>
        </w:rPr>
        <w:t>rime,</w:t>
      </w:r>
      <w:r>
        <w:rPr>
          <w:spacing w:val="-5"/>
          <w:sz w:val="24"/>
          <w:szCs w:val="24"/>
        </w:rPr>
        <w:t xml:space="preserve"> </w:t>
      </w:r>
      <w:r>
        <w:rPr>
          <w:sz w:val="24"/>
          <w:szCs w:val="24"/>
        </w:rPr>
        <w:t>and</w:t>
      </w:r>
      <w:r>
        <w:rPr>
          <w:spacing w:val="-3"/>
          <w:sz w:val="24"/>
          <w:szCs w:val="24"/>
        </w:rPr>
        <w:t xml:space="preserve"> </w:t>
      </w:r>
      <w:r>
        <w:rPr>
          <w:sz w:val="24"/>
          <w:szCs w:val="24"/>
        </w:rPr>
        <w:t>syllable</w:t>
      </w:r>
      <w:r>
        <w:rPr>
          <w:spacing w:val="-7"/>
          <w:sz w:val="24"/>
          <w:szCs w:val="24"/>
        </w:rPr>
        <w:t xml:space="preserve"> </w:t>
      </w:r>
      <w:r>
        <w:rPr>
          <w:sz w:val="24"/>
          <w:szCs w:val="24"/>
        </w:rPr>
        <w:t>count.</w:t>
      </w:r>
    </w:p>
    <w:p w:rsidR="00B72476" w:rsidRDefault="00B72476">
      <w:pPr>
        <w:spacing w:before="7" w:line="100" w:lineRule="exact"/>
        <w:rPr>
          <w:sz w:val="10"/>
          <w:szCs w:val="10"/>
        </w:rPr>
      </w:pPr>
    </w:p>
    <w:p w:rsidR="00B72476" w:rsidRDefault="00B72476">
      <w:pPr>
        <w:spacing w:line="200" w:lineRule="exact"/>
      </w:pPr>
    </w:p>
    <w:p w:rsidR="00B72476" w:rsidRDefault="00CB77E8">
      <w:pPr>
        <w:ind w:left="120" w:right="8647"/>
        <w:jc w:val="both"/>
        <w:rPr>
          <w:sz w:val="24"/>
          <w:szCs w:val="24"/>
        </w:rPr>
      </w:pPr>
      <w:r>
        <w:rPr>
          <w:w w:val="106"/>
          <w:sz w:val="24"/>
          <w:szCs w:val="24"/>
        </w:rPr>
        <w:t>Method</w:t>
      </w:r>
    </w:p>
    <w:p w:rsidR="00B72476" w:rsidRDefault="00B72476">
      <w:pPr>
        <w:spacing w:before="5" w:line="180" w:lineRule="exact"/>
        <w:rPr>
          <w:sz w:val="18"/>
          <w:szCs w:val="18"/>
        </w:rPr>
      </w:pPr>
    </w:p>
    <w:p w:rsidR="00B72476" w:rsidRDefault="00B72476">
      <w:pPr>
        <w:spacing w:line="200" w:lineRule="exact"/>
      </w:pPr>
    </w:p>
    <w:p w:rsidR="00B72476" w:rsidRDefault="00CB77E8">
      <w:pPr>
        <w:ind w:left="696"/>
        <w:rPr>
          <w:sz w:val="24"/>
          <w:szCs w:val="24"/>
        </w:rPr>
      </w:pPr>
      <w:r>
        <w:rPr>
          <w:spacing w:val="-2"/>
          <w:w w:val="109"/>
          <w:sz w:val="24"/>
          <w:szCs w:val="24"/>
        </w:rPr>
        <w:t>P</w:t>
      </w:r>
      <w:r>
        <w:rPr>
          <w:w w:val="109"/>
          <w:sz w:val="24"/>
          <w:szCs w:val="24"/>
        </w:rPr>
        <w:t xml:space="preserve">articipants.  </w:t>
      </w:r>
      <w:r>
        <w:rPr>
          <w:spacing w:val="43"/>
          <w:w w:val="109"/>
          <w:sz w:val="24"/>
          <w:szCs w:val="24"/>
        </w:rPr>
        <w:t xml:space="preserve"> </w:t>
      </w:r>
      <w:r>
        <w:rPr>
          <w:sz w:val="24"/>
          <w:szCs w:val="24"/>
        </w:rPr>
        <w:t>530</w:t>
      </w:r>
      <w:r>
        <w:rPr>
          <w:spacing w:val="-4"/>
          <w:sz w:val="24"/>
          <w:szCs w:val="24"/>
        </w:rPr>
        <w:t xml:space="preserve"> </w:t>
      </w:r>
      <w:r>
        <w:rPr>
          <w:sz w:val="24"/>
          <w:szCs w:val="24"/>
        </w:rPr>
        <w:t>M</w:t>
      </w:r>
      <w:r>
        <w:rPr>
          <w:spacing w:val="-11"/>
          <w:sz w:val="24"/>
          <w:szCs w:val="24"/>
        </w:rPr>
        <w:t>T</w:t>
      </w:r>
      <w:r>
        <w:rPr>
          <w:sz w:val="24"/>
          <w:szCs w:val="24"/>
        </w:rPr>
        <w:t>urk</w:t>
      </w:r>
      <w:r>
        <w:rPr>
          <w:spacing w:val="-7"/>
          <w:sz w:val="24"/>
          <w:szCs w:val="24"/>
        </w:rPr>
        <w:t xml:space="preserve"> </w:t>
      </w:r>
      <w:r>
        <w:rPr>
          <w:spacing w:val="-2"/>
          <w:sz w:val="24"/>
          <w:szCs w:val="24"/>
        </w:rPr>
        <w:t>w</w:t>
      </w:r>
      <w:r>
        <w:rPr>
          <w:sz w:val="24"/>
          <w:szCs w:val="24"/>
        </w:rPr>
        <w:t>or</w:t>
      </w:r>
      <w:r>
        <w:rPr>
          <w:spacing w:val="-2"/>
          <w:sz w:val="24"/>
          <w:szCs w:val="24"/>
        </w:rPr>
        <w:t>k</w:t>
      </w:r>
      <w:r>
        <w:rPr>
          <w:sz w:val="24"/>
          <w:szCs w:val="24"/>
        </w:rPr>
        <w:t>ers,</w:t>
      </w:r>
      <w:r>
        <w:rPr>
          <w:spacing w:val="-8"/>
          <w:sz w:val="24"/>
          <w:szCs w:val="24"/>
        </w:rPr>
        <w:t xml:space="preserve"> </w:t>
      </w:r>
      <w:r>
        <w:rPr>
          <w:sz w:val="24"/>
          <w:szCs w:val="24"/>
        </w:rPr>
        <w:t>recruited</w:t>
      </w:r>
      <w:r>
        <w:rPr>
          <w:spacing w:val="-9"/>
          <w:sz w:val="24"/>
          <w:szCs w:val="24"/>
        </w:rPr>
        <w:t xml:space="preserve"> </w:t>
      </w:r>
      <w:r>
        <w:rPr>
          <w:sz w:val="24"/>
          <w:szCs w:val="24"/>
        </w:rPr>
        <w:t>as</w:t>
      </w:r>
      <w:r>
        <w:rPr>
          <w:spacing w:val="-2"/>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2"/>
          <w:sz w:val="24"/>
          <w:szCs w:val="24"/>
        </w:rPr>
        <w:t xml:space="preserve"> </w:t>
      </w:r>
      <w:r>
        <w:rPr>
          <w:sz w:val="24"/>
          <w:szCs w:val="24"/>
        </w:rPr>
        <w:t>participated</w:t>
      </w:r>
      <w:r>
        <w:rPr>
          <w:spacing w:val="-11"/>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stud</w:t>
      </w:r>
      <w:r>
        <w:rPr>
          <w:spacing w:val="-16"/>
          <w:sz w:val="24"/>
          <w:szCs w:val="24"/>
        </w:rPr>
        <w:t>y</w:t>
      </w:r>
      <w:r>
        <w:rPr>
          <w:sz w:val="24"/>
          <w:szCs w:val="24"/>
        </w:rPr>
        <w:t>.</w:t>
      </w:r>
    </w:p>
    <w:p w:rsidR="00B72476" w:rsidRDefault="00B72476">
      <w:pPr>
        <w:spacing w:before="1" w:line="200" w:lineRule="exact"/>
      </w:pPr>
    </w:p>
    <w:p w:rsidR="00B72476" w:rsidRDefault="00CB77E8">
      <w:pPr>
        <w:ind w:left="696"/>
        <w:rPr>
          <w:sz w:val="24"/>
          <w:szCs w:val="24"/>
        </w:rPr>
      </w:pPr>
      <w:r>
        <w:rPr>
          <w:w w:val="108"/>
          <w:sz w:val="24"/>
          <w:szCs w:val="24"/>
        </w:rPr>
        <w:t xml:space="preserve">Materials.  </w:t>
      </w:r>
      <w:r>
        <w:rPr>
          <w:spacing w:val="45"/>
          <w:w w:val="108"/>
          <w:sz w:val="24"/>
          <w:szCs w:val="24"/>
        </w:rPr>
        <w:t xml:space="preserve"> </w:t>
      </w:r>
      <w:r>
        <w:rPr>
          <w:sz w:val="24"/>
          <w:szCs w:val="24"/>
        </w:rPr>
        <w:t>The</w:t>
      </w:r>
      <w:r>
        <w:rPr>
          <w:spacing w:val="-4"/>
          <w:sz w:val="24"/>
          <w:szCs w:val="24"/>
        </w:rPr>
        <w:t xml:space="preserve"> </w:t>
      </w:r>
      <w:r>
        <w:rPr>
          <w:sz w:val="24"/>
          <w:szCs w:val="24"/>
        </w:rPr>
        <w:t>three</w:t>
      </w:r>
      <w:r>
        <w:rPr>
          <w:spacing w:val="-5"/>
          <w:sz w:val="24"/>
          <w:szCs w:val="24"/>
        </w:rPr>
        <w:t xml:space="preserve"> </w:t>
      </w:r>
      <w:r>
        <w:rPr>
          <w:sz w:val="24"/>
          <w:szCs w:val="24"/>
        </w:rPr>
        <w:t>types</w:t>
      </w:r>
      <w:r>
        <w:rPr>
          <w:spacing w:val="-5"/>
          <w:sz w:val="24"/>
          <w:szCs w:val="24"/>
        </w:rPr>
        <w:t xml:space="preserve"> </w:t>
      </w:r>
      <w:r>
        <w:rPr>
          <w:sz w:val="24"/>
          <w:szCs w:val="24"/>
        </w:rPr>
        <w:t>of</w:t>
      </w:r>
      <w:r>
        <w:rPr>
          <w:spacing w:val="-2"/>
          <w:sz w:val="24"/>
          <w:szCs w:val="24"/>
        </w:rPr>
        <w:t xml:space="preserve"> </w:t>
      </w:r>
      <w:r>
        <w:rPr>
          <w:sz w:val="24"/>
          <w:szCs w:val="24"/>
        </w:rPr>
        <w:t>phonological</w:t>
      </w:r>
      <w:r>
        <w:rPr>
          <w:spacing w:val="-13"/>
          <w:sz w:val="24"/>
          <w:szCs w:val="24"/>
        </w:rPr>
        <w:t xml:space="preserve"> </w:t>
      </w:r>
      <w:r>
        <w:rPr>
          <w:sz w:val="24"/>
          <w:szCs w:val="24"/>
        </w:rPr>
        <w:t>coherence</w:t>
      </w:r>
      <w:r>
        <w:rPr>
          <w:position w:val="9"/>
          <w:sz w:val="16"/>
          <w:szCs w:val="16"/>
        </w:rPr>
        <w:t>5</w:t>
      </w:r>
      <w:r>
        <w:rPr>
          <w:spacing w:val="19"/>
          <w:position w:val="9"/>
          <w:sz w:val="16"/>
          <w:szCs w:val="16"/>
        </w:rPr>
        <w:t xml:space="preserve"> </w:t>
      </w:r>
      <w:r>
        <w:rPr>
          <w:sz w:val="24"/>
          <w:szCs w:val="24"/>
        </w:rPr>
        <w:t>were:</w:t>
      </w:r>
    </w:p>
    <w:p w:rsidR="00B72476" w:rsidRDefault="00B72476">
      <w:pPr>
        <w:spacing w:before="9" w:line="100" w:lineRule="exact"/>
        <w:rPr>
          <w:sz w:val="10"/>
          <w:szCs w:val="10"/>
        </w:rPr>
      </w:pPr>
    </w:p>
    <w:p w:rsidR="00B72476" w:rsidRDefault="00B72476">
      <w:pPr>
        <w:spacing w:line="200" w:lineRule="exact"/>
      </w:pPr>
    </w:p>
    <w:p w:rsidR="00B72476" w:rsidRDefault="00B72476">
      <w:pPr>
        <w:spacing w:line="200" w:lineRule="exact"/>
      </w:pPr>
    </w:p>
    <w:p w:rsidR="00B72476" w:rsidRDefault="00CB77E8">
      <w:pPr>
        <w:spacing w:line="415" w:lineRule="auto"/>
        <w:ind w:left="705" w:right="80" w:hanging="237"/>
        <w:rPr>
          <w:sz w:val="24"/>
          <w:szCs w:val="24"/>
        </w:rPr>
      </w:pPr>
      <w:r>
        <w:rPr>
          <w:w w:val="142"/>
          <w:sz w:val="24"/>
          <w:szCs w:val="24"/>
        </w:rPr>
        <w:t>•</w:t>
      </w:r>
      <w:r>
        <w:rPr>
          <w:spacing w:val="32"/>
          <w:w w:val="142"/>
          <w:sz w:val="24"/>
          <w:szCs w:val="24"/>
        </w:rPr>
        <w:t xml:space="preserve"> </w:t>
      </w:r>
      <w:r>
        <w:rPr>
          <w:sz w:val="24"/>
          <w:szCs w:val="24"/>
        </w:rPr>
        <w:t>Onset.</w:t>
      </w:r>
      <w:r>
        <w:rPr>
          <w:spacing w:val="8"/>
          <w:sz w:val="24"/>
          <w:szCs w:val="24"/>
        </w:rPr>
        <w:t xml:space="preserve"> </w:t>
      </w:r>
      <w:r>
        <w:rPr>
          <w:sz w:val="24"/>
          <w:szCs w:val="24"/>
        </w:rPr>
        <w:t>Ms</w:t>
      </w:r>
      <w:r>
        <w:rPr>
          <w:spacing w:val="-3"/>
          <w:sz w:val="24"/>
          <w:szCs w:val="24"/>
        </w:rPr>
        <w:t xml:space="preserve"> </w:t>
      </w:r>
      <w:r>
        <w:rPr>
          <w:sz w:val="24"/>
          <w:szCs w:val="24"/>
        </w:rPr>
        <w:t>all</w:t>
      </w:r>
      <w:r>
        <w:rPr>
          <w:spacing w:val="-2"/>
          <w:sz w:val="24"/>
          <w:szCs w:val="24"/>
        </w:rPr>
        <w:t xml:space="preserve"> </w:t>
      </w:r>
      <w:r>
        <w:rPr>
          <w:sz w:val="24"/>
          <w:szCs w:val="24"/>
        </w:rPr>
        <w:t>started</w:t>
      </w:r>
      <w:r>
        <w:rPr>
          <w:spacing w:val="-6"/>
          <w:sz w:val="24"/>
          <w:szCs w:val="24"/>
        </w:rPr>
        <w:t xml:space="preserve"> </w:t>
      </w:r>
      <w:r>
        <w:rPr>
          <w:sz w:val="24"/>
          <w:szCs w:val="24"/>
        </w:rPr>
        <w:t>with</w:t>
      </w:r>
      <w:r>
        <w:rPr>
          <w:spacing w:val="-4"/>
          <w:sz w:val="24"/>
          <w:szCs w:val="24"/>
        </w:rPr>
        <w:t xml:space="preserve"> </w:t>
      </w:r>
      <w:r>
        <w:rPr>
          <w:sz w:val="24"/>
          <w:szCs w:val="24"/>
        </w:rPr>
        <w:t>one</w:t>
      </w:r>
      <w:r>
        <w:rPr>
          <w:spacing w:val="-3"/>
          <w:sz w:val="24"/>
          <w:szCs w:val="24"/>
        </w:rPr>
        <w:t xml:space="preserve"> </w:t>
      </w:r>
      <w:r>
        <w:rPr>
          <w:sz w:val="24"/>
          <w:szCs w:val="24"/>
        </w:rPr>
        <w:t>consonant</w:t>
      </w:r>
      <w:r>
        <w:rPr>
          <w:spacing w:val="-10"/>
          <w:sz w:val="24"/>
          <w:szCs w:val="24"/>
        </w:rPr>
        <w:t xml:space="preserve"> </w:t>
      </w:r>
      <w:r>
        <w:rPr>
          <w:sz w:val="24"/>
          <w:szCs w:val="24"/>
        </w:rPr>
        <w:t>cluster</w:t>
      </w:r>
      <w:r>
        <w:rPr>
          <w:spacing w:val="-6"/>
          <w:sz w:val="24"/>
          <w:szCs w:val="24"/>
        </w:rPr>
        <w:t xml:space="preserve"> </w:t>
      </w:r>
      <w:r>
        <w:rPr>
          <w:sz w:val="24"/>
          <w:szCs w:val="24"/>
        </w:rPr>
        <w:t>(pladge,</w:t>
      </w:r>
      <w:r>
        <w:rPr>
          <w:spacing w:val="-8"/>
          <w:sz w:val="24"/>
          <w:szCs w:val="24"/>
        </w:rPr>
        <w:t xml:space="preserve"> </w:t>
      </w:r>
      <w:r>
        <w:rPr>
          <w:sz w:val="24"/>
          <w:szCs w:val="24"/>
        </w:rPr>
        <w:t>plaaf,</w:t>
      </w:r>
      <w:r>
        <w:rPr>
          <w:spacing w:val="-5"/>
          <w:sz w:val="24"/>
          <w:szCs w:val="24"/>
        </w:rPr>
        <w:t xml:space="preserve"> </w:t>
      </w:r>
      <w:r>
        <w:rPr>
          <w:sz w:val="24"/>
          <w:szCs w:val="24"/>
        </w:rPr>
        <w:t>plab)</w:t>
      </w:r>
      <w:r>
        <w:rPr>
          <w:spacing w:val="-5"/>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all</w:t>
      </w:r>
      <w:r>
        <w:rPr>
          <w:spacing w:val="-2"/>
          <w:sz w:val="24"/>
          <w:szCs w:val="24"/>
        </w:rPr>
        <w:t xml:space="preserve"> </w:t>
      </w:r>
      <w:r>
        <w:rPr>
          <w:sz w:val="24"/>
          <w:szCs w:val="24"/>
        </w:rPr>
        <w:t>started</w:t>
      </w:r>
      <w:r>
        <w:rPr>
          <w:spacing w:val="-6"/>
          <w:sz w:val="24"/>
          <w:szCs w:val="24"/>
        </w:rPr>
        <w:t xml:space="preserve"> </w:t>
      </w:r>
      <w:r>
        <w:rPr>
          <w:sz w:val="24"/>
          <w:szCs w:val="24"/>
        </w:rPr>
        <w:t>with another</w:t>
      </w:r>
      <w:r>
        <w:rPr>
          <w:spacing w:val="-7"/>
          <w:sz w:val="24"/>
          <w:szCs w:val="24"/>
        </w:rPr>
        <w:t xml:space="preserve"> </w:t>
      </w:r>
      <w:r>
        <w:rPr>
          <w:sz w:val="24"/>
          <w:szCs w:val="24"/>
        </w:rPr>
        <w:t>(zof,</w:t>
      </w:r>
      <w:r>
        <w:rPr>
          <w:spacing w:val="-4"/>
          <w:sz w:val="24"/>
          <w:szCs w:val="24"/>
        </w:rPr>
        <w:t xml:space="preserve"> </w:t>
      </w:r>
      <w:r>
        <w:rPr>
          <w:sz w:val="24"/>
          <w:szCs w:val="24"/>
        </w:rPr>
        <w:t>z</w:t>
      </w:r>
      <w:r>
        <w:rPr>
          <w:spacing w:val="-4"/>
          <w:sz w:val="24"/>
          <w:szCs w:val="24"/>
        </w:rPr>
        <w:t>a</w:t>
      </w:r>
      <w:r>
        <w:rPr>
          <w:sz w:val="24"/>
          <w:szCs w:val="24"/>
        </w:rPr>
        <w:t>wd,</w:t>
      </w:r>
      <w:r>
        <w:rPr>
          <w:spacing w:val="-6"/>
          <w:sz w:val="24"/>
          <w:szCs w:val="24"/>
        </w:rPr>
        <w:t xml:space="preserve"> </w:t>
      </w:r>
      <w:r>
        <w:rPr>
          <w:sz w:val="24"/>
          <w:szCs w:val="24"/>
        </w:rPr>
        <w:t>z</w:t>
      </w:r>
      <w:r>
        <w:rPr>
          <w:spacing w:val="-4"/>
          <w:sz w:val="24"/>
          <w:szCs w:val="24"/>
        </w:rPr>
        <w:t>a</w:t>
      </w:r>
      <w:r>
        <w:rPr>
          <w:sz w:val="24"/>
          <w:szCs w:val="24"/>
        </w:rPr>
        <w:t>wsh).</w:t>
      </w:r>
    </w:p>
    <w:p w:rsidR="00B72476" w:rsidRDefault="00B72476">
      <w:pPr>
        <w:spacing w:before="1" w:line="240" w:lineRule="exact"/>
        <w:rPr>
          <w:sz w:val="24"/>
          <w:szCs w:val="24"/>
        </w:rPr>
      </w:pPr>
    </w:p>
    <w:p w:rsidR="00B72476" w:rsidRDefault="00CB77E8">
      <w:pPr>
        <w:ind w:left="425" w:right="457"/>
        <w:jc w:val="center"/>
        <w:rPr>
          <w:sz w:val="24"/>
          <w:szCs w:val="24"/>
        </w:rPr>
      </w:pPr>
      <w:r>
        <w:rPr>
          <w:w w:val="142"/>
          <w:sz w:val="24"/>
          <w:szCs w:val="24"/>
        </w:rPr>
        <w:t>•</w:t>
      </w:r>
      <w:r>
        <w:rPr>
          <w:spacing w:val="32"/>
          <w:w w:val="142"/>
          <w:sz w:val="24"/>
          <w:szCs w:val="24"/>
        </w:rPr>
        <w:t xml:space="preserve"> </w:t>
      </w:r>
      <w:r>
        <w:rPr>
          <w:sz w:val="24"/>
          <w:szCs w:val="24"/>
        </w:rPr>
        <w:t>Rime.</w:t>
      </w:r>
      <w:r>
        <w:rPr>
          <w:spacing w:val="-18"/>
          <w:sz w:val="24"/>
          <w:szCs w:val="24"/>
        </w:rPr>
        <w:t xml:space="preserve"> </w:t>
      </w:r>
      <w:r>
        <w:rPr>
          <w:sz w:val="24"/>
          <w:szCs w:val="24"/>
        </w:rPr>
        <w:t>Ms</w:t>
      </w:r>
      <w:r>
        <w:rPr>
          <w:spacing w:val="-3"/>
          <w:sz w:val="24"/>
          <w:szCs w:val="24"/>
        </w:rPr>
        <w:t xml:space="preserve"> </w:t>
      </w:r>
      <w:r>
        <w:rPr>
          <w:sz w:val="24"/>
          <w:szCs w:val="24"/>
        </w:rPr>
        <w:t>all</w:t>
      </w:r>
      <w:r>
        <w:rPr>
          <w:spacing w:val="-2"/>
          <w:sz w:val="24"/>
          <w:szCs w:val="24"/>
        </w:rPr>
        <w:t xml:space="preserve"> </w:t>
      </w:r>
      <w:r>
        <w:rPr>
          <w:sz w:val="24"/>
          <w:szCs w:val="24"/>
        </w:rPr>
        <w:t>ended</w:t>
      </w:r>
      <w:r>
        <w:rPr>
          <w:spacing w:val="-6"/>
          <w:sz w:val="24"/>
          <w:szCs w:val="24"/>
        </w:rPr>
        <w:t xml:space="preserve"> </w:t>
      </w:r>
      <w:r>
        <w:rPr>
          <w:sz w:val="24"/>
          <w:szCs w:val="24"/>
        </w:rPr>
        <w:t>with</w:t>
      </w:r>
      <w:r>
        <w:rPr>
          <w:spacing w:val="-4"/>
          <w:sz w:val="24"/>
          <w:szCs w:val="24"/>
        </w:rPr>
        <w:t xml:space="preserve"> </w:t>
      </w:r>
      <w:r>
        <w:rPr>
          <w:sz w:val="24"/>
          <w:szCs w:val="24"/>
        </w:rPr>
        <w:t>one</w:t>
      </w:r>
      <w:r>
        <w:rPr>
          <w:spacing w:val="-3"/>
          <w:sz w:val="24"/>
          <w:szCs w:val="24"/>
        </w:rPr>
        <w:t xml:space="preserve"> </w:t>
      </w:r>
      <w:r>
        <w:rPr>
          <w:spacing w:val="-5"/>
          <w:sz w:val="24"/>
          <w:szCs w:val="24"/>
        </w:rPr>
        <w:t>v</w:t>
      </w:r>
      <w:r>
        <w:rPr>
          <w:spacing w:val="-6"/>
          <w:sz w:val="24"/>
          <w:szCs w:val="24"/>
        </w:rPr>
        <w:t>o</w:t>
      </w:r>
      <w:r>
        <w:rPr>
          <w:sz w:val="24"/>
          <w:szCs w:val="24"/>
        </w:rPr>
        <w:t>wel</w:t>
      </w:r>
      <w:r>
        <w:rPr>
          <w:spacing w:val="-6"/>
          <w:sz w:val="24"/>
          <w:szCs w:val="24"/>
        </w:rPr>
        <w:t xml:space="preserve"> </w:t>
      </w:r>
      <w:r>
        <w:rPr>
          <w:sz w:val="24"/>
          <w:szCs w:val="24"/>
        </w:rPr>
        <w:t>(calo,</w:t>
      </w:r>
      <w:r>
        <w:rPr>
          <w:spacing w:val="-5"/>
          <w:sz w:val="24"/>
          <w:szCs w:val="24"/>
        </w:rPr>
        <w:t xml:space="preserve"> </w:t>
      </w:r>
      <w:r>
        <w:rPr>
          <w:sz w:val="24"/>
          <w:szCs w:val="24"/>
        </w:rPr>
        <w:t>p</w:t>
      </w:r>
      <w:r>
        <w:rPr>
          <w:spacing w:val="-4"/>
          <w:sz w:val="24"/>
          <w:szCs w:val="24"/>
        </w:rPr>
        <w:t>a</w:t>
      </w:r>
      <w:r>
        <w:rPr>
          <w:sz w:val="24"/>
          <w:szCs w:val="24"/>
        </w:rPr>
        <w:t>wmo,</w:t>
      </w:r>
      <w:r>
        <w:rPr>
          <w:spacing w:val="-8"/>
          <w:sz w:val="24"/>
          <w:szCs w:val="24"/>
        </w:rPr>
        <w:t xml:space="preserve"> </w:t>
      </w:r>
      <w:r>
        <w:rPr>
          <w:sz w:val="24"/>
          <w:szCs w:val="24"/>
        </w:rPr>
        <w:t>marfo)</w:t>
      </w:r>
      <w:r>
        <w:rPr>
          <w:spacing w:val="-7"/>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all</w:t>
      </w:r>
      <w:r>
        <w:rPr>
          <w:spacing w:val="-2"/>
          <w:sz w:val="24"/>
          <w:szCs w:val="24"/>
        </w:rPr>
        <w:t xml:space="preserve"> </w:t>
      </w:r>
      <w:r>
        <w:rPr>
          <w:sz w:val="24"/>
          <w:szCs w:val="24"/>
        </w:rPr>
        <w:t>ended</w:t>
      </w:r>
      <w:r>
        <w:rPr>
          <w:spacing w:val="-6"/>
          <w:sz w:val="24"/>
          <w:szCs w:val="24"/>
        </w:rPr>
        <w:t xml:space="preserve"> </w:t>
      </w:r>
      <w:r>
        <w:rPr>
          <w:sz w:val="24"/>
          <w:szCs w:val="24"/>
        </w:rPr>
        <w:t>with</w:t>
      </w:r>
      <w:r>
        <w:rPr>
          <w:spacing w:val="-4"/>
          <w:sz w:val="24"/>
          <w:szCs w:val="24"/>
        </w:rPr>
        <w:t xml:space="preserve"> </w:t>
      </w:r>
      <w:r>
        <w:rPr>
          <w:w w:val="99"/>
          <w:sz w:val="24"/>
          <w:szCs w:val="24"/>
        </w:rPr>
        <w:t>another</w:t>
      </w:r>
    </w:p>
    <w:p w:rsidR="00B72476" w:rsidRDefault="00B72476">
      <w:pPr>
        <w:spacing w:before="2" w:line="200" w:lineRule="exact"/>
      </w:pPr>
    </w:p>
    <w:p w:rsidR="00B72476" w:rsidRDefault="00CB77E8">
      <w:pPr>
        <w:ind w:left="705"/>
        <w:rPr>
          <w:sz w:val="24"/>
          <w:szCs w:val="24"/>
        </w:rPr>
      </w:pPr>
      <w:r>
        <w:rPr>
          <w:sz w:val="24"/>
          <w:szCs w:val="24"/>
        </w:rPr>
        <w:t>(zaygee,</w:t>
      </w:r>
      <w:r>
        <w:rPr>
          <w:spacing w:val="-8"/>
          <w:sz w:val="24"/>
          <w:szCs w:val="24"/>
        </w:rPr>
        <w:t xml:space="preserve"> </w:t>
      </w:r>
      <w:r>
        <w:rPr>
          <w:sz w:val="24"/>
          <w:szCs w:val="24"/>
        </w:rPr>
        <w:t>kaisee,</w:t>
      </w:r>
      <w:r>
        <w:rPr>
          <w:spacing w:val="-7"/>
          <w:sz w:val="24"/>
          <w:szCs w:val="24"/>
        </w:rPr>
        <w:t xml:space="preserve"> </w:t>
      </w:r>
      <w:r>
        <w:rPr>
          <w:sz w:val="24"/>
          <w:szCs w:val="24"/>
        </w:rPr>
        <w:t>tetchee).</w:t>
      </w:r>
    </w:p>
    <w:p w:rsidR="00B72476" w:rsidRDefault="00B72476">
      <w:pPr>
        <w:spacing w:line="200" w:lineRule="exact"/>
      </w:pPr>
    </w:p>
    <w:p w:rsidR="00B72476" w:rsidRDefault="00B72476">
      <w:pPr>
        <w:spacing w:before="16" w:line="220" w:lineRule="exact"/>
        <w:rPr>
          <w:sz w:val="22"/>
          <w:szCs w:val="22"/>
        </w:rPr>
      </w:pPr>
    </w:p>
    <w:p w:rsidR="00B72476" w:rsidRDefault="00CB77E8">
      <w:pPr>
        <w:ind w:left="469"/>
        <w:rPr>
          <w:sz w:val="24"/>
          <w:szCs w:val="24"/>
        </w:rPr>
      </w:pPr>
      <w:r>
        <w:rPr>
          <w:w w:val="142"/>
          <w:sz w:val="24"/>
          <w:szCs w:val="24"/>
        </w:rPr>
        <w:t>•</w:t>
      </w:r>
      <w:r>
        <w:rPr>
          <w:spacing w:val="32"/>
          <w:w w:val="142"/>
          <w:sz w:val="24"/>
          <w:szCs w:val="24"/>
        </w:rPr>
        <w:t xml:space="preserve"> </w:t>
      </w:r>
      <w:r>
        <w:rPr>
          <w:sz w:val="24"/>
          <w:szCs w:val="24"/>
        </w:rPr>
        <w:t>Syllable</w:t>
      </w:r>
      <w:r>
        <w:rPr>
          <w:spacing w:val="-16"/>
          <w:sz w:val="24"/>
          <w:szCs w:val="24"/>
        </w:rPr>
        <w:t xml:space="preserve"> </w:t>
      </w:r>
      <w:r>
        <w:rPr>
          <w:sz w:val="24"/>
          <w:szCs w:val="24"/>
        </w:rPr>
        <w:t>count.</w:t>
      </w:r>
      <w:r>
        <w:rPr>
          <w:spacing w:val="8"/>
          <w:sz w:val="24"/>
          <w:szCs w:val="24"/>
        </w:rPr>
        <w:t xml:space="preserve"> </w:t>
      </w:r>
      <w:r>
        <w:rPr>
          <w:sz w:val="24"/>
          <w:szCs w:val="24"/>
        </w:rPr>
        <w:t>Ms</w:t>
      </w:r>
      <w:r>
        <w:rPr>
          <w:spacing w:val="-3"/>
          <w:sz w:val="24"/>
          <w:szCs w:val="24"/>
        </w:rPr>
        <w:t xml:space="preserve"> </w:t>
      </w:r>
      <w:r>
        <w:rPr>
          <w:sz w:val="24"/>
          <w:szCs w:val="24"/>
        </w:rPr>
        <w:t>were</w:t>
      </w:r>
      <w:r>
        <w:rPr>
          <w:spacing w:val="-5"/>
          <w:sz w:val="24"/>
          <w:szCs w:val="24"/>
        </w:rPr>
        <w:t xml:space="preserve"> </w:t>
      </w:r>
      <w:r>
        <w:rPr>
          <w:sz w:val="24"/>
          <w:szCs w:val="24"/>
        </w:rPr>
        <w:t>disyllabic</w:t>
      </w:r>
      <w:r>
        <w:rPr>
          <w:spacing w:val="-9"/>
          <w:sz w:val="24"/>
          <w:szCs w:val="24"/>
        </w:rPr>
        <w:t xml:space="preserve"> </w:t>
      </w:r>
      <w:r>
        <w:rPr>
          <w:sz w:val="24"/>
          <w:szCs w:val="24"/>
        </w:rPr>
        <w:t>(coomo,</w:t>
      </w:r>
      <w:r>
        <w:rPr>
          <w:spacing w:val="-8"/>
          <w:sz w:val="24"/>
          <w:szCs w:val="24"/>
        </w:rPr>
        <w:t xml:space="preserve"> </w:t>
      </w:r>
      <w:r>
        <w:rPr>
          <w:sz w:val="24"/>
          <w:szCs w:val="24"/>
        </w:rPr>
        <w:t>fengle,</w:t>
      </w:r>
      <w:r>
        <w:rPr>
          <w:spacing w:val="-7"/>
          <w:sz w:val="24"/>
          <w:szCs w:val="24"/>
        </w:rPr>
        <w:t xml:space="preserve"> </w:t>
      </w:r>
      <w:r>
        <w:rPr>
          <w:sz w:val="24"/>
          <w:szCs w:val="24"/>
        </w:rPr>
        <w:t>kaisee)</w:t>
      </w:r>
      <w:r>
        <w:rPr>
          <w:spacing w:val="-7"/>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were</w:t>
      </w:r>
      <w:r>
        <w:rPr>
          <w:spacing w:val="-5"/>
          <w:sz w:val="24"/>
          <w:szCs w:val="24"/>
        </w:rPr>
        <w:t xml:space="preserve"> </w:t>
      </w:r>
      <w:r>
        <w:rPr>
          <w:sz w:val="24"/>
          <w:szCs w:val="24"/>
        </w:rPr>
        <w:t>monosyllabic</w:t>
      </w:r>
    </w:p>
    <w:p w:rsidR="00B72476" w:rsidRDefault="00B72476">
      <w:pPr>
        <w:spacing w:before="2" w:line="200" w:lineRule="exact"/>
      </w:pPr>
    </w:p>
    <w:p w:rsidR="00B72476" w:rsidRDefault="00CB77E8">
      <w:pPr>
        <w:ind w:left="705"/>
        <w:rPr>
          <w:sz w:val="24"/>
          <w:szCs w:val="24"/>
        </w:rPr>
      </w:pPr>
      <w:r>
        <w:rPr>
          <w:sz w:val="24"/>
          <w:szCs w:val="24"/>
        </w:rPr>
        <w:t>(gope,</w:t>
      </w:r>
      <w:r>
        <w:rPr>
          <w:spacing w:val="-6"/>
          <w:sz w:val="24"/>
          <w:szCs w:val="24"/>
        </w:rPr>
        <w:t xml:space="preserve"> </w:t>
      </w:r>
      <w:r>
        <w:rPr>
          <w:sz w:val="24"/>
          <w:szCs w:val="24"/>
        </w:rPr>
        <w:t>jic,</w:t>
      </w:r>
      <w:r>
        <w:rPr>
          <w:spacing w:val="-3"/>
          <w:sz w:val="24"/>
          <w:szCs w:val="24"/>
        </w:rPr>
        <w:t xml:space="preserve"> </w:t>
      </w:r>
      <w:r>
        <w:rPr>
          <w:sz w:val="24"/>
          <w:szCs w:val="24"/>
        </w:rPr>
        <w:t>s</w:t>
      </w:r>
      <w:r>
        <w:rPr>
          <w:spacing w:val="-2"/>
          <w:sz w:val="24"/>
          <w:szCs w:val="24"/>
        </w:rPr>
        <w:t>k</w:t>
      </w:r>
      <w:r>
        <w:rPr>
          <w:sz w:val="24"/>
          <w:szCs w:val="24"/>
        </w:rPr>
        <w:t>e</w:t>
      </w:r>
      <w:r>
        <w:rPr>
          <w:spacing w:val="-4"/>
          <w:sz w:val="24"/>
          <w:szCs w:val="24"/>
        </w:rPr>
        <w:t>e</w:t>
      </w:r>
      <w:r>
        <w:rPr>
          <w:sz w:val="24"/>
          <w:szCs w:val="24"/>
        </w:rPr>
        <w:t>ge).</w:t>
      </w:r>
    </w:p>
    <w:p w:rsidR="00B72476" w:rsidRDefault="00B72476">
      <w:pPr>
        <w:spacing w:before="9" w:line="100" w:lineRule="exact"/>
        <w:rPr>
          <w:sz w:val="10"/>
          <w:szCs w:val="10"/>
        </w:rPr>
      </w:pPr>
    </w:p>
    <w:p w:rsidR="00B72476" w:rsidRDefault="00B72476">
      <w:pPr>
        <w:spacing w:line="200" w:lineRule="exact"/>
      </w:pPr>
    </w:p>
    <w:p w:rsidR="00B72476" w:rsidRDefault="00B72476">
      <w:pPr>
        <w:spacing w:line="200" w:lineRule="exact"/>
      </w:pPr>
    </w:p>
    <w:p w:rsidR="00B72476" w:rsidRDefault="00CB77E8">
      <w:pPr>
        <w:ind w:left="696"/>
        <w:rPr>
          <w:sz w:val="24"/>
          <w:szCs w:val="24"/>
        </w:rPr>
      </w:pPr>
      <w:r>
        <w:rPr>
          <w:sz w:val="24"/>
          <w:szCs w:val="24"/>
        </w:rPr>
        <w:t>Design</w:t>
      </w:r>
      <w:r>
        <w:rPr>
          <w:spacing w:val="7"/>
          <w:sz w:val="24"/>
          <w:szCs w:val="24"/>
        </w:rPr>
        <w:t xml:space="preserve"> </w:t>
      </w:r>
      <w:r>
        <w:rPr>
          <w:sz w:val="24"/>
          <w:szCs w:val="24"/>
        </w:rPr>
        <w:t>and</w:t>
      </w:r>
      <w:r>
        <w:rPr>
          <w:spacing w:val="38"/>
          <w:sz w:val="24"/>
          <w:szCs w:val="24"/>
        </w:rPr>
        <w:t xml:space="preserve"> </w:t>
      </w:r>
      <w:r>
        <w:rPr>
          <w:w w:val="108"/>
          <w:sz w:val="24"/>
          <w:szCs w:val="24"/>
        </w:rPr>
        <w:t>P</w:t>
      </w:r>
      <w:r>
        <w:rPr>
          <w:spacing w:val="-4"/>
          <w:w w:val="108"/>
          <w:sz w:val="24"/>
          <w:szCs w:val="24"/>
        </w:rPr>
        <w:t>r</w:t>
      </w:r>
      <w:r>
        <w:rPr>
          <w:w w:val="108"/>
          <w:sz w:val="24"/>
          <w:szCs w:val="24"/>
        </w:rPr>
        <w:t>ocedu</w:t>
      </w:r>
      <w:r>
        <w:rPr>
          <w:spacing w:val="-4"/>
          <w:w w:val="108"/>
          <w:sz w:val="24"/>
          <w:szCs w:val="24"/>
        </w:rPr>
        <w:t>r</w:t>
      </w:r>
      <w:r>
        <w:rPr>
          <w:w w:val="108"/>
          <w:sz w:val="24"/>
          <w:szCs w:val="24"/>
        </w:rPr>
        <w:t xml:space="preserve">e.  </w:t>
      </w:r>
      <w:r>
        <w:rPr>
          <w:spacing w:val="45"/>
          <w:w w:val="108"/>
          <w:sz w:val="24"/>
          <w:szCs w:val="24"/>
        </w:rPr>
        <w:t xml:space="preserve"> </w:t>
      </w:r>
      <w:r>
        <w:rPr>
          <w:sz w:val="24"/>
          <w:szCs w:val="24"/>
        </w:rPr>
        <w:t>The</w:t>
      </w:r>
      <w:r>
        <w:rPr>
          <w:spacing w:val="-4"/>
          <w:sz w:val="24"/>
          <w:szCs w:val="24"/>
        </w:rPr>
        <w:t xml:space="preserve"> </w:t>
      </w:r>
      <w:r>
        <w:rPr>
          <w:sz w:val="24"/>
          <w:szCs w:val="24"/>
        </w:rPr>
        <w:t>method</w:t>
      </w:r>
      <w:r>
        <w:rPr>
          <w:spacing w:val="-7"/>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identical</w:t>
      </w:r>
      <w:r>
        <w:rPr>
          <w:spacing w:val="-8"/>
          <w:sz w:val="24"/>
          <w:szCs w:val="24"/>
        </w:rPr>
        <w:t xml:space="preserve"> </w:t>
      </w:r>
      <w:r>
        <w:rPr>
          <w:sz w:val="24"/>
          <w:szCs w:val="24"/>
        </w:rPr>
        <w:t>to</w:t>
      </w:r>
      <w:r>
        <w:rPr>
          <w:spacing w:val="-2"/>
          <w:sz w:val="24"/>
          <w:szCs w:val="24"/>
        </w:rPr>
        <w:t xml:space="preserve"> </w:t>
      </w:r>
      <w:r>
        <w:rPr>
          <w:sz w:val="24"/>
          <w:szCs w:val="24"/>
        </w:rPr>
        <w:t>that</w:t>
      </w:r>
      <w:r>
        <w:rPr>
          <w:spacing w:val="-4"/>
          <w:sz w:val="24"/>
          <w:szCs w:val="24"/>
        </w:rPr>
        <w:t xml:space="preserve"> </w:t>
      </w:r>
      <w:r>
        <w:rPr>
          <w:sz w:val="24"/>
          <w:szCs w:val="24"/>
        </w:rPr>
        <w:t>of</w:t>
      </w:r>
      <w:r>
        <w:rPr>
          <w:spacing w:val="-2"/>
          <w:sz w:val="24"/>
          <w:szCs w:val="24"/>
        </w:rPr>
        <w:t xml:space="preserve"> </w:t>
      </w:r>
      <w:r>
        <w:rPr>
          <w:sz w:val="24"/>
          <w:szCs w:val="24"/>
        </w:rPr>
        <w:t>Experiment</w:t>
      </w:r>
      <w:r>
        <w:rPr>
          <w:spacing w:val="-11"/>
          <w:sz w:val="24"/>
          <w:szCs w:val="24"/>
        </w:rPr>
        <w:t xml:space="preserve"> </w:t>
      </w:r>
      <w:r>
        <w:rPr>
          <w:sz w:val="24"/>
          <w:szCs w:val="24"/>
        </w:rPr>
        <w:t>1.</w:t>
      </w:r>
    </w:p>
    <w:p w:rsidR="00B72476" w:rsidRDefault="00B72476">
      <w:pPr>
        <w:spacing w:before="2" w:line="100" w:lineRule="exact"/>
        <w:rPr>
          <w:sz w:val="10"/>
          <w:szCs w:val="10"/>
        </w:rPr>
      </w:pPr>
    </w:p>
    <w:p w:rsidR="00B72476" w:rsidRDefault="00B72476">
      <w:pPr>
        <w:spacing w:line="200" w:lineRule="exact"/>
      </w:pPr>
    </w:p>
    <w:p w:rsidR="00B72476" w:rsidRDefault="00B72476">
      <w:pPr>
        <w:spacing w:line="200" w:lineRule="exact"/>
      </w:pPr>
    </w:p>
    <w:p w:rsidR="00B72476" w:rsidRDefault="00CB77E8">
      <w:pPr>
        <w:ind w:left="120" w:right="7119"/>
        <w:jc w:val="both"/>
        <w:rPr>
          <w:sz w:val="24"/>
          <w:szCs w:val="24"/>
        </w:rPr>
      </w:pPr>
      <w:r>
        <w:rPr>
          <w:sz w:val="24"/>
          <w:szCs w:val="24"/>
        </w:rPr>
        <w:t>Results</w:t>
      </w:r>
      <w:r>
        <w:rPr>
          <w:spacing w:val="35"/>
          <w:sz w:val="24"/>
          <w:szCs w:val="24"/>
        </w:rPr>
        <w:t xml:space="preserve"> </w:t>
      </w:r>
      <w:r>
        <w:rPr>
          <w:sz w:val="24"/>
          <w:szCs w:val="24"/>
        </w:rPr>
        <w:t>and</w:t>
      </w:r>
      <w:r>
        <w:rPr>
          <w:spacing w:val="38"/>
          <w:sz w:val="24"/>
          <w:szCs w:val="24"/>
        </w:rPr>
        <w:t xml:space="preserve"> </w:t>
      </w:r>
      <w:r>
        <w:rPr>
          <w:w w:val="102"/>
          <w:sz w:val="24"/>
          <w:szCs w:val="24"/>
        </w:rPr>
        <w:t>Discussion</w:t>
      </w:r>
    </w:p>
    <w:p w:rsidR="00B72476" w:rsidRDefault="00B72476">
      <w:pPr>
        <w:spacing w:before="5" w:line="180" w:lineRule="exact"/>
        <w:rPr>
          <w:sz w:val="18"/>
          <w:szCs w:val="18"/>
        </w:rPr>
      </w:pPr>
    </w:p>
    <w:p w:rsidR="00B72476" w:rsidRDefault="00B72476">
      <w:pPr>
        <w:spacing w:line="200" w:lineRule="exact"/>
      </w:pPr>
    </w:p>
    <w:p w:rsidR="00B72476" w:rsidRDefault="00CB77E8">
      <w:pPr>
        <w:ind w:left="696"/>
        <w:rPr>
          <w:sz w:val="24"/>
          <w:szCs w:val="24"/>
        </w:rPr>
      </w:pPr>
      <w:r>
        <w:rPr>
          <w:spacing w:val="-19"/>
          <w:sz w:val="24"/>
          <w:szCs w:val="24"/>
        </w:rPr>
        <w:t>W</w:t>
      </w:r>
      <w:r>
        <w:rPr>
          <w:sz w:val="24"/>
          <w:szCs w:val="24"/>
        </w:rPr>
        <w:t>e</w:t>
      </w:r>
      <w:r>
        <w:rPr>
          <w:spacing w:val="-5"/>
          <w:sz w:val="24"/>
          <w:szCs w:val="24"/>
        </w:rPr>
        <w:t xml:space="preserve"> </w:t>
      </w:r>
      <w:r>
        <w:rPr>
          <w:sz w:val="24"/>
          <w:szCs w:val="24"/>
        </w:rPr>
        <w:t>discarded</w:t>
      </w:r>
      <w:r>
        <w:rPr>
          <w:spacing w:val="-11"/>
          <w:sz w:val="24"/>
          <w:szCs w:val="24"/>
        </w:rPr>
        <w:t xml:space="preserve"> </w:t>
      </w:r>
      <w:r>
        <w:rPr>
          <w:sz w:val="24"/>
          <w:szCs w:val="24"/>
        </w:rPr>
        <w:t>the</w:t>
      </w:r>
      <w:r>
        <w:rPr>
          <w:spacing w:val="-5"/>
          <w:sz w:val="24"/>
          <w:szCs w:val="24"/>
        </w:rPr>
        <w:t xml:space="preserve"> </w:t>
      </w:r>
      <w:r>
        <w:rPr>
          <w:sz w:val="24"/>
          <w:szCs w:val="24"/>
        </w:rPr>
        <w:t>42</w:t>
      </w:r>
      <w:r>
        <w:rPr>
          <w:spacing w:val="-4"/>
          <w:sz w:val="24"/>
          <w:szCs w:val="24"/>
        </w:rPr>
        <w:t xml:space="preserve"> </w:t>
      </w:r>
      <w:r>
        <w:rPr>
          <w:sz w:val="24"/>
          <w:szCs w:val="24"/>
        </w:rPr>
        <w:t>participants</w:t>
      </w:r>
      <w:r>
        <w:rPr>
          <w:spacing w:val="-13"/>
          <w:sz w:val="24"/>
          <w:szCs w:val="24"/>
        </w:rPr>
        <w:t xml:space="preserve"> </w:t>
      </w:r>
      <w:r>
        <w:rPr>
          <w:sz w:val="24"/>
          <w:szCs w:val="24"/>
        </w:rPr>
        <w:t>who</w:t>
      </w:r>
      <w:r>
        <w:rPr>
          <w:spacing w:val="-6"/>
          <w:sz w:val="24"/>
          <w:szCs w:val="24"/>
        </w:rPr>
        <w:t xml:space="preserve"> </w:t>
      </w:r>
      <w:r>
        <w:rPr>
          <w:sz w:val="24"/>
          <w:szCs w:val="24"/>
        </w:rPr>
        <w:t>did</w:t>
      </w:r>
      <w:r>
        <w:rPr>
          <w:spacing w:val="-5"/>
          <w:sz w:val="24"/>
          <w:szCs w:val="24"/>
        </w:rPr>
        <w:t xml:space="preserve"> </w:t>
      </w:r>
      <w:r>
        <w:rPr>
          <w:sz w:val="24"/>
          <w:szCs w:val="24"/>
        </w:rPr>
        <w:t>not</w:t>
      </w:r>
      <w:r>
        <w:rPr>
          <w:spacing w:val="-5"/>
          <w:sz w:val="24"/>
          <w:szCs w:val="24"/>
        </w:rPr>
        <w:t xml:space="preserve"> </w:t>
      </w:r>
      <w:r>
        <w:rPr>
          <w:sz w:val="24"/>
          <w:szCs w:val="24"/>
        </w:rPr>
        <w:t>pass</w:t>
      </w:r>
      <w:r>
        <w:rPr>
          <w:spacing w:val="-6"/>
          <w:sz w:val="24"/>
          <w:szCs w:val="24"/>
        </w:rPr>
        <w:t xml:space="preserve"> </w:t>
      </w:r>
      <w:r>
        <w:rPr>
          <w:sz w:val="24"/>
          <w:szCs w:val="24"/>
        </w:rPr>
        <w:t>all</w:t>
      </w:r>
      <w:r>
        <w:rPr>
          <w:spacing w:val="-4"/>
          <w:sz w:val="24"/>
          <w:szCs w:val="24"/>
        </w:rPr>
        <w:t xml:space="preserve"> </w:t>
      </w:r>
      <w:r>
        <w:rPr>
          <w:sz w:val="24"/>
          <w:szCs w:val="24"/>
        </w:rPr>
        <w:t>the</w:t>
      </w:r>
      <w:r>
        <w:rPr>
          <w:spacing w:val="-5"/>
          <w:sz w:val="24"/>
          <w:szCs w:val="24"/>
        </w:rPr>
        <w:t xml:space="preserve"> </w:t>
      </w:r>
      <w:r>
        <w:rPr>
          <w:sz w:val="24"/>
          <w:szCs w:val="24"/>
        </w:rPr>
        <w:t>catch</w:t>
      </w:r>
      <w:r>
        <w:rPr>
          <w:spacing w:val="-7"/>
          <w:sz w:val="24"/>
          <w:szCs w:val="24"/>
        </w:rPr>
        <w:t xml:space="preserve"> </w:t>
      </w:r>
      <w:r>
        <w:rPr>
          <w:sz w:val="24"/>
          <w:szCs w:val="24"/>
        </w:rPr>
        <w:t>trials.</w:t>
      </w:r>
      <w:r>
        <w:rPr>
          <w:spacing w:val="9"/>
          <w:sz w:val="24"/>
          <w:szCs w:val="24"/>
        </w:rPr>
        <w:t xml:space="preserve"> </w:t>
      </w:r>
      <w:r>
        <w:rPr>
          <w:sz w:val="24"/>
          <w:szCs w:val="24"/>
        </w:rPr>
        <w:t>Results</w:t>
      </w:r>
      <w:r>
        <w:rPr>
          <w:spacing w:val="-9"/>
          <w:sz w:val="24"/>
          <w:szCs w:val="24"/>
        </w:rPr>
        <w:t xml:space="preserve"> </w:t>
      </w:r>
      <w:r>
        <w:rPr>
          <w:sz w:val="24"/>
          <w:szCs w:val="24"/>
        </w:rPr>
        <w:t>are</w:t>
      </w:r>
      <w:r>
        <w:rPr>
          <w:spacing w:val="-5"/>
          <w:sz w:val="24"/>
          <w:szCs w:val="24"/>
        </w:rPr>
        <w:t xml:space="preserve"> </w:t>
      </w:r>
      <w:r>
        <w:rPr>
          <w:sz w:val="24"/>
          <w:szCs w:val="24"/>
        </w:rPr>
        <w:t>graphed</w:t>
      </w:r>
      <w:r>
        <w:rPr>
          <w:spacing w:val="-10"/>
          <w:sz w:val="24"/>
          <w:szCs w:val="24"/>
        </w:rPr>
        <w:t xml:space="preserve"> </w:t>
      </w:r>
      <w:r>
        <w:rPr>
          <w:sz w:val="24"/>
          <w:szCs w:val="24"/>
        </w:rPr>
        <w:t>in</w:t>
      </w:r>
    </w:p>
    <w:p w:rsidR="00B72476" w:rsidRDefault="00B72476">
      <w:pPr>
        <w:spacing w:before="2" w:line="200" w:lineRule="exact"/>
      </w:pPr>
    </w:p>
    <w:p w:rsidR="00B72476" w:rsidRDefault="00875887">
      <w:pPr>
        <w:ind w:left="120" w:right="203"/>
        <w:jc w:val="both"/>
        <w:rPr>
          <w:sz w:val="24"/>
          <w:szCs w:val="24"/>
        </w:rPr>
      </w:pPr>
      <w:r>
        <w:rPr>
          <w:noProof/>
        </w:rPr>
        <mc:AlternateContent>
          <mc:Choice Requires="wpg">
            <w:drawing>
              <wp:anchor distT="0" distB="0" distL="114300" distR="114300" simplePos="0" relativeHeight="503314334" behindDoc="1" locked="0" layoutInCell="1" allowOverlap="1">
                <wp:simplePos x="0" y="0"/>
                <wp:positionH relativeFrom="page">
                  <wp:posOffset>914400</wp:posOffset>
                </wp:positionH>
                <wp:positionV relativeFrom="paragraph">
                  <wp:posOffset>291465</wp:posOffset>
                </wp:positionV>
                <wp:extent cx="457200" cy="0"/>
                <wp:effectExtent l="0" t="0" r="927100" b="305435"/>
                <wp:wrapNone/>
                <wp:docPr id="831"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0"/>
                          <a:chOff x="1440" y="460"/>
                          <a:chExt cx="720" cy="0"/>
                        </a:xfrm>
                      </wpg:grpSpPr>
                      <wps:wsp>
                        <wps:cNvPr id="832" name="Freeform 828"/>
                        <wps:cNvSpPr>
                          <a:spLocks noEditPoints="1"/>
                        </wps:cNvSpPr>
                        <wps:spPr bwMode="auto">
                          <a:xfrm>
                            <a:off x="2880" y="920"/>
                            <a:ext cx="720" cy="0"/>
                          </a:xfrm>
                          <a:custGeom>
                            <a:avLst/>
                            <a:gdLst>
                              <a:gd name="T0" fmla="+- 0 1440 1440"/>
                              <a:gd name="T1" fmla="*/ T0 w 720"/>
                              <a:gd name="T2" fmla="+- 0 2160 1440"/>
                              <a:gd name="T3" fmla="*/ T2 w 720"/>
                            </a:gdLst>
                            <a:ahLst/>
                            <a:cxnLst>
                              <a:cxn ang="0">
                                <a:pos x="T1" y="0"/>
                              </a:cxn>
                              <a:cxn ang="0">
                                <a:pos x="T3" y="0"/>
                              </a:cxn>
                            </a:cxnLst>
                            <a:rect l="0" t="0" r="r" b="b"/>
                            <a:pathLst>
                              <a:path w="720">
                                <a:moveTo>
                                  <a:pt x="0" y="0"/>
                                </a:moveTo>
                                <a:lnTo>
                                  <a:pt x="720" y="0"/>
                                </a:lnTo>
                              </a:path>
                            </a:pathLst>
                          </a:custGeom>
                          <a:noFill/>
                          <a:ln w="15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7" o:spid="_x0000_s1026" style="position:absolute;margin-left:1in;margin-top:22.95pt;width:36pt;height:0;z-index:-2146;mso-position-horizontal-relative:page" coordorigin="1440,460" coordsize="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">
                <v:polyline id="Freeform 828" o:spid="_x0000_s1027" style="position:absolute;visibility:visible;mso-wrap-style:square;v-text-anchor:top" points="2880,920,3600,920" coordsize="7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F8lKwQAA&#10;ANwAAAAPAAAAZHJzL2Rvd25yZXYueG1sRI9Ra8JAEITfhf6HYwXf9GICRaKnlJTSPlr1Byy5bRLM&#10;7YW7bUz/fU8QfBxm5htmd5hcr0YKsfNsYL3KQBHX3nbcGLicP5YbUFGQLfaeycAfRTjsX2Y7LK2/&#10;8TeNJ2lUgnAs0UArMpRax7olh3HlB+Lk/fjgUJIMjbYBbwnuep1n2at22HFaaHGgqqX6evp1Bobw&#10;XutKJP88FmPWVEXsr5dozGI+vW1BCU3yDD/aX9bApsjhfiYdAb3/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BfJSsEAAADcAAAADwAAAAAAAAAAAAAAAACXAgAAZHJzL2Rvd25y&#10;ZXYueG1sUEsFBgAAAAAEAAQA9QAAAIUDAAAAAA==&#10;" filled="f" strokeweight="1587emu">
                  <v:path arrowok="t" o:connecttype="custom" o:connectlocs="0,0;720,0" o:connectangles="0,0"/>
                  <o:lock v:ext="edit" verticies="t"/>
                </v:polyline>
                <w10:wrap anchorx="page"/>
              </v:group>
            </w:pict>
          </mc:Fallback>
        </mc:AlternateContent>
      </w:r>
      <w:r w:rsidR="00CB77E8">
        <w:rPr>
          <w:sz w:val="24"/>
          <w:szCs w:val="24"/>
        </w:rPr>
        <w:t>Figure</w:t>
      </w:r>
      <w:r w:rsidR="00CB77E8">
        <w:rPr>
          <w:spacing w:val="-6"/>
          <w:sz w:val="24"/>
          <w:szCs w:val="24"/>
        </w:rPr>
        <w:t xml:space="preserve"> </w:t>
      </w:r>
      <w:r w:rsidR="00CB77E8">
        <w:rPr>
          <w:sz w:val="24"/>
          <w:szCs w:val="24"/>
        </w:rPr>
        <w:t>5.</w:t>
      </w:r>
      <w:r w:rsidR="00CB77E8">
        <w:rPr>
          <w:spacing w:val="12"/>
          <w:sz w:val="24"/>
          <w:szCs w:val="24"/>
        </w:rPr>
        <w:t xml:space="preserve"> </w:t>
      </w:r>
      <w:r w:rsidR="00CB77E8">
        <w:rPr>
          <w:sz w:val="24"/>
          <w:szCs w:val="24"/>
        </w:rPr>
        <w:t>Using</w:t>
      </w:r>
      <w:r w:rsidR="00CB77E8">
        <w:rPr>
          <w:spacing w:val="-6"/>
          <w:sz w:val="24"/>
          <w:szCs w:val="24"/>
        </w:rPr>
        <w:t xml:space="preserve"> </w:t>
      </w:r>
      <w:r w:rsidR="00CB77E8">
        <w:rPr>
          <w:sz w:val="24"/>
          <w:szCs w:val="24"/>
        </w:rPr>
        <w:t>a</w:t>
      </w:r>
      <w:r w:rsidR="00CB77E8">
        <w:rPr>
          <w:spacing w:val="-1"/>
          <w:sz w:val="24"/>
          <w:szCs w:val="24"/>
        </w:rPr>
        <w:t xml:space="preserve"> </w:t>
      </w:r>
      <w:r w:rsidR="00CB77E8">
        <w:rPr>
          <w:sz w:val="24"/>
          <w:szCs w:val="24"/>
        </w:rPr>
        <w:t>r</w:t>
      </w:r>
      <w:r w:rsidR="00CB77E8">
        <w:rPr>
          <w:spacing w:val="-4"/>
          <w:sz w:val="24"/>
          <w:szCs w:val="24"/>
        </w:rPr>
        <w:t>e</w:t>
      </w:r>
      <w:r w:rsidR="00CB77E8">
        <w:rPr>
          <w:sz w:val="24"/>
          <w:szCs w:val="24"/>
        </w:rPr>
        <w:t>gression</w:t>
      </w:r>
      <w:r w:rsidR="00CB77E8">
        <w:rPr>
          <w:spacing w:val="-10"/>
          <w:sz w:val="24"/>
          <w:szCs w:val="24"/>
        </w:rPr>
        <w:t xml:space="preserve"> </w:t>
      </w:r>
      <w:r w:rsidR="00CB77E8">
        <w:rPr>
          <w:sz w:val="24"/>
          <w:szCs w:val="24"/>
        </w:rPr>
        <w:t>model</w:t>
      </w:r>
      <w:r w:rsidR="00CB77E8">
        <w:rPr>
          <w:spacing w:val="-6"/>
          <w:sz w:val="24"/>
          <w:szCs w:val="24"/>
        </w:rPr>
        <w:t xml:space="preserve"> </w:t>
      </w:r>
      <w:r w:rsidR="00CB77E8">
        <w:rPr>
          <w:sz w:val="24"/>
          <w:szCs w:val="24"/>
        </w:rPr>
        <w:t>with</w:t>
      </w:r>
      <w:r w:rsidR="00CB77E8">
        <w:rPr>
          <w:spacing w:val="-4"/>
          <w:sz w:val="24"/>
          <w:szCs w:val="24"/>
        </w:rPr>
        <w:t xml:space="preserve"> </w:t>
      </w:r>
      <w:r w:rsidR="00CB77E8">
        <w:rPr>
          <w:sz w:val="24"/>
          <w:szCs w:val="24"/>
        </w:rPr>
        <w:t>main</w:t>
      </w:r>
      <w:r w:rsidR="00CB77E8">
        <w:rPr>
          <w:spacing w:val="-5"/>
          <w:sz w:val="24"/>
          <w:szCs w:val="24"/>
        </w:rPr>
        <w:t xml:space="preserve"> </w:t>
      </w:r>
      <w:r w:rsidR="00CB77E8">
        <w:rPr>
          <w:sz w:val="24"/>
          <w:szCs w:val="24"/>
        </w:rPr>
        <w:t>e</w:t>
      </w:r>
      <w:r w:rsidR="00CB77E8">
        <w:rPr>
          <w:spacing w:val="-6"/>
          <w:sz w:val="24"/>
          <w:szCs w:val="24"/>
        </w:rPr>
        <w:t>f</w:t>
      </w:r>
      <w:r w:rsidR="00CB77E8">
        <w:rPr>
          <w:sz w:val="24"/>
          <w:szCs w:val="24"/>
        </w:rPr>
        <w:t>fects</w:t>
      </w:r>
      <w:r w:rsidR="00CB77E8">
        <w:rPr>
          <w:spacing w:val="-6"/>
          <w:sz w:val="24"/>
          <w:szCs w:val="24"/>
        </w:rPr>
        <w:t xml:space="preserve"> </w:t>
      </w:r>
      <w:r w:rsidR="00CB77E8">
        <w:rPr>
          <w:sz w:val="24"/>
          <w:szCs w:val="24"/>
        </w:rPr>
        <w:t>of</w:t>
      </w:r>
      <w:r w:rsidR="00CB77E8">
        <w:rPr>
          <w:spacing w:val="-2"/>
          <w:sz w:val="24"/>
          <w:szCs w:val="24"/>
        </w:rPr>
        <w:t xml:space="preserve"> </w:t>
      </w:r>
      <w:r w:rsidR="00CB77E8">
        <w:rPr>
          <w:spacing w:val="-4"/>
          <w:sz w:val="24"/>
          <w:szCs w:val="24"/>
        </w:rPr>
        <w:t>e</w:t>
      </w:r>
      <w:r w:rsidR="00CB77E8">
        <w:rPr>
          <w:sz w:val="24"/>
          <w:szCs w:val="24"/>
        </w:rPr>
        <w:t>xposure</w:t>
      </w:r>
      <w:r w:rsidR="00CB77E8">
        <w:rPr>
          <w:spacing w:val="-9"/>
          <w:sz w:val="24"/>
          <w:szCs w:val="24"/>
        </w:rPr>
        <w:t xml:space="preserve"> </w:t>
      </w:r>
      <w:r w:rsidR="00CB77E8">
        <w:rPr>
          <w:sz w:val="24"/>
          <w:szCs w:val="24"/>
        </w:rPr>
        <w:t>and</w:t>
      </w:r>
      <w:r w:rsidR="00CB77E8">
        <w:rPr>
          <w:spacing w:val="-3"/>
          <w:sz w:val="24"/>
          <w:szCs w:val="24"/>
        </w:rPr>
        <w:t xml:space="preserve"> </w:t>
      </w:r>
      <w:r w:rsidR="00CB77E8">
        <w:rPr>
          <w:sz w:val="24"/>
          <w:szCs w:val="24"/>
        </w:rPr>
        <w:t>condition</w:t>
      </w:r>
      <w:r w:rsidR="00CB77E8">
        <w:rPr>
          <w:spacing w:val="-9"/>
          <w:sz w:val="24"/>
          <w:szCs w:val="24"/>
        </w:rPr>
        <w:t xml:space="preserve"> </w:t>
      </w:r>
      <w:r w:rsidR="00CB77E8">
        <w:rPr>
          <w:sz w:val="24"/>
          <w:szCs w:val="24"/>
        </w:rPr>
        <w:t>and</w:t>
      </w:r>
      <w:r w:rsidR="00CB77E8">
        <w:rPr>
          <w:spacing w:val="-3"/>
          <w:sz w:val="24"/>
          <w:szCs w:val="24"/>
        </w:rPr>
        <w:t xml:space="preserve"> </w:t>
      </w:r>
      <w:r w:rsidR="00CB77E8">
        <w:rPr>
          <w:sz w:val="24"/>
          <w:szCs w:val="24"/>
        </w:rPr>
        <w:t>an</w:t>
      </w:r>
      <w:r w:rsidR="00CB77E8">
        <w:rPr>
          <w:spacing w:val="-2"/>
          <w:sz w:val="24"/>
          <w:szCs w:val="24"/>
        </w:rPr>
        <w:t xml:space="preserve"> </w:t>
      </w:r>
      <w:r w:rsidR="00CB77E8">
        <w:rPr>
          <w:spacing w:val="-4"/>
          <w:sz w:val="24"/>
          <w:szCs w:val="24"/>
        </w:rPr>
        <w:t>e</w:t>
      </w:r>
      <w:r w:rsidR="00CB77E8">
        <w:rPr>
          <w:sz w:val="24"/>
          <w:szCs w:val="24"/>
        </w:rPr>
        <w:t>xposure</w:t>
      </w:r>
    </w:p>
    <w:p w:rsidR="00B72476" w:rsidRDefault="00B72476">
      <w:pPr>
        <w:spacing w:before="4" w:line="200" w:lineRule="exact"/>
      </w:pPr>
    </w:p>
    <w:p w:rsidR="00B72476" w:rsidRDefault="00CB77E8">
      <w:pPr>
        <w:spacing w:line="409" w:lineRule="auto"/>
        <w:ind w:left="120" w:right="85" w:firstLine="279"/>
        <w:jc w:val="both"/>
      </w:pPr>
      <w:r>
        <w:rPr>
          <w:position w:val="7"/>
          <w:sz w:val="14"/>
          <w:szCs w:val="14"/>
        </w:rPr>
        <w:t>5</w:t>
      </w:r>
      <w:r>
        <w:rPr>
          <w:spacing w:val="14"/>
          <w:position w:val="7"/>
          <w:sz w:val="14"/>
          <w:szCs w:val="14"/>
        </w:rPr>
        <w:t xml:space="preserve"> </w:t>
      </w:r>
      <w:r>
        <w:t>The</w:t>
      </w:r>
      <w:r>
        <w:rPr>
          <w:spacing w:val="-13"/>
        </w:rPr>
        <w:t xml:space="preserve"> </w:t>
      </w:r>
      <w:r>
        <w:t>stimuli</w:t>
      </w:r>
      <w:r>
        <w:rPr>
          <w:spacing w:val="-16"/>
        </w:rPr>
        <w:t xml:space="preserve"> </w:t>
      </w:r>
      <w:r>
        <w:t>for</w:t>
      </w:r>
      <w:r>
        <w:rPr>
          <w:spacing w:val="-12"/>
        </w:rPr>
        <w:t xml:space="preserve"> </w:t>
      </w:r>
      <w:r>
        <w:t>the</w:t>
      </w:r>
      <w:r>
        <w:rPr>
          <w:spacing w:val="-12"/>
        </w:rPr>
        <w:t xml:space="preserve"> </w:t>
      </w:r>
      <w:r>
        <w:t>rime</w:t>
      </w:r>
      <w:r>
        <w:rPr>
          <w:spacing w:val="-14"/>
        </w:rPr>
        <w:t xml:space="preserve"> </w:t>
      </w:r>
      <w:r>
        <w:t>and</w:t>
      </w:r>
      <w:r>
        <w:rPr>
          <w:spacing w:val="-13"/>
        </w:rPr>
        <w:t xml:space="preserve"> </w:t>
      </w:r>
      <w:r>
        <w:t>syllable</w:t>
      </w:r>
      <w:r>
        <w:rPr>
          <w:spacing w:val="-16"/>
        </w:rPr>
        <w:t xml:space="preserve"> </w:t>
      </w:r>
      <w:r>
        <w:t>count</w:t>
      </w:r>
      <w:r>
        <w:rPr>
          <w:spacing w:val="-14"/>
        </w:rPr>
        <w:t xml:space="preserve"> </w:t>
      </w:r>
      <w:r>
        <w:t>conditions</w:t>
      </w:r>
      <w:r>
        <w:rPr>
          <w:spacing w:val="-18"/>
        </w:rPr>
        <w:t xml:space="preserve"> </w:t>
      </w:r>
      <w:r>
        <w:t>di</w:t>
      </w:r>
      <w:r>
        <w:rPr>
          <w:spacing w:val="-5"/>
        </w:rPr>
        <w:t>f</w:t>
      </w:r>
      <w:r>
        <w:t>fer</w:t>
      </w:r>
      <w:r>
        <w:rPr>
          <w:spacing w:val="-14"/>
        </w:rPr>
        <w:t xml:space="preserve"> </w:t>
      </w:r>
      <w:r>
        <w:t>from</w:t>
      </w:r>
      <w:r>
        <w:rPr>
          <w:spacing w:val="-14"/>
        </w:rPr>
        <w:t xml:space="preserve"> </w:t>
      </w:r>
      <w:r>
        <w:t>those</w:t>
      </w:r>
      <w:r>
        <w:rPr>
          <w:spacing w:val="-14"/>
        </w:rPr>
        <w:t xml:space="preserve"> </w:t>
      </w:r>
      <w:r>
        <w:t>in</w:t>
      </w:r>
      <w:r>
        <w:rPr>
          <w:spacing w:val="-12"/>
        </w:rPr>
        <w:t xml:space="preserve"> </w:t>
      </w:r>
      <w:r>
        <w:t>the</w:t>
      </w:r>
      <w:r>
        <w:rPr>
          <w:spacing w:val="-12"/>
        </w:rPr>
        <w:t xml:space="preserve"> </w:t>
      </w:r>
      <w:r>
        <w:t>rest</w:t>
      </w:r>
      <w:r>
        <w:rPr>
          <w:spacing w:val="-13"/>
        </w:rPr>
        <w:t xml:space="preserve"> </w:t>
      </w:r>
      <w:r>
        <w:t>of</w:t>
      </w:r>
      <w:r>
        <w:rPr>
          <w:spacing w:val="-12"/>
        </w:rPr>
        <w:t xml:space="preserve"> </w:t>
      </w:r>
      <w:r>
        <w:t>our</w:t>
      </w:r>
      <w:r>
        <w:rPr>
          <w:spacing w:val="-13"/>
        </w:rPr>
        <w:t xml:space="preserve"> </w:t>
      </w:r>
      <w:r>
        <w:t xml:space="preserve">conditions. </w:t>
      </w:r>
      <w:r>
        <w:rPr>
          <w:spacing w:val="-3"/>
        </w:rPr>
        <w:t>F</w:t>
      </w:r>
      <w:r>
        <w:t>or</w:t>
      </w:r>
      <w:r>
        <w:rPr>
          <w:spacing w:val="-13"/>
        </w:rPr>
        <w:t xml:space="preserve"> </w:t>
      </w:r>
      <w:r>
        <w:t>the</w:t>
      </w:r>
      <w:r>
        <w:rPr>
          <w:spacing w:val="-12"/>
        </w:rPr>
        <w:t xml:space="preserve"> </w:t>
      </w:r>
      <w:r>
        <w:t>rest</w:t>
      </w:r>
      <w:r>
        <w:rPr>
          <w:spacing w:val="-13"/>
        </w:rPr>
        <w:t xml:space="preserve"> </w:t>
      </w:r>
      <w:r>
        <w:t>of the</w:t>
      </w:r>
      <w:r>
        <w:rPr>
          <w:spacing w:val="-9"/>
        </w:rPr>
        <w:t xml:space="preserve"> </w:t>
      </w:r>
      <w:r>
        <w:t>conditions,</w:t>
      </w:r>
      <w:r>
        <w:rPr>
          <w:spacing w:val="-15"/>
        </w:rPr>
        <w:t xml:space="preserve"> </w:t>
      </w:r>
      <w:r>
        <w:t>we</w:t>
      </w:r>
      <w:r>
        <w:rPr>
          <w:spacing w:val="-9"/>
        </w:rPr>
        <w:t xml:space="preserve"> </w:t>
      </w:r>
      <w:r>
        <w:t>used</w:t>
      </w:r>
      <w:r>
        <w:rPr>
          <w:spacing w:val="-11"/>
        </w:rPr>
        <w:t xml:space="preserve"> </w:t>
      </w:r>
      <w:r>
        <w:t>a</w:t>
      </w:r>
      <w:r>
        <w:rPr>
          <w:spacing w:val="-8"/>
        </w:rPr>
        <w:t xml:space="preserve"> </w:t>
      </w:r>
      <w:r>
        <w:t>t</w:t>
      </w:r>
      <w:r>
        <w:rPr>
          <w:spacing w:val="-3"/>
        </w:rPr>
        <w:t>e</w:t>
      </w:r>
      <w:r>
        <w:t>xt-to-speech</w:t>
      </w:r>
      <w:r>
        <w:rPr>
          <w:spacing w:val="-18"/>
        </w:rPr>
        <w:t xml:space="preserve"> </w:t>
      </w:r>
      <w:r>
        <w:t>web</w:t>
      </w:r>
      <w:r>
        <w:rPr>
          <w:spacing w:val="-10"/>
        </w:rPr>
        <w:t xml:space="preserve"> </w:t>
      </w:r>
      <w:r>
        <w:t>service</w:t>
      </w:r>
      <w:r>
        <w:rPr>
          <w:spacing w:val="-13"/>
        </w:rPr>
        <w:t xml:space="preserve"> </w:t>
      </w:r>
      <w:r>
        <w:t>pr</w:t>
      </w:r>
      <w:r>
        <w:rPr>
          <w:spacing w:val="-3"/>
        </w:rPr>
        <w:t>o</w:t>
      </w:r>
      <w:r>
        <w:t>vided</w:t>
      </w:r>
      <w:r>
        <w:rPr>
          <w:spacing w:val="-14"/>
        </w:rPr>
        <w:t xml:space="preserve"> </w:t>
      </w:r>
      <w:r>
        <w:t>by</w:t>
      </w:r>
      <w:r>
        <w:rPr>
          <w:spacing w:val="-9"/>
        </w:rPr>
        <w:t xml:space="preserve"> </w:t>
      </w:r>
      <w:r>
        <w:t>Google</w:t>
      </w:r>
      <w:r>
        <w:rPr>
          <w:spacing w:val="-13"/>
        </w:rPr>
        <w:t xml:space="preserve"> </w:t>
      </w:r>
      <w:r>
        <w:t>to</w:t>
      </w:r>
      <w:r>
        <w:rPr>
          <w:spacing w:val="-9"/>
        </w:rPr>
        <w:t xml:space="preserve"> </w:t>
      </w:r>
      <w:r>
        <w:t>generate</w:t>
      </w:r>
      <w:r>
        <w:rPr>
          <w:spacing w:val="-14"/>
        </w:rPr>
        <w:t xml:space="preserve"> </w:t>
      </w:r>
      <w:r>
        <w:t>the</w:t>
      </w:r>
      <w:r>
        <w:rPr>
          <w:spacing w:val="-9"/>
        </w:rPr>
        <w:t xml:space="preserve"> </w:t>
      </w:r>
      <w:r>
        <w:t>audio</w:t>
      </w:r>
      <w:r>
        <w:rPr>
          <w:spacing w:val="-11"/>
        </w:rPr>
        <w:t xml:space="preserve"> </w:t>
      </w:r>
      <w:r>
        <w:t>stimuli</w:t>
      </w:r>
      <w:r>
        <w:rPr>
          <w:spacing w:val="-13"/>
        </w:rPr>
        <w:t xml:space="preserve"> </w:t>
      </w:r>
      <w:r>
        <w:t>(see</w:t>
      </w:r>
      <w:r>
        <w:rPr>
          <w:spacing w:val="-10"/>
        </w:rPr>
        <w:t xml:space="preserve"> </w:t>
      </w:r>
      <w:r>
        <w:rPr>
          <w:spacing w:val="-3"/>
        </w:rPr>
        <w:t>F</w:t>
      </w:r>
      <w:r>
        <w:t>ootnote</w:t>
      </w:r>
      <w:r>
        <w:rPr>
          <w:spacing w:val="-14"/>
        </w:rPr>
        <w:t xml:space="preserve"> </w:t>
      </w:r>
      <w:r>
        <w:t>2) for</w:t>
      </w:r>
      <w:r>
        <w:rPr>
          <w:spacing w:val="-3"/>
        </w:rPr>
        <w:t xml:space="preserve"> </w:t>
      </w:r>
      <w:r>
        <w:t>the</w:t>
      </w:r>
      <w:r>
        <w:rPr>
          <w:spacing w:val="-3"/>
        </w:rPr>
        <w:t xml:space="preserve"> </w:t>
      </w:r>
      <w:r>
        <w:rPr>
          <w:spacing w:val="-4"/>
        </w:rPr>
        <w:t>b</w:t>
      </w:r>
      <w:r>
        <w:t>ulk</w:t>
      </w:r>
      <w:r>
        <w:rPr>
          <w:spacing w:val="-5"/>
        </w:rPr>
        <w:t xml:space="preserve"> </w:t>
      </w:r>
      <w:r>
        <w:t>of</w:t>
      </w:r>
      <w:r>
        <w:rPr>
          <w:spacing w:val="-3"/>
        </w:rPr>
        <w:t xml:space="preserve"> </w:t>
      </w:r>
      <w:r>
        <w:t>the</w:t>
      </w:r>
      <w:r>
        <w:rPr>
          <w:spacing w:val="-3"/>
        </w:rPr>
        <w:t xml:space="preserve"> </w:t>
      </w:r>
      <w:r>
        <w:t>conditions.</w:t>
      </w:r>
      <w:r>
        <w:rPr>
          <w:spacing w:val="2"/>
        </w:rPr>
        <w:t xml:space="preserve"> </w:t>
      </w:r>
      <w:r>
        <w:t>H</w:t>
      </w:r>
      <w:r>
        <w:rPr>
          <w:spacing w:val="-5"/>
        </w:rPr>
        <w:t>o</w:t>
      </w:r>
      <w:r>
        <w:t>w</w:t>
      </w:r>
      <w:r>
        <w:rPr>
          <w:spacing w:val="-5"/>
        </w:rPr>
        <w:t>e</w:t>
      </w:r>
      <w:r>
        <w:rPr>
          <w:spacing w:val="-3"/>
        </w:rPr>
        <w:t>v</w:t>
      </w:r>
      <w:r>
        <w:t>e</w:t>
      </w:r>
      <w:r>
        <w:rPr>
          <w:spacing w:val="-8"/>
        </w:rPr>
        <w:t>r</w:t>
      </w:r>
      <w:r>
        <w:t>,</w:t>
      </w:r>
      <w:r>
        <w:rPr>
          <w:spacing w:val="-9"/>
        </w:rPr>
        <w:t xml:space="preserve"> </w:t>
      </w:r>
      <w:r>
        <w:t>the</w:t>
      </w:r>
      <w:r>
        <w:rPr>
          <w:spacing w:val="-3"/>
        </w:rPr>
        <w:t xml:space="preserve"> </w:t>
      </w:r>
      <w:r>
        <w:rPr>
          <w:spacing w:val="-4"/>
        </w:rPr>
        <w:t>a</w:t>
      </w:r>
      <w:r>
        <w:rPr>
          <w:spacing w:val="-5"/>
        </w:rPr>
        <w:t>v</w:t>
      </w:r>
      <w:r>
        <w:t>ailable</w:t>
      </w:r>
      <w:r>
        <w:rPr>
          <w:spacing w:val="-8"/>
        </w:rPr>
        <w:t xml:space="preserve"> </w:t>
      </w:r>
      <w:r>
        <w:rPr>
          <w:spacing w:val="-4"/>
        </w:rPr>
        <w:t>v</w:t>
      </w:r>
      <w:r>
        <w:t>oices</w:t>
      </w:r>
      <w:r>
        <w:rPr>
          <w:spacing w:val="-6"/>
        </w:rPr>
        <w:t xml:space="preserve"> </w:t>
      </w:r>
      <w:r>
        <w:t>on</w:t>
      </w:r>
      <w:r>
        <w:rPr>
          <w:spacing w:val="-3"/>
        </w:rPr>
        <w:t xml:space="preserve"> </w:t>
      </w:r>
      <w:r>
        <w:t>this</w:t>
      </w:r>
      <w:r>
        <w:rPr>
          <w:spacing w:val="-4"/>
        </w:rPr>
        <w:t xml:space="preserve"> </w:t>
      </w:r>
      <w:r>
        <w:t>service</w:t>
      </w:r>
      <w:r>
        <w:rPr>
          <w:spacing w:val="-7"/>
        </w:rPr>
        <w:t xml:space="preserve"> </w:t>
      </w:r>
      <w:r>
        <w:t>changed</w:t>
      </w:r>
      <w:r>
        <w:rPr>
          <w:spacing w:val="-8"/>
        </w:rPr>
        <w:t xml:space="preserve"> </w:t>
      </w:r>
      <w:r>
        <w:t>during</w:t>
      </w:r>
      <w:r>
        <w:rPr>
          <w:spacing w:val="-6"/>
        </w:rPr>
        <w:t xml:space="preserve"> </w:t>
      </w:r>
      <w:r>
        <w:t>our</w:t>
      </w:r>
      <w:r>
        <w:rPr>
          <w:spacing w:val="-4"/>
        </w:rPr>
        <w:t xml:space="preserve"> </w:t>
      </w:r>
      <w:r>
        <w:rPr>
          <w:spacing w:val="-3"/>
        </w:rPr>
        <w:t>e</w:t>
      </w:r>
      <w:r>
        <w:t>xperiment.</w:t>
      </w:r>
      <w:r>
        <w:rPr>
          <w:spacing w:val="2"/>
        </w:rPr>
        <w:t xml:space="preserve"> </w:t>
      </w:r>
      <w:r>
        <w:t>Thus,</w:t>
      </w:r>
      <w:r>
        <w:rPr>
          <w:spacing w:val="-5"/>
        </w:rPr>
        <w:t xml:space="preserve"> </w:t>
      </w:r>
      <w:r>
        <w:t>we generated</w:t>
      </w:r>
      <w:r>
        <w:rPr>
          <w:spacing w:val="-19"/>
        </w:rPr>
        <w:t xml:space="preserve"> </w:t>
      </w:r>
      <w:r>
        <w:t>n</w:t>
      </w:r>
      <w:r>
        <w:rPr>
          <w:spacing w:val="-5"/>
        </w:rPr>
        <w:t>e</w:t>
      </w:r>
      <w:r>
        <w:t>w</w:t>
      </w:r>
      <w:r>
        <w:rPr>
          <w:spacing w:val="-14"/>
        </w:rPr>
        <w:t xml:space="preserve"> </w:t>
      </w:r>
      <w:r>
        <w:t>stimuli</w:t>
      </w:r>
      <w:r>
        <w:rPr>
          <w:spacing w:val="-17"/>
        </w:rPr>
        <w:t xml:space="preserve"> </w:t>
      </w:r>
      <w:r>
        <w:t>for</w:t>
      </w:r>
      <w:r>
        <w:rPr>
          <w:spacing w:val="-13"/>
        </w:rPr>
        <w:t xml:space="preserve"> </w:t>
      </w:r>
      <w:r>
        <w:t>the</w:t>
      </w:r>
      <w:r>
        <w:rPr>
          <w:spacing w:val="-13"/>
        </w:rPr>
        <w:t xml:space="preserve"> </w:t>
      </w:r>
      <w:r>
        <w:t>rime</w:t>
      </w:r>
      <w:r>
        <w:rPr>
          <w:spacing w:val="-15"/>
        </w:rPr>
        <w:t xml:space="preserve"> </w:t>
      </w:r>
      <w:r>
        <w:t>and</w:t>
      </w:r>
      <w:r>
        <w:rPr>
          <w:spacing w:val="-14"/>
        </w:rPr>
        <w:t xml:space="preserve"> </w:t>
      </w:r>
      <w:r>
        <w:t>syllable</w:t>
      </w:r>
      <w:r>
        <w:rPr>
          <w:spacing w:val="-17"/>
        </w:rPr>
        <w:t xml:space="preserve"> </w:t>
      </w:r>
      <w:r>
        <w:t>count</w:t>
      </w:r>
      <w:r>
        <w:rPr>
          <w:spacing w:val="-15"/>
        </w:rPr>
        <w:t xml:space="preserve"> </w:t>
      </w:r>
      <w:r>
        <w:t>conditions</w:t>
      </w:r>
      <w:r>
        <w:rPr>
          <w:spacing w:val="-19"/>
        </w:rPr>
        <w:t xml:space="preserve"> </w:t>
      </w:r>
      <w:r>
        <w:t>using</w:t>
      </w:r>
      <w:r>
        <w:rPr>
          <w:spacing w:val="-15"/>
        </w:rPr>
        <w:t xml:space="preserve"> </w:t>
      </w:r>
      <w:r>
        <w:rPr>
          <w:w w:val="99"/>
        </w:rPr>
        <w:t>commercially</w:t>
      </w:r>
      <w:r>
        <w:rPr>
          <w:spacing w:val="-10"/>
          <w:w w:val="99"/>
        </w:rPr>
        <w:t xml:space="preserve"> </w:t>
      </w:r>
      <w:r>
        <w:rPr>
          <w:spacing w:val="-4"/>
        </w:rPr>
        <w:t>a</w:t>
      </w:r>
      <w:r>
        <w:rPr>
          <w:spacing w:val="-5"/>
        </w:rPr>
        <w:t>v</w:t>
      </w:r>
      <w:r>
        <w:t>ailable</w:t>
      </w:r>
      <w:r>
        <w:rPr>
          <w:spacing w:val="-18"/>
        </w:rPr>
        <w:t xml:space="preserve"> </w:t>
      </w:r>
      <w:r>
        <w:t>soft</w:t>
      </w:r>
      <w:r>
        <w:rPr>
          <w:spacing w:val="-2"/>
        </w:rPr>
        <w:t>w</w:t>
      </w:r>
      <w:r>
        <w:t>are,</w:t>
      </w:r>
      <w:r>
        <w:rPr>
          <w:spacing w:val="-16"/>
        </w:rPr>
        <w:t xml:space="preserve"> </w:t>
      </w:r>
      <w:r>
        <w:t>NaturalReader</w:t>
      </w:r>
    </w:p>
    <w:p w:rsidR="00B72476" w:rsidRDefault="00CB77E8">
      <w:pPr>
        <w:spacing w:before="9" w:line="413" w:lineRule="auto"/>
        <w:ind w:left="120" w:right="85"/>
        <w:jc w:val="both"/>
        <w:sectPr w:rsidR="00B72476">
          <w:pgSz w:w="12240" w:h="15840"/>
          <w:pgMar w:top="960" w:right="1320" w:bottom="280" w:left="1320" w:header="736" w:footer="0" w:gutter="0"/>
          <w:cols w:space="720"/>
        </w:sectPr>
      </w:pPr>
      <w:r>
        <w:t>10.</w:t>
      </w:r>
      <w:r>
        <w:rPr>
          <w:spacing w:val="8"/>
        </w:rPr>
        <w:t xml:space="preserve"> </w:t>
      </w:r>
      <w:r>
        <w:rPr>
          <w:spacing w:val="-16"/>
        </w:rPr>
        <w:t>T</w:t>
      </w:r>
      <w:r>
        <w:t>o</w:t>
      </w:r>
      <w:r>
        <w:rPr>
          <w:spacing w:val="-5"/>
        </w:rPr>
        <w:t xml:space="preserve"> </w:t>
      </w:r>
      <w:r>
        <w:t>ensure</w:t>
      </w:r>
      <w:r>
        <w:rPr>
          <w:spacing w:val="-8"/>
        </w:rPr>
        <w:t xml:space="preserve"> </w:t>
      </w:r>
      <w:r>
        <w:t>that</w:t>
      </w:r>
      <w:r>
        <w:rPr>
          <w:spacing w:val="-6"/>
        </w:rPr>
        <w:t xml:space="preserve"> </w:t>
      </w:r>
      <w:r>
        <w:t>the</w:t>
      </w:r>
      <w:r>
        <w:rPr>
          <w:spacing w:val="-5"/>
        </w:rPr>
        <w:t xml:space="preserve"> </w:t>
      </w:r>
      <w:r>
        <w:t>old</w:t>
      </w:r>
      <w:r>
        <w:rPr>
          <w:spacing w:val="-6"/>
        </w:rPr>
        <w:t xml:space="preserve"> </w:t>
      </w:r>
      <w:r>
        <w:t>and</w:t>
      </w:r>
      <w:r>
        <w:rPr>
          <w:spacing w:val="-6"/>
        </w:rPr>
        <w:t xml:space="preserve"> </w:t>
      </w:r>
      <w:r>
        <w:t>n</w:t>
      </w:r>
      <w:r>
        <w:rPr>
          <w:spacing w:val="-5"/>
        </w:rPr>
        <w:t>e</w:t>
      </w:r>
      <w:r>
        <w:t>w</w:t>
      </w:r>
      <w:r>
        <w:rPr>
          <w:spacing w:val="-6"/>
        </w:rPr>
        <w:t xml:space="preserve"> </w:t>
      </w:r>
      <w:r>
        <w:t>stimuli</w:t>
      </w:r>
      <w:r>
        <w:rPr>
          <w:spacing w:val="-9"/>
        </w:rPr>
        <w:t xml:space="preserve"> </w:t>
      </w:r>
      <w:r>
        <w:t>were</w:t>
      </w:r>
      <w:r>
        <w:rPr>
          <w:spacing w:val="-7"/>
        </w:rPr>
        <w:t xml:space="preserve"> </w:t>
      </w:r>
      <w:r>
        <w:t>comparable,</w:t>
      </w:r>
      <w:r>
        <w:rPr>
          <w:spacing w:val="-12"/>
        </w:rPr>
        <w:t xml:space="preserve"> </w:t>
      </w:r>
      <w:r>
        <w:t>we</w:t>
      </w:r>
      <w:r>
        <w:rPr>
          <w:spacing w:val="-5"/>
        </w:rPr>
        <w:t xml:space="preserve"> </w:t>
      </w:r>
      <w:r>
        <w:t>performed</w:t>
      </w:r>
      <w:r>
        <w:rPr>
          <w:spacing w:val="-11"/>
        </w:rPr>
        <w:t xml:space="preserve"> </w:t>
      </w:r>
      <w:r>
        <w:t>a</w:t>
      </w:r>
      <w:r>
        <w:rPr>
          <w:spacing w:val="-4"/>
        </w:rPr>
        <w:t xml:space="preserve"> </w:t>
      </w:r>
      <w:r>
        <w:t>partial</w:t>
      </w:r>
      <w:r>
        <w:rPr>
          <w:spacing w:val="-8"/>
        </w:rPr>
        <w:t xml:space="preserve"> </w:t>
      </w:r>
      <w:r>
        <w:t>replication</w:t>
      </w:r>
      <w:r>
        <w:rPr>
          <w:spacing w:val="-12"/>
        </w:rPr>
        <w:t xml:space="preserve"> </w:t>
      </w:r>
      <w:r>
        <w:t>of</w:t>
      </w:r>
      <w:r>
        <w:rPr>
          <w:spacing w:val="-5"/>
        </w:rPr>
        <w:t xml:space="preserve"> </w:t>
      </w:r>
      <w:r>
        <w:t>Experiment</w:t>
      </w:r>
      <w:r>
        <w:rPr>
          <w:spacing w:val="-12"/>
        </w:rPr>
        <w:t xml:space="preserve"> </w:t>
      </w:r>
      <w:r>
        <w:t>1</w:t>
      </w:r>
      <w:r>
        <w:rPr>
          <w:spacing w:val="-4"/>
        </w:rPr>
        <w:t xml:space="preserve"> </w:t>
      </w:r>
      <w:r>
        <w:t>using the</w:t>
      </w:r>
      <w:r>
        <w:rPr>
          <w:spacing w:val="6"/>
        </w:rPr>
        <w:t xml:space="preserve"> </w:t>
      </w:r>
      <w:r>
        <w:t>n</w:t>
      </w:r>
      <w:r>
        <w:rPr>
          <w:spacing w:val="-5"/>
        </w:rPr>
        <w:t>e</w:t>
      </w:r>
      <w:r>
        <w:t>w</w:t>
      </w:r>
      <w:r>
        <w:rPr>
          <w:spacing w:val="5"/>
        </w:rPr>
        <w:t xml:space="preserve"> </w:t>
      </w:r>
      <w:r>
        <w:t>synthesis</w:t>
      </w:r>
      <w:r>
        <w:rPr>
          <w:spacing w:val="1"/>
        </w:rPr>
        <w:t xml:space="preserve"> </w:t>
      </w:r>
      <w:r>
        <w:t>engine;</w:t>
      </w:r>
      <w:r>
        <w:rPr>
          <w:spacing w:val="12"/>
        </w:rPr>
        <w:t xml:space="preserve"> </w:t>
      </w:r>
      <w:r>
        <w:t>the</w:t>
      </w:r>
      <w:r>
        <w:rPr>
          <w:spacing w:val="6"/>
        </w:rPr>
        <w:t xml:space="preserve"> </w:t>
      </w:r>
      <w:r>
        <w:t>di</w:t>
      </w:r>
      <w:r>
        <w:rPr>
          <w:spacing w:val="-5"/>
        </w:rPr>
        <w:t>f</w:t>
      </w:r>
      <w:r>
        <w:t>ference old</w:t>
      </w:r>
      <w:r>
        <w:rPr>
          <w:spacing w:val="6"/>
        </w:rPr>
        <w:t xml:space="preserve"> </w:t>
      </w:r>
      <w:r>
        <w:t>and</w:t>
      </w:r>
      <w:r>
        <w:rPr>
          <w:spacing w:val="6"/>
        </w:rPr>
        <w:t xml:space="preserve"> </w:t>
      </w:r>
      <w:r>
        <w:t>n</w:t>
      </w:r>
      <w:r>
        <w:rPr>
          <w:spacing w:val="-5"/>
        </w:rPr>
        <w:t>e</w:t>
      </w:r>
      <w:r>
        <w:t>w</w:t>
      </w:r>
      <w:r>
        <w:rPr>
          <w:spacing w:val="5"/>
        </w:rPr>
        <w:t xml:space="preserve"> </w:t>
      </w:r>
      <w:r>
        <w:t>stimuli</w:t>
      </w:r>
      <w:r>
        <w:rPr>
          <w:spacing w:val="3"/>
        </w:rPr>
        <w:t xml:space="preserve"> </w:t>
      </w:r>
      <w:r>
        <w:t>did</w:t>
      </w:r>
      <w:r>
        <w:rPr>
          <w:spacing w:val="6"/>
        </w:rPr>
        <w:t xml:space="preserve"> </w:t>
      </w:r>
      <w:r>
        <w:t>not</w:t>
      </w:r>
      <w:r>
        <w:rPr>
          <w:spacing w:val="6"/>
        </w:rPr>
        <w:t xml:space="preserve"> </w:t>
      </w:r>
      <w:r>
        <w:t>appear</w:t>
      </w:r>
      <w:r>
        <w:rPr>
          <w:spacing w:val="3"/>
        </w:rPr>
        <w:t xml:space="preserve"> </w:t>
      </w:r>
      <w:r>
        <w:t>to</w:t>
      </w:r>
      <w:r>
        <w:rPr>
          <w:spacing w:val="7"/>
        </w:rPr>
        <w:t xml:space="preserve"> </w:t>
      </w:r>
      <w:r>
        <w:t>ma</w:t>
      </w:r>
      <w:r>
        <w:rPr>
          <w:spacing w:val="-2"/>
        </w:rPr>
        <w:t>k</w:t>
      </w:r>
      <w:r>
        <w:t>e</w:t>
      </w:r>
      <w:r>
        <w:rPr>
          <w:spacing w:val="4"/>
        </w:rPr>
        <w:t xml:space="preserve"> </w:t>
      </w:r>
      <w:r>
        <w:t>a</w:t>
      </w:r>
      <w:r>
        <w:rPr>
          <w:spacing w:val="8"/>
        </w:rPr>
        <w:t xml:space="preserve"> </w:t>
      </w:r>
      <w:r>
        <w:t>substantial di</w:t>
      </w:r>
      <w:r>
        <w:rPr>
          <w:spacing w:val="-5"/>
        </w:rPr>
        <w:t>f</w:t>
      </w:r>
      <w:r>
        <w:t>ference.  See Appendix</w:t>
      </w:r>
      <w:r>
        <w:rPr>
          <w:spacing w:val="-8"/>
        </w:rPr>
        <w:t xml:space="preserve"> </w:t>
      </w:r>
      <w:r>
        <w:t>A</w:t>
      </w:r>
      <w:r>
        <w:rPr>
          <w:spacing w:val="-1"/>
        </w:rPr>
        <w:t xml:space="preserve"> </w:t>
      </w:r>
      <w:r>
        <w:t>for</w:t>
      </w:r>
      <w:r>
        <w:rPr>
          <w:spacing w:val="-2"/>
        </w:rPr>
        <w:t xml:space="preserve"> </w:t>
      </w:r>
      <w:r>
        <w:t>comparisons.</w:t>
      </w:r>
    </w:p>
    <w:p w:rsidR="00B72476" w:rsidRDefault="00B72476">
      <w:pPr>
        <w:spacing w:before="6" w:line="100" w:lineRule="exact"/>
        <w:rPr>
          <w:sz w:val="11"/>
          <w:szCs w:val="11"/>
        </w:rPr>
      </w:pP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CB77E8">
      <w:pPr>
        <w:spacing w:before="45" w:line="140" w:lineRule="exact"/>
        <w:ind w:left="1734"/>
        <w:rPr>
          <w:rFonts w:ascii="Arial" w:eastAsia="Arial" w:hAnsi="Arial" w:cs="Arial"/>
          <w:sz w:val="14"/>
          <w:szCs w:val="14"/>
        </w:rPr>
      </w:pPr>
      <w:r>
        <w:rPr>
          <w:rFonts w:ascii="Arial" w:eastAsia="Arial" w:hAnsi="Arial" w:cs="Arial"/>
          <w:sz w:val="14"/>
          <w:szCs w:val="14"/>
        </w:rPr>
        <w:t>Memo</w:t>
      </w:r>
      <w:r>
        <w:rPr>
          <w:rFonts w:ascii="Arial" w:eastAsia="Arial" w:hAnsi="Arial" w:cs="Arial"/>
          <w:spacing w:val="4"/>
          <w:sz w:val="14"/>
          <w:szCs w:val="14"/>
        </w:rPr>
        <w:t>r</w:t>
      </w:r>
      <w:r>
        <w:rPr>
          <w:rFonts w:ascii="Arial" w:eastAsia="Arial" w:hAnsi="Arial" w:cs="Arial"/>
          <w:sz w:val="14"/>
          <w:szCs w:val="14"/>
        </w:rPr>
        <w:t xml:space="preserve">y                                              </w:t>
      </w:r>
      <w:r>
        <w:rPr>
          <w:rFonts w:ascii="Arial" w:eastAsia="Arial" w:hAnsi="Arial" w:cs="Arial"/>
          <w:spacing w:val="9"/>
          <w:sz w:val="14"/>
          <w:szCs w:val="14"/>
        </w:rPr>
        <w:t xml:space="preserve"> </w:t>
      </w:r>
      <w:r>
        <w:rPr>
          <w:rFonts w:ascii="Arial" w:eastAsia="Arial" w:hAnsi="Arial" w:cs="Arial"/>
          <w:sz w:val="14"/>
          <w:szCs w:val="14"/>
        </w:rPr>
        <w:t>Simila</w:t>
      </w:r>
      <w:r>
        <w:rPr>
          <w:rFonts w:ascii="Arial" w:eastAsia="Arial" w:hAnsi="Arial" w:cs="Arial"/>
          <w:spacing w:val="2"/>
          <w:sz w:val="14"/>
          <w:szCs w:val="14"/>
        </w:rPr>
        <w:t>r</w:t>
      </w:r>
      <w:r>
        <w:rPr>
          <w:rFonts w:ascii="Arial" w:eastAsia="Arial" w:hAnsi="Arial" w:cs="Arial"/>
          <w:sz w:val="14"/>
          <w:szCs w:val="14"/>
        </w:rPr>
        <w:t xml:space="preserve">ity                                             </w:t>
      </w:r>
      <w:r>
        <w:rPr>
          <w:rFonts w:ascii="Arial" w:eastAsia="Arial" w:hAnsi="Arial" w:cs="Arial"/>
          <w:spacing w:val="36"/>
          <w:sz w:val="14"/>
          <w:szCs w:val="14"/>
        </w:rPr>
        <w:t xml:space="preserve"> </w:t>
      </w:r>
      <w:commentRangeStart w:id="34"/>
      <w:r>
        <w:rPr>
          <w:rFonts w:ascii="Arial" w:eastAsia="Arial" w:hAnsi="Arial" w:cs="Arial"/>
          <w:w w:val="103"/>
          <w:sz w:val="14"/>
          <w:szCs w:val="14"/>
        </w:rPr>
        <w:t>Meaning</w:t>
      </w:r>
      <w:commentRangeEnd w:id="34"/>
      <w:r w:rsidR="00B2687D">
        <w:rPr>
          <w:rStyle w:val="CommentReference"/>
        </w:rPr>
        <w:commentReference w:id="34"/>
      </w:r>
    </w:p>
    <w:p w:rsidR="00B72476" w:rsidRDefault="00B72476">
      <w:pPr>
        <w:spacing w:before="1" w:line="140" w:lineRule="exact"/>
        <w:rPr>
          <w:sz w:val="15"/>
          <w:szCs w:val="15"/>
        </w:rPr>
      </w:pPr>
    </w:p>
    <w:p w:rsidR="00B72476" w:rsidRDefault="00B72476">
      <w:pPr>
        <w:spacing w:line="200" w:lineRule="exact"/>
        <w:sectPr w:rsidR="00B72476">
          <w:pgSz w:w="12240" w:h="15840"/>
          <w:pgMar w:top="960" w:right="1340" w:bottom="280" w:left="1320" w:header="736" w:footer="0" w:gutter="0"/>
          <w:cols w:space="720"/>
        </w:sectPr>
      </w:pPr>
    </w:p>
    <w:p w:rsidR="00B72476" w:rsidRDefault="00CB77E8">
      <w:pPr>
        <w:spacing w:before="45"/>
        <w:ind w:left="453"/>
        <w:rPr>
          <w:rFonts w:ascii="Arial" w:eastAsia="Arial" w:hAnsi="Arial" w:cs="Arial"/>
          <w:sz w:val="14"/>
          <w:szCs w:val="14"/>
        </w:rPr>
      </w:pPr>
      <w:r>
        <w:rPr>
          <w:rFonts w:ascii="Arial" w:eastAsia="Arial" w:hAnsi="Arial" w:cs="Arial"/>
          <w:w w:val="103"/>
          <w:sz w:val="14"/>
          <w:szCs w:val="14"/>
        </w:rPr>
        <w:lastRenderedPageBreak/>
        <w:t>0.75</w:t>
      </w:r>
    </w:p>
    <w:p w:rsidR="00B72476" w:rsidRDefault="00B72476">
      <w:pPr>
        <w:spacing w:before="10" w:line="280" w:lineRule="exact"/>
        <w:rPr>
          <w:sz w:val="28"/>
          <w:szCs w:val="28"/>
        </w:rPr>
      </w:pPr>
    </w:p>
    <w:p w:rsidR="00B72476" w:rsidRDefault="00875887">
      <w:pPr>
        <w:ind w:left="453"/>
        <w:rPr>
          <w:rFonts w:ascii="Arial" w:eastAsia="Arial" w:hAnsi="Arial" w:cs="Arial"/>
          <w:sz w:val="14"/>
          <w:szCs w:val="14"/>
        </w:rPr>
      </w:pPr>
      <w:r>
        <w:rPr>
          <w:noProof/>
        </w:rPr>
        <mc:AlternateContent>
          <mc:Choice Requires="wps">
            <w:drawing>
              <wp:anchor distT="0" distB="0" distL="114300" distR="114300" simplePos="0" relativeHeight="503314337" behindDoc="1" locked="0" layoutInCell="1" allowOverlap="1">
                <wp:simplePos x="0" y="0"/>
                <wp:positionH relativeFrom="page">
                  <wp:posOffset>990600</wp:posOffset>
                </wp:positionH>
                <wp:positionV relativeFrom="paragraph">
                  <wp:posOffset>8255</wp:posOffset>
                </wp:positionV>
                <wp:extent cx="135255" cy="312420"/>
                <wp:effectExtent l="0" t="0" r="4445" b="0"/>
                <wp:wrapNone/>
                <wp:docPr id="830"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before="1"/>
                              <w:ind w:left="20" w:right="-26"/>
                              <w:rPr>
                                <w:rFonts w:ascii="Arial" w:eastAsia="Arial" w:hAnsi="Arial" w:cs="Arial"/>
                                <w:sz w:val="17"/>
                                <w:szCs w:val="17"/>
                              </w:rPr>
                            </w:pPr>
                            <w:r>
                              <w:rPr>
                                <w:rFonts w:ascii="Arial" w:eastAsia="Arial" w:hAnsi="Arial" w:cs="Arial"/>
                                <w:w w:val="102"/>
                                <w:sz w:val="17"/>
                                <w:szCs w:val="17"/>
                              </w:rPr>
                              <w:t>Score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6" o:spid="_x0000_s1029" type="#_x0000_t202" style="position:absolute;left:0;text-align:left;margin-left:78pt;margin-top:.65pt;width:10.65pt;height:24.6pt;z-index:-21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" filled="f" stroked="f">
                <v:textbox style="layout-flow:vertical;mso-layout-flow-alt:bottom-to-top" inset="0,0,0,0">
                  <w:txbxContent>
                    <w:p w:rsidR="00B2687D" w:rsidRDefault="00B2687D">
                      <w:pPr>
                        <w:spacing w:before="1"/>
                        <w:ind w:left="20" w:right="-26"/>
                        <w:rPr>
                          <w:rFonts w:ascii="Arial" w:eastAsia="Arial" w:hAnsi="Arial" w:cs="Arial"/>
                          <w:sz w:val="17"/>
                          <w:szCs w:val="17"/>
                        </w:rPr>
                      </w:pPr>
                      <w:r>
                        <w:rPr>
                          <w:rFonts w:ascii="Arial" w:eastAsia="Arial" w:hAnsi="Arial" w:cs="Arial"/>
                          <w:w w:val="102"/>
                          <w:sz w:val="17"/>
                          <w:szCs w:val="17"/>
                        </w:rPr>
                        <w:t>Score</w:t>
                      </w:r>
                    </w:p>
                  </w:txbxContent>
                </v:textbox>
                <w10:wrap anchorx="page"/>
              </v:shape>
            </w:pict>
          </mc:Fallback>
        </mc:AlternateContent>
      </w:r>
      <w:r w:rsidR="00CB77E8">
        <w:rPr>
          <w:rFonts w:ascii="Arial" w:eastAsia="Arial" w:hAnsi="Arial" w:cs="Arial"/>
          <w:w w:val="103"/>
          <w:sz w:val="14"/>
          <w:szCs w:val="14"/>
        </w:rPr>
        <w:t>0.50</w:t>
      </w:r>
    </w:p>
    <w:p w:rsidR="00B72476" w:rsidRDefault="00B72476">
      <w:pPr>
        <w:spacing w:line="200" w:lineRule="exact"/>
      </w:pPr>
    </w:p>
    <w:p w:rsidR="00B72476" w:rsidRDefault="00B72476">
      <w:pPr>
        <w:spacing w:before="16" w:line="240" w:lineRule="exact"/>
        <w:rPr>
          <w:sz w:val="24"/>
          <w:szCs w:val="24"/>
        </w:rPr>
      </w:pPr>
    </w:p>
    <w:p w:rsidR="00B72476" w:rsidRDefault="00CB77E8">
      <w:pPr>
        <w:jc w:val="right"/>
        <w:rPr>
          <w:rFonts w:ascii="Arial" w:eastAsia="Arial" w:hAnsi="Arial" w:cs="Arial"/>
          <w:sz w:val="13"/>
          <w:szCs w:val="13"/>
        </w:rPr>
      </w:pPr>
      <w:r>
        <w:rPr>
          <w:rFonts w:ascii="Arial" w:eastAsia="Arial" w:hAnsi="Arial" w:cs="Arial"/>
          <w:w w:val="99"/>
          <w:sz w:val="13"/>
          <w:szCs w:val="13"/>
        </w:rPr>
        <w:t>3</w:t>
      </w:r>
    </w:p>
    <w:p w:rsidR="00B72476" w:rsidRDefault="00CB77E8">
      <w:pPr>
        <w:spacing w:before="1" w:line="180" w:lineRule="exact"/>
        <w:rPr>
          <w:sz w:val="18"/>
          <w:szCs w:val="18"/>
        </w:rPr>
      </w:pPr>
      <w:r>
        <w:br w:type="column"/>
      </w: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CB77E8">
      <w:pPr>
        <w:ind w:right="119"/>
        <w:jc w:val="right"/>
        <w:rPr>
          <w:rFonts w:ascii="Arial" w:eastAsia="Arial" w:hAnsi="Arial" w:cs="Arial"/>
          <w:sz w:val="13"/>
          <w:szCs w:val="13"/>
        </w:rPr>
      </w:pPr>
      <w:r>
        <w:rPr>
          <w:rFonts w:ascii="Arial" w:eastAsia="Arial" w:hAnsi="Arial" w:cs="Arial"/>
          <w:w w:val="99"/>
          <w:sz w:val="13"/>
          <w:szCs w:val="13"/>
        </w:rPr>
        <w:t>3</w:t>
      </w:r>
    </w:p>
    <w:p w:rsidR="00B72476" w:rsidRDefault="00CB77E8">
      <w:pPr>
        <w:spacing w:before="59"/>
        <w:rPr>
          <w:rFonts w:ascii="Arial" w:eastAsia="Arial" w:hAnsi="Arial" w:cs="Arial"/>
          <w:sz w:val="13"/>
          <w:szCs w:val="13"/>
        </w:rPr>
      </w:pPr>
      <w:r>
        <w:rPr>
          <w:rFonts w:ascii="Arial" w:eastAsia="Arial" w:hAnsi="Arial" w:cs="Arial"/>
          <w:sz w:val="13"/>
          <w:szCs w:val="13"/>
        </w:rPr>
        <w:t>3</w:t>
      </w:r>
    </w:p>
    <w:p w:rsidR="00B72476" w:rsidRDefault="00B72476">
      <w:pPr>
        <w:spacing w:before="10" w:line="100" w:lineRule="exact"/>
        <w:rPr>
          <w:sz w:val="10"/>
          <w:szCs w:val="10"/>
        </w:rPr>
      </w:pPr>
    </w:p>
    <w:p w:rsidR="00B72476" w:rsidRDefault="00CB77E8">
      <w:pPr>
        <w:spacing w:line="100" w:lineRule="exact"/>
        <w:ind w:left="56" w:right="-55"/>
        <w:rPr>
          <w:rFonts w:ascii="Arial" w:eastAsia="Arial" w:hAnsi="Arial" w:cs="Arial"/>
          <w:sz w:val="13"/>
          <w:szCs w:val="13"/>
        </w:rPr>
      </w:pPr>
      <w:r>
        <w:rPr>
          <w:rFonts w:ascii="Arial" w:eastAsia="Arial" w:hAnsi="Arial" w:cs="Arial"/>
          <w:spacing w:val="-46"/>
          <w:position w:val="-11"/>
          <w:sz w:val="13"/>
          <w:szCs w:val="13"/>
        </w:rPr>
        <w:t>Z</w:t>
      </w:r>
      <w:r>
        <w:rPr>
          <w:rFonts w:ascii="Arial" w:eastAsia="Arial" w:hAnsi="Arial" w:cs="Arial"/>
          <w:position w:val="-14"/>
          <w:sz w:val="13"/>
          <w:szCs w:val="13"/>
        </w:rPr>
        <w:t xml:space="preserve">#      </w:t>
      </w:r>
      <w:r>
        <w:rPr>
          <w:rFonts w:ascii="Arial" w:eastAsia="Arial" w:hAnsi="Arial" w:cs="Arial"/>
          <w:spacing w:val="23"/>
          <w:position w:val="-14"/>
          <w:sz w:val="13"/>
          <w:szCs w:val="13"/>
        </w:rPr>
        <w:t xml:space="preserve"> </w:t>
      </w:r>
      <w:r>
        <w:rPr>
          <w:rFonts w:ascii="Arial" w:eastAsia="Arial" w:hAnsi="Arial" w:cs="Arial"/>
          <w:position w:val="-4"/>
          <w:sz w:val="13"/>
          <w:szCs w:val="13"/>
        </w:rPr>
        <w:t>A</w:t>
      </w:r>
      <w:r>
        <w:rPr>
          <w:rFonts w:ascii="Arial" w:eastAsia="Arial" w:hAnsi="Arial" w:cs="Arial"/>
          <w:spacing w:val="-27"/>
          <w:position w:val="-4"/>
          <w:sz w:val="13"/>
          <w:szCs w:val="13"/>
        </w:rPr>
        <w:t xml:space="preserve"> </w:t>
      </w:r>
      <w:r>
        <w:rPr>
          <w:rFonts w:ascii="Arial" w:eastAsia="Arial" w:hAnsi="Arial" w:cs="Arial"/>
          <w:position w:val="-12"/>
          <w:sz w:val="13"/>
          <w:szCs w:val="13"/>
        </w:rPr>
        <w:t>?</w:t>
      </w:r>
    </w:p>
    <w:p w:rsidR="00B72476" w:rsidRDefault="00CB77E8">
      <w:pPr>
        <w:spacing w:before="4" w:line="120" w:lineRule="exact"/>
        <w:rPr>
          <w:sz w:val="12"/>
          <w:szCs w:val="12"/>
        </w:rPr>
      </w:pPr>
      <w:r>
        <w:br w:type="column"/>
      </w: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CB77E8">
      <w:pPr>
        <w:rPr>
          <w:rFonts w:ascii="Arial" w:eastAsia="Arial" w:hAnsi="Arial" w:cs="Arial"/>
          <w:sz w:val="13"/>
          <w:szCs w:val="13"/>
        </w:rPr>
      </w:pPr>
      <w:r>
        <w:rPr>
          <w:rFonts w:ascii="Arial" w:eastAsia="Arial" w:hAnsi="Arial" w:cs="Arial"/>
          <w:sz w:val="13"/>
          <w:szCs w:val="13"/>
        </w:rPr>
        <w:t>3</w:t>
      </w:r>
    </w:p>
    <w:p w:rsidR="00B72476" w:rsidRDefault="00CB77E8">
      <w:pPr>
        <w:spacing w:before="100"/>
        <w:ind w:right="119"/>
        <w:jc w:val="right"/>
        <w:rPr>
          <w:rFonts w:ascii="Arial" w:eastAsia="Arial" w:hAnsi="Arial" w:cs="Arial"/>
          <w:sz w:val="13"/>
          <w:szCs w:val="13"/>
        </w:rPr>
      </w:pPr>
      <w:r>
        <w:rPr>
          <w:rFonts w:ascii="Arial" w:eastAsia="Arial" w:hAnsi="Arial" w:cs="Arial"/>
          <w:w w:val="99"/>
          <w:sz w:val="13"/>
          <w:szCs w:val="13"/>
        </w:rPr>
        <w:t>3</w:t>
      </w:r>
    </w:p>
    <w:p w:rsidR="00B72476" w:rsidRDefault="00875887">
      <w:pPr>
        <w:spacing w:before="41"/>
        <w:ind w:left="352" w:right="504"/>
        <w:jc w:val="center"/>
        <w:rPr>
          <w:rFonts w:ascii="Arial" w:eastAsia="Arial" w:hAnsi="Arial" w:cs="Arial"/>
          <w:sz w:val="13"/>
          <w:szCs w:val="13"/>
        </w:rPr>
      </w:pPr>
      <w:r>
        <w:rPr>
          <w:noProof/>
        </w:rPr>
        <mc:AlternateContent>
          <mc:Choice Requires="wps">
            <w:drawing>
              <wp:anchor distT="0" distB="0" distL="114300" distR="114300" simplePos="0" relativeHeight="503314341" behindDoc="1" locked="0" layoutInCell="1" allowOverlap="1">
                <wp:simplePos x="0" y="0"/>
                <wp:positionH relativeFrom="page">
                  <wp:posOffset>2976245</wp:posOffset>
                </wp:positionH>
                <wp:positionV relativeFrom="paragraph">
                  <wp:posOffset>214630</wp:posOffset>
                </wp:positionV>
                <wp:extent cx="18415" cy="82550"/>
                <wp:effectExtent l="4445" t="0" r="2540" b="0"/>
                <wp:wrapNone/>
                <wp:docPr id="829"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120" w:lineRule="exact"/>
                              <w:ind w:right="-40"/>
                              <w:rPr>
                                <w:rFonts w:ascii="Arial" w:eastAsia="Arial" w:hAnsi="Arial" w:cs="Arial"/>
                                <w:sz w:val="13"/>
                                <w:szCs w:val="13"/>
                              </w:rPr>
                            </w:pPr>
                            <w:r>
                              <w:rPr>
                                <w:rFonts w:ascii="Arial" w:eastAsia="Arial" w:hAnsi="Arial" w:cs="Arial"/>
                                <w:spacing w:val="-43"/>
                                <w:sz w:val="13"/>
                                <w:szCs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030" type="#_x0000_t202" style="position:absolute;left:0;text-align:left;margin-left:234.35pt;margin-top:16.9pt;width:1.45pt;height:6.5pt;z-index:-21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" filled="f" stroked="f">
                <v:textbox inset="0,0,0,0">
                  <w:txbxContent>
                    <w:p w:rsidR="00B2687D" w:rsidRDefault="00B2687D">
                      <w:pPr>
                        <w:spacing w:line="120" w:lineRule="exact"/>
                        <w:ind w:right="-40"/>
                        <w:rPr>
                          <w:rFonts w:ascii="Arial" w:eastAsia="Arial" w:hAnsi="Arial" w:cs="Arial"/>
                          <w:sz w:val="13"/>
                          <w:szCs w:val="13"/>
                        </w:rPr>
                      </w:pPr>
                      <w:r>
                        <w:rPr>
                          <w:rFonts w:ascii="Arial" w:eastAsia="Arial" w:hAnsi="Arial" w:cs="Arial"/>
                          <w:spacing w:val="-43"/>
                          <w:sz w:val="13"/>
                          <w:szCs w:val="13"/>
                        </w:rPr>
                        <w:t>#</w:t>
                      </w:r>
                    </w:p>
                  </w:txbxContent>
                </v:textbox>
                <w10:wrap anchorx="page"/>
              </v:shape>
            </w:pict>
          </mc:Fallback>
        </mc:AlternateContent>
      </w:r>
      <w:r w:rsidR="00CB77E8">
        <w:rPr>
          <w:rFonts w:ascii="Arial" w:eastAsia="Arial" w:hAnsi="Arial" w:cs="Arial"/>
          <w:w w:val="99"/>
          <w:sz w:val="13"/>
          <w:szCs w:val="13"/>
        </w:rPr>
        <w:t>3</w:t>
      </w:r>
    </w:p>
    <w:p w:rsidR="00B72476" w:rsidRDefault="00CB77E8">
      <w:pPr>
        <w:spacing w:before="14" w:line="20" w:lineRule="exact"/>
        <w:ind w:left="89" w:right="-43"/>
        <w:rPr>
          <w:rFonts w:ascii="Arial" w:eastAsia="Arial" w:hAnsi="Arial" w:cs="Arial"/>
          <w:sz w:val="13"/>
          <w:szCs w:val="13"/>
        </w:rPr>
      </w:pPr>
      <w:r>
        <w:rPr>
          <w:rFonts w:ascii="Arial" w:eastAsia="Arial" w:hAnsi="Arial" w:cs="Arial"/>
          <w:spacing w:val="-43"/>
          <w:position w:val="-10"/>
          <w:sz w:val="13"/>
          <w:szCs w:val="13"/>
        </w:rPr>
        <w:t>#</w:t>
      </w:r>
      <w:r>
        <w:rPr>
          <w:rFonts w:ascii="Arial" w:eastAsia="Arial" w:hAnsi="Arial" w:cs="Arial"/>
          <w:position w:val="-12"/>
          <w:sz w:val="13"/>
          <w:szCs w:val="13"/>
        </w:rPr>
        <w:t xml:space="preserve">?                 </w:t>
      </w:r>
      <w:r>
        <w:rPr>
          <w:rFonts w:ascii="Arial" w:eastAsia="Arial" w:hAnsi="Arial" w:cs="Arial"/>
          <w:spacing w:val="12"/>
          <w:position w:val="-12"/>
          <w:sz w:val="13"/>
          <w:szCs w:val="13"/>
        </w:rPr>
        <w:t xml:space="preserve"> </w:t>
      </w:r>
      <w:r>
        <w:rPr>
          <w:rFonts w:ascii="Arial" w:eastAsia="Arial" w:hAnsi="Arial" w:cs="Arial"/>
          <w:spacing w:val="-17"/>
          <w:position w:val="-12"/>
          <w:sz w:val="13"/>
          <w:szCs w:val="13"/>
        </w:rPr>
        <w:t>Z</w:t>
      </w:r>
      <w:r>
        <w:rPr>
          <w:rFonts w:ascii="Arial" w:eastAsia="Arial" w:hAnsi="Arial" w:cs="Arial"/>
          <w:position w:val="-11"/>
          <w:sz w:val="13"/>
          <w:szCs w:val="13"/>
        </w:rPr>
        <w:t>?</w:t>
      </w:r>
    </w:p>
    <w:p w:rsidR="00B72476" w:rsidRDefault="00CB77E8">
      <w:pPr>
        <w:spacing w:line="200" w:lineRule="exact"/>
      </w:pPr>
      <w:r>
        <w:br w:type="column"/>
      </w:r>
    </w:p>
    <w:p w:rsidR="00B72476" w:rsidRDefault="00B72476">
      <w:pPr>
        <w:spacing w:line="200" w:lineRule="exact"/>
      </w:pPr>
    </w:p>
    <w:p w:rsidR="00B72476" w:rsidRDefault="00B72476">
      <w:pPr>
        <w:spacing w:line="200" w:lineRule="exact"/>
      </w:pPr>
    </w:p>
    <w:p w:rsidR="00B72476" w:rsidRDefault="00B72476">
      <w:pPr>
        <w:spacing w:line="200" w:lineRule="exact"/>
      </w:pPr>
    </w:p>
    <w:p w:rsidR="00B72476" w:rsidRDefault="00B72476">
      <w:pPr>
        <w:spacing w:before="18" w:line="240" w:lineRule="exact"/>
        <w:rPr>
          <w:sz w:val="24"/>
          <w:szCs w:val="24"/>
        </w:rPr>
      </w:pPr>
    </w:p>
    <w:p w:rsidR="00B72476" w:rsidRDefault="00CB77E8">
      <w:pPr>
        <w:rPr>
          <w:rFonts w:ascii="Arial" w:eastAsia="Arial" w:hAnsi="Arial" w:cs="Arial"/>
          <w:sz w:val="13"/>
          <w:szCs w:val="13"/>
        </w:rPr>
      </w:pPr>
      <w:r>
        <w:rPr>
          <w:rFonts w:ascii="Arial" w:eastAsia="Arial" w:hAnsi="Arial" w:cs="Arial"/>
          <w:sz w:val="13"/>
          <w:szCs w:val="13"/>
        </w:rPr>
        <w:t>3</w:t>
      </w:r>
    </w:p>
    <w:p w:rsidR="00B72476" w:rsidRDefault="00875887">
      <w:pPr>
        <w:spacing w:before="99" w:line="40" w:lineRule="exact"/>
        <w:ind w:left="56" w:right="-49"/>
        <w:rPr>
          <w:rFonts w:ascii="Arial" w:eastAsia="Arial" w:hAnsi="Arial" w:cs="Arial"/>
          <w:sz w:val="13"/>
          <w:szCs w:val="13"/>
        </w:rPr>
      </w:pPr>
      <w:r>
        <w:rPr>
          <w:noProof/>
        </w:rPr>
        <w:drawing>
          <wp:anchor distT="0" distB="0" distL="114300" distR="114300" simplePos="0" relativeHeight="503314335" behindDoc="1" locked="0" layoutInCell="1" allowOverlap="1">
            <wp:simplePos x="0" y="0"/>
            <wp:positionH relativeFrom="page">
              <wp:posOffset>1324610</wp:posOffset>
            </wp:positionH>
            <wp:positionV relativeFrom="page">
              <wp:posOffset>1082040</wp:posOffset>
            </wp:positionV>
            <wp:extent cx="4537075" cy="1555750"/>
            <wp:effectExtent l="0" t="0" r="9525" b="0"/>
            <wp:wrapNone/>
            <wp:docPr id="828"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7075" cy="1555750"/>
                    </a:xfrm>
                    <a:prstGeom prst="rect">
                      <a:avLst/>
                    </a:prstGeom>
                    <a:noFill/>
                  </pic:spPr>
                </pic:pic>
              </a:graphicData>
            </a:graphic>
            <wp14:sizeRelH relativeFrom="page">
              <wp14:pctWidth>0</wp14:pctWidth>
            </wp14:sizeRelH>
            <wp14:sizeRelV relativeFrom="page">
              <wp14:pctHeight>0</wp14:pctHeight>
            </wp14:sizeRelV>
          </wp:anchor>
        </w:drawing>
      </w:r>
      <w:r w:rsidR="00CB77E8">
        <w:rPr>
          <w:rFonts w:ascii="Arial" w:eastAsia="Arial" w:hAnsi="Arial" w:cs="Arial"/>
          <w:spacing w:val="-46"/>
          <w:position w:val="-8"/>
          <w:sz w:val="13"/>
          <w:szCs w:val="13"/>
        </w:rPr>
        <w:t>Z</w:t>
      </w:r>
      <w:r w:rsidR="00CB77E8">
        <w:rPr>
          <w:rFonts w:ascii="Arial" w:eastAsia="Arial" w:hAnsi="Arial" w:cs="Arial"/>
          <w:spacing w:val="-43"/>
          <w:position w:val="-13"/>
          <w:sz w:val="13"/>
          <w:szCs w:val="13"/>
        </w:rPr>
        <w:t>#</w:t>
      </w:r>
      <w:r w:rsidR="00CB77E8">
        <w:rPr>
          <w:rFonts w:ascii="Arial" w:eastAsia="Arial" w:hAnsi="Arial" w:cs="Arial"/>
          <w:position w:val="-14"/>
          <w:sz w:val="13"/>
          <w:szCs w:val="13"/>
        </w:rPr>
        <w:t>?</w:t>
      </w:r>
    </w:p>
    <w:p w:rsidR="00B72476" w:rsidRDefault="00CB77E8">
      <w:pPr>
        <w:spacing w:line="200" w:lineRule="exact"/>
      </w:pPr>
      <w:r>
        <w:br w:type="column"/>
      </w:r>
    </w:p>
    <w:p w:rsidR="00B72476" w:rsidRDefault="00B72476">
      <w:pPr>
        <w:spacing w:line="200" w:lineRule="exact"/>
      </w:pPr>
    </w:p>
    <w:p w:rsidR="00B72476" w:rsidRDefault="00B72476">
      <w:pPr>
        <w:spacing w:before="17" w:line="240" w:lineRule="exact"/>
        <w:rPr>
          <w:sz w:val="24"/>
          <w:szCs w:val="24"/>
        </w:rPr>
      </w:pPr>
    </w:p>
    <w:p w:rsidR="00B72476" w:rsidRDefault="00CB77E8">
      <w:pPr>
        <w:rPr>
          <w:rFonts w:ascii="Arial" w:eastAsia="Arial" w:hAnsi="Arial" w:cs="Arial"/>
          <w:sz w:val="13"/>
          <w:szCs w:val="13"/>
        </w:rPr>
      </w:pPr>
      <w:r>
        <w:rPr>
          <w:rFonts w:ascii="Arial" w:eastAsia="Arial" w:hAnsi="Arial" w:cs="Arial"/>
          <w:position w:val="-13"/>
          <w:sz w:val="13"/>
          <w:szCs w:val="13"/>
        </w:rPr>
        <w:t xml:space="preserve">3                   </w:t>
      </w:r>
      <w:r>
        <w:rPr>
          <w:rFonts w:ascii="Arial" w:eastAsia="Arial" w:hAnsi="Arial" w:cs="Arial"/>
          <w:spacing w:val="3"/>
          <w:position w:val="-13"/>
          <w:sz w:val="13"/>
          <w:szCs w:val="13"/>
        </w:rPr>
        <w:t xml:space="preserve"> </w:t>
      </w:r>
      <w:r>
        <w:rPr>
          <w:rFonts w:ascii="Arial" w:eastAsia="Arial" w:hAnsi="Arial" w:cs="Arial"/>
          <w:position w:val="-5"/>
          <w:sz w:val="13"/>
          <w:szCs w:val="13"/>
        </w:rPr>
        <w:t xml:space="preserve">3        </w:t>
      </w:r>
      <w:r>
        <w:rPr>
          <w:rFonts w:ascii="Arial" w:eastAsia="Arial" w:hAnsi="Arial" w:cs="Arial"/>
          <w:spacing w:val="17"/>
          <w:position w:val="-5"/>
          <w:sz w:val="13"/>
          <w:szCs w:val="13"/>
        </w:rPr>
        <w:t xml:space="preserve"> </w:t>
      </w:r>
      <w:r>
        <w:rPr>
          <w:rFonts w:ascii="Arial" w:eastAsia="Arial" w:hAnsi="Arial" w:cs="Arial"/>
          <w:sz w:val="13"/>
          <w:szCs w:val="13"/>
        </w:rPr>
        <w:t>3</w:t>
      </w:r>
    </w:p>
    <w:p w:rsidR="00B72476" w:rsidRDefault="00B72476">
      <w:pPr>
        <w:spacing w:before="8" w:line="140" w:lineRule="exact"/>
        <w:rPr>
          <w:sz w:val="15"/>
          <w:szCs w:val="15"/>
        </w:rPr>
      </w:pPr>
    </w:p>
    <w:p w:rsidR="00B72476" w:rsidRDefault="00875887">
      <w:pPr>
        <w:tabs>
          <w:tab w:val="left" w:pos="1260"/>
        </w:tabs>
        <w:spacing w:line="137" w:lineRule="auto"/>
        <w:ind w:left="1234" w:right="-24" w:hanging="852"/>
        <w:rPr>
          <w:rFonts w:ascii="Arial" w:eastAsia="Arial" w:hAnsi="Arial" w:cs="Arial"/>
          <w:sz w:val="13"/>
          <w:szCs w:val="13"/>
        </w:rPr>
      </w:pPr>
      <w:r>
        <w:rPr>
          <w:noProof/>
        </w:rPr>
        <mc:AlternateContent>
          <mc:Choice Requires="wps">
            <w:drawing>
              <wp:anchor distT="0" distB="0" distL="114300" distR="114300" simplePos="0" relativeHeight="503314338" behindDoc="1" locked="0" layoutInCell="1" allowOverlap="1">
                <wp:simplePos x="0" y="0"/>
                <wp:positionH relativeFrom="page">
                  <wp:posOffset>4441190</wp:posOffset>
                </wp:positionH>
                <wp:positionV relativeFrom="paragraph">
                  <wp:posOffset>1905</wp:posOffset>
                </wp:positionV>
                <wp:extent cx="54610" cy="82550"/>
                <wp:effectExtent l="0" t="1905" r="0" b="4445"/>
                <wp:wrapNone/>
                <wp:docPr id="827"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120" w:lineRule="exact"/>
                              <w:ind w:right="-40"/>
                              <w:rPr>
                                <w:rFonts w:ascii="Arial" w:eastAsia="Arial" w:hAnsi="Arial" w:cs="Arial"/>
                                <w:sz w:val="13"/>
                                <w:szCs w:val="13"/>
                              </w:rPr>
                            </w:pPr>
                            <w:r>
                              <w:rPr>
                                <w:rFonts w:ascii="Arial" w:eastAsia="Arial" w:hAnsi="Arial" w:cs="Arial"/>
                                <w:sz w:val="13"/>
                                <w:szCs w:val="13"/>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3" o:spid="_x0000_s1031" type="#_x0000_t202" style="position:absolute;left:0;text-align:left;margin-left:349.7pt;margin-top:.15pt;width:4.3pt;height:6.5pt;z-index:-21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" filled="f" stroked="f">
                <v:textbox inset="0,0,0,0">
                  <w:txbxContent>
                    <w:p w:rsidR="00B2687D" w:rsidRDefault="00B2687D">
                      <w:pPr>
                        <w:spacing w:line="120" w:lineRule="exact"/>
                        <w:ind w:right="-40"/>
                        <w:rPr>
                          <w:rFonts w:ascii="Arial" w:eastAsia="Arial" w:hAnsi="Arial" w:cs="Arial"/>
                          <w:sz w:val="13"/>
                          <w:szCs w:val="13"/>
                        </w:rPr>
                      </w:pPr>
                      <w:r>
                        <w:rPr>
                          <w:rFonts w:ascii="Arial" w:eastAsia="Arial" w:hAnsi="Arial" w:cs="Arial"/>
                          <w:sz w:val="13"/>
                          <w:szCs w:val="13"/>
                        </w:rPr>
                        <w:t>A</w:t>
                      </w:r>
                    </w:p>
                  </w:txbxContent>
                </v:textbox>
                <w10:wrap anchorx="page"/>
              </v:shape>
            </w:pict>
          </mc:Fallback>
        </mc:AlternateContent>
      </w:r>
      <w:r w:rsidR="00CB77E8">
        <w:rPr>
          <w:rFonts w:ascii="Arial" w:eastAsia="Arial" w:hAnsi="Arial" w:cs="Arial"/>
          <w:position w:val="2"/>
          <w:sz w:val="13"/>
          <w:szCs w:val="13"/>
        </w:rPr>
        <w:t>3</w:t>
      </w:r>
      <w:r w:rsidR="00CB77E8">
        <w:rPr>
          <w:rFonts w:ascii="Arial" w:eastAsia="Arial" w:hAnsi="Arial" w:cs="Arial"/>
          <w:position w:val="2"/>
          <w:sz w:val="13"/>
          <w:szCs w:val="13"/>
        </w:rPr>
        <w:tab/>
      </w:r>
      <w:r w:rsidR="00CB77E8">
        <w:rPr>
          <w:rFonts w:ascii="Arial" w:eastAsia="Arial" w:hAnsi="Arial" w:cs="Arial"/>
          <w:position w:val="2"/>
          <w:sz w:val="13"/>
          <w:szCs w:val="13"/>
        </w:rPr>
        <w:tab/>
      </w:r>
      <w:r w:rsidR="00CB77E8">
        <w:rPr>
          <w:rFonts w:ascii="Arial" w:eastAsia="Arial" w:hAnsi="Arial" w:cs="Arial"/>
          <w:spacing w:val="-46"/>
          <w:sz w:val="13"/>
          <w:szCs w:val="13"/>
        </w:rPr>
        <w:t>Z</w:t>
      </w:r>
      <w:r w:rsidR="00CB77E8">
        <w:rPr>
          <w:rFonts w:ascii="Arial" w:eastAsia="Arial" w:hAnsi="Arial" w:cs="Arial"/>
          <w:position w:val="3"/>
          <w:sz w:val="13"/>
          <w:szCs w:val="13"/>
        </w:rPr>
        <w:t xml:space="preserve"># </w:t>
      </w:r>
      <w:r w:rsidR="00CB77E8">
        <w:rPr>
          <w:rFonts w:ascii="Arial" w:eastAsia="Arial" w:hAnsi="Arial" w:cs="Arial"/>
          <w:sz w:val="13"/>
          <w:szCs w:val="13"/>
        </w:rPr>
        <w:t>A</w:t>
      </w:r>
    </w:p>
    <w:p w:rsidR="00B72476" w:rsidRDefault="00CB77E8">
      <w:pPr>
        <w:spacing w:before="30" w:line="40" w:lineRule="exact"/>
        <w:ind w:left="56"/>
        <w:rPr>
          <w:rFonts w:ascii="Arial" w:eastAsia="Arial" w:hAnsi="Arial" w:cs="Arial"/>
          <w:sz w:val="13"/>
          <w:szCs w:val="13"/>
        </w:rPr>
      </w:pPr>
      <w:r>
        <w:rPr>
          <w:rFonts w:ascii="Arial" w:eastAsia="Arial" w:hAnsi="Arial" w:cs="Arial"/>
          <w:spacing w:val="-46"/>
          <w:position w:val="-10"/>
          <w:sz w:val="13"/>
          <w:szCs w:val="13"/>
        </w:rPr>
        <w:t>Z</w:t>
      </w:r>
      <w:r>
        <w:rPr>
          <w:rFonts w:ascii="Arial" w:eastAsia="Arial" w:hAnsi="Arial" w:cs="Arial"/>
          <w:spacing w:val="-43"/>
          <w:position w:val="-7"/>
          <w:sz w:val="13"/>
          <w:szCs w:val="13"/>
        </w:rPr>
        <w:t>#</w:t>
      </w:r>
      <w:r>
        <w:rPr>
          <w:rFonts w:ascii="Arial" w:eastAsia="Arial" w:hAnsi="Arial" w:cs="Arial"/>
          <w:position w:val="-11"/>
          <w:sz w:val="13"/>
          <w:szCs w:val="13"/>
        </w:rPr>
        <w:t xml:space="preserve">?                   </w:t>
      </w:r>
      <w:r>
        <w:rPr>
          <w:rFonts w:ascii="Arial" w:eastAsia="Arial" w:hAnsi="Arial" w:cs="Arial"/>
          <w:spacing w:val="3"/>
          <w:position w:val="-11"/>
          <w:sz w:val="13"/>
          <w:szCs w:val="13"/>
        </w:rPr>
        <w:t xml:space="preserve"> </w:t>
      </w:r>
      <w:r>
        <w:rPr>
          <w:rFonts w:ascii="Arial" w:eastAsia="Arial" w:hAnsi="Arial" w:cs="Arial"/>
          <w:position w:val="-14"/>
          <w:sz w:val="13"/>
          <w:szCs w:val="13"/>
        </w:rPr>
        <w:t>?</w:t>
      </w:r>
    </w:p>
    <w:p w:rsidR="00B72476" w:rsidRDefault="00CB77E8">
      <w:pPr>
        <w:spacing w:before="10" w:line="100" w:lineRule="exact"/>
        <w:rPr>
          <w:sz w:val="10"/>
          <w:szCs w:val="10"/>
        </w:rPr>
      </w:pPr>
      <w:r>
        <w:br w:type="column"/>
      </w:r>
    </w:p>
    <w:p w:rsidR="00B72476" w:rsidRDefault="00875887">
      <w:pPr>
        <w:ind w:left="717" w:right="957"/>
        <w:jc w:val="center"/>
        <w:rPr>
          <w:rFonts w:ascii="Arial" w:eastAsia="Arial" w:hAnsi="Arial" w:cs="Arial"/>
          <w:sz w:val="14"/>
          <w:szCs w:val="14"/>
        </w:rPr>
      </w:pPr>
      <w:r>
        <w:rPr>
          <w:noProof/>
        </w:rPr>
        <mc:AlternateContent>
          <mc:Choice Requires="wpg">
            <w:drawing>
              <wp:anchor distT="0" distB="0" distL="114300" distR="114300" simplePos="0" relativeHeight="503314336" behindDoc="1" locked="0" layoutInCell="1" allowOverlap="1">
                <wp:simplePos x="0" y="0"/>
                <wp:positionH relativeFrom="page">
                  <wp:posOffset>5982970</wp:posOffset>
                </wp:positionH>
                <wp:positionV relativeFrom="paragraph">
                  <wp:posOffset>12065</wp:posOffset>
                </wp:positionV>
                <wp:extent cx="167640" cy="901700"/>
                <wp:effectExtent l="1270" t="0" r="5965190" b="762635"/>
                <wp:wrapNone/>
                <wp:docPr id="796"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 cy="901700"/>
                          <a:chOff x="9423" y="20"/>
                          <a:chExt cx="265" cy="1421"/>
                        </a:xfrm>
                      </wpg:grpSpPr>
                      <wpg:grpSp>
                        <wpg:cNvPr id="797" name="Group 793"/>
                        <wpg:cNvGrpSpPr>
                          <a:grpSpLocks/>
                        </wpg:cNvGrpSpPr>
                        <wpg:grpSpPr bwMode="auto">
                          <a:xfrm>
                            <a:off x="9431" y="27"/>
                            <a:ext cx="250" cy="403"/>
                            <a:chOff x="9431" y="27"/>
                            <a:chExt cx="250" cy="403"/>
                          </a:xfrm>
                        </wpg:grpSpPr>
                        <wps:wsp>
                          <wps:cNvPr id="798" name="Freeform 822"/>
                          <wps:cNvSpPr>
                            <a:spLocks/>
                          </wps:cNvSpPr>
                          <wps:spPr bwMode="auto">
                            <a:xfrm>
                              <a:off x="9431" y="27"/>
                              <a:ext cx="250" cy="403"/>
                            </a:xfrm>
                            <a:custGeom>
                              <a:avLst/>
                              <a:gdLst>
                                <a:gd name="T0" fmla="+- 0 9431 9431"/>
                                <a:gd name="T1" fmla="*/ T0 w 250"/>
                                <a:gd name="T2" fmla="+- 0 431 27"/>
                                <a:gd name="T3" fmla="*/ 431 h 403"/>
                                <a:gd name="T4" fmla="+- 0 9680 9431"/>
                                <a:gd name="T5" fmla="*/ T4 w 250"/>
                                <a:gd name="T6" fmla="+- 0 431 27"/>
                                <a:gd name="T7" fmla="*/ 431 h 403"/>
                                <a:gd name="T8" fmla="+- 0 9680 9431"/>
                                <a:gd name="T9" fmla="*/ T8 w 250"/>
                                <a:gd name="T10" fmla="+- 0 27 27"/>
                                <a:gd name="T11" fmla="*/ 27 h 403"/>
                                <a:gd name="T12" fmla="+- 0 9431 9431"/>
                                <a:gd name="T13" fmla="*/ T12 w 250"/>
                                <a:gd name="T14" fmla="+- 0 27 27"/>
                                <a:gd name="T15" fmla="*/ 27 h 403"/>
                                <a:gd name="T16" fmla="+- 0 9431 9431"/>
                                <a:gd name="T17" fmla="*/ T16 w 250"/>
                                <a:gd name="T18" fmla="+- 0 431 27"/>
                                <a:gd name="T19" fmla="*/ 431 h 403"/>
                              </a:gdLst>
                              <a:ahLst/>
                              <a:cxnLst>
                                <a:cxn ang="0">
                                  <a:pos x="T1" y="T3"/>
                                </a:cxn>
                                <a:cxn ang="0">
                                  <a:pos x="T5" y="T7"/>
                                </a:cxn>
                                <a:cxn ang="0">
                                  <a:pos x="T9" y="T11"/>
                                </a:cxn>
                                <a:cxn ang="0">
                                  <a:pos x="T13" y="T15"/>
                                </a:cxn>
                                <a:cxn ang="0">
                                  <a:pos x="T17" y="T19"/>
                                </a:cxn>
                              </a:cxnLst>
                              <a:rect l="0" t="0" r="r" b="b"/>
                              <a:pathLst>
                                <a:path w="250" h="403">
                                  <a:moveTo>
                                    <a:pt x="0" y="404"/>
                                  </a:moveTo>
                                  <a:lnTo>
                                    <a:pt x="249" y="404"/>
                                  </a:lnTo>
                                  <a:lnTo>
                                    <a:pt x="249" y="0"/>
                                  </a:lnTo>
                                  <a:lnTo>
                                    <a:pt x="0" y="0"/>
                                  </a:lnTo>
                                  <a:lnTo>
                                    <a:pt x="0" y="404"/>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99" name="Group 794"/>
                          <wpg:cNvGrpSpPr>
                            <a:grpSpLocks/>
                          </wpg:cNvGrpSpPr>
                          <wpg:grpSpPr bwMode="auto">
                            <a:xfrm>
                              <a:off x="9456" y="229"/>
                              <a:ext cx="200" cy="0"/>
                              <a:chOff x="9456" y="229"/>
                              <a:chExt cx="200" cy="0"/>
                            </a:xfrm>
                          </wpg:grpSpPr>
                          <wps:wsp>
                            <wps:cNvPr id="800" name="Freeform 821"/>
                            <wps:cNvSpPr>
                              <a:spLocks noEditPoints="1"/>
                            </wps:cNvSpPr>
                            <wps:spPr bwMode="auto">
                              <a:xfrm>
                                <a:off x="18912" y="458"/>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F876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01" name="Group 795"/>
                            <wpg:cNvGrpSpPr>
                              <a:grpSpLocks/>
                            </wpg:cNvGrpSpPr>
                            <wpg:grpSpPr bwMode="auto">
                              <a:xfrm>
                                <a:off x="9456" y="229"/>
                                <a:ext cx="200" cy="0"/>
                                <a:chOff x="9456" y="229"/>
                                <a:chExt cx="200" cy="0"/>
                              </a:xfrm>
                            </wpg:grpSpPr>
                            <wps:wsp>
                              <wps:cNvPr id="802" name="Freeform 820"/>
                              <wps:cNvSpPr>
                                <a:spLocks noEditPoints="1"/>
                              </wps:cNvSpPr>
                              <wps:spPr bwMode="auto">
                                <a:xfrm>
                                  <a:off x="18912" y="458"/>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03" name="Group 796"/>
                              <wpg:cNvGrpSpPr>
                                <a:grpSpLocks/>
                              </wpg:cNvGrpSpPr>
                              <wpg:grpSpPr bwMode="auto">
                                <a:xfrm>
                                  <a:off x="9431" y="431"/>
                                  <a:ext cx="250" cy="250"/>
                                  <a:chOff x="9431" y="431"/>
                                  <a:chExt cx="250" cy="250"/>
                                </a:xfrm>
                              </wpg:grpSpPr>
                              <wps:wsp>
                                <wps:cNvPr id="804" name="Freeform 819"/>
                                <wps:cNvSpPr>
                                  <a:spLocks/>
                                </wps:cNvSpPr>
                                <wps:spPr bwMode="auto">
                                  <a:xfrm>
                                    <a:off x="9431" y="431"/>
                                    <a:ext cx="250" cy="250"/>
                                  </a:xfrm>
                                  <a:custGeom>
                                    <a:avLst/>
                                    <a:gdLst>
                                      <a:gd name="T0" fmla="+- 0 9431 9431"/>
                                      <a:gd name="T1" fmla="*/ T0 w 250"/>
                                      <a:gd name="T2" fmla="+- 0 680 431"/>
                                      <a:gd name="T3" fmla="*/ 680 h 250"/>
                                      <a:gd name="T4" fmla="+- 0 9680 9431"/>
                                      <a:gd name="T5" fmla="*/ T4 w 250"/>
                                      <a:gd name="T6" fmla="+- 0 680 431"/>
                                      <a:gd name="T7" fmla="*/ 680 h 250"/>
                                      <a:gd name="T8" fmla="+- 0 9680 9431"/>
                                      <a:gd name="T9" fmla="*/ T8 w 250"/>
                                      <a:gd name="T10" fmla="+- 0 431 431"/>
                                      <a:gd name="T11" fmla="*/ 431 h 250"/>
                                      <a:gd name="T12" fmla="+- 0 9431 9431"/>
                                      <a:gd name="T13" fmla="*/ T12 w 250"/>
                                      <a:gd name="T14" fmla="+- 0 431 431"/>
                                      <a:gd name="T15" fmla="*/ 431 h 250"/>
                                      <a:gd name="T16" fmla="+- 0 9431 9431"/>
                                      <a:gd name="T17" fmla="*/ T16 w 250"/>
                                      <a:gd name="T18" fmla="+- 0 680 431"/>
                                      <a:gd name="T19" fmla="*/ 680 h 250"/>
                                    </a:gdLst>
                                    <a:ahLst/>
                                    <a:cxnLst>
                                      <a:cxn ang="0">
                                        <a:pos x="T1" y="T3"/>
                                      </a:cxn>
                                      <a:cxn ang="0">
                                        <a:pos x="T5" y="T7"/>
                                      </a:cxn>
                                      <a:cxn ang="0">
                                        <a:pos x="T9" y="T11"/>
                                      </a:cxn>
                                      <a:cxn ang="0">
                                        <a:pos x="T13" y="T15"/>
                                      </a:cxn>
                                      <a:cxn ang="0">
                                        <a:pos x="T17" y="T19"/>
                                      </a:cxn>
                                    </a:cxnLst>
                                    <a:rect l="0" t="0" r="r" b="b"/>
                                    <a:pathLst>
                                      <a:path w="250" h="250">
                                        <a:moveTo>
                                          <a:pt x="0" y="249"/>
                                        </a:moveTo>
                                        <a:lnTo>
                                          <a:pt x="249" y="249"/>
                                        </a:lnTo>
                                        <a:lnTo>
                                          <a:pt x="249" y="0"/>
                                        </a:lnTo>
                                        <a:lnTo>
                                          <a:pt x="0" y="0"/>
                                        </a:lnTo>
                                        <a:lnTo>
                                          <a:pt x="0" y="249"/>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05" name="Group 797"/>
                                <wpg:cNvGrpSpPr>
                                  <a:grpSpLocks/>
                                </wpg:cNvGrpSpPr>
                                <wpg:grpSpPr bwMode="auto">
                                  <a:xfrm>
                                    <a:off x="9456" y="556"/>
                                    <a:ext cx="200" cy="0"/>
                                    <a:chOff x="9456" y="556"/>
                                    <a:chExt cx="200" cy="0"/>
                                  </a:xfrm>
                                </wpg:grpSpPr>
                                <wps:wsp>
                                  <wps:cNvPr id="806" name="Freeform 818"/>
                                  <wps:cNvSpPr>
                                    <a:spLocks noEditPoints="1"/>
                                  </wps:cNvSpPr>
                                  <wps:spPr bwMode="auto">
                                    <a:xfrm>
                                      <a:off x="18912" y="1112"/>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A2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07" name="Group 798"/>
                                  <wpg:cNvGrpSpPr>
                                    <a:grpSpLocks/>
                                  </wpg:cNvGrpSpPr>
                                  <wpg:grpSpPr bwMode="auto">
                                    <a:xfrm>
                                      <a:off x="9456" y="556"/>
                                      <a:ext cx="200" cy="0"/>
                                      <a:chOff x="9456" y="556"/>
                                      <a:chExt cx="200" cy="0"/>
                                    </a:xfrm>
                                  </wpg:grpSpPr>
                                  <wps:wsp>
                                    <wps:cNvPr id="808" name="Freeform 817"/>
                                    <wps:cNvSpPr>
                                      <a:spLocks noEditPoints="1"/>
                                    </wps:cNvSpPr>
                                    <wps:spPr bwMode="auto">
                                      <a:xfrm>
                                        <a:off x="18912" y="1112"/>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A2A4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09" name="Group 799"/>
                                    <wpg:cNvGrpSpPr>
                                      <a:grpSpLocks/>
                                    </wpg:cNvGrpSpPr>
                                    <wpg:grpSpPr bwMode="auto">
                                      <a:xfrm>
                                        <a:off x="9431" y="680"/>
                                        <a:ext cx="250" cy="250"/>
                                        <a:chOff x="9431" y="680"/>
                                        <a:chExt cx="250" cy="250"/>
                                      </a:xfrm>
                                    </wpg:grpSpPr>
                                    <wps:wsp>
                                      <wps:cNvPr id="810" name="Freeform 816"/>
                                      <wps:cNvSpPr>
                                        <a:spLocks/>
                                      </wps:cNvSpPr>
                                      <wps:spPr bwMode="auto">
                                        <a:xfrm>
                                          <a:off x="9431" y="680"/>
                                          <a:ext cx="250" cy="250"/>
                                        </a:xfrm>
                                        <a:custGeom>
                                          <a:avLst/>
                                          <a:gdLst>
                                            <a:gd name="T0" fmla="+- 0 9431 9431"/>
                                            <a:gd name="T1" fmla="*/ T0 w 250"/>
                                            <a:gd name="T2" fmla="+- 0 930 680"/>
                                            <a:gd name="T3" fmla="*/ 930 h 250"/>
                                            <a:gd name="T4" fmla="+- 0 9680 9431"/>
                                            <a:gd name="T5" fmla="*/ T4 w 250"/>
                                            <a:gd name="T6" fmla="+- 0 930 680"/>
                                            <a:gd name="T7" fmla="*/ 930 h 250"/>
                                            <a:gd name="T8" fmla="+- 0 9680 9431"/>
                                            <a:gd name="T9" fmla="*/ T8 w 250"/>
                                            <a:gd name="T10" fmla="+- 0 680 680"/>
                                            <a:gd name="T11" fmla="*/ 680 h 250"/>
                                            <a:gd name="T12" fmla="+- 0 9431 9431"/>
                                            <a:gd name="T13" fmla="*/ T12 w 250"/>
                                            <a:gd name="T14" fmla="+- 0 680 680"/>
                                            <a:gd name="T15" fmla="*/ 680 h 250"/>
                                            <a:gd name="T16" fmla="+- 0 9431 9431"/>
                                            <a:gd name="T17" fmla="*/ T16 w 250"/>
                                            <a:gd name="T18" fmla="+- 0 930 680"/>
                                            <a:gd name="T19" fmla="*/ 930 h 250"/>
                                          </a:gdLst>
                                          <a:ahLst/>
                                          <a:cxnLst>
                                            <a:cxn ang="0">
                                              <a:pos x="T1" y="T3"/>
                                            </a:cxn>
                                            <a:cxn ang="0">
                                              <a:pos x="T5" y="T7"/>
                                            </a:cxn>
                                            <a:cxn ang="0">
                                              <a:pos x="T9" y="T11"/>
                                            </a:cxn>
                                            <a:cxn ang="0">
                                              <a:pos x="T13" y="T15"/>
                                            </a:cxn>
                                            <a:cxn ang="0">
                                              <a:pos x="T17" y="T19"/>
                                            </a:cxn>
                                          </a:cxnLst>
                                          <a:rect l="0" t="0" r="r" b="b"/>
                                          <a:pathLst>
                                            <a:path w="250" h="250">
                                              <a:moveTo>
                                                <a:pt x="0" y="250"/>
                                              </a:moveTo>
                                              <a:lnTo>
                                                <a:pt x="249" y="250"/>
                                              </a:lnTo>
                                              <a:lnTo>
                                                <a:pt x="249" y="0"/>
                                              </a:lnTo>
                                              <a:lnTo>
                                                <a:pt x="0" y="0"/>
                                              </a:lnTo>
                                              <a:lnTo>
                                                <a:pt x="0" y="250"/>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11" name="Group 800"/>
                                      <wpg:cNvGrpSpPr>
                                        <a:grpSpLocks/>
                                      </wpg:cNvGrpSpPr>
                                      <wpg:grpSpPr bwMode="auto">
                                        <a:xfrm>
                                          <a:off x="9456" y="805"/>
                                          <a:ext cx="200" cy="0"/>
                                          <a:chOff x="9456" y="805"/>
                                          <a:chExt cx="200" cy="0"/>
                                        </a:xfrm>
                                      </wpg:grpSpPr>
                                      <wps:wsp>
                                        <wps:cNvPr id="812" name="Freeform 815"/>
                                        <wps:cNvSpPr>
                                          <a:spLocks noEditPoints="1"/>
                                        </wps:cNvSpPr>
                                        <wps:spPr bwMode="auto">
                                          <a:xfrm>
                                            <a:off x="18912" y="1610"/>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00BE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13" name="Group 801"/>
                                        <wpg:cNvGrpSpPr>
                                          <a:grpSpLocks/>
                                        </wpg:cNvGrpSpPr>
                                        <wpg:grpSpPr bwMode="auto">
                                          <a:xfrm>
                                            <a:off x="9456" y="805"/>
                                            <a:ext cx="200" cy="0"/>
                                            <a:chOff x="9456" y="805"/>
                                            <a:chExt cx="200" cy="0"/>
                                          </a:xfrm>
                                        </wpg:grpSpPr>
                                        <wps:wsp>
                                          <wps:cNvPr id="814" name="Freeform 814"/>
                                          <wps:cNvSpPr>
                                            <a:spLocks noEditPoints="1"/>
                                          </wps:cNvSpPr>
                                          <wps:spPr bwMode="auto">
                                            <a:xfrm>
                                              <a:off x="18912" y="1610"/>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00BE7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15" name="Group 802"/>
                                          <wpg:cNvGrpSpPr>
                                            <a:grpSpLocks/>
                                          </wpg:cNvGrpSpPr>
                                          <wpg:grpSpPr bwMode="auto">
                                            <a:xfrm>
                                              <a:off x="9431" y="930"/>
                                              <a:ext cx="250" cy="250"/>
                                              <a:chOff x="9431" y="930"/>
                                              <a:chExt cx="250" cy="250"/>
                                            </a:xfrm>
                                          </wpg:grpSpPr>
                                          <wps:wsp>
                                            <wps:cNvPr id="816" name="Freeform 813"/>
                                            <wps:cNvSpPr>
                                              <a:spLocks/>
                                            </wps:cNvSpPr>
                                            <wps:spPr bwMode="auto">
                                              <a:xfrm>
                                                <a:off x="9431" y="930"/>
                                                <a:ext cx="250" cy="250"/>
                                              </a:xfrm>
                                              <a:custGeom>
                                                <a:avLst/>
                                                <a:gdLst>
                                                  <a:gd name="T0" fmla="+- 0 9431 9431"/>
                                                  <a:gd name="T1" fmla="*/ T0 w 250"/>
                                                  <a:gd name="T2" fmla="+- 0 1180 930"/>
                                                  <a:gd name="T3" fmla="*/ 1180 h 250"/>
                                                  <a:gd name="T4" fmla="+- 0 9680 9431"/>
                                                  <a:gd name="T5" fmla="*/ T4 w 250"/>
                                                  <a:gd name="T6" fmla="+- 0 1180 930"/>
                                                  <a:gd name="T7" fmla="*/ 1180 h 250"/>
                                                  <a:gd name="T8" fmla="+- 0 9680 9431"/>
                                                  <a:gd name="T9" fmla="*/ T8 w 250"/>
                                                  <a:gd name="T10" fmla="+- 0 930 930"/>
                                                  <a:gd name="T11" fmla="*/ 930 h 250"/>
                                                  <a:gd name="T12" fmla="+- 0 9431 9431"/>
                                                  <a:gd name="T13" fmla="*/ T12 w 250"/>
                                                  <a:gd name="T14" fmla="+- 0 930 930"/>
                                                  <a:gd name="T15" fmla="*/ 930 h 250"/>
                                                  <a:gd name="T16" fmla="+- 0 9431 9431"/>
                                                  <a:gd name="T17" fmla="*/ T16 w 250"/>
                                                  <a:gd name="T18" fmla="+- 0 1180 930"/>
                                                  <a:gd name="T19" fmla="*/ 1180 h 250"/>
                                                </a:gdLst>
                                                <a:ahLst/>
                                                <a:cxnLst>
                                                  <a:cxn ang="0">
                                                    <a:pos x="T1" y="T3"/>
                                                  </a:cxn>
                                                  <a:cxn ang="0">
                                                    <a:pos x="T5" y="T7"/>
                                                  </a:cxn>
                                                  <a:cxn ang="0">
                                                    <a:pos x="T9" y="T11"/>
                                                  </a:cxn>
                                                  <a:cxn ang="0">
                                                    <a:pos x="T13" y="T15"/>
                                                  </a:cxn>
                                                  <a:cxn ang="0">
                                                    <a:pos x="T17" y="T19"/>
                                                  </a:cxn>
                                                </a:cxnLst>
                                                <a:rect l="0" t="0" r="r" b="b"/>
                                                <a:pathLst>
                                                  <a:path w="250" h="250">
                                                    <a:moveTo>
                                                      <a:pt x="0" y="250"/>
                                                    </a:moveTo>
                                                    <a:lnTo>
                                                      <a:pt x="249" y="250"/>
                                                    </a:lnTo>
                                                    <a:lnTo>
                                                      <a:pt x="249" y="0"/>
                                                    </a:lnTo>
                                                    <a:lnTo>
                                                      <a:pt x="0" y="0"/>
                                                    </a:lnTo>
                                                    <a:lnTo>
                                                      <a:pt x="0" y="250"/>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17" name="Group 803"/>
                                            <wpg:cNvGrpSpPr>
                                              <a:grpSpLocks/>
                                            </wpg:cNvGrpSpPr>
                                            <wpg:grpSpPr bwMode="auto">
                                              <a:xfrm>
                                                <a:off x="9456" y="1055"/>
                                                <a:ext cx="200" cy="0"/>
                                                <a:chOff x="9456" y="1055"/>
                                                <a:chExt cx="200" cy="0"/>
                                              </a:xfrm>
                                            </wpg:grpSpPr>
                                            <wps:wsp>
                                              <wps:cNvPr id="818" name="Freeform 812"/>
                                              <wps:cNvSpPr>
                                                <a:spLocks noEditPoints="1"/>
                                              </wps:cNvSpPr>
                                              <wps:spPr bwMode="auto">
                                                <a:xfrm>
                                                  <a:off x="18912" y="2110"/>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00AFF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19" name="Group 804"/>
                                              <wpg:cNvGrpSpPr>
                                                <a:grpSpLocks/>
                                              </wpg:cNvGrpSpPr>
                                              <wpg:grpSpPr bwMode="auto">
                                                <a:xfrm>
                                                  <a:off x="9456" y="1055"/>
                                                  <a:ext cx="200" cy="0"/>
                                                  <a:chOff x="9456" y="1055"/>
                                                  <a:chExt cx="200" cy="0"/>
                                                </a:xfrm>
                                              </wpg:grpSpPr>
                                              <wps:wsp>
                                                <wps:cNvPr id="820" name="Freeform 811"/>
                                                <wps:cNvSpPr>
                                                  <a:spLocks noEditPoints="1"/>
                                                </wps:cNvSpPr>
                                                <wps:spPr bwMode="auto">
                                                  <a:xfrm>
                                                    <a:off x="18912" y="2110"/>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00AFF6"/>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1" name="Group 805"/>
                                                <wpg:cNvGrpSpPr>
                                                  <a:grpSpLocks/>
                                                </wpg:cNvGrpSpPr>
                                                <wpg:grpSpPr bwMode="auto">
                                                  <a:xfrm>
                                                    <a:off x="9431" y="1180"/>
                                                    <a:ext cx="250" cy="254"/>
                                                    <a:chOff x="9431" y="1180"/>
                                                    <a:chExt cx="250" cy="254"/>
                                                  </a:xfrm>
                                                </wpg:grpSpPr>
                                                <wps:wsp>
                                                  <wps:cNvPr id="822" name="Freeform 810"/>
                                                  <wps:cNvSpPr>
                                                    <a:spLocks/>
                                                  </wps:cNvSpPr>
                                                  <wps:spPr bwMode="auto">
                                                    <a:xfrm>
                                                      <a:off x="9431" y="1180"/>
                                                      <a:ext cx="250" cy="254"/>
                                                    </a:xfrm>
                                                    <a:custGeom>
                                                      <a:avLst/>
                                                      <a:gdLst>
                                                        <a:gd name="T0" fmla="+- 0 9431 9431"/>
                                                        <a:gd name="T1" fmla="*/ T0 w 250"/>
                                                        <a:gd name="T2" fmla="+- 0 1433 1180"/>
                                                        <a:gd name="T3" fmla="*/ 1433 h 254"/>
                                                        <a:gd name="T4" fmla="+- 0 9680 9431"/>
                                                        <a:gd name="T5" fmla="*/ T4 w 250"/>
                                                        <a:gd name="T6" fmla="+- 0 1433 1180"/>
                                                        <a:gd name="T7" fmla="*/ 1433 h 254"/>
                                                        <a:gd name="T8" fmla="+- 0 9680 9431"/>
                                                        <a:gd name="T9" fmla="*/ T8 w 250"/>
                                                        <a:gd name="T10" fmla="+- 0 1180 1180"/>
                                                        <a:gd name="T11" fmla="*/ 1180 h 254"/>
                                                        <a:gd name="T12" fmla="+- 0 9431 9431"/>
                                                        <a:gd name="T13" fmla="*/ T12 w 250"/>
                                                        <a:gd name="T14" fmla="+- 0 1180 1180"/>
                                                        <a:gd name="T15" fmla="*/ 1180 h 254"/>
                                                        <a:gd name="T16" fmla="+- 0 9431 9431"/>
                                                        <a:gd name="T17" fmla="*/ T16 w 250"/>
                                                        <a:gd name="T18" fmla="+- 0 1433 1180"/>
                                                        <a:gd name="T19" fmla="*/ 1433 h 254"/>
                                                      </a:gdLst>
                                                      <a:ahLst/>
                                                      <a:cxnLst>
                                                        <a:cxn ang="0">
                                                          <a:pos x="T1" y="T3"/>
                                                        </a:cxn>
                                                        <a:cxn ang="0">
                                                          <a:pos x="T5" y="T7"/>
                                                        </a:cxn>
                                                        <a:cxn ang="0">
                                                          <a:pos x="T9" y="T11"/>
                                                        </a:cxn>
                                                        <a:cxn ang="0">
                                                          <a:pos x="T13" y="T15"/>
                                                        </a:cxn>
                                                        <a:cxn ang="0">
                                                          <a:pos x="T17" y="T19"/>
                                                        </a:cxn>
                                                      </a:cxnLst>
                                                      <a:rect l="0" t="0" r="r" b="b"/>
                                                      <a:pathLst>
                                                        <a:path w="250" h="254">
                                                          <a:moveTo>
                                                            <a:pt x="0" y="253"/>
                                                          </a:moveTo>
                                                          <a:lnTo>
                                                            <a:pt x="249" y="253"/>
                                                          </a:lnTo>
                                                          <a:lnTo>
                                                            <a:pt x="249" y="0"/>
                                                          </a:lnTo>
                                                          <a:lnTo>
                                                            <a:pt x="0" y="0"/>
                                                          </a:lnTo>
                                                          <a:lnTo>
                                                            <a:pt x="0" y="253"/>
                                                          </a:lnTo>
                                                          <a:close/>
                                                        </a:path>
                                                      </a:pathLst>
                                                    </a:custGeom>
                                                    <a:noFill/>
                                                    <a:ln w="9722">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3" name="Group 806"/>
                                                  <wpg:cNvGrpSpPr>
                                                    <a:grpSpLocks/>
                                                  </wpg:cNvGrpSpPr>
                                                  <wpg:grpSpPr bwMode="auto">
                                                    <a:xfrm>
                                                      <a:off x="9456" y="1306"/>
                                                      <a:ext cx="200" cy="0"/>
                                                      <a:chOff x="9456" y="1306"/>
                                                      <a:chExt cx="200" cy="0"/>
                                                    </a:xfrm>
                                                  </wpg:grpSpPr>
                                                  <wps:wsp>
                                                    <wps:cNvPr id="824" name="Freeform 809"/>
                                                    <wps:cNvSpPr>
                                                      <a:spLocks noEditPoints="1"/>
                                                    </wps:cNvSpPr>
                                                    <wps:spPr bwMode="auto">
                                                      <a:xfrm>
                                                        <a:off x="18912" y="2612"/>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E76BF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5" name="Group 807"/>
                                                    <wpg:cNvGrpSpPr>
                                                      <a:grpSpLocks/>
                                                    </wpg:cNvGrpSpPr>
                                                    <wpg:grpSpPr bwMode="auto">
                                                      <a:xfrm>
                                                        <a:off x="9456" y="1306"/>
                                                        <a:ext cx="200" cy="0"/>
                                                        <a:chOff x="9456" y="1306"/>
                                                        <a:chExt cx="200" cy="0"/>
                                                      </a:xfrm>
                                                    </wpg:grpSpPr>
                                                    <wps:wsp>
                                                      <wps:cNvPr id="826" name="Freeform 808"/>
                                                      <wps:cNvSpPr>
                                                        <a:spLocks noEditPoints="1"/>
                                                      </wps:cNvSpPr>
                                                      <wps:spPr bwMode="auto">
                                                        <a:xfrm>
                                                          <a:off x="18912" y="2612"/>
                                                          <a:ext cx="199" cy="0"/>
                                                        </a:xfrm>
                                                        <a:custGeom>
                                                          <a:avLst/>
                                                          <a:gdLst>
                                                            <a:gd name="T0" fmla="+- 0 9456 9456"/>
                                                            <a:gd name="T1" fmla="*/ T0 w 200"/>
                                                            <a:gd name="T2" fmla="+- 0 9656 9456"/>
                                                            <a:gd name="T3" fmla="*/ T2 w 200"/>
                                                          </a:gdLst>
                                                          <a:ahLst/>
                                                          <a:cxnLst>
                                                            <a:cxn ang="0">
                                                              <a:pos x="T1" y="0"/>
                                                            </a:cxn>
                                                            <a:cxn ang="0">
                                                              <a:pos x="T3" y="0"/>
                                                            </a:cxn>
                                                          </a:cxnLst>
                                                          <a:rect l="0" t="0" r="r" b="b"/>
                                                          <a:pathLst>
                                                            <a:path w="200">
                                                              <a:moveTo>
                                                                <a:pt x="0" y="0"/>
                                                              </a:moveTo>
                                                              <a:lnTo>
                                                                <a:pt x="200" y="0"/>
                                                              </a:lnTo>
                                                            </a:path>
                                                          </a:pathLst>
                                                        </a:custGeom>
                                                        <a:noFill/>
                                                        <a:ln w="9722">
                                                          <a:solidFill>
                                                            <a:srgbClr val="E76BF3"/>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792" o:spid="_x0000_s1026" style="position:absolute;margin-left:471.1pt;margin-top:.95pt;width:13.2pt;height:71pt;z-index:-2144;mso-position-horizontal-relative:page" coordorigin="9423,20" coordsize="265,14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">
                <v:group id="Group 793" o:spid="_x0000_s1027" style="position:absolute;left:9431;top:27;width:250;height:403" coordorigin="9431,27" coordsize="250,4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bFVXxgAAANwAAAAPAAAAZHJzL2Rvd25yZXYueG1sRI9Ba8JAFITvgv9heUJv&#10;dROLtY1ZRUSlBylUC8XbI/tMQrJvQ3ZN4r/vFgoeh5n5hknXg6lFR60rLSuIpxEI4szqknMF3+f9&#10;8xsI55E11pZJwZ0crFfjUYqJtj1/UXfyuQgQdgkqKLxvEildVpBBN7UNcfCutjXog2xzqVvsA9zU&#10;chZFr9JgyWGhwIa2BWXV6WYUHHrsNy/xrjtW1+39cp5//hxjUuppMmyWIDwN/hH+b39oBYv3B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psVVfGAAAA3AAA&#10;AA8AAAAAAAAAAAAAAAAAqQIAAGRycy9kb3ducmV2LnhtbFBLBQYAAAAABAAEAPoAAACcAwAAAAA=&#10;">
                  <v:shape id="Freeform 822" o:spid="_x0000_s1028" style="position:absolute;left:9431;top:27;width:250;height:403;visibility:visible;mso-wrap-style:square;v-text-anchor:top" coordsize="250,4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O9fwgAA&#10;ANwAAAAPAAAAZHJzL2Rvd25yZXYueG1sRE/LisIwFN0P+A/hCu7GVPExU40iYlVEYUbduLs017bY&#10;3JQmav17sxiY5eG8p/PGlOJBtSssK+h1IxDEqdUFZwrOp+TzC4TzyBpLy6TgRQ7ms9bHFGNtn/xL&#10;j6PPRAhhF6OC3PsqltKlORl0XVsRB+5qa4M+wDqTusZnCDel7EfRSBosODTkWNEyp/R2vBsFg+iw&#10;riTtk5sfXJIfHvJq99oo1Wk3iwkIT43/F/+5t1rB+DusDWfCEZCz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k71/CAAAA3AAAAA8AAAAAAAAAAAAAAAAAlwIAAGRycy9kb3du&#10;cmV2LnhtbFBLBQYAAAAABAAEAPUAAACGAwAAAAA=&#10;" path="m0,404l249,404,249,,,,,404xe" filled="f" strokecolor="#cccbcb" strokeweight="9722emu">
                    <v:path arrowok="t" o:connecttype="custom" o:connectlocs="0,431;249,431;249,27;0,27;0,431" o:connectangles="0,0,0,0,0"/>
                  </v:shape>
                  <v:group id="Group 794" o:spid="_x0000_s1029" style="position:absolute;left:9456;top:229;width:200;height:0" coordorigin="9456,229"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v2S+xgAAANwAAAAPAAAAZHJzL2Rvd25yZXYueG1sRI9Pa8JAFMTvgt9heUJv&#10;dROL1aSuIqLSgxSqhdLbI/vyB7NvQ3ZN4rfvFgoeh5n5DbPaDKYWHbWusqwgnkYgiDOrKy4UfF0O&#10;z0sQziNrrC2Tgjs52KzHoxWm2vb8Sd3ZFyJA2KWooPS+SaV0WUkG3dQ2xMHLbWvQB9kWUrfYB7ip&#10;5SyKXqXBisNCiQ3tSsqu55tRcOyx377E++50zXf3n8v84/sUk1JPk2H7BsLT4B/h//a7VrBI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S/ZL7GAAAA3AAA&#10;AA8AAAAAAAAAAAAAAAAAqQIAAGRycy9kb3ducmV2LnhtbFBLBQYAAAAABAAEAPoAAACcAwAAAAA=&#10;">
                    <v:shape id="Freeform 821" o:spid="_x0000_s1030" style="position:absolute;left:18912;top:458;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KNGWwQAA&#10;ANwAAAAPAAAAZHJzL2Rvd25yZXYueG1sRE9Na8JAEL0X/A/LCN7qpiohpNlIFUXpodRU70N2mgSz&#10;syG7mvjv3UOhx8f7ztajacWdetdYVvA2j0AQl1Y3XCk4/+xfExDOI2tsLZOCBzlY55OXDFNtBz7R&#10;vfCVCCHsUlRQe9+lUrqyJoNubjviwP3a3qAPsK+k7nEI4aaViyiKpcGGQ0ONHW1rKq/FzSho4pP8&#10;9t3nqiiWfLskm8N198VKzabjxzsIT6P/F/+5j1pBEoX54Uw4AjJ/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jRlsEAAADcAAAADwAAAAAAAAAAAAAAAACXAgAAZHJzL2Rvd25y&#10;ZXYueG1sUEsFBgAAAAAEAAQA9QAAAIUDAAAAAA==&#10;" path="m0,0l200,0e" filled="f" strokecolor="#f8766c" strokeweight="9722emu">
                      <v:path arrowok="t" o:connecttype="custom" o:connectlocs="0,0;199,0" o:connectangles="0,0"/>
                      <o:lock v:ext="edit" verticies="t"/>
                    </v:shape>
                    <v:group id="Group 795" o:spid="_x0000_s1031" style="position:absolute;left:9456;top:229;width:200;height:0" coordorigin="9456,229"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R3aWnGAAAA3AAA&#10;AA8AAAAAAAAAAAAAAAAAqQIAAGRycy9kb3ducmV2LnhtbFBLBQYAAAAABAAEAPoAAACcAwAAAAA=&#10;">
                      <v:shape id="Freeform 820" o:spid="_x0000_s1032" style="position:absolute;left:18912;top:458;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0fPgxQAA&#10;ANwAAAAPAAAAZHJzL2Rvd25yZXYueG1sRI9Pa8JAFMTvgt9heUJvdaNQkegqYit46KXWP9dn9plE&#10;s2/D7prEfvpuoeBxmJnfMPNlZyrRkPOlZQWjYQKCOLO65FzB/nvzOgXhA7LGyjIpeJCH5aLfm2Oq&#10;bctf1OxCLiKEfYoKihDqVEqfFWTQD21NHL2LdQZDlC6X2mEb4aaS4ySZSIMlx4UCa1oXlN12d6Og&#10;fnOng/xY6c9tMzm+P+xPdW6vSr0MutUMRKAuPMP/7a1WME3G8HcmHg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bR8+DFAAAA3AAAAA8AAAAAAAAAAAAAAAAAlwIAAGRycy9k&#10;b3ducmV2LnhtbFBLBQYAAAAABAAEAPUAAACJAwAAAAA=&#10;" path="m0,0l200,0e" filled="f" strokecolor="#f8766c" strokeweight="9722emu">
                        <v:stroke dashstyle="longDash"/>
                        <v:path arrowok="t" o:connecttype="custom" o:connectlocs="0,0;199,0" o:connectangles="0,0"/>
                        <o:lock v:ext="edit" verticies="t"/>
                      </v:shape>
                      <v:group id="Group 796" o:spid="_x0000_s1033" style="position:absolute;left:9431;top:431;width:250;height:250" coordorigin="9431,431" coordsize="250,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vpUoXGAAAA3AAA&#10;AA8AAAAAAAAAAAAAAAAAqQIAAGRycy9kb3ducmV2LnhtbFBLBQYAAAAABAAEAPoAAACcAwAAAAA=&#10;">
                        <v:shape id="Freeform 819" o:spid="_x0000_s1034" style="position:absolute;left:9431;top:431;width:250;height:250;visibility:visible;mso-wrap-style:square;v-text-anchor:top" coordsize="250,2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6zixQAA&#10;ANwAAAAPAAAAZHJzL2Rvd25yZXYueG1sRI/BasMwEETvhf6D2EJutdRQgnGjBKcQyKE+2C2U3hZr&#10;Y5tYK2MptvP3VSHQ4zAzb5jtfrG9mGj0nWMNL4kCQVw703Gj4evz+JyC8AHZYO+YNNzIw373+LDF&#10;zLiZS5qq0IgIYZ+hhjaEIZPS1y1Z9IkbiKN3dqPFEOXYSDPiHOG2l2ulNtJix3GhxYHeW6ov1dVq&#10;6IfyeiwOhc85V5eyzuXP98ek9eppyd9ABFrCf/jePhkNqXqFvzPxCMjd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3rOLFAAAA3AAAAA8AAAAAAAAAAAAAAAAAlwIAAGRycy9k&#10;b3ducmV2LnhtbFBLBQYAAAAABAAEAPUAAACJAwAAAAA=&#10;" path="m0,249l249,249,249,,,,,249xe" filled="f" strokecolor="#cccbcb" strokeweight="9722emu">
                          <v:path arrowok="t" o:connecttype="custom" o:connectlocs="0,680;249,680;249,431;0,431;0,680" o:connectangles="0,0,0,0,0"/>
                        </v:shape>
                        <v:group id="Group 797" o:spid="_x0000_s1035" style="position:absolute;left:9456;top:556;width:200;height:0" coordorigin="9456,556"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bTG9qxAAAANwAAAAP&#10;AAAAAAAAAAAAAAAAAKkCAABkcnMvZG93bnJldi54bWxQSwUGAAAAAAQABAD6AAAAmgMAAAAA&#10;">
                          <v:shape id="Freeform 818" o:spid="_x0000_s1036" style="position:absolute;left:18912;top:1112;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L42vwgAA&#10;ANwAAAAPAAAAZHJzL2Rvd25yZXYueG1sRI9PawIxEMXvhX6HMEJvNdGC6NYoUhC8+gfqcdiMydbN&#10;ZEniun77piD0+Hjzfm/ecj34VvQUUxNYw2SsQBDXwTRsNZyO2/c5iJSRDbaBScODEqxXry9LrEy4&#10;8576Q7aiQDhVqMHl3FVSptqRxzQOHXHxLiF6zEVGK03Ee4H7Vk6VmkmPDZcGhx19Oaqvh5svb/jz&#10;6UMtvq+9iu72Y88Lu9lmrd9Gw+YTRKYh/x8/0zujYa5m8DemEEC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vja/CAAAA3AAAAA8AAAAAAAAAAAAAAAAAlwIAAGRycy9kb3du&#10;cmV2LnhtbFBLBQYAAAAABAAEAPUAAACGAwAAAAA=&#10;" path="m0,0l200,0e" filled="f" strokecolor="#a2a400" strokeweight="9722emu">
                            <v:path arrowok="t" o:connecttype="custom" o:connectlocs="0,0;199,0" o:connectangles="0,0"/>
                            <o:lock v:ext="edit" verticies="t"/>
                          </v:shape>
                          <v:group id="Group 798" o:spid="_x0000_s1037" style="position:absolute;left:9456;top:556;width:200;height:0" coordorigin="9456,556"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0lSGxAAAANwAAAAPAAAAZHJzL2Rvd25yZXYueG1sRI9Bi8IwFITvwv6H8IS9&#10;adpddKUaRcRdPIigLoi3R/Nsi81LaWJb/70RBI/DzHzDzBadKUVDtSssK4iHEQji1OqCMwX/x9/B&#10;BITzyBpLy6TgTg4W84/eDBNtW95Tc/CZCBB2CSrIva8SKV2ak0E3tBVx8C62NuiDrDOpa2wD3JTy&#10;K4rG0mDBYSHHilY5pdfDzSj4a7FdfsfrZnu9rO7n42h32sak1Ge/W05BeOr8O/xqb7SCSfQD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0lSGxAAAANwAAAAP&#10;AAAAAAAAAAAAAAAAAKkCAABkcnMvZG93bnJldi54bWxQSwUGAAAAAAQABAD6AAAAmgMAAAAA&#10;">
                            <v:shape id="Freeform 817" o:spid="_x0000_s1038" style="position:absolute;left:18912;top:1112;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TztxQAA&#10;ANwAAAAPAAAAZHJzL2Rvd25yZXYueG1sRI9BS8NAEIXvQv/DMgVvdqNgCbHbIlKh0kNp6qHHITsm&#10;0exsursm8d87h0KPj3nvm/dWm8l1aqAQW88GHhcZKOLK25ZrA5+n94ccVEzIFjvPZOCPImzWs7sV&#10;FtaPfKShTLUSCMcCDTQp9YXWsWrIYVz4nlhuXz44TCJDrW3AUeCu009ZttQOW5YPDfb01lD1U/46&#10;oWwv+WE3fizFuj+fh3L/rL+DMffz6fUFVKIp3czX9M4ayDNpK2NkCOj1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BPO3FAAAA3AAAAA8AAAAAAAAAAAAAAAAAlwIAAGRycy9k&#10;b3ducmV2LnhtbFBLBQYAAAAABAAEAPUAAACJAwAAAAA=&#10;" path="m0,0l200,0e" filled="f" strokecolor="#a2a400" strokeweight="9722emu">
                              <v:stroke dashstyle="longDash"/>
                              <v:path arrowok="t" o:connecttype="custom" o:connectlocs="0,0;199,0" o:connectangles="0,0"/>
                              <o:lock v:ext="edit" verticies="t"/>
                            </v:shape>
                            <v:group id="Group 799" o:spid="_x0000_s1039" style="position:absolute;left:9431;top:680;width:250;height:250" coordorigin="9431,680" coordsize="250,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gFlb8UAAADcAAAA&#10;DwAAAAAAAAAAAAAAAACpAgAAZHJzL2Rvd25yZXYueG1sUEsFBgAAAAAEAAQA+gAAAJsDAAAAAA==&#10;">
                              <v:shape id="Freeform 816" o:spid="_x0000_s1040" style="position:absolute;left:9431;top:680;width:250;height:250;visibility:visible;mso-wrap-style:square;v-text-anchor:top" coordsize="250,2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Tw8vgAA&#10;ANwAAAAPAAAAZHJzL2Rvd25yZXYueG1sRE+9CsIwEN4F3yGc4GZTHUSqUaogOOhQFcTtaM622FxK&#10;E2t9ezMIjh/f/2rTm1p01LrKsoJpFIMgzq2uuFBwvewnCxDOI2usLZOCDznYrIeDFSbavjmj7uwL&#10;EULYJaig9L5JpHR5SQZdZBviwD1sa9AH2BZSt/gO4aaWszieS4MVh4YSG9qVlD/PL6OgbrLX/rQ9&#10;uZTT+Jnlqbzfjp1S41GfLkF46v1f/HMftILFNMwPZ8IRkOs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lU8PL4AAADcAAAADwAAAAAAAAAAAAAAAACXAgAAZHJzL2Rvd25yZXYu&#10;eG1sUEsFBgAAAAAEAAQA9QAAAIIDAAAAAA==&#10;" path="m0,250l249,250,249,,,,,250xe" filled="f" strokecolor="#cccbcb" strokeweight="9722emu">
                                <v:path arrowok="t" o:connecttype="custom" o:connectlocs="0,930;249,930;249,680;0,680;0,930" o:connectangles="0,0,0,0,0"/>
                              </v:shape>
                              <v:group id="Group 800" o:spid="_x0000_s1041" style="position:absolute;left:9456;top:805;width:200;height:0" coordorigin="9456,805"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Gu/7TGAAAA3AAA&#10;AA8AAAAAAAAAAAAAAAAAqQIAAGRycy9kb3ducmV2LnhtbFBLBQYAAAAABAAEAPoAAACcAwAAAAA=&#10;">
                                <v:shape id="Freeform 815" o:spid="_x0000_s1042" style="position:absolute;left:18912;top:1610;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RWTxQAA&#10;ANwAAAAPAAAAZHJzL2Rvd25yZXYueG1sRI/dasJAFITvC32H5RR6VzeKf0RXKWJBLBSMol4essds&#10;aPZsyK4mvn23IHg5zMw3zHzZ2UrcqPGlYwX9XgKCOHe65ELBYf/1MQXhA7LGyjEpuJOH5eL1ZY6p&#10;di3v6JaFQkQI+xQVmBDqVEqfG7Loe64mjt7FNRZDlE0hdYNthNtKDpJkLC2WHBcM1rQylP9mV6tg&#10;ex5+/6wno8OENqdh6213Pp6MUu9v3ecMRKAuPMOP9kYrmPYH8H8mHgG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0dFZPFAAAA3AAAAA8AAAAAAAAAAAAAAAAAlwIAAGRycy9k&#10;b3ducmV2LnhtbFBLBQYAAAAABAAEAPUAAACJAwAAAAA=&#10;" path="m0,0l200,0e" filled="f" strokecolor="#00be7c" strokeweight="9722emu">
                                  <v:path arrowok="t" o:connecttype="custom" o:connectlocs="0,0;199,0" o:connectangles="0,0"/>
                                  <o:lock v:ext="edit" verticies="t"/>
                                </v:shape>
                                <v:group id="Group 801" o:spid="_x0000_s1043" style="position:absolute;left:9456;top:805;width:200;height:0" coordorigin="9456,805"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MMRYxAAAANwAAAAP&#10;AAAAAAAAAAAAAAAAAKkCAABkcnMvZG93bnJldi54bWxQSwUGAAAAAAQABAD6AAAAmgMAAAAA&#10;">
                                  <v:shape id="Freeform 814" o:spid="_x0000_s1044" style="position:absolute;left:18912;top:1610;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G4HGxwAA&#10;ANwAAAAPAAAAZHJzL2Rvd25yZXYueG1sRI9ba8JAFITfhf6H5RR8kbpRVNI0GykFQRDx0hZfD9mT&#10;C82eTbOrxn/fLQg+DjPzDZMue9OIC3WutqxgMo5AEOdW11wq+PpcvcQgnEfW2FgmBTdysMyeBikm&#10;2l75QJejL0WAsEtQQeV9m0jp8ooMurFtiYNX2M6gD7Irpe7wGuCmkdMoWkiDNYeFClv6qCj/OZ6N&#10;gs1itlvpebzuv4vf06koXkf7/Vap4XP//gbCU+8f4Xt7rRXEkxn8nwlHQGZ/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BuBxscAAADcAAAADwAAAAAAAAAAAAAAAACXAgAAZHJz&#10;L2Rvd25yZXYueG1sUEsFBgAAAAAEAAQA9QAAAIsDAAAAAA==&#10;" path="m0,0l200,0e" filled="f" strokecolor="#00be7c" strokeweight="9722emu">
                                    <v:stroke dashstyle="longDash"/>
                                    <v:path arrowok="t" o:connecttype="custom" o:connectlocs="0,0;199,0" o:connectangles="0,0"/>
                                    <o:lock v:ext="edit" verticies="t"/>
                                  </v:shape>
                                  <v:group id="Group 802" o:spid="_x0000_s1045" style="position:absolute;left:9431;top:930;width:250;height:250" coordorigin="9431,930" coordsize="250,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6V+bfGAAAA3AAA&#10;AA8AAAAAAAAAAAAAAAAAqQIAAGRycy9kb3ducmV2LnhtbFBLBQYAAAAABAAEAPoAAACcAwAAAAA=&#10;">
                                    <v:shape id="Freeform 813" o:spid="_x0000_s1046" style="position:absolute;left:9431;top:930;width:250;height:250;visibility:visible;mso-wrap-style:square;v-text-anchor:top" coordsize="250,2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8AHTwAAA&#10;ANwAAAAPAAAAZHJzL2Rvd25yZXYueG1sRI/BCsIwEETvgv8QVvCmqR5EqlGqIHjQQ1UQb0uztsVm&#10;U5pY698bQfA4zMwbZrnuTCVaalxpWcFkHIEgzqwuOVdwOe9GcxDOI2usLJOCNzlYr/q9Jcbavjil&#10;9uRzESDsYlRQeF/HUrqsIINubGvi4N1tY9AH2eRSN/gKcFPJaRTNpMGSw0KBNW0Lyh6np1FQ1elz&#10;d9wcXcJJ9EizRN6uh1ap4aBLFiA8df4f/rX3WsF8MoPvmXAE5O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y8AHTwAAAANwAAAAPAAAAAAAAAAAAAAAAAJcCAABkcnMvZG93bnJl&#10;di54bWxQSwUGAAAAAAQABAD1AAAAhAMAAAAA&#10;" path="m0,250l249,250,249,,,,,250xe" filled="f" strokecolor="#cccbcb" strokeweight="9722emu">
                                      <v:path arrowok="t" o:connecttype="custom" o:connectlocs="0,1180;249,1180;249,930;0,930;0,1180" o:connectangles="0,0,0,0,0"/>
                                    </v:shape>
                                    <v:group id="Group 803" o:spid="_x0000_s1047" style="position:absolute;left:9456;top:1055;width:200;height:0" coordorigin="9456,1055"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C8JbxAAAANwAAAAPAAAAZHJzL2Rvd25yZXYueG1sRI9Bi8IwFITvwv6H8IS9&#10;adpddKUaRcRdPIigLoi3R/Nsi81LaWJb/70RBI/DzHzDzBadKUVDtSssK4iHEQji1OqCMwX/x9/B&#10;BITzyBpLy6TgTg4W84/eDBNtW95Tc/CZCBB2CSrIva8SKV2ak0E3tBVx8C62NuiDrDOpa2wD3JTy&#10;K4rG0mDBYSHHilY5pdfDzSj4a7FdfsfrZnu9rO7n42h32sak1Ge/W05BeOr8O/xqb7SCSfwD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BC8JbxAAAANwAAAAP&#10;AAAAAAAAAAAAAAAAAKkCAABkcnMvZG93bnJldi54bWxQSwUGAAAAAAQABAD6AAAAmgMAAAAA&#10;">
                                      <v:shape id="Freeform 812" o:spid="_x0000_s1048" style="position:absolute;left:18912;top:2110;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m3NZwAAA&#10;ANwAAAAPAAAAZHJzL2Rvd25yZXYueG1sRE/Pa8IwFL4P/B/CE3abqW5IrUYRZcybzM37I3m2pc1L&#10;TaKt//1yEHb8+H6vNoNtxZ18qB0rmE4yEMTamZpLBb8/n285iBCRDbaOScGDAmzWo5cVFsb1/E33&#10;UyxFCuFQoIIqxq6QMuiKLIaJ64gTd3HeYkzQl9J47FO4beUsy+bSYs2pocKOdhXp5nSzCvZ6cT18&#10;nZv5O/W508eHbvxHUOp1PGyXICIN8V/8dB+Mgnya1qYz6QjI9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0m3NZwAAAANwAAAAPAAAAAAAAAAAAAAAAAJcCAABkcnMvZG93bnJl&#10;di54bWxQSwUGAAAAAAQABAD1AAAAhAMAAAAA&#10;" path="m0,0l200,0e" filled="f" strokecolor="#00aff6" strokeweight="9722emu">
                                        <v:path arrowok="t" o:connecttype="custom" o:connectlocs="0,0;199,0" o:connectangles="0,0"/>
                                        <o:lock v:ext="edit" verticies="t"/>
                                      </v:shape>
                                      <v:group id="Group 804" o:spid="_x0000_s1049" style="position:absolute;left:9456;top:1055;width:200;height:0" coordorigin="9456,1055"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Y87LGAAAA3AAA&#10;AA8AAAAAAAAAAAAAAAAAqQIAAGRycy9kb3ducmV2LnhtbFBLBQYAAAAABAAEAPoAAACcAwAAAAA=&#10;">
                                        <v:shape id="Freeform 811" o:spid="_x0000_s1050" style="position:absolute;left:18912;top:2110;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qNeJwwAA&#10;ANwAAAAPAAAAZHJzL2Rvd25yZXYueG1sRE/Pa8IwFL4P9j+EN/AyNFVBtJqWMRA8iMw6xo5vzWtT&#10;bF5KE2v975fDYMeP7/cuH20rBup941jBfJaAIC6dbrhW8HnZT9cgfEDW2DomBQ/ykGfPTztMtbvz&#10;mYYi1CKGsE9RgQmhS6X0pSGLfuY64shVrrcYIuxrqXu8x3DbykWSrKTFhmODwY7eDZXX4mYV6O9u&#10;/lENBn+Om6/iEJanfTW8KjV5Gd+2IAKN4V/85z5oBetFnB/PxCMgs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qNeJwwAAANwAAAAPAAAAAAAAAAAAAAAAAJcCAABkcnMvZG93&#10;bnJldi54bWxQSwUGAAAAAAQABAD1AAAAhwMAAAAA&#10;" path="m0,0l200,0e" filled="f" strokecolor="#00aff6" strokeweight="9722emu">
                                          <v:stroke dashstyle="longDash"/>
                                          <v:path arrowok="t" o:connecttype="custom" o:connectlocs="0,0;199,0" o:connectangles="0,0"/>
                                          <o:lock v:ext="edit" verticies="t"/>
                                        </v:shape>
                                        <v:group id="Group 805" o:spid="_x0000_s1051" style="position:absolute;left:9431;top:1180;width:250;height:254" coordorigin="9431,1180" coordsize="250,2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CNQnGAAAA3AAA&#10;AA8AAAAAAAAAAAAAAAAAqQIAAGRycy9kb3ducmV2LnhtbFBLBQYAAAAABAAEAPoAAACcAwAAAAA=&#10;">
                                          <v:shape id="Freeform 810" o:spid="_x0000_s1052" style="position:absolute;left:9431;top:1180;width:250;height:254;visibility:visible;mso-wrap-style:square;v-text-anchor:top" coordsize="250,2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cQevxAAA&#10;ANwAAAAPAAAAZHJzL2Rvd25yZXYueG1sRI+9asMwFIX3QN9B3EC3WI6HNnWtBFNw2qFD43TpdrFu&#10;bBPryliKo7x9VShkPJyfj1PsghnETJPrLStYJykI4sbqnlsF38dqtQHhPLLGwTIpuJGD3fZhUWCu&#10;7ZUPNNe+FXGEXY4KOu/HXErXdGTQJXYkjt7JTgZ9lFMr9YTXOG4GmaXpkzTYcyR0ONJbR825vpjI&#10;rW7Ble17+ilfvrLn9Y+ZT2Gv1OMylK8gPAV/D/+3P7SCTZbB35l4BOT2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3EHr8QAAADcAAAADwAAAAAAAAAAAAAAAACXAgAAZHJzL2Rv&#10;d25yZXYueG1sUEsFBgAAAAAEAAQA9QAAAIgDAAAAAA==&#10;" path="m0,253l249,253,249,,,,,253xe" filled="f" strokecolor="#cccbcb" strokeweight="9722emu">
                                            <v:path arrowok="t" o:connecttype="custom" o:connectlocs="0,1433;249,1433;249,1180;0,1180;0,1433" o:connectangles="0,0,0,0,0"/>
                                          </v:shape>
                                          <v:group id="Group 806" o:spid="_x0000_s1053" style="position:absolute;left:9456;top:1306;width:200;height:0" coordorigin="9456,1306"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XA7lxgAAANwAAAAPAAAAZHJzL2Rvd25yZXYueG1sRI9Pa8JAFMTvhX6H5RW8&#10;1U2UlhBdRUSLhyDUFIq3R/aZBLNvQ3abP9++KxR6HGbmN8x6O5pG9NS52rKCeB6BIC6srrlU8JUf&#10;XxMQziNrbCyTgokcbDfPT2tMtR34k/qLL0WAsEtRQeV9m0rpiooMurltiYN3s51BH2RXSt3hEOCm&#10;kYsoepcGaw4LFba0r6i4X36Mgo8Bh90yPvTZ/bafrvnb+TuLSanZy7hbgfA0+v/wX/ukFSSLJ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BcDuXGAAAA3AAA&#10;AA8AAAAAAAAAAAAAAAAAqQIAAGRycy9kb3ducmV2LnhtbFBLBQYAAAAABAAEAPoAAACcAwAAAAA=&#10;">
                                            <v:shape id="Freeform 809" o:spid="_x0000_s1054" style="position:absolute;left:18912;top:2612;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VZdxAAA&#10;ANwAAAAPAAAAZHJzL2Rvd25yZXYueG1sRI/NasJAFIX3Qt9huAV3OqlKkegoUpB2URHTlLi8ZK5J&#10;MHMnZqYxvr0jFFwezs/HWa57U4uOWldZVvA2jkAQ51ZXXChIf7ajOQjnkTXWlknBjRysVy+DJcba&#10;XvlAXeILEUbYxaig9L6JpXR5SQbd2DbEwTvZ1qAPsi2kbvEaxk0tJ1H0Lg1WHAglNvRRUn5O/kzg&#10;7rL98Xuann6py3ZJl37iJWOlhq/9ZgHCU++f4f/2l1Ywn8zgcSYcAbm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XlWXcQAAADcAAAADwAAAAAAAAAAAAAAAACXAgAAZHJzL2Rv&#10;d25yZXYueG1sUEsFBgAAAAAEAAQA9QAAAIgDAAAAAA==&#10;" path="m0,0l200,0e" filled="f" strokecolor="#e76bf3" strokeweight="9722emu">
                                              <v:path arrowok="t" o:connecttype="custom" o:connectlocs="0,0;199,0" o:connectangles="0,0"/>
                                              <o:lock v:ext="edit" verticies="t"/>
                                            </v:shape>
                                            <v:group id="Group 807" o:spid="_x0000_s1055" style="position:absolute;left:9456;top:1306;width:200;height:0" coordorigin="9456,1306" coordsize="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D5MwrGAAAA3AAA&#10;AA8AAAAAAAAAAAAAAAAAqQIAAGRycy9kb3ducmV2LnhtbFBLBQYAAAAABAAEAPoAAACcAwAAAAA=&#10;">
                                              <v:shape id="Freeform 808" o:spid="_x0000_s1056" style="position:absolute;left:18912;top:2612;width:199;height:0;visibility:visible;mso-wrap-style:square;v-text-anchor:top" coordsize="2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6SxxQAA&#10;ANwAAAAPAAAAZHJzL2Rvd25yZXYueG1sRI9Ba8JAFITvgv9heUJvulGpSHQTitJSaBGaVrw+ss8k&#10;NPs27G5i+u+7BaHHYWa+Yfb5aFoxkPONZQXLRQKCuLS64UrB1+fzfAvCB2SNrWVS8EMe8mw62WOq&#10;7Y0/aChCJSKEfYoK6hC6VEpf1mTQL2xHHL2rdQZDlK6S2uEtwk0rV0mykQYbjgs1dnSoqfwueqOg&#10;P17W8vHFvb0Xy8upH7thfZZXpR5m49MORKAx/Ifv7VetYLvawN+ZeARk9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VnpLHFAAAA3AAAAA8AAAAAAAAAAAAAAAAAlwIAAGRycy9k&#10;b3ducmV2LnhtbFBLBQYAAAAABAAEAPUAAACJAwAAAAA=&#10;" path="m0,0l200,0e" filled="f" strokecolor="#e76bf3" strokeweight="9722emu">
                                                <v:stroke dashstyle="longDash"/>
                                                <v:path arrowok="t" o:connecttype="custom" o:connectlocs="0,0;199,0" o:connectangles="0,0"/>
                                                <o:lock v:ext="edit" verticies="t"/>
                                              </v:shape>
                                            </v:group>
                                          </v:group>
                                        </v:group>
                                      </v:group>
                                    </v:group>
                                  </v:group>
                                </v:group>
                              </v:group>
                            </v:group>
                          </v:group>
                        </v:group>
                      </v:group>
                    </v:group>
                  </v:group>
                </v:group>
                <w10:wrap anchorx="page"/>
              </v:group>
            </w:pict>
          </mc:Fallback>
        </mc:AlternateContent>
      </w:r>
      <w:r w:rsidR="00CB77E8">
        <w:rPr>
          <w:rFonts w:ascii="Arial" w:eastAsia="Arial" w:hAnsi="Arial" w:cs="Arial"/>
          <w:w w:val="103"/>
          <w:sz w:val="14"/>
          <w:szCs w:val="14"/>
        </w:rPr>
        <w:t>3/3</w:t>
      </w:r>
    </w:p>
    <w:p w:rsidR="00B72476" w:rsidRDefault="00CB77E8">
      <w:pPr>
        <w:spacing w:line="140" w:lineRule="exact"/>
        <w:ind w:left="555"/>
        <w:rPr>
          <w:rFonts w:ascii="Arial" w:eastAsia="Arial" w:hAnsi="Arial" w:cs="Arial"/>
          <w:sz w:val="14"/>
          <w:szCs w:val="14"/>
        </w:rPr>
      </w:pPr>
      <w:r>
        <w:rPr>
          <w:rFonts w:ascii="Arial" w:eastAsia="Arial" w:hAnsi="Arial" w:cs="Arial"/>
          <w:position w:val="1"/>
          <w:sz w:val="13"/>
          <w:szCs w:val="13"/>
        </w:rPr>
        <w:t xml:space="preserve">3  </w:t>
      </w:r>
      <w:r>
        <w:rPr>
          <w:rFonts w:ascii="Arial" w:eastAsia="Arial" w:hAnsi="Arial" w:cs="Arial"/>
          <w:spacing w:val="11"/>
          <w:position w:val="1"/>
          <w:sz w:val="13"/>
          <w:szCs w:val="13"/>
        </w:rPr>
        <w:t xml:space="preserve"> </w:t>
      </w:r>
      <w:r>
        <w:rPr>
          <w:rFonts w:ascii="Arial" w:eastAsia="Arial" w:hAnsi="Arial" w:cs="Arial"/>
          <w:w w:val="103"/>
          <w:sz w:val="14"/>
          <w:szCs w:val="14"/>
        </w:rPr>
        <w:t>coherence</w:t>
      </w:r>
    </w:p>
    <w:p w:rsidR="00B72476" w:rsidRDefault="00CB77E8">
      <w:pPr>
        <w:spacing w:line="180" w:lineRule="exact"/>
        <w:rPr>
          <w:rFonts w:ascii="Arial" w:eastAsia="Arial" w:hAnsi="Arial" w:cs="Arial"/>
          <w:sz w:val="14"/>
          <w:szCs w:val="14"/>
        </w:rPr>
      </w:pPr>
      <w:r>
        <w:rPr>
          <w:rFonts w:ascii="Arial" w:eastAsia="Arial" w:hAnsi="Arial" w:cs="Arial"/>
          <w:position w:val="-1"/>
          <w:sz w:val="13"/>
          <w:szCs w:val="13"/>
        </w:rPr>
        <w:t xml:space="preserve">3                 </w:t>
      </w:r>
      <w:r>
        <w:rPr>
          <w:rFonts w:ascii="Arial" w:eastAsia="Arial" w:hAnsi="Arial" w:cs="Arial"/>
          <w:spacing w:val="26"/>
          <w:position w:val="-1"/>
          <w:sz w:val="13"/>
          <w:szCs w:val="13"/>
        </w:rPr>
        <w:t xml:space="preserve"> </w:t>
      </w:r>
      <w:r>
        <w:rPr>
          <w:rFonts w:ascii="Arial" w:eastAsia="Arial" w:hAnsi="Arial" w:cs="Arial"/>
          <w:position w:val="4"/>
          <w:sz w:val="14"/>
          <w:szCs w:val="14"/>
        </w:rPr>
        <w:t>(Expt</w:t>
      </w:r>
      <w:r>
        <w:rPr>
          <w:rFonts w:ascii="Arial" w:eastAsia="Arial" w:hAnsi="Arial" w:cs="Arial"/>
          <w:spacing w:val="11"/>
          <w:position w:val="4"/>
          <w:sz w:val="14"/>
          <w:szCs w:val="14"/>
        </w:rPr>
        <w:t xml:space="preserve"> </w:t>
      </w:r>
      <w:r>
        <w:rPr>
          <w:rFonts w:ascii="Arial" w:eastAsia="Arial" w:hAnsi="Arial" w:cs="Arial"/>
          <w:w w:val="103"/>
          <w:position w:val="4"/>
          <w:sz w:val="14"/>
          <w:szCs w:val="14"/>
        </w:rPr>
        <w:t>1)</w:t>
      </w:r>
    </w:p>
    <w:p w:rsidR="00B72476" w:rsidRDefault="00B72476">
      <w:pPr>
        <w:spacing w:line="200" w:lineRule="exact"/>
      </w:pPr>
    </w:p>
    <w:p w:rsidR="00B72476" w:rsidRDefault="00B72476">
      <w:pPr>
        <w:spacing w:before="6" w:line="260" w:lineRule="exact"/>
        <w:rPr>
          <w:sz w:val="26"/>
          <w:szCs w:val="26"/>
        </w:rPr>
      </w:pPr>
    </w:p>
    <w:p w:rsidR="00B72476" w:rsidRDefault="00CB77E8">
      <w:pPr>
        <w:ind w:left="555"/>
        <w:rPr>
          <w:rFonts w:ascii="Arial" w:eastAsia="Arial" w:hAnsi="Arial" w:cs="Arial"/>
          <w:sz w:val="14"/>
          <w:szCs w:val="14"/>
        </w:rPr>
      </w:pPr>
      <w:r>
        <w:rPr>
          <w:rFonts w:ascii="Arial" w:eastAsia="Arial" w:hAnsi="Arial" w:cs="Arial"/>
          <w:position w:val="1"/>
          <w:sz w:val="13"/>
          <w:szCs w:val="13"/>
        </w:rPr>
        <w:t xml:space="preserve">#  </w:t>
      </w:r>
      <w:r>
        <w:rPr>
          <w:rFonts w:ascii="Arial" w:eastAsia="Arial" w:hAnsi="Arial" w:cs="Arial"/>
          <w:spacing w:val="11"/>
          <w:position w:val="1"/>
          <w:sz w:val="13"/>
          <w:szCs w:val="13"/>
        </w:rPr>
        <w:t xml:space="preserve"> </w:t>
      </w:r>
      <w:r>
        <w:rPr>
          <w:rFonts w:ascii="Arial" w:eastAsia="Arial" w:hAnsi="Arial" w:cs="Arial"/>
          <w:sz w:val="14"/>
          <w:szCs w:val="14"/>
        </w:rPr>
        <w:t>Syll.</w:t>
      </w:r>
      <w:r>
        <w:rPr>
          <w:rFonts w:ascii="Arial" w:eastAsia="Arial" w:hAnsi="Arial" w:cs="Arial"/>
          <w:spacing w:val="9"/>
          <w:sz w:val="14"/>
          <w:szCs w:val="14"/>
        </w:rPr>
        <w:t xml:space="preserve"> </w:t>
      </w:r>
      <w:r>
        <w:rPr>
          <w:rFonts w:ascii="Arial" w:eastAsia="Arial" w:hAnsi="Arial" w:cs="Arial"/>
          <w:w w:val="103"/>
          <w:sz w:val="14"/>
          <w:szCs w:val="14"/>
        </w:rPr>
        <w:t>count</w:t>
      </w:r>
    </w:p>
    <w:p w:rsidR="00B72476" w:rsidRDefault="00CB77E8">
      <w:pPr>
        <w:spacing w:before="15" w:line="80" w:lineRule="exact"/>
        <w:ind w:left="56"/>
        <w:rPr>
          <w:rFonts w:ascii="Arial" w:eastAsia="Arial" w:hAnsi="Arial" w:cs="Arial"/>
          <w:sz w:val="14"/>
          <w:szCs w:val="14"/>
        </w:rPr>
        <w:sectPr w:rsidR="00B72476">
          <w:type w:val="continuous"/>
          <w:pgSz w:w="12240" w:h="15840"/>
          <w:pgMar w:top="960" w:right="1340" w:bottom="280" w:left="1320" w:header="720" w:footer="720" w:gutter="0"/>
          <w:cols w:num="6" w:space="720" w:equalWidth="0">
            <w:col w:w="978" w:space="342"/>
            <w:col w:w="606" w:space="971"/>
            <w:col w:w="988" w:space="224"/>
            <w:col w:w="191" w:space="971"/>
            <w:col w:w="1373" w:space="1000"/>
            <w:col w:w="1936"/>
          </w:cols>
        </w:sectPr>
      </w:pPr>
      <w:r>
        <w:rPr>
          <w:rFonts w:ascii="Arial" w:eastAsia="Arial" w:hAnsi="Arial" w:cs="Arial"/>
          <w:position w:val="-8"/>
          <w:sz w:val="13"/>
          <w:szCs w:val="13"/>
        </w:rPr>
        <w:t xml:space="preserve">Z          </w:t>
      </w:r>
      <w:r>
        <w:rPr>
          <w:rFonts w:ascii="Arial" w:eastAsia="Arial" w:hAnsi="Arial" w:cs="Arial"/>
          <w:spacing w:val="24"/>
          <w:position w:val="-8"/>
          <w:sz w:val="13"/>
          <w:szCs w:val="13"/>
        </w:rPr>
        <w:t xml:space="preserve"> </w:t>
      </w:r>
      <w:r>
        <w:rPr>
          <w:rFonts w:ascii="Arial" w:eastAsia="Arial" w:hAnsi="Arial" w:cs="Arial"/>
          <w:position w:val="-13"/>
          <w:sz w:val="13"/>
          <w:szCs w:val="13"/>
        </w:rPr>
        <w:t xml:space="preserve">?  </w:t>
      </w:r>
      <w:r>
        <w:rPr>
          <w:rFonts w:ascii="Arial" w:eastAsia="Arial" w:hAnsi="Arial" w:cs="Arial"/>
          <w:spacing w:val="11"/>
          <w:position w:val="-13"/>
          <w:sz w:val="13"/>
          <w:szCs w:val="13"/>
        </w:rPr>
        <w:t xml:space="preserve"> </w:t>
      </w:r>
      <w:r>
        <w:rPr>
          <w:rFonts w:ascii="Arial" w:eastAsia="Arial" w:hAnsi="Arial" w:cs="Arial"/>
          <w:w w:val="103"/>
          <w:position w:val="-5"/>
          <w:sz w:val="14"/>
          <w:szCs w:val="14"/>
        </w:rPr>
        <w:t>Semantic</w:t>
      </w:r>
    </w:p>
    <w:p w:rsidR="00B72476" w:rsidRDefault="00CB77E8">
      <w:pPr>
        <w:spacing w:before="42"/>
        <w:ind w:left="453" w:right="-42"/>
        <w:rPr>
          <w:rFonts w:ascii="Arial" w:eastAsia="Arial" w:hAnsi="Arial" w:cs="Arial"/>
          <w:sz w:val="14"/>
          <w:szCs w:val="14"/>
        </w:rPr>
      </w:pPr>
      <w:r>
        <w:rPr>
          <w:rFonts w:ascii="Arial" w:eastAsia="Arial" w:hAnsi="Arial" w:cs="Arial"/>
          <w:w w:val="103"/>
          <w:sz w:val="14"/>
          <w:szCs w:val="14"/>
        </w:rPr>
        <w:lastRenderedPageBreak/>
        <w:t>0.00</w:t>
      </w:r>
    </w:p>
    <w:p w:rsidR="00B72476" w:rsidRDefault="00CB77E8">
      <w:pPr>
        <w:spacing w:line="160" w:lineRule="exact"/>
        <w:ind w:left="-36" w:right="-9"/>
        <w:jc w:val="center"/>
        <w:rPr>
          <w:rFonts w:ascii="Arial" w:eastAsia="Arial" w:hAnsi="Arial" w:cs="Arial"/>
          <w:sz w:val="13"/>
          <w:szCs w:val="13"/>
        </w:rPr>
      </w:pPr>
      <w:r>
        <w:br w:type="column"/>
      </w:r>
      <w:r>
        <w:rPr>
          <w:rFonts w:ascii="Arial" w:eastAsia="Arial" w:hAnsi="Arial" w:cs="Arial"/>
          <w:spacing w:val="-53"/>
          <w:position w:val="4"/>
          <w:sz w:val="13"/>
          <w:szCs w:val="13"/>
        </w:rPr>
        <w:lastRenderedPageBreak/>
        <w:t>A</w:t>
      </w:r>
      <w:r>
        <w:rPr>
          <w:rFonts w:ascii="Arial" w:eastAsia="Arial" w:hAnsi="Arial" w:cs="Arial"/>
          <w:spacing w:val="-46"/>
          <w:position w:val="-2"/>
          <w:sz w:val="13"/>
          <w:szCs w:val="13"/>
        </w:rPr>
        <w:t>Z</w:t>
      </w:r>
      <w:r>
        <w:rPr>
          <w:rFonts w:ascii="Arial" w:eastAsia="Arial" w:hAnsi="Arial" w:cs="Arial"/>
          <w:spacing w:val="-43"/>
          <w:position w:val="2"/>
          <w:sz w:val="13"/>
          <w:szCs w:val="13"/>
        </w:rPr>
        <w:t>#</w:t>
      </w:r>
      <w:r>
        <w:rPr>
          <w:rFonts w:ascii="Arial" w:eastAsia="Arial" w:hAnsi="Arial" w:cs="Arial"/>
          <w:position w:val="-4"/>
          <w:sz w:val="13"/>
          <w:szCs w:val="13"/>
        </w:rPr>
        <w:t xml:space="preserve">?                  </w:t>
      </w:r>
      <w:r>
        <w:rPr>
          <w:rFonts w:ascii="Arial" w:eastAsia="Arial" w:hAnsi="Arial" w:cs="Arial"/>
          <w:spacing w:val="10"/>
          <w:position w:val="-4"/>
          <w:sz w:val="13"/>
          <w:szCs w:val="13"/>
        </w:rPr>
        <w:t xml:space="preserve"> </w:t>
      </w:r>
      <w:r>
        <w:rPr>
          <w:rFonts w:ascii="Arial" w:eastAsia="Arial" w:hAnsi="Arial" w:cs="Arial"/>
          <w:position w:val="3"/>
          <w:sz w:val="13"/>
          <w:szCs w:val="13"/>
        </w:rPr>
        <w:t>Z</w:t>
      </w:r>
    </w:p>
    <w:p w:rsidR="00B72476" w:rsidRDefault="00875887">
      <w:pPr>
        <w:spacing w:line="100" w:lineRule="exact"/>
        <w:ind w:left="481" w:right="356"/>
        <w:jc w:val="center"/>
        <w:rPr>
          <w:rFonts w:ascii="Arial" w:eastAsia="Arial" w:hAnsi="Arial" w:cs="Arial"/>
          <w:sz w:val="13"/>
          <w:szCs w:val="13"/>
        </w:rPr>
      </w:pPr>
      <w:r>
        <w:rPr>
          <w:noProof/>
        </w:rPr>
        <mc:AlternateContent>
          <mc:Choice Requires="wps">
            <w:drawing>
              <wp:anchor distT="0" distB="0" distL="114300" distR="114300" simplePos="0" relativeHeight="503314339" behindDoc="1" locked="0" layoutInCell="1" allowOverlap="1">
                <wp:simplePos x="0" y="0"/>
                <wp:positionH relativeFrom="page">
                  <wp:posOffset>1690370</wp:posOffset>
                </wp:positionH>
                <wp:positionV relativeFrom="paragraph">
                  <wp:posOffset>-53340</wp:posOffset>
                </wp:positionV>
                <wp:extent cx="54610" cy="82550"/>
                <wp:effectExtent l="1270" t="0" r="0" b="0"/>
                <wp:wrapNone/>
                <wp:docPr id="795"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120" w:lineRule="exact"/>
                              <w:ind w:right="-40"/>
                              <w:rPr>
                                <w:rFonts w:ascii="Arial" w:eastAsia="Arial" w:hAnsi="Arial" w:cs="Arial"/>
                                <w:sz w:val="13"/>
                                <w:szCs w:val="13"/>
                              </w:rPr>
                            </w:pPr>
                            <w:r>
                              <w:rPr>
                                <w:rFonts w:ascii="Arial" w:eastAsia="Arial" w:hAnsi="Arial" w:cs="Arial"/>
                                <w:sz w:val="13"/>
                                <w:szCs w:val="13"/>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1" o:spid="_x0000_s1032" type="#_x0000_t202" style="position:absolute;left:0;text-align:left;margin-left:133.1pt;margin-top:-4.15pt;width:4.3pt;height:6.5pt;z-index:-21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" filled="f" stroked="f">
                <v:textbox inset="0,0,0,0">
                  <w:txbxContent>
                    <w:p w:rsidR="00B2687D" w:rsidRDefault="00B2687D">
                      <w:pPr>
                        <w:spacing w:line="120" w:lineRule="exact"/>
                        <w:ind w:right="-40"/>
                        <w:rPr>
                          <w:rFonts w:ascii="Arial" w:eastAsia="Arial" w:hAnsi="Arial" w:cs="Arial"/>
                          <w:sz w:val="13"/>
                          <w:szCs w:val="13"/>
                        </w:rPr>
                      </w:pPr>
                      <w:r>
                        <w:rPr>
                          <w:rFonts w:ascii="Arial" w:eastAsia="Arial" w:hAnsi="Arial" w:cs="Arial"/>
                          <w:sz w:val="13"/>
                          <w:szCs w:val="13"/>
                        </w:rPr>
                        <w:t>A</w:t>
                      </w:r>
                    </w:p>
                  </w:txbxContent>
                </v:textbox>
                <w10:wrap anchorx="page"/>
              </v:shape>
            </w:pict>
          </mc:Fallback>
        </mc:AlternateContent>
      </w:r>
      <w:r>
        <w:rPr>
          <w:noProof/>
        </w:rPr>
        <mc:AlternateContent>
          <mc:Choice Requires="wps">
            <w:drawing>
              <wp:anchor distT="0" distB="0" distL="114300" distR="114300" simplePos="0" relativeHeight="503314340" behindDoc="1" locked="0" layoutInCell="1" allowOverlap="1">
                <wp:simplePos x="0" y="0"/>
                <wp:positionH relativeFrom="page">
                  <wp:posOffset>1996440</wp:posOffset>
                </wp:positionH>
                <wp:positionV relativeFrom="paragraph">
                  <wp:posOffset>-40005</wp:posOffset>
                </wp:positionV>
                <wp:extent cx="45720" cy="82550"/>
                <wp:effectExtent l="2540" t="0" r="2540" b="0"/>
                <wp:wrapNone/>
                <wp:docPr id="794"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120" w:lineRule="exact"/>
                              <w:ind w:right="-40"/>
                              <w:rPr>
                                <w:rFonts w:ascii="Arial" w:eastAsia="Arial" w:hAnsi="Arial" w:cs="Arial"/>
                                <w:sz w:val="13"/>
                                <w:szCs w:val="13"/>
                              </w:rPr>
                            </w:pPr>
                            <w:r>
                              <w:rPr>
                                <w:rFonts w:ascii="Arial" w:eastAsia="Arial" w:hAnsi="Arial" w:cs="Arial"/>
                                <w:sz w:val="13"/>
                                <w:szCs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033" type="#_x0000_t202" style="position:absolute;left:0;text-align:left;margin-left:157.2pt;margin-top:-3.1pt;width:3.6pt;height:6.5pt;z-index:-21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" filled="f" stroked="f">
                <v:textbox inset="0,0,0,0">
                  <w:txbxContent>
                    <w:p w:rsidR="00B2687D" w:rsidRDefault="00B2687D">
                      <w:pPr>
                        <w:spacing w:line="120" w:lineRule="exact"/>
                        <w:ind w:right="-40"/>
                        <w:rPr>
                          <w:rFonts w:ascii="Arial" w:eastAsia="Arial" w:hAnsi="Arial" w:cs="Arial"/>
                          <w:sz w:val="13"/>
                          <w:szCs w:val="13"/>
                        </w:rPr>
                      </w:pPr>
                      <w:r>
                        <w:rPr>
                          <w:rFonts w:ascii="Arial" w:eastAsia="Arial" w:hAnsi="Arial" w:cs="Arial"/>
                          <w:sz w:val="13"/>
                          <w:szCs w:val="13"/>
                        </w:rPr>
                        <w:t>#</w:t>
                      </w:r>
                    </w:p>
                  </w:txbxContent>
                </v:textbox>
                <w10:wrap anchorx="page"/>
              </v:shape>
            </w:pict>
          </mc:Fallback>
        </mc:AlternateContent>
      </w:r>
      <w:r w:rsidR="00CB77E8">
        <w:rPr>
          <w:rFonts w:ascii="Arial" w:eastAsia="Arial" w:hAnsi="Arial" w:cs="Arial"/>
          <w:w w:val="99"/>
          <w:position w:val="1"/>
          <w:sz w:val="13"/>
          <w:szCs w:val="13"/>
        </w:rPr>
        <w:t>?</w:t>
      </w:r>
    </w:p>
    <w:p w:rsidR="00B72476" w:rsidRDefault="00CB77E8">
      <w:pPr>
        <w:spacing w:before="61" w:line="164" w:lineRule="auto"/>
        <w:ind w:left="797" w:right="-29" w:hanging="797"/>
        <w:rPr>
          <w:rFonts w:ascii="Arial" w:eastAsia="Arial" w:hAnsi="Arial" w:cs="Arial"/>
          <w:sz w:val="13"/>
          <w:szCs w:val="13"/>
        </w:rPr>
      </w:pPr>
      <w:r>
        <w:br w:type="column"/>
      </w:r>
      <w:r>
        <w:rPr>
          <w:rFonts w:ascii="Arial" w:eastAsia="Arial" w:hAnsi="Arial" w:cs="Arial"/>
          <w:spacing w:val="-53"/>
          <w:position w:val="6"/>
          <w:sz w:val="13"/>
          <w:szCs w:val="13"/>
        </w:rPr>
        <w:lastRenderedPageBreak/>
        <w:t>A</w:t>
      </w:r>
      <w:r>
        <w:rPr>
          <w:rFonts w:ascii="Arial" w:eastAsia="Arial" w:hAnsi="Arial" w:cs="Arial"/>
          <w:sz w:val="13"/>
          <w:szCs w:val="13"/>
        </w:rPr>
        <w:t xml:space="preserve">Z      </w:t>
      </w:r>
      <w:r>
        <w:rPr>
          <w:rFonts w:ascii="Arial" w:eastAsia="Arial" w:hAnsi="Arial" w:cs="Arial"/>
          <w:spacing w:val="17"/>
          <w:sz w:val="13"/>
          <w:szCs w:val="13"/>
        </w:rPr>
        <w:t xml:space="preserve"> </w:t>
      </w:r>
      <w:r>
        <w:rPr>
          <w:rFonts w:ascii="Arial" w:eastAsia="Arial" w:hAnsi="Arial" w:cs="Arial"/>
          <w:spacing w:val="-53"/>
          <w:position w:val="6"/>
          <w:sz w:val="13"/>
          <w:szCs w:val="13"/>
        </w:rPr>
        <w:t>A</w:t>
      </w:r>
      <w:r>
        <w:rPr>
          <w:rFonts w:ascii="Arial" w:eastAsia="Arial" w:hAnsi="Arial" w:cs="Arial"/>
          <w:spacing w:val="-17"/>
          <w:position w:val="1"/>
          <w:sz w:val="13"/>
          <w:szCs w:val="13"/>
        </w:rPr>
        <w:t>Z</w:t>
      </w:r>
      <w:r>
        <w:rPr>
          <w:rFonts w:ascii="Arial" w:eastAsia="Arial" w:hAnsi="Arial" w:cs="Arial"/>
          <w:position w:val="3"/>
          <w:sz w:val="13"/>
          <w:szCs w:val="13"/>
        </w:rPr>
        <w:t xml:space="preserve">?       </w:t>
      </w:r>
      <w:r>
        <w:rPr>
          <w:rFonts w:ascii="Arial" w:eastAsia="Arial" w:hAnsi="Arial" w:cs="Arial"/>
          <w:spacing w:val="24"/>
          <w:position w:val="3"/>
          <w:sz w:val="13"/>
          <w:szCs w:val="13"/>
        </w:rPr>
        <w:t xml:space="preserve"> </w:t>
      </w:r>
      <w:r>
        <w:rPr>
          <w:rFonts w:ascii="Arial" w:eastAsia="Arial" w:hAnsi="Arial" w:cs="Arial"/>
          <w:position w:val="1"/>
          <w:sz w:val="13"/>
          <w:szCs w:val="13"/>
        </w:rPr>
        <w:t xml:space="preserve">#      </w:t>
      </w:r>
      <w:r>
        <w:rPr>
          <w:rFonts w:ascii="Arial" w:eastAsia="Arial" w:hAnsi="Arial" w:cs="Arial"/>
          <w:spacing w:val="23"/>
          <w:position w:val="1"/>
          <w:sz w:val="13"/>
          <w:szCs w:val="13"/>
        </w:rPr>
        <w:t xml:space="preserve"> </w:t>
      </w:r>
      <w:r>
        <w:rPr>
          <w:rFonts w:ascii="Arial" w:eastAsia="Arial" w:hAnsi="Arial" w:cs="Arial"/>
          <w:sz w:val="13"/>
          <w:szCs w:val="13"/>
        </w:rPr>
        <w:t>A A</w:t>
      </w:r>
    </w:p>
    <w:p w:rsidR="00B72476" w:rsidRDefault="00CB77E8">
      <w:pPr>
        <w:spacing w:before="68"/>
        <w:ind w:right="-54"/>
        <w:rPr>
          <w:rFonts w:ascii="Arial" w:eastAsia="Arial" w:hAnsi="Arial" w:cs="Arial"/>
          <w:sz w:val="13"/>
          <w:szCs w:val="13"/>
        </w:rPr>
      </w:pPr>
      <w:r>
        <w:br w:type="column"/>
      </w:r>
      <w:r>
        <w:rPr>
          <w:rFonts w:ascii="Arial" w:eastAsia="Arial" w:hAnsi="Arial" w:cs="Arial"/>
          <w:position w:val="-6"/>
          <w:sz w:val="13"/>
          <w:szCs w:val="13"/>
        </w:rPr>
        <w:lastRenderedPageBreak/>
        <w:t xml:space="preserve">A        </w:t>
      </w:r>
      <w:r>
        <w:rPr>
          <w:rFonts w:ascii="Arial" w:eastAsia="Arial" w:hAnsi="Arial" w:cs="Arial"/>
          <w:spacing w:val="4"/>
          <w:position w:val="-6"/>
          <w:sz w:val="13"/>
          <w:szCs w:val="13"/>
        </w:rPr>
        <w:t xml:space="preserve"> </w:t>
      </w:r>
      <w:r>
        <w:rPr>
          <w:rFonts w:ascii="Arial" w:eastAsia="Arial" w:hAnsi="Arial" w:cs="Arial"/>
          <w:spacing w:val="-46"/>
          <w:position w:val="-4"/>
          <w:sz w:val="13"/>
          <w:szCs w:val="13"/>
        </w:rPr>
        <w:t>Z</w:t>
      </w:r>
      <w:r>
        <w:rPr>
          <w:rFonts w:ascii="Arial" w:eastAsia="Arial" w:hAnsi="Arial" w:cs="Arial"/>
          <w:spacing w:val="-43"/>
          <w:position w:val="-6"/>
          <w:sz w:val="13"/>
          <w:szCs w:val="13"/>
        </w:rPr>
        <w:t>#</w:t>
      </w:r>
      <w:r>
        <w:rPr>
          <w:rFonts w:ascii="Arial" w:eastAsia="Arial" w:hAnsi="Arial" w:cs="Arial"/>
          <w:position w:val="-8"/>
          <w:sz w:val="13"/>
          <w:szCs w:val="13"/>
        </w:rPr>
        <w:t xml:space="preserve">?     </w:t>
      </w:r>
      <w:r>
        <w:rPr>
          <w:rFonts w:ascii="Arial" w:eastAsia="Arial" w:hAnsi="Arial" w:cs="Arial"/>
          <w:spacing w:val="29"/>
          <w:position w:val="-8"/>
          <w:sz w:val="13"/>
          <w:szCs w:val="13"/>
        </w:rPr>
        <w:t xml:space="preserve"> </w:t>
      </w:r>
      <w:r>
        <w:rPr>
          <w:rFonts w:ascii="Arial" w:eastAsia="Arial" w:hAnsi="Arial" w:cs="Arial"/>
          <w:spacing w:val="-20"/>
          <w:position w:val="1"/>
          <w:sz w:val="13"/>
          <w:szCs w:val="13"/>
        </w:rPr>
        <w:t>A</w:t>
      </w:r>
      <w:r>
        <w:rPr>
          <w:rFonts w:ascii="Arial" w:eastAsia="Arial" w:hAnsi="Arial" w:cs="Arial"/>
          <w:sz w:val="13"/>
          <w:szCs w:val="13"/>
        </w:rPr>
        <w:t>#</w:t>
      </w:r>
    </w:p>
    <w:p w:rsidR="00B72476" w:rsidRDefault="00CB77E8">
      <w:pPr>
        <w:spacing w:before="54"/>
        <w:ind w:left="598" w:right="620"/>
        <w:jc w:val="center"/>
        <w:rPr>
          <w:rFonts w:ascii="Arial" w:eastAsia="Arial" w:hAnsi="Arial" w:cs="Arial"/>
          <w:sz w:val="14"/>
          <w:szCs w:val="14"/>
        </w:rPr>
      </w:pPr>
      <w:r>
        <w:br w:type="column"/>
      </w:r>
      <w:r>
        <w:rPr>
          <w:rFonts w:ascii="Arial" w:eastAsia="Arial" w:hAnsi="Arial" w:cs="Arial"/>
          <w:w w:val="103"/>
          <w:sz w:val="14"/>
          <w:szCs w:val="14"/>
        </w:rPr>
        <w:lastRenderedPageBreak/>
        <w:t>baseline</w:t>
      </w:r>
    </w:p>
    <w:p w:rsidR="00B72476" w:rsidRDefault="00CB77E8">
      <w:pPr>
        <w:spacing w:before="9" w:line="140" w:lineRule="exact"/>
        <w:rPr>
          <w:rFonts w:ascii="Arial" w:eastAsia="Arial" w:hAnsi="Arial" w:cs="Arial"/>
          <w:sz w:val="13"/>
          <w:szCs w:val="13"/>
        </w:rPr>
        <w:sectPr w:rsidR="00B72476">
          <w:type w:val="continuous"/>
          <w:pgSz w:w="12240" w:h="15840"/>
          <w:pgMar w:top="960" w:right="1340" w:bottom="280" w:left="1320" w:header="720" w:footer="720" w:gutter="0"/>
          <w:cols w:num="5" w:space="720" w:equalWidth="0">
            <w:col w:w="734" w:space="194"/>
            <w:col w:w="969" w:space="1023"/>
            <w:col w:w="1299" w:space="1075"/>
            <w:col w:w="936" w:space="1534"/>
            <w:col w:w="1816"/>
          </w:cols>
        </w:sectPr>
      </w:pPr>
      <w:r>
        <w:rPr>
          <w:rFonts w:ascii="Arial" w:eastAsia="Arial" w:hAnsi="Arial" w:cs="Arial"/>
          <w:sz w:val="13"/>
          <w:szCs w:val="13"/>
        </w:rPr>
        <w:t>?</w:t>
      </w:r>
    </w:p>
    <w:p w:rsidR="00B72476" w:rsidRDefault="00B72476">
      <w:pPr>
        <w:spacing w:line="140" w:lineRule="exact"/>
        <w:rPr>
          <w:sz w:val="14"/>
          <w:szCs w:val="14"/>
        </w:rPr>
      </w:pPr>
    </w:p>
    <w:p w:rsidR="00B72476" w:rsidRDefault="00CB77E8">
      <w:pPr>
        <w:spacing w:before="45"/>
        <w:ind w:left="890" w:right="1689"/>
        <w:jc w:val="center"/>
        <w:rPr>
          <w:rFonts w:ascii="Arial" w:eastAsia="Arial" w:hAnsi="Arial" w:cs="Arial"/>
          <w:sz w:val="14"/>
          <w:szCs w:val="14"/>
        </w:rPr>
      </w:pPr>
      <w:r>
        <w:rPr>
          <w:rFonts w:ascii="Arial" w:eastAsia="Arial" w:hAnsi="Arial" w:cs="Arial"/>
          <w:sz w:val="14"/>
          <w:szCs w:val="14"/>
        </w:rPr>
        <w:t xml:space="preserve">56    </w:t>
      </w:r>
      <w:r>
        <w:rPr>
          <w:rFonts w:ascii="Arial" w:eastAsia="Arial" w:hAnsi="Arial" w:cs="Arial"/>
          <w:spacing w:val="25"/>
          <w:sz w:val="14"/>
          <w:szCs w:val="14"/>
        </w:rPr>
        <w:t xml:space="preserve"> </w:t>
      </w:r>
      <w:r>
        <w:rPr>
          <w:rFonts w:ascii="Arial" w:eastAsia="Arial" w:hAnsi="Arial" w:cs="Arial"/>
          <w:sz w:val="14"/>
          <w:szCs w:val="14"/>
        </w:rPr>
        <w:t xml:space="preserve">126   </w:t>
      </w:r>
      <w:r>
        <w:rPr>
          <w:rFonts w:ascii="Arial" w:eastAsia="Arial" w:hAnsi="Arial" w:cs="Arial"/>
          <w:spacing w:val="26"/>
          <w:sz w:val="14"/>
          <w:szCs w:val="14"/>
        </w:rPr>
        <w:t xml:space="preserve"> </w:t>
      </w:r>
      <w:r>
        <w:rPr>
          <w:rFonts w:ascii="Arial" w:eastAsia="Arial" w:hAnsi="Arial" w:cs="Arial"/>
          <w:sz w:val="14"/>
          <w:szCs w:val="14"/>
        </w:rPr>
        <w:t xml:space="preserve">196                      </w:t>
      </w:r>
      <w:r>
        <w:rPr>
          <w:rFonts w:ascii="Arial" w:eastAsia="Arial" w:hAnsi="Arial" w:cs="Arial"/>
          <w:spacing w:val="36"/>
          <w:sz w:val="14"/>
          <w:szCs w:val="14"/>
        </w:rPr>
        <w:t xml:space="preserve"> </w:t>
      </w:r>
      <w:r>
        <w:rPr>
          <w:rFonts w:ascii="Arial" w:eastAsia="Arial" w:hAnsi="Arial" w:cs="Arial"/>
          <w:sz w:val="14"/>
          <w:szCs w:val="14"/>
        </w:rPr>
        <w:t xml:space="preserve">392   </w:t>
      </w:r>
      <w:r>
        <w:rPr>
          <w:rFonts w:ascii="Arial" w:eastAsia="Arial" w:hAnsi="Arial" w:cs="Arial"/>
          <w:spacing w:val="33"/>
          <w:sz w:val="14"/>
          <w:szCs w:val="14"/>
        </w:rPr>
        <w:t xml:space="preserve"> </w:t>
      </w:r>
      <w:r>
        <w:rPr>
          <w:rFonts w:ascii="Arial" w:eastAsia="Arial" w:hAnsi="Arial" w:cs="Arial"/>
          <w:sz w:val="14"/>
          <w:szCs w:val="14"/>
        </w:rPr>
        <w:t xml:space="preserve">56    </w:t>
      </w:r>
      <w:r>
        <w:rPr>
          <w:rFonts w:ascii="Arial" w:eastAsia="Arial" w:hAnsi="Arial" w:cs="Arial"/>
          <w:spacing w:val="25"/>
          <w:sz w:val="14"/>
          <w:szCs w:val="14"/>
        </w:rPr>
        <w:t xml:space="preserve"> </w:t>
      </w:r>
      <w:r>
        <w:rPr>
          <w:rFonts w:ascii="Arial" w:eastAsia="Arial" w:hAnsi="Arial" w:cs="Arial"/>
          <w:sz w:val="14"/>
          <w:szCs w:val="14"/>
        </w:rPr>
        <w:t xml:space="preserve">126   </w:t>
      </w:r>
      <w:r>
        <w:rPr>
          <w:rFonts w:ascii="Arial" w:eastAsia="Arial" w:hAnsi="Arial" w:cs="Arial"/>
          <w:spacing w:val="26"/>
          <w:sz w:val="14"/>
          <w:szCs w:val="14"/>
        </w:rPr>
        <w:t xml:space="preserve"> </w:t>
      </w:r>
      <w:r>
        <w:rPr>
          <w:rFonts w:ascii="Arial" w:eastAsia="Arial" w:hAnsi="Arial" w:cs="Arial"/>
          <w:sz w:val="14"/>
          <w:szCs w:val="14"/>
        </w:rPr>
        <w:t xml:space="preserve">196                      </w:t>
      </w:r>
      <w:r>
        <w:rPr>
          <w:rFonts w:ascii="Arial" w:eastAsia="Arial" w:hAnsi="Arial" w:cs="Arial"/>
          <w:spacing w:val="36"/>
          <w:sz w:val="14"/>
          <w:szCs w:val="14"/>
        </w:rPr>
        <w:t xml:space="preserve"> </w:t>
      </w:r>
      <w:r>
        <w:rPr>
          <w:rFonts w:ascii="Arial" w:eastAsia="Arial" w:hAnsi="Arial" w:cs="Arial"/>
          <w:sz w:val="14"/>
          <w:szCs w:val="14"/>
        </w:rPr>
        <w:t xml:space="preserve">392   </w:t>
      </w:r>
      <w:r>
        <w:rPr>
          <w:rFonts w:ascii="Arial" w:eastAsia="Arial" w:hAnsi="Arial" w:cs="Arial"/>
          <w:spacing w:val="33"/>
          <w:sz w:val="14"/>
          <w:szCs w:val="14"/>
        </w:rPr>
        <w:t xml:space="preserve"> </w:t>
      </w:r>
      <w:r>
        <w:rPr>
          <w:rFonts w:ascii="Arial" w:eastAsia="Arial" w:hAnsi="Arial" w:cs="Arial"/>
          <w:sz w:val="14"/>
          <w:szCs w:val="14"/>
        </w:rPr>
        <w:t xml:space="preserve">56    </w:t>
      </w:r>
      <w:r>
        <w:rPr>
          <w:rFonts w:ascii="Arial" w:eastAsia="Arial" w:hAnsi="Arial" w:cs="Arial"/>
          <w:spacing w:val="25"/>
          <w:sz w:val="14"/>
          <w:szCs w:val="14"/>
        </w:rPr>
        <w:t xml:space="preserve"> </w:t>
      </w:r>
      <w:r>
        <w:rPr>
          <w:rFonts w:ascii="Arial" w:eastAsia="Arial" w:hAnsi="Arial" w:cs="Arial"/>
          <w:sz w:val="14"/>
          <w:szCs w:val="14"/>
        </w:rPr>
        <w:t xml:space="preserve">126   </w:t>
      </w:r>
      <w:r>
        <w:rPr>
          <w:rFonts w:ascii="Arial" w:eastAsia="Arial" w:hAnsi="Arial" w:cs="Arial"/>
          <w:spacing w:val="26"/>
          <w:sz w:val="14"/>
          <w:szCs w:val="14"/>
        </w:rPr>
        <w:t xml:space="preserve"> </w:t>
      </w:r>
      <w:r>
        <w:rPr>
          <w:rFonts w:ascii="Arial" w:eastAsia="Arial" w:hAnsi="Arial" w:cs="Arial"/>
          <w:sz w:val="14"/>
          <w:szCs w:val="14"/>
        </w:rPr>
        <w:t xml:space="preserve">196                      </w:t>
      </w:r>
      <w:r>
        <w:rPr>
          <w:rFonts w:ascii="Arial" w:eastAsia="Arial" w:hAnsi="Arial" w:cs="Arial"/>
          <w:spacing w:val="36"/>
          <w:sz w:val="14"/>
          <w:szCs w:val="14"/>
        </w:rPr>
        <w:t xml:space="preserve"> </w:t>
      </w:r>
      <w:r>
        <w:rPr>
          <w:rFonts w:ascii="Arial" w:eastAsia="Arial" w:hAnsi="Arial" w:cs="Arial"/>
          <w:w w:val="103"/>
          <w:sz w:val="14"/>
          <w:szCs w:val="14"/>
        </w:rPr>
        <w:t>392</w:t>
      </w:r>
    </w:p>
    <w:p w:rsidR="00B72476" w:rsidRDefault="00CB77E8">
      <w:pPr>
        <w:spacing w:line="180" w:lineRule="exact"/>
        <w:ind w:left="3928" w:right="4767"/>
        <w:jc w:val="center"/>
        <w:rPr>
          <w:rFonts w:ascii="Arial" w:eastAsia="Arial" w:hAnsi="Arial" w:cs="Arial"/>
          <w:sz w:val="17"/>
          <w:szCs w:val="17"/>
        </w:rPr>
      </w:pPr>
      <w:r>
        <w:rPr>
          <w:rFonts w:ascii="Arial" w:eastAsia="Arial" w:hAnsi="Arial" w:cs="Arial"/>
          <w:w w:val="101"/>
          <w:sz w:val="17"/>
          <w:szCs w:val="17"/>
        </w:rPr>
        <w:t>Exposures</w:t>
      </w:r>
    </w:p>
    <w:p w:rsidR="00B72476" w:rsidRDefault="00B72476">
      <w:pPr>
        <w:spacing w:line="200" w:lineRule="exact"/>
      </w:pPr>
    </w:p>
    <w:p w:rsidR="00B72476" w:rsidRDefault="00B72476">
      <w:pPr>
        <w:spacing w:before="12" w:line="200" w:lineRule="exact"/>
      </w:pPr>
    </w:p>
    <w:p w:rsidR="00B72476" w:rsidRDefault="00CB77E8">
      <w:pPr>
        <w:spacing w:before="21" w:line="415" w:lineRule="auto"/>
        <w:ind w:left="120" w:right="63"/>
        <w:rPr>
          <w:sz w:val="24"/>
          <w:szCs w:val="24"/>
        </w:rPr>
      </w:pPr>
      <w:r>
        <w:rPr>
          <w:spacing w:val="-11"/>
          <w:sz w:val="24"/>
          <w:szCs w:val="24"/>
        </w:rPr>
        <w:t>F</w:t>
      </w:r>
      <w:r>
        <w:rPr>
          <w:sz w:val="24"/>
          <w:szCs w:val="24"/>
        </w:rPr>
        <w:t>igu</w:t>
      </w:r>
      <w:r>
        <w:rPr>
          <w:spacing w:val="-9"/>
          <w:sz w:val="24"/>
          <w:szCs w:val="24"/>
        </w:rPr>
        <w:t>r</w:t>
      </w:r>
      <w:r>
        <w:rPr>
          <w:sz w:val="24"/>
          <w:szCs w:val="24"/>
        </w:rPr>
        <w:t>e</w:t>
      </w:r>
      <w:r>
        <w:rPr>
          <w:spacing w:val="23"/>
          <w:sz w:val="24"/>
          <w:szCs w:val="24"/>
        </w:rPr>
        <w:t xml:space="preserve"> </w:t>
      </w:r>
      <w:r>
        <w:rPr>
          <w:sz w:val="24"/>
          <w:szCs w:val="24"/>
        </w:rPr>
        <w:t>5.</w:t>
      </w:r>
      <w:r>
        <w:rPr>
          <w:spacing w:val="12"/>
          <w:sz w:val="24"/>
          <w:szCs w:val="24"/>
        </w:rPr>
        <w:t xml:space="preserve"> </w:t>
      </w:r>
      <w:r>
        <w:rPr>
          <w:sz w:val="24"/>
          <w:szCs w:val="24"/>
        </w:rPr>
        <w:t>Experiments</w:t>
      </w:r>
      <w:r>
        <w:rPr>
          <w:spacing w:val="-12"/>
          <w:sz w:val="24"/>
          <w:szCs w:val="24"/>
        </w:rPr>
        <w:t xml:space="preserve"> </w:t>
      </w:r>
      <w:r>
        <w:rPr>
          <w:sz w:val="24"/>
          <w:szCs w:val="24"/>
        </w:rPr>
        <w:t>2</w:t>
      </w:r>
      <w:r>
        <w:rPr>
          <w:spacing w:val="-1"/>
          <w:sz w:val="24"/>
          <w:szCs w:val="24"/>
        </w:rPr>
        <w:t xml:space="preserve"> </w:t>
      </w:r>
      <w:r>
        <w:rPr>
          <w:sz w:val="24"/>
          <w:szCs w:val="24"/>
        </w:rPr>
        <w:t>and</w:t>
      </w:r>
      <w:r>
        <w:rPr>
          <w:spacing w:val="-3"/>
          <w:sz w:val="24"/>
          <w:szCs w:val="24"/>
        </w:rPr>
        <w:t xml:space="preserve"> </w:t>
      </w:r>
      <w:r>
        <w:rPr>
          <w:sz w:val="24"/>
          <w:szCs w:val="24"/>
        </w:rPr>
        <w:t>3</w:t>
      </w:r>
      <w:r>
        <w:rPr>
          <w:spacing w:val="-1"/>
          <w:sz w:val="24"/>
          <w:szCs w:val="24"/>
        </w:rPr>
        <w:t xml:space="preserve"> </w:t>
      </w:r>
      <w:r>
        <w:rPr>
          <w:sz w:val="24"/>
          <w:szCs w:val="24"/>
        </w:rPr>
        <w:t>results.</w:t>
      </w:r>
      <w:r>
        <w:rPr>
          <w:spacing w:val="7"/>
          <w:sz w:val="24"/>
          <w:szCs w:val="24"/>
        </w:rPr>
        <w:t xml:space="preserve"> </w:t>
      </w:r>
      <w:r>
        <w:rPr>
          <w:sz w:val="24"/>
          <w:szCs w:val="24"/>
        </w:rPr>
        <w:t>Each</w:t>
      </w:r>
      <w:r>
        <w:rPr>
          <w:spacing w:val="-5"/>
          <w:sz w:val="24"/>
          <w:szCs w:val="24"/>
        </w:rPr>
        <w:t xml:space="preserve"> </w:t>
      </w:r>
      <w:r>
        <w:rPr>
          <w:sz w:val="24"/>
          <w:szCs w:val="24"/>
        </w:rPr>
        <w:t>plot</w:t>
      </w:r>
      <w:r>
        <w:rPr>
          <w:spacing w:val="-4"/>
          <w:sz w:val="24"/>
          <w:szCs w:val="24"/>
        </w:rPr>
        <w:t xml:space="preserve"> </w:t>
      </w:r>
      <w:r>
        <w:rPr>
          <w:sz w:val="24"/>
          <w:szCs w:val="24"/>
        </w:rPr>
        <w:t>sh</w:t>
      </w:r>
      <w:r>
        <w:rPr>
          <w:spacing w:val="-6"/>
          <w:sz w:val="24"/>
          <w:szCs w:val="24"/>
        </w:rPr>
        <w:t>o</w:t>
      </w:r>
      <w:r>
        <w:rPr>
          <w:sz w:val="24"/>
          <w:szCs w:val="24"/>
        </w:rPr>
        <w:t>ws</w:t>
      </w:r>
      <w:r>
        <w:rPr>
          <w:spacing w:val="-6"/>
          <w:sz w:val="24"/>
          <w:szCs w:val="24"/>
        </w:rPr>
        <w:t xml:space="preserve"> </w:t>
      </w:r>
      <w:r>
        <w:rPr>
          <w:sz w:val="24"/>
          <w:szCs w:val="24"/>
        </w:rPr>
        <w:t>data</w:t>
      </w:r>
      <w:r>
        <w:rPr>
          <w:spacing w:val="-4"/>
          <w:sz w:val="24"/>
          <w:szCs w:val="24"/>
        </w:rPr>
        <w:t xml:space="preserve"> </w:t>
      </w:r>
      <w:r>
        <w:rPr>
          <w:sz w:val="24"/>
          <w:szCs w:val="24"/>
        </w:rPr>
        <w:t>for</w:t>
      </w:r>
      <w:r>
        <w:rPr>
          <w:spacing w:val="-3"/>
          <w:sz w:val="24"/>
          <w:szCs w:val="24"/>
        </w:rPr>
        <w:t xml:space="preserve"> </w:t>
      </w:r>
      <w:r>
        <w:rPr>
          <w:sz w:val="24"/>
          <w:szCs w:val="24"/>
        </w:rPr>
        <w:t>one</w:t>
      </w:r>
      <w:r>
        <w:rPr>
          <w:spacing w:val="-3"/>
          <w:sz w:val="24"/>
          <w:szCs w:val="24"/>
        </w:rPr>
        <w:t xml:space="preserve"> </w:t>
      </w:r>
      <w:r>
        <w:rPr>
          <w:sz w:val="24"/>
          <w:szCs w:val="24"/>
        </w:rPr>
        <w:t>measure</w:t>
      </w:r>
      <w:r>
        <w:rPr>
          <w:spacing w:val="-8"/>
          <w:sz w:val="24"/>
          <w:szCs w:val="24"/>
        </w:rPr>
        <w:t xml:space="preserve"> </w:t>
      </w:r>
      <w:r>
        <w:rPr>
          <w:sz w:val="24"/>
          <w:szCs w:val="24"/>
        </w:rPr>
        <w:t>(memor</w:t>
      </w:r>
      <w:r>
        <w:rPr>
          <w:spacing w:val="-16"/>
          <w:sz w:val="24"/>
          <w:szCs w:val="24"/>
        </w:rPr>
        <w:t>y</w:t>
      </w:r>
      <w:r>
        <w:rPr>
          <w:sz w:val="24"/>
          <w:szCs w:val="24"/>
        </w:rPr>
        <w:t>,</w:t>
      </w:r>
      <w:r>
        <w:rPr>
          <w:spacing w:val="-9"/>
          <w:sz w:val="24"/>
          <w:szCs w:val="24"/>
        </w:rPr>
        <w:t xml:space="preserve"> </w:t>
      </w:r>
      <w:r>
        <w:rPr>
          <w:sz w:val="24"/>
          <w:szCs w:val="24"/>
        </w:rPr>
        <w:t>similarit</w:t>
      </w:r>
      <w:r>
        <w:rPr>
          <w:spacing w:val="-16"/>
          <w:sz w:val="24"/>
          <w:szCs w:val="24"/>
        </w:rPr>
        <w:t>y</w:t>
      </w:r>
      <w:r>
        <w:rPr>
          <w:sz w:val="24"/>
          <w:szCs w:val="24"/>
        </w:rPr>
        <w:t xml:space="preserve">, </w:t>
      </w:r>
      <w:commentRangeStart w:id="35"/>
      <w:r>
        <w:rPr>
          <w:sz w:val="24"/>
          <w:szCs w:val="24"/>
        </w:rPr>
        <w:t>meaning</w:t>
      </w:r>
      <w:commentRangeEnd w:id="35"/>
      <w:r w:rsidR="00B2687D">
        <w:rPr>
          <w:rStyle w:val="CommentReference"/>
        </w:rPr>
        <w:commentReference w:id="35"/>
      </w:r>
      <w:r>
        <w:rPr>
          <w:sz w:val="24"/>
          <w:szCs w:val="24"/>
        </w:rPr>
        <w:t>).</w:t>
      </w:r>
      <w:r>
        <w:rPr>
          <w:spacing w:val="4"/>
          <w:sz w:val="24"/>
          <w:szCs w:val="24"/>
        </w:rPr>
        <w:t xml:space="preserve"> </w:t>
      </w:r>
      <w:r>
        <w:rPr>
          <w:sz w:val="24"/>
          <w:szCs w:val="24"/>
        </w:rPr>
        <w:t>Scores</w:t>
      </w:r>
      <w:r>
        <w:rPr>
          <w:spacing w:val="-6"/>
          <w:sz w:val="24"/>
          <w:szCs w:val="24"/>
        </w:rPr>
        <w:t xml:space="preserve"> </w:t>
      </w:r>
      <w:r>
        <w:rPr>
          <w:sz w:val="24"/>
          <w:szCs w:val="24"/>
        </w:rPr>
        <w:t>ranged</w:t>
      </w:r>
      <w:r>
        <w:rPr>
          <w:spacing w:val="-7"/>
          <w:sz w:val="24"/>
          <w:szCs w:val="24"/>
        </w:rPr>
        <w:t xml:space="preserve"> </w:t>
      </w:r>
      <w:r>
        <w:rPr>
          <w:sz w:val="24"/>
          <w:szCs w:val="24"/>
        </w:rPr>
        <w:t>from</w:t>
      </w:r>
      <w:r>
        <w:rPr>
          <w:spacing w:val="-5"/>
          <w:sz w:val="24"/>
          <w:szCs w:val="24"/>
        </w:rPr>
        <w:t xml:space="preserve"> </w:t>
      </w:r>
      <w:r>
        <w:rPr>
          <w:sz w:val="24"/>
          <w:szCs w:val="24"/>
        </w:rPr>
        <w:t>-1</w:t>
      </w:r>
      <w:r>
        <w:rPr>
          <w:spacing w:val="-2"/>
          <w:sz w:val="24"/>
          <w:szCs w:val="24"/>
        </w:rPr>
        <w:t xml:space="preserve"> </w:t>
      </w:r>
      <w:r>
        <w:rPr>
          <w:sz w:val="24"/>
          <w:szCs w:val="24"/>
        </w:rPr>
        <w:t>to</w:t>
      </w:r>
      <w:r>
        <w:rPr>
          <w:spacing w:val="-2"/>
          <w:sz w:val="24"/>
          <w:szCs w:val="24"/>
        </w:rPr>
        <w:t xml:space="preserve"> </w:t>
      </w:r>
      <w:r>
        <w:rPr>
          <w:sz w:val="24"/>
          <w:szCs w:val="24"/>
        </w:rPr>
        <w:t>1.</w:t>
      </w:r>
      <w:r>
        <w:rPr>
          <w:spacing w:val="12"/>
          <w:sz w:val="24"/>
          <w:szCs w:val="24"/>
        </w:rPr>
        <w:t xml:space="preserve"> </w:t>
      </w:r>
      <w:r>
        <w:rPr>
          <w:sz w:val="24"/>
          <w:szCs w:val="24"/>
        </w:rPr>
        <w:t>Points</w:t>
      </w:r>
      <w:r>
        <w:rPr>
          <w:spacing w:val="-6"/>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condition</w:t>
      </w:r>
      <w:r>
        <w:rPr>
          <w:spacing w:val="-9"/>
          <w:sz w:val="24"/>
          <w:szCs w:val="24"/>
        </w:rPr>
        <w:t xml:space="preserve"> </w:t>
      </w:r>
      <w:r>
        <w:rPr>
          <w:sz w:val="24"/>
          <w:szCs w:val="24"/>
        </w:rPr>
        <w:t>means,</w:t>
      </w:r>
      <w:r>
        <w:rPr>
          <w:spacing w:val="-7"/>
          <w:sz w:val="24"/>
          <w:szCs w:val="24"/>
        </w:rPr>
        <w:t xml:space="preserve"> </w:t>
      </w:r>
      <w:r>
        <w:rPr>
          <w:sz w:val="24"/>
          <w:szCs w:val="24"/>
        </w:rPr>
        <w:t>error</w:t>
      </w:r>
      <w:r>
        <w:rPr>
          <w:spacing w:val="-5"/>
          <w:sz w:val="24"/>
          <w:szCs w:val="24"/>
        </w:rPr>
        <w:t xml:space="preserve"> </w:t>
      </w:r>
      <w:r>
        <w:rPr>
          <w:sz w:val="24"/>
          <w:szCs w:val="24"/>
        </w:rPr>
        <w:t>bars</w:t>
      </w:r>
      <w:r>
        <w:rPr>
          <w:spacing w:val="-4"/>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95%</w:t>
      </w:r>
      <w:r>
        <w:rPr>
          <w:spacing w:val="-4"/>
          <w:sz w:val="24"/>
          <w:szCs w:val="24"/>
        </w:rPr>
        <w:t xml:space="preserve"> </w:t>
      </w:r>
      <w:r>
        <w:rPr>
          <w:w w:val="99"/>
          <w:sz w:val="24"/>
          <w:szCs w:val="24"/>
        </w:rPr>
        <w:t>CIs, and</w:t>
      </w:r>
      <w:r>
        <w:rPr>
          <w:sz w:val="24"/>
          <w:szCs w:val="24"/>
        </w:rPr>
        <w:t xml:space="preserve"> dashed</w:t>
      </w:r>
      <w:r>
        <w:rPr>
          <w:spacing w:val="-7"/>
          <w:sz w:val="24"/>
          <w:szCs w:val="24"/>
        </w:rPr>
        <w:t xml:space="preserve"> </w:t>
      </w:r>
      <w:r>
        <w:rPr>
          <w:sz w:val="24"/>
          <w:szCs w:val="24"/>
        </w:rPr>
        <w:t>lines</w:t>
      </w:r>
      <w:r>
        <w:rPr>
          <w:spacing w:val="-5"/>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the</w:t>
      </w:r>
      <w:r>
        <w:rPr>
          <w:spacing w:val="-3"/>
          <w:sz w:val="24"/>
          <w:szCs w:val="24"/>
        </w:rPr>
        <w:t xml:space="preserve"> </w:t>
      </w:r>
      <w:r>
        <w:rPr>
          <w:sz w:val="24"/>
          <w:szCs w:val="24"/>
        </w:rPr>
        <w:t>best-fitting</w:t>
      </w:r>
      <w:r>
        <w:rPr>
          <w:spacing w:val="-21"/>
          <w:sz w:val="24"/>
          <w:szCs w:val="24"/>
        </w:rPr>
        <w:t xml:space="preserve"> </w:t>
      </w:r>
      <w:r>
        <w:rPr>
          <w:sz w:val="24"/>
          <w:szCs w:val="24"/>
        </w:rPr>
        <w:t>linear</w:t>
      </w:r>
      <w:r>
        <w:rPr>
          <w:spacing w:val="-5"/>
          <w:sz w:val="24"/>
          <w:szCs w:val="24"/>
        </w:rPr>
        <w:t xml:space="preserve"> </w:t>
      </w:r>
      <w:r>
        <w:rPr>
          <w:sz w:val="24"/>
          <w:szCs w:val="24"/>
        </w:rPr>
        <w:t>trend.</w:t>
      </w:r>
      <w:r>
        <w:rPr>
          <w:spacing w:val="8"/>
          <w:sz w:val="24"/>
          <w:szCs w:val="24"/>
        </w:rPr>
        <w:t xml:space="preserve"> </w:t>
      </w:r>
      <w:r>
        <w:rPr>
          <w:spacing w:val="-4"/>
          <w:sz w:val="24"/>
          <w:szCs w:val="24"/>
        </w:rPr>
        <w:t>F</w:t>
      </w:r>
      <w:r>
        <w:rPr>
          <w:sz w:val="24"/>
          <w:szCs w:val="24"/>
        </w:rPr>
        <w:t>or</w:t>
      </w:r>
      <w:r>
        <w:rPr>
          <w:spacing w:val="-3"/>
          <w:sz w:val="24"/>
          <w:szCs w:val="24"/>
        </w:rPr>
        <w:t xml:space="preserve"> </w:t>
      </w:r>
      <w:r>
        <w:rPr>
          <w:sz w:val="24"/>
          <w:szCs w:val="24"/>
        </w:rPr>
        <w:t>comparison,</w:t>
      </w:r>
      <w:r>
        <w:rPr>
          <w:spacing w:val="-12"/>
          <w:sz w:val="24"/>
          <w:szCs w:val="24"/>
        </w:rPr>
        <w:t xml:space="preserve"> </w:t>
      </w:r>
      <w:r>
        <w:rPr>
          <w:sz w:val="24"/>
          <w:szCs w:val="24"/>
        </w:rPr>
        <w:t>we</w:t>
      </w:r>
      <w:r>
        <w:rPr>
          <w:spacing w:val="-3"/>
          <w:sz w:val="24"/>
          <w:szCs w:val="24"/>
        </w:rPr>
        <w:t xml:space="preserve"> </w:t>
      </w:r>
      <w:r>
        <w:rPr>
          <w:sz w:val="24"/>
          <w:szCs w:val="24"/>
        </w:rPr>
        <w:t>also</w:t>
      </w:r>
      <w:r>
        <w:rPr>
          <w:spacing w:val="-4"/>
          <w:sz w:val="24"/>
          <w:szCs w:val="24"/>
        </w:rPr>
        <w:t xml:space="preserve"> </w:t>
      </w:r>
      <w:r>
        <w:rPr>
          <w:sz w:val="24"/>
          <w:szCs w:val="24"/>
        </w:rPr>
        <w:t>include</w:t>
      </w:r>
      <w:r>
        <w:rPr>
          <w:spacing w:val="-7"/>
          <w:sz w:val="24"/>
          <w:szCs w:val="24"/>
        </w:rPr>
        <w:t xml:space="preserve"> </w:t>
      </w:r>
      <w:r>
        <w:rPr>
          <w:sz w:val="24"/>
          <w:szCs w:val="24"/>
        </w:rPr>
        <w:t>the</w:t>
      </w:r>
      <w:r>
        <w:rPr>
          <w:spacing w:val="-3"/>
          <w:sz w:val="24"/>
          <w:szCs w:val="24"/>
        </w:rPr>
        <w:t xml:space="preserve"> </w:t>
      </w:r>
      <w:r>
        <w:rPr>
          <w:sz w:val="24"/>
          <w:szCs w:val="24"/>
        </w:rPr>
        <w:t>3/3 coherence</w:t>
      </w:r>
      <w:r>
        <w:rPr>
          <w:spacing w:val="-10"/>
          <w:sz w:val="24"/>
          <w:szCs w:val="24"/>
        </w:rPr>
        <w:t xml:space="preserve"> </w:t>
      </w:r>
      <w:r>
        <w:rPr>
          <w:sz w:val="24"/>
          <w:szCs w:val="24"/>
        </w:rPr>
        <w:t>condition</w:t>
      </w:r>
      <w:r>
        <w:rPr>
          <w:spacing w:val="-9"/>
          <w:sz w:val="24"/>
          <w:szCs w:val="24"/>
        </w:rPr>
        <w:t xml:space="preserve"> </w:t>
      </w:r>
      <w:r>
        <w:rPr>
          <w:sz w:val="24"/>
          <w:szCs w:val="24"/>
        </w:rPr>
        <w:t>from</w:t>
      </w:r>
      <w:r>
        <w:rPr>
          <w:spacing w:val="-5"/>
          <w:sz w:val="24"/>
          <w:szCs w:val="24"/>
        </w:rPr>
        <w:t xml:space="preserve"> </w:t>
      </w:r>
      <w:r>
        <w:rPr>
          <w:sz w:val="24"/>
          <w:szCs w:val="24"/>
        </w:rPr>
        <w:t>Experiment</w:t>
      </w:r>
      <w:r>
        <w:rPr>
          <w:spacing w:val="-11"/>
          <w:sz w:val="24"/>
          <w:szCs w:val="24"/>
        </w:rPr>
        <w:t xml:space="preserve"> </w:t>
      </w:r>
      <w:r>
        <w:rPr>
          <w:sz w:val="24"/>
          <w:szCs w:val="24"/>
        </w:rPr>
        <w:t>1.</w:t>
      </w:r>
    </w:p>
    <w:p w:rsidR="00B72476" w:rsidRDefault="00B72476">
      <w:pPr>
        <w:spacing w:before="5" w:line="140" w:lineRule="exact"/>
        <w:rPr>
          <w:sz w:val="15"/>
          <w:szCs w:val="15"/>
        </w:rPr>
      </w:pPr>
    </w:p>
    <w:p w:rsidR="00B72476" w:rsidRDefault="00B72476">
      <w:pPr>
        <w:spacing w:line="200" w:lineRule="exact"/>
      </w:pPr>
    </w:p>
    <w:p w:rsidR="00B72476" w:rsidRDefault="00B72476">
      <w:pPr>
        <w:spacing w:line="200" w:lineRule="exact"/>
      </w:pPr>
    </w:p>
    <w:p w:rsidR="00B72476" w:rsidRDefault="00CB77E8">
      <w:pPr>
        <w:ind w:left="120"/>
        <w:rPr>
          <w:sz w:val="24"/>
          <w:szCs w:val="24"/>
        </w:rPr>
      </w:pPr>
      <w:r>
        <w:rPr>
          <w:rFonts w:ascii="Batang" w:eastAsia="Batang" w:hAnsi="Batang" w:cs="Batang"/>
          <w:sz w:val="24"/>
          <w:szCs w:val="24"/>
        </w:rPr>
        <w:t>×</w:t>
      </w:r>
      <w:r>
        <w:rPr>
          <w:rFonts w:ascii="Batang" w:eastAsia="Batang" w:hAnsi="Batang" w:cs="Batang"/>
          <w:spacing w:val="-30"/>
          <w:sz w:val="24"/>
          <w:szCs w:val="24"/>
        </w:rPr>
        <w:t xml:space="preserve"> </w:t>
      </w:r>
      <w:r>
        <w:rPr>
          <w:sz w:val="24"/>
          <w:szCs w:val="24"/>
        </w:rPr>
        <w:t>condition</w:t>
      </w:r>
      <w:r>
        <w:rPr>
          <w:spacing w:val="-9"/>
          <w:sz w:val="24"/>
          <w:szCs w:val="24"/>
        </w:rPr>
        <w:t xml:space="preserve"> </w:t>
      </w:r>
      <w:r>
        <w:rPr>
          <w:sz w:val="24"/>
          <w:szCs w:val="24"/>
        </w:rPr>
        <w:t>interaction,</w:t>
      </w:r>
      <w:r>
        <w:rPr>
          <w:spacing w:val="-11"/>
          <w:sz w:val="24"/>
          <w:szCs w:val="24"/>
        </w:rPr>
        <w:t xml:space="preserve"> </w:t>
      </w:r>
      <w:r>
        <w:rPr>
          <w:sz w:val="24"/>
          <w:szCs w:val="24"/>
        </w:rPr>
        <w:t>we</w:t>
      </w:r>
      <w:r>
        <w:rPr>
          <w:spacing w:val="-3"/>
          <w:sz w:val="24"/>
          <w:szCs w:val="24"/>
        </w:rPr>
        <w:t xml:space="preserve"> </w:t>
      </w:r>
      <w:r>
        <w:rPr>
          <w:sz w:val="24"/>
          <w:szCs w:val="24"/>
        </w:rPr>
        <w:t>compared</w:t>
      </w:r>
      <w:r>
        <w:rPr>
          <w:spacing w:val="-9"/>
          <w:sz w:val="24"/>
          <w:szCs w:val="24"/>
        </w:rPr>
        <w:t xml:space="preserve"> </w:t>
      </w:r>
      <w:r>
        <w:rPr>
          <w:sz w:val="24"/>
          <w:szCs w:val="24"/>
        </w:rPr>
        <w:t>each</w:t>
      </w:r>
      <w:r>
        <w:rPr>
          <w:spacing w:val="-4"/>
          <w:sz w:val="24"/>
          <w:szCs w:val="24"/>
        </w:rPr>
        <w:t xml:space="preserve"> </w:t>
      </w:r>
      <w:r>
        <w:rPr>
          <w:sz w:val="24"/>
          <w:szCs w:val="24"/>
        </w:rPr>
        <w:t>phonological</w:t>
      </w:r>
      <w:r>
        <w:rPr>
          <w:spacing w:val="-13"/>
          <w:sz w:val="24"/>
          <w:szCs w:val="24"/>
        </w:rPr>
        <w:t xml:space="preserve"> </w:t>
      </w:r>
      <w:r>
        <w:rPr>
          <w:sz w:val="24"/>
          <w:szCs w:val="24"/>
        </w:rPr>
        <w:t>condition</w:t>
      </w:r>
      <w:r>
        <w:rPr>
          <w:spacing w:val="-9"/>
          <w:sz w:val="24"/>
          <w:szCs w:val="24"/>
        </w:rPr>
        <w:t xml:space="preserve"> </w:t>
      </w:r>
      <w:r>
        <w:rPr>
          <w:sz w:val="24"/>
          <w:szCs w:val="24"/>
        </w:rPr>
        <w:t>with</w:t>
      </w:r>
      <w:r>
        <w:rPr>
          <w:spacing w:val="-4"/>
          <w:sz w:val="24"/>
          <w:szCs w:val="24"/>
        </w:rPr>
        <w:t xml:space="preserve"> </w:t>
      </w:r>
      <w:r>
        <w:rPr>
          <w:sz w:val="24"/>
          <w:szCs w:val="24"/>
        </w:rPr>
        <w:t>the</w:t>
      </w:r>
      <w:r>
        <w:rPr>
          <w:spacing w:val="-3"/>
          <w:sz w:val="24"/>
          <w:szCs w:val="24"/>
        </w:rPr>
        <w:t xml:space="preserve"> </w:t>
      </w:r>
      <w:r>
        <w:rPr>
          <w:sz w:val="24"/>
          <w:szCs w:val="24"/>
        </w:rPr>
        <w:t>0/3</w:t>
      </w:r>
      <w:r>
        <w:rPr>
          <w:spacing w:val="-3"/>
          <w:sz w:val="24"/>
          <w:szCs w:val="24"/>
        </w:rPr>
        <w:t xml:space="preserve"> </w:t>
      </w:r>
      <w:r>
        <w:rPr>
          <w:sz w:val="24"/>
          <w:szCs w:val="24"/>
        </w:rPr>
        <w:t>condition</w:t>
      </w:r>
      <w:r>
        <w:rPr>
          <w:spacing w:val="-9"/>
          <w:sz w:val="24"/>
          <w:szCs w:val="24"/>
        </w:rPr>
        <w:t xml:space="preserve"> </w:t>
      </w:r>
      <w:r>
        <w:rPr>
          <w:sz w:val="24"/>
          <w:szCs w:val="24"/>
        </w:rPr>
        <w:t>of</w:t>
      </w:r>
    </w:p>
    <w:p w:rsidR="00B72476" w:rsidRDefault="00B72476">
      <w:pPr>
        <w:spacing w:before="2" w:line="200" w:lineRule="exact"/>
      </w:pPr>
    </w:p>
    <w:p w:rsidR="00B72476" w:rsidRDefault="00CB77E8">
      <w:pPr>
        <w:ind w:left="120"/>
        <w:rPr>
          <w:sz w:val="24"/>
          <w:szCs w:val="24"/>
        </w:rPr>
      </w:pPr>
      <w:r>
        <w:rPr>
          <w:sz w:val="24"/>
          <w:szCs w:val="24"/>
        </w:rPr>
        <w:t>Experiment</w:t>
      </w:r>
      <w:r>
        <w:rPr>
          <w:spacing w:val="-11"/>
          <w:sz w:val="24"/>
          <w:szCs w:val="24"/>
        </w:rPr>
        <w:t xml:space="preserve"> </w:t>
      </w:r>
      <w:r>
        <w:rPr>
          <w:sz w:val="24"/>
          <w:szCs w:val="24"/>
        </w:rPr>
        <w:t>1</w:t>
      </w:r>
      <w:r>
        <w:rPr>
          <w:spacing w:val="-1"/>
          <w:sz w:val="24"/>
          <w:szCs w:val="24"/>
        </w:rPr>
        <w:t xml:space="preserve"> </w:t>
      </w:r>
      <w:r>
        <w:rPr>
          <w:sz w:val="24"/>
          <w:szCs w:val="24"/>
        </w:rPr>
        <w:t>using</w:t>
      </w:r>
      <w:r>
        <w:rPr>
          <w:spacing w:val="-5"/>
          <w:sz w:val="24"/>
          <w:szCs w:val="24"/>
        </w:rPr>
        <w:t xml:space="preserve"> </w:t>
      </w:r>
      <w:r>
        <w:rPr>
          <w:sz w:val="24"/>
          <w:szCs w:val="24"/>
        </w:rPr>
        <w:t>a</w:t>
      </w:r>
      <w:r>
        <w:rPr>
          <w:spacing w:val="-1"/>
          <w:sz w:val="24"/>
          <w:szCs w:val="24"/>
        </w:rPr>
        <w:t xml:space="preserve"> </w:t>
      </w:r>
      <w:r>
        <w:rPr>
          <w:sz w:val="24"/>
          <w:szCs w:val="24"/>
        </w:rPr>
        <w:t>r</w:t>
      </w:r>
      <w:r>
        <w:rPr>
          <w:spacing w:val="-4"/>
          <w:sz w:val="24"/>
          <w:szCs w:val="24"/>
        </w:rPr>
        <w:t>e</w:t>
      </w:r>
      <w:r>
        <w:rPr>
          <w:sz w:val="24"/>
          <w:szCs w:val="24"/>
        </w:rPr>
        <w:t>gression</w:t>
      </w:r>
      <w:r>
        <w:rPr>
          <w:spacing w:val="-10"/>
          <w:sz w:val="24"/>
          <w:szCs w:val="24"/>
        </w:rPr>
        <w:t xml:space="preserve"> </w:t>
      </w:r>
      <w:r>
        <w:rPr>
          <w:sz w:val="24"/>
          <w:szCs w:val="24"/>
        </w:rPr>
        <w:t>model</w:t>
      </w:r>
      <w:r>
        <w:rPr>
          <w:spacing w:val="-6"/>
          <w:sz w:val="24"/>
          <w:szCs w:val="24"/>
        </w:rPr>
        <w:t xml:space="preserve"> </w:t>
      </w:r>
      <w:r>
        <w:rPr>
          <w:sz w:val="24"/>
          <w:szCs w:val="24"/>
        </w:rPr>
        <w:t>(</w:t>
      </w:r>
      <w:r>
        <w:rPr>
          <w:spacing w:val="-19"/>
          <w:sz w:val="24"/>
          <w:szCs w:val="24"/>
        </w:rPr>
        <w:t>T</w:t>
      </w:r>
      <w:r>
        <w:rPr>
          <w:sz w:val="24"/>
          <w:szCs w:val="24"/>
        </w:rPr>
        <w:t>able</w:t>
      </w:r>
      <w:r>
        <w:rPr>
          <w:spacing w:val="-6"/>
          <w:sz w:val="24"/>
          <w:szCs w:val="24"/>
        </w:rPr>
        <w:t xml:space="preserve"> </w:t>
      </w:r>
      <w:r>
        <w:rPr>
          <w:sz w:val="24"/>
          <w:szCs w:val="24"/>
        </w:rPr>
        <w:t>2).</w:t>
      </w:r>
    </w:p>
    <w:p w:rsidR="00B72476" w:rsidRDefault="00B72476">
      <w:pPr>
        <w:spacing w:before="13" w:line="220" w:lineRule="exact"/>
        <w:rPr>
          <w:sz w:val="22"/>
          <w:szCs w:val="22"/>
        </w:rPr>
      </w:pPr>
    </w:p>
    <w:p w:rsidR="00B72476" w:rsidRDefault="00CB77E8">
      <w:pPr>
        <w:spacing w:line="415" w:lineRule="auto"/>
        <w:ind w:left="120" w:right="738" w:firstLine="576"/>
        <w:rPr>
          <w:sz w:val="24"/>
          <w:szCs w:val="24"/>
        </w:rPr>
      </w:pPr>
      <w:r>
        <w:rPr>
          <w:sz w:val="24"/>
          <w:szCs w:val="24"/>
        </w:rPr>
        <w:t>Memor</w:t>
      </w:r>
      <w:r>
        <w:rPr>
          <w:spacing w:val="-17"/>
          <w:sz w:val="24"/>
          <w:szCs w:val="24"/>
        </w:rPr>
        <w:t>y</w:t>
      </w:r>
      <w:r>
        <w:rPr>
          <w:sz w:val="24"/>
          <w:szCs w:val="24"/>
        </w:rPr>
        <w:t xml:space="preserve">.   </w:t>
      </w:r>
      <w:r>
        <w:rPr>
          <w:spacing w:val="48"/>
          <w:sz w:val="24"/>
          <w:szCs w:val="24"/>
        </w:rPr>
        <w:t xml:space="preserve"> </w:t>
      </w:r>
      <w:r>
        <w:rPr>
          <w:sz w:val="24"/>
          <w:szCs w:val="24"/>
        </w:rPr>
        <w:t>There</w:t>
      </w:r>
      <w:r>
        <w:rPr>
          <w:spacing w:val="-6"/>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no</w:t>
      </w:r>
      <w:r>
        <w:rPr>
          <w:spacing w:val="-2"/>
          <w:sz w:val="24"/>
          <w:szCs w:val="24"/>
        </w:rPr>
        <w:t xml:space="preserve"> </w:t>
      </w:r>
      <w:r>
        <w:rPr>
          <w:sz w:val="24"/>
          <w:szCs w:val="24"/>
        </w:rPr>
        <w:t>main</w:t>
      </w:r>
      <w:r>
        <w:rPr>
          <w:spacing w:val="-5"/>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5"/>
          <w:sz w:val="24"/>
          <w:szCs w:val="24"/>
        </w:rPr>
        <w:t xml:space="preserve"> </w:t>
      </w:r>
      <w:r>
        <w:rPr>
          <w:sz w:val="24"/>
          <w:szCs w:val="24"/>
        </w:rPr>
        <w:t>There</w:t>
      </w:r>
      <w:r>
        <w:rPr>
          <w:spacing w:val="-6"/>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also</w:t>
      </w:r>
      <w:r>
        <w:rPr>
          <w:spacing w:val="-4"/>
          <w:sz w:val="24"/>
          <w:szCs w:val="24"/>
        </w:rPr>
        <w:t xml:space="preserve"> </w:t>
      </w:r>
      <w:r>
        <w:rPr>
          <w:sz w:val="24"/>
          <w:szCs w:val="24"/>
        </w:rPr>
        <w:t>no</w:t>
      </w:r>
      <w:r>
        <w:rPr>
          <w:spacing w:val="-2"/>
          <w:sz w:val="24"/>
          <w:szCs w:val="24"/>
        </w:rPr>
        <w:t xml:space="preserve"> </w:t>
      </w:r>
      <w:r>
        <w:rPr>
          <w:sz w:val="24"/>
          <w:szCs w:val="24"/>
        </w:rPr>
        <w:t>main</w:t>
      </w:r>
      <w:r>
        <w:rPr>
          <w:spacing w:val="-5"/>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 condition—none</w:t>
      </w:r>
      <w:r>
        <w:rPr>
          <w:spacing w:val="-16"/>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phonological</w:t>
      </w:r>
      <w:r>
        <w:rPr>
          <w:spacing w:val="-13"/>
          <w:sz w:val="24"/>
          <w:szCs w:val="24"/>
        </w:rPr>
        <w:t xml:space="preserve"> </w:t>
      </w:r>
      <w:r>
        <w:rPr>
          <w:sz w:val="24"/>
          <w:szCs w:val="24"/>
        </w:rPr>
        <w:t>condition</w:t>
      </w:r>
      <w:r>
        <w:rPr>
          <w:spacing w:val="-9"/>
          <w:sz w:val="24"/>
          <w:szCs w:val="24"/>
        </w:rPr>
        <w:t xml:space="preserve"> </w:t>
      </w:r>
      <w:r>
        <w:rPr>
          <w:sz w:val="24"/>
          <w:szCs w:val="24"/>
        </w:rPr>
        <w:t>scores</w:t>
      </w:r>
      <w:r>
        <w:rPr>
          <w:spacing w:val="-6"/>
          <w:sz w:val="24"/>
          <w:szCs w:val="24"/>
        </w:rPr>
        <w:t xml:space="preserve"> </w:t>
      </w:r>
      <w:r>
        <w:rPr>
          <w:sz w:val="24"/>
          <w:szCs w:val="24"/>
        </w:rPr>
        <w:t>were</w:t>
      </w:r>
      <w:r>
        <w:rPr>
          <w:spacing w:val="-5"/>
          <w:sz w:val="24"/>
          <w:szCs w:val="24"/>
        </w:rPr>
        <w:t xml:space="preserve"> </w:t>
      </w:r>
      <w:r>
        <w:rPr>
          <w:sz w:val="24"/>
          <w:szCs w:val="24"/>
        </w:rPr>
        <w:t>significantly</w:t>
      </w:r>
      <w:r>
        <w:rPr>
          <w:spacing w:val="-24"/>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from</w:t>
      </w:r>
      <w:r>
        <w:rPr>
          <w:spacing w:val="-5"/>
          <w:sz w:val="24"/>
          <w:szCs w:val="24"/>
        </w:rPr>
        <w:t xml:space="preserve"> </w:t>
      </w:r>
      <w:r>
        <w:rPr>
          <w:sz w:val="24"/>
          <w:szCs w:val="24"/>
        </w:rPr>
        <w:t>0/3 scores.</w:t>
      </w:r>
      <w:r>
        <w:rPr>
          <w:spacing w:val="7"/>
          <w:sz w:val="24"/>
          <w:szCs w:val="24"/>
        </w:rPr>
        <w:t xml:space="preserve"> </w:t>
      </w:r>
      <w:r>
        <w:rPr>
          <w:sz w:val="24"/>
          <w:szCs w:val="24"/>
        </w:rPr>
        <w:t>None</w:t>
      </w:r>
      <w:r>
        <w:rPr>
          <w:spacing w:val="-5"/>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by</w:t>
      </w:r>
      <w:r>
        <w:rPr>
          <w:spacing w:val="-2"/>
          <w:sz w:val="24"/>
          <w:szCs w:val="24"/>
        </w:rPr>
        <w:t xml:space="preserve"> </w:t>
      </w:r>
      <w:r>
        <w:rPr>
          <w:sz w:val="24"/>
          <w:szCs w:val="24"/>
        </w:rPr>
        <w:t>condition</w:t>
      </w:r>
      <w:r>
        <w:rPr>
          <w:spacing w:val="-9"/>
          <w:sz w:val="24"/>
          <w:szCs w:val="24"/>
        </w:rPr>
        <w:t xml:space="preserve"> </w:t>
      </w:r>
      <w:r>
        <w:rPr>
          <w:sz w:val="24"/>
          <w:szCs w:val="24"/>
        </w:rPr>
        <w:t>interaction</w:t>
      </w:r>
      <w:r>
        <w:rPr>
          <w:spacing w:val="-10"/>
          <w:sz w:val="24"/>
          <w:szCs w:val="24"/>
        </w:rPr>
        <w:t xml:space="preserve"> </w:t>
      </w:r>
      <w:r>
        <w:rPr>
          <w:sz w:val="24"/>
          <w:szCs w:val="24"/>
        </w:rPr>
        <w:t>terms</w:t>
      </w:r>
      <w:r>
        <w:rPr>
          <w:spacing w:val="-5"/>
          <w:sz w:val="24"/>
          <w:szCs w:val="24"/>
        </w:rPr>
        <w:t xml:space="preserve"> </w:t>
      </w:r>
      <w:r>
        <w:rPr>
          <w:sz w:val="24"/>
          <w:szCs w:val="24"/>
        </w:rPr>
        <w:t>were</w:t>
      </w:r>
      <w:r>
        <w:rPr>
          <w:spacing w:val="-5"/>
          <w:sz w:val="24"/>
          <w:szCs w:val="24"/>
        </w:rPr>
        <w:t xml:space="preserve"> </w:t>
      </w:r>
      <w:r>
        <w:rPr>
          <w:sz w:val="24"/>
          <w:szCs w:val="24"/>
        </w:rPr>
        <w:t>significant.</w:t>
      </w:r>
    </w:p>
    <w:p w:rsidR="00B72476" w:rsidRDefault="00CB77E8">
      <w:pPr>
        <w:spacing w:before="38" w:line="415" w:lineRule="auto"/>
        <w:ind w:left="120" w:right="239" w:firstLine="576"/>
        <w:rPr>
          <w:sz w:val="24"/>
          <w:szCs w:val="24"/>
        </w:rPr>
      </w:pPr>
      <w:r>
        <w:rPr>
          <w:sz w:val="24"/>
          <w:szCs w:val="24"/>
        </w:rPr>
        <w:t>Similarit</w:t>
      </w:r>
      <w:r>
        <w:rPr>
          <w:spacing w:val="-17"/>
          <w:sz w:val="24"/>
          <w:szCs w:val="24"/>
        </w:rPr>
        <w:t>y</w:t>
      </w:r>
      <w:r>
        <w:rPr>
          <w:sz w:val="24"/>
          <w:szCs w:val="24"/>
        </w:rPr>
        <w:t xml:space="preserve">.   </w:t>
      </w:r>
      <w:r>
        <w:rPr>
          <w:spacing w:val="56"/>
          <w:sz w:val="24"/>
          <w:szCs w:val="24"/>
        </w:rPr>
        <w:t xml:space="preserve"> </w:t>
      </w:r>
      <w:r>
        <w:rPr>
          <w:sz w:val="24"/>
          <w:szCs w:val="24"/>
        </w:rPr>
        <w:t>A</w:t>
      </w:r>
      <w:r>
        <w:rPr>
          <w:spacing w:val="-1"/>
          <w:sz w:val="24"/>
          <w:szCs w:val="24"/>
        </w:rPr>
        <w:t>g</w:t>
      </w:r>
      <w:r>
        <w:rPr>
          <w:sz w:val="24"/>
          <w:szCs w:val="24"/>
        </w:rPr>
        <w:t>ain,</w:t>
      </w:r>
      <w:r>
        <w:rPr>
          <w:spacing w:val="-6"/>
          <w:sz w:val="24"/>
          <w:szCs w:val="24"/>
        </w:rPr>
        <w:t xml:space="preserve"> </w:t>
      </w:r>
      <w:r>
        <w:rPr>
          <w:sz w:val="24"/>
          <w:szCs w:val="24"/>
        </w:rPr>
        <w:t>we</w:t>
      </w:r>
      <w:r>
        <w:rPr>
          <w:spacing w:val="-3"/>
          <w:sz w:val="24"/>
          <w:szCs w:val="24"/>
        </w:rPr>
        <w:t xml:space="preserve"> </w:t>
      </w:r>
      <w:r>
        <w:rPr>
          <w:sz w:val="24"/>
          <w:szCs w:val="24"/>
        </w:rPr>
        <w:t>found</w:t>
      </w:r>
      <w:r>
        <w:rPr>
          <w:spacing w:val="-6"/>
          <w:sz w:val="24"/>
          <w:szCs w:val="24"/>
        </w:rPr>
        <w:t xml:space="preserve"> </w:t>
      </w:r>
      <w:r>
        <w:rPr>
          <w:sz w:val="24"/>
          <w:szCs w:val="24"/>
        </w:rPr>
        <w:t>no</w:t>
      </w:r>
      <w:r>
        <w:rPr>
          <w:spacing w:val="-2"/>
          <w:sz w:val="24"/>
          <w:szCs w:val="24"/>
        </w:rPr>
        <w:t xml:space="preserve"> </w:t>
      </w:r>
      <w:r>
        <w:rPr>
          <w:sz w:val="24"/>
          <w:szCs w:val="24"/>
        </w:rPr>
        <w:t>main</w:t>
      </w:r>
      <w:r>
        <w:rPr>
          <w:spacing w:val="-5"/>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or</w:t>
      </w:r>
      <w:r>
        <w:rPr>
          <w:spacing w:val="-2"/>
          <w:sz w:val="24"/>
          <w:szCs w:val="24"/>
        </w:rPr>
        <w:t xml:space="preserve"> </w:t>
      </w:r>
      <w:r>
        <w:rPr>
          <w:sz w:val="24"/>
          <w:szCs w:val="24"/>
        </w:rPr>
        <w:t>condition.</w:t>
      </w:r>
      <w:r>
        <w:rPr>
          <w:spacing w:val="4"/>
          <w:sz w:val="24"/>
          <w:szCs w:val="24"/>
        </w:rPr>
        <w:t xml:space="preserve"> </w:t>
      </w:r>
      <w:r>
        <w:rPr>
          <w:sz w:val="24"/>
          <w:szCs w:val="24"/>
        </w:rPr>
        <w:t>One</w:t>
      </w:r>
      <w:r>
        <w:rPr>
          <w:spacing w:val="-4"/>
          <w:sz w:val="24"/>
          <w:szCs w:val="24"/>
        </w:rPr>
        <w:t xml:space="preserve"> </w:t>
      </w:r>
      <w:r>
        <w:rPr>
          <w:sz w:val="24"/>
          <w:szCs w:val="24"/>
        </w:rPr>
        <w:t>interaction term</w:t>
      </w:r>
      <w:r>
        <w:rPr>
          <w:spacing w:val="-4"/>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significant:</w:t>
      </w:r>
      <w:r>
        <w:rPr>
          <w:spacing w:val="-8"/>
          <w:sz w:val="24"/>
          <w:szCs w:val="24"/>
        </w:rPr>
        <w:t xml:space="preserve"> </w:t>
      </w:r>
      <w:r>
        <w:rPr>
          <w:sz w:val="24"/>
          <w:szCs w:val="24"/>
        </w:rPr>
        <w:t>there</w:t>
      </w:r>
      <w:r>
        <w:rPr>
          <w:spacing w:val="-5"/>
          <w:sz w:val="24"/>
          <w:szCs w:val="24"/>
        </w:rPr>
        <w:t xml:space="preserve"> </w:t>
      </w:r>
      <w:r>
        <w:rPr>
          <w:sz w:val="24"/>
          <w:szCs w:val="24"/>
        </w:rPr>
        <w:t>appeared</w:t>
      </w:r>
      <w:r>
        <w:rPr>
          <w:spacing w:val="-9"/>
          <w:sz w:val="24"/>
          <w:szCs w:val="24"/>
        </w:rPr>
        <w:t xml:space="preserve"> </w:t>
      </w:r>
      <w:r>
        <w:rPr>
          <w:sz w:val="24"/>
          <w:szCs w:val="24"/>
        </w:rPr>
        <w:t>to</w:t>
      </w:r>
      <w:r>
        <w:rPr>
          <w:spacing w:val="-2"/>
          <w:sz w:val="24"/>
          <w:szCs w:val="24"/>
        </w:rPr>
        <w:t xml:space="preserve"> </w:t>
      </w:r>
      <w:r>
        <w:rPr>
          <w:sz w:val="24"/>
          <w:szCs w:val="24"/>
        </w:rPr>
        <w:t>be</w:t>
      </w:r>
      <w:r>
        <w:rPr>
          <w:spacing w:val="-2"/>
          <w:sz w:val="24"/>
          <w:szCs w:val="24"/>
        </w:rPr>
        <w:t xml:space="preserve"> </w:t>
      </w:r>
      <w:r>
        <w:rPr>
          <w:sz w:val="24"/>
          <w:szCs w:val="24"/>
        </w:rPr>
        <w:t>greater</w:t>
      </w:r>
      <w:r>
        <w:rPr>
          <w:spacing w:val="-7"/>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z w:val="24"/>
          <w:szCs w:val="24"/>
        </w:rPr>
        <w:t>of</w:t>
      </w:r>
      <w:r>
        <w:rPr>
          <w:spacing w:val="-2"/>
          <w:sz w:val="24"/>
          <w:szCs w:val="24"/>
        </w:rPr>
        <w:t xml:space="preserve"> </w:t>
      </w:r>
      <w:r>
        <w:rPr>
          <w:sz w:val="24"/>
          <w:szCs w:val="24"/>
        </w:rPr>
        <w:t>statistical</w:t>
      </w:r>
      <w:r>
        <w:rPr>
          <w:spacing w:val="-9"/>
          <w:sz w:val="24"/>
          <w:szCs w:val="24"/>
        </w:rPr>
        <w:t xml:space="preserve"> </w:t>
      </w:r>
      <w:r>
        <w:rPr>
          <w:sz w:val="24"/>
          <w:szCs w:val="24"/>
        </w:rPr>
        <w:t>learning</w:t>
      </w:r>
      <w:r>
        <w:rPr>
          <w:spacing w:val="-8"/>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syllable count</w:t>
      </w:r>
      <w:r>
        <w:rPr>
          <w:spacing w:val="-5"/>
          <w:sz w:val="24"/>
          <w:szCs w:val="24"/>
        </w:rPr>
        <w:t xml:space="preserve"> </w:t>
      </w:r>
      <w:r>
        <w:rPr>
          <w:sz w:val="24"/>
          <w:szCs w:val="24"/>
        </w:rPr>
        <w:t>condition</w:t>
      </w:r>
      <w:r>
        <w:rPr>
          <w:spacing w:val="-9"/>
          <w:sz w:val="24"/>
          <w:szCs w:val="24"/>
        </w:rPr>
        <w:t xml:space="preserve"> </w:t>
      </w:r>
      <w:r>
        <w:rPr>
          <w:sz w:val="24"/>
          <w:szCs w:val="24"/>
        </w:rPr>
        <w:t>than</w:t>
      </w:r>
      <w:r>
        <w:rPr>
          <w:spacing w:val="-4"/>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0/3</w:t>
      </w:r>
      <w:r>
        <w:rPr>
          <w:spacing w:val="-3"/>
          <w:sz w:val="24"/>
          <w:szCs w:val="24"/>
        </w:rPr>
        <w:t xml:space="preserve"> </w:t>
      </w:r>
      <w:r>
        <w:rPr>
          <w:sz w:val="24"/>
          <w:szCs w:val="24"/>
        </w:rPr>
        <w:t>condition.</w:t>
      </w:r>
    </w:p>
    <w:p w:rsidR="00B72476" w:rsidRDefault="00CB77E8">
      <w:pPr>
        <w:spacing w:before="38" w:line="415" w:lineRule="auto"/>
        <w:ind w:left="120" w:right="111" w:firstLine="576"/>
        <w:rPr>
          <w:sz w:val="24"/>
          <w:szCs w:val="24"/>
        </w:rPr>
      </w:pPr>
      <w:r>
        <w:rPr>
          <w:sz w:val="24"/>
          <w:szCs w:val="24"/>
        </w:rPr>
        <w:t>Refe</w:t>
      </w:r>
      <w:r>
        <w:rPr>
          <w:spacing w:val="-4"/>
          <w:sz w:val="24"/>
          <w:szCs w:val="24"/>
        </w:rPr>
        <w:t>r</w:t>
      </w:r>
      <w:r>
        <w:rPr>
          <w:sz w:val="24"/>
          <w:szCs w:val="24"/>
        </w:rPr>
        <w:t xml:space="preserve">ent </w:t>
      </w:r>
      <w:r>
        <w:rPr>
          <w:spacing w:val="1"/>
          <w:sz w:val="24"/>
          <w:szCs w:val="24"/>
        </w:rPr>
        <w:t xml:space="preserve"> </w:t>
      </w:r>
      <w:r>
        <w:rPr>
          <w:sz w:val="24"/>
          <w:szCs w:val="24"/>
        </w:rPr>
        <w:t xml:space="preserve">assignment.   </w:t>
      </w:r>
      <w:r>
        <w:rPr>
          <w:spacing w:val="56"/>
          <w:sz w:val="24"/>
          <w:szCs w:val="24"/>
        </w:rPr>
        <w:t xml:space="preserve"> </w:t>
      </w:r>
      <w:r>
        <w:rPr>
          <w:sz w:val="24"/>
          <w:szCs w:val="24"/>
        </w:rPr>
        <w:t>A</w:t>
      </w:r>
      <w:r>
        <w:rPr>
          <w:spacing w:val="-1"/>
          <w:sz w:val="24"/>
          <w:szCs w:val="24"/>
        </w:rPr>
        <w:t>g</w:t>
      </w:r>
      <w:r>
        <w:rPr>
          <w:sz w:val="24"/>
          <w:szCs w:val="24"/>
        </w:rPr>
        <w:t>ain,</w:t>
      </w:r>
      <w:r>
        <w:rPr>
          <w:spacing w:val="-6"/>
          <w:sz w:val="24"/>
          <w:szCs w:val="24"/>
        </w:rPr>
        <w:t xml:space="preserve"> </w:t>
      </w:r>
      <w:r>
        <w:rPr>
          <w:sz w:val="24"/>
          <w:szCs w:val="24"/>
        </w:rPr>
        <w:t>we</w:t>
      </w:r>
      <w:r>
        <w:rPr>
          <w:spacing w:val="-3"/>
          <w:sz w:val="24"/>
          <w:szCs w:val="24"/>
        </w:rPr>
        <w:t xml:space="preserve"> </w:t>
      </w:r>
      <w:r>
        <w:rPr>
          <w:sz w:val="24"/>
          <w:szCs w:val="24"/>
        </w:rPr>
        <w:t>found</w:t>
      </w:r>
      <w:r>
        <w:rPr>
          <w:spacing w:val="-6"/>
          <w:sz w:val="24"/>
          <w:szCs w:val="24"/>
        </w:rPr>
        <w:t xml:space="preserve"> </w:t>
      </w:r>
      <w:r>
        <w:rPr>
          <w:sz w:val="24"/>
          <w:szCs w:val="24"/>
        </w:rPr>
        <w:t>no</w:t>
      </w:r>
      <w:r>
        <w:rPr>
          <w:spacing w:val="-2"/>
          <w:sz w:val="24"/>
          <w:szCs w:val="24"/>
        </w:rPr>
        <w:t xml:space="preserve"> </w:t>
      </w:r>
      <w:r>
        <w:rPr>
          <w:sz w:val="24"/>
          <w:szCs w:val="24"/>
        </w:rPr>
        <w:t>main</w:t>
      </w:r>
      <w:r>
        <w:rPr>
          <w:spacing w:val="-5"/>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or</w:t>
      </w:r>
      <w:r>
        <w:rPr>
          <w:spacing w:val="-2"/>
          <w:sz w:val="24"/>
          <w:szCs w:val="24"/>
        </w:rPr>
        <w:t xml:space="preserve"> </w:t>
      </w:r>
      <w:r>
        <w:rPr>
          <w:sz w:val="24"/>
          <w:szCs w:val="24"/>
        </w:rPr>
        <w:t>condition.</w:t>
      </w:r>
      <w:r>
        <w:rPr>
          <w:spacing w:val="4"/>
          <w:sz w:val="24"/>
          <w:szCs w:val="24"/>
        </w:rPr>
        <w:t xml:space="preserve"> </w:t>
      </w:r>
      <w:r>
        <w:rPr>
          <w:sz w:val="24"/>
          <w:szCs w:val="24"/>
        </w:rPr>
        <w:t>None</w:t>
      </w:r>
      <w:r>
        <w:rPr>
          <w:spacing w:val="-5"/>
          <w:sz w:val="24"/>
          <w:szCs w:val="24"/>
        </w:rPr>
        <w:t xml:space="preserve"> </w:t>
      </w:r>
      <w:r>
        <w:rPr>
          <w:sz w:val="24"/>
          <w:szCs w:val="24"/>
        </w:rPr>
        <w:t>of the</w:t>
      </w:r>
      <w:r>
        <w:rPr>
          <w:spacing w:val="-3"/>
          <w:sz w:val="24"/>
          <w:szCs w:val="24"/>
        </w:rPr>
        <w:t xml:space="preserve"> </w:t>
      </w:r>
      <w:r>
        <w:rPr>
          <w:spacing w:val="-4"/>
          <w:sz w:val="24"/>
          <w:szCs w:val="24"/>
        </w:rPr>
        <w:t>e</w:t>
      </w:r>
      <w:r>
        <w:rPr>
          <w:sz w:val="24"/>
          <w:szCs w:val="24"/>
        </w:rPr>
        <w:t>xposure</w:t>
      </w:r>
      <w:r>
        <w:rPr>
          <w:spacing w:val="-9"/>
          <w:sz w:val="24"/>
          <w:szCs w:val="24"/>
        </w:rPr>
        <w:t xml:space="preserve"> </w:t>
      </w:r>
      <w:r>
        <w:rPr>
          <w:sz w:val="24"/>
          <w:szCs w:val="24"/>
        </w:rPr>
        <w:t>by</w:t>
      </w:r>
      <w:r>
        <w:rPr>
          <w:spacing w:val="-2"/>
          <w:sz w:val="24"/>
          <w:szCs w:val="24"/>
        </w:rPr>
        <w:t xml:space="preserve"> </w:t>
      </w:r>
      <w:r>
        <w:rPr>
          <w:sz w:val="24"/>
          <w:szCs w:val="24"/>
        </w:rPr>
        <w:t>condition</w:t>
      </w:r>
      <w:r>
        <w:rPr>
          <w:spacing w:val="-9"/>
          <w:sz w:val="24"/>
          <w:szCs w:val="24"/>
        </w:rPr>
        <w:t xml:space="preserve"> </w:t>
      </w:r>
      <w:r>
        <w:rPr>
          <w:sz w:val="24"/>
          <w:szCs w:val="24"/>
        </w:rPr>
        <w:t>interaction</w:t>
      </w:r>
      <w:r>
        <w:rPr>
          <w:spacing w:val="-10"/>
          <w:sz w:val="24"/>
          <w:szCs w:val="24"/>
        </w:rPr>
        <w:t xml:space="preserve"> </w:t>
      </w:r>
      <w:r>
        <w:rPr>
          <w:sz w:val="24"/>
          <w:szCs w:val="24"/>
        </w:rPr>
        <w:t>terms</w:t>
      </w:r>
      <w:r>
        <w:rPr>
          <w:spacing w:val="-5"/>
          <w:sz w:val="24"/>
          <w:szCs w:val="24"/>
        </w:rPr>
        <w:t xml:space="preserve"> </w:t>
      </w:r>
      <w:r>
        <w:rPr>
          <w:sz w:val="24"/>
          <w:szCs w:val="24"/>
        </w:rPr>
        <w:t>were</w:t>
      </w:r>
      <w:r>
        <w:rPr>
          <w:spacing w:val="-5"/>
          <w:sz w:val="24"/>
          <w:szCs w:val="24"/>
        </w:rPr>
        <w:t xml:space="preserve"> </w:t>
      </w:r>
      <w:r>
        <w:rPr>
          <w:sz w:val="24"/>
          <w:szCs w:val="24"/>
        </w:rPr>
        <w:t>significant.</w:t>
      </w:r>
    </w:p>
    <w:p w:rsidR="00B72476" w:rsidRDefault="00CB77E8">
      <w:pPr>
        <w:spacing w:before="22" w:line="415" w:lineRule="auto"/>
        <w:ind w:left="120" w:right="172" w:firstLine="576"/>
        <w:rPr>
          <w:sz w:val="24"/>
          <w:szCs w:val="24"/>
        </w:rPr>
        <w:sectPr w:rsidR="00B72476">
          <w:type w:val="continuous"/>
          <w:pgSz w:w="12240" w:h="15840"/>
          <w:pgMar w:top="960" w:right="1340" w:bottom="280" w:left="1320" w:header="720" w:footer="720" w:gutter="0"/>
          <w:cols w:space="720"/>
        </w:sectPr>
      </w:pPr>
      <w:r>
        <w:rPr>
          <w:sz w:val="24"/>
          <w:szCs w:val="24"/>
        </w:rPr>
        <w:t>Across</w:t>
      </w:r>
      <w:r>
        <w:rPr>
          <w:spacing w:val="-7"/>
          <w:sz w:val="24"/>
          <w:szCs w:val="24"/>
        </w:rPr>
        <w:t xml:space="preserve"> </w:t>
      </w:r>
      <w:r>
        <w:rPr>
          <w:sz w:val="24"/>
          <w:szCs w:val="24"/>
        </w:rPr>
        <w:t>the</w:t>
      </w:r>
      <w:r>
        <w:rPr>
          <w:spacing w:val="-3"/>
          <w:sz w:val="24"/>
          <w:szCs w:val="24"/>
        </w:rPr>
        <w:t xml:space="preserve"> </w:t>
      </w:r>
      <w:r>
        <w:rPr>
          <w:sz w:val="24"/>
          <w:szCs w:val="24"/>
        </w:rPr>
        <w:t>three</w:t>
      </w:r>
      <w:r>
        <w:rPr>
          <w:spacing w:val="-5"/>
          <w:sz w:val="24"/>
          <w:szCs w:val="24"/>
        </w:rPr>
        <w:t xml:space="preserve"> </w:t>
      </w:r>
      <w:r>
        <w:rPr>
          <w:sz w:val="24"/>
          <w:szCs w:val="24"/>
        </w:rPr>
        <w:t>models,</w:t>
      </w:r>
      <w:r>
        <w:rPr>
          <w:spacing w:val="-8"/>
          <w:sz w:val="24"/>
          <w:szCs w:val="24"/>
        </w:rPr>
        <w:t xml:space="preserve"> </w:t>
      </w:r>
      <w:r>
        <w:rPr>
          <w:sz w:val="24"/>
          <w:szCs w:val="24"/>
        </w:rPr>
        <w:t>there</w:t>
      </w:r>
      <w:r>
        <w:rPr>
          <w:spacing w:val="-5"/>
          <w:sz w:val="24"/>
          <w:szCs w:val="24"/>
        </w:rPr>
        <w:t xml:space="preserve"> </w:t>
      </w:r>
      <w:r>
        <w:rPr>
          <w:sz w:val="24"/>
          <w:szCs w:val="24"/>
        </w:rPr>
        <w:t>were</w:t>
      </w:r>
      <w:r>
        <w:rPr>
          <w:spacing w:val="-5"/>
          <w:sz w:val="24"/>
          <w:szCs w:val="24"/>
        </w:rPr>
        <w:t xml:space="preserve"> </w:t>
      </w:r>
      <w:r>
        <w:rPr>
          <w:sz w:val="24"/>
          <w:szCs w:val="24"/>
        </w:rPr>
        <w:t>no</w:t>
      </w:r>
      <w:r>
        <w:rPr>
          <w:spacing w:val="-2"/>
          <w:sz w:val="24"/>
          <w:szCs w:val="24"/>
        </w:rPr>
        <w:t xml:space="preserve"> </w:t>
      </w:r>
      <w:r>
        <w:rPr>
          <w:sz w:val="24"/>
          <w:szCs w:val="24"/>
        </w:rPr>
        <w:t>significant</w:t>
      </w:r>
      <w:r>
        <w:rPr>
          <w:spacing w:val="-20"/>
          <w:sz w:val="24"/>
          <w:szCs w:val="24"/>
        </w:rPr>
        <w:t xml:space="preserve"> </w:t>
      </w:r>
      <w:r>
        <w:rPr>
          <w:sz w:val="24"/>
          <w:szCs w:val="24"/>
        </w:rPr>
        <w:t>predictors,</w:t>
      </w:r>
      <w:r>
        <w:rPr>
          <w:spacing w:val="-10"/>
          <w:sz w:val="24"/>
          <w:szCs w:val="24"/>
        </w:rPr>
        <w:t xml:space="preserve"> </w:t>
      </w:r>
      <w:r>
        <w:rPr>
          <w:sz w:val="24"/>
          <w:szCs w:val="24"/>
        </w:rPr>
        <w:t>s</w:t>
      </w:r>
      <w:r>
        <w:rPr>
          <w:spacing w:val="-5"/>
          <w:sz w:val="24"/>
          <w:szCs w:val="24"/>
        </w:rPr>
        <w:t>a</w:t>
      </w:r>
      <w:r>
        <w:rPr>
          <w:spacing w:val="-4"/>
          <w:sz w:val="24"/>
          <w:szCs w:val="24"/>
        </w:rPr>
        <w:t>v</w:t>
      </w:r>
      <w:r>
        <w:rPr>
          <w:sz w:val="24"/>
          <w:szCs w:val="24"/>
        </w:rPr>
        <w:t>e</w:t>
      </w:r>
      <w:r>
        <w:rPr>
          <w:spacing w:val="-4"/>
          <w:sz w:val="24"/>
          <w:szCs w:val="24"/>
        </w:rPr>
        <w:t xml:space="preserve"> </w:t>
      </w:r>
      <w:r>
        <w:rPr>
          <w:sz w:val="24"/>
          <w:szCs w:val="24"/>
        </w:rPr>
        <w:t>the</w:t>
      </w:r>
      <w:r>
        <w:rPr>
          <w:spacing w:val="-3"/>
          <w:sz w:val="24"/>
          <w:szCs w:val="24"/>
        </w:rPr>
        <w:t xml:space="preserve"> </w:t>
      </w:r>
      <w:r>
        <w:rPr>
          <w:sz w:val="24"/>
          <w:szCs w:val="24"/>
        </w:rPr>
        <w:t>one</w:t>
      </w:r>
      <w:r>
        <w:rPr>
          <w:spacing w:val="-3"/>
          <w:sz w:val="24"/>
          <w:szCs w:val="24"/>
        </w:rPr>
        <w:t xml:space="preserve"> </w:t>
      </w:r>
      <w:r>
        <w:rPr>
          <w:sz w:val="24"/>
          <w:szCs w:val="24"/>
        </w:rPr>
        <w:t>interaction</w:t>
      </w:r>
      <w:r>
        <w:rPr>
          <w:spacing w:val="-10"/>
          <w:sz w:val="24"/>
          <w:szCs w:val="24"/>
        </w:rPr>
        <w:t xml:space="preserve"> </w:t>
      </w:r>
      <w:r>
        <w:rPr>
          <w:sz w:val="24"/>
          <w:szCs w:val="24"/>
        </w:rPr>
        <w:t>term for</w:t>
      </w:r>
      <w:r>
        <w:rPr>
          <w:spacing w:val="-3"/>
          <w:sz w:val="24"/>
          <w:szCs w:val="24"/>
        </w:rPr>
        <w:t xml:space="preserve"> </w:t>
      </w:r>
      <w:r>
        <w:rPr>
          <w:sz w:val="24"/>
          <w:szCs w:val="24"/>
        </w:rPr>
        <w:t>syllable</w:t>
      </w:r>
      <w:r>
        <w:rPr>
          <w:spacing w:val="-7"/>
          <w:sz w:val="24"/>
          <w:szCs w:val="24"/>
        </w:rPr>
        <w:t xml:space="preserve"> </w:t>
      </w:r>
      <w:r>
        <w:rPr>
          <w:sz w:val="24"/>
          <w:szCs w:val="24"/>
        </w:rPr>
        <w:t>count</w:t>
      </w:r>
      <w:r>
        <w:rPr>
          <w:spacing w:val="-5"/>
          <w:sz w:val="24"/>
          <w:szCs w:val="24"/>
        </w:rPr>
        <w:t xml:space="preserve"> </w:t>
      </w:r>
      <w:r>
        <w:rPr>
          <w:spacing w:val="-4"/>
          <w:sz w:val="24"/>
          <w:szCs w:val="24"/>
        </w:rPr>
        <w:t>v</w:t>
      </w:r>
      <w:r>
        <w:rPr>
          <w:sz w:val="24"/>
          <w:szCs w:val="24"/>
        </w:rPr>
        <w:t>ersus</w:t>
      </w:r>
      <w:r>
        <w:rPr>
          <w:spacing w:val="-6"/>
          <w:sz w:val="24"/>
          <w:szCs w:val="24"/>
        </w:rPr>
        <w:t xml:space="preserve"> </w:t>
      </w:r>
      <w:r>
        <w:rPr>
          <w:sz w:val="24"/>
          <w:szCs w:val="24"/>
        </w:rPr>
        <w:t>0/3</w:t>
      </w:r>
      <w:r>
        <w:rPr>
          <w:spacing w:val="-3"/>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similarity</w:t>
      </w:r>
      <w:r>
        <w:rPr>
          <w:spacing w:val="-9"/>
          <w:sz w:val="24"/>
          <w:szCs w:val="24"/>
        </w:rPr>
        <w:t xml:space="preserve"> </w:t>
      </w:r>
      <w:r>
        <w:rPr>
          <w:sz w:val="24"/>
          <w:szCs w:val="24"/>
        </w:rPr>
        <w:t>measure,</w:t>
      </w:r>
      <w:r>
        <w:rPr>
          <w:spacing w:val="-9"/>
          <w:sz w:val="24"/>
          <w:szCs w:val="24"/>
        </w:rPr>
        <w:t xml:space="preserve"> </w:t>
      </w:r>
      <w:r>
        <w:rPr>
          <w:sz w:val="24"/>
          <w:szCs w:val="24"/>
        </w:rPr>
        <w:t>which</w:t>
      </w:r>
      <w:r>
        <w:rPr>
          <w:spacing w:val="-6"/>
          <w:sz w:val="24"/>
          <w:szCs w:val="24"/>
        </w:rPr>
        <w:t xml:space="preserve"> </w:t>
      </w:r>
      <w:r>
        <w:rPr>
          <w:sz w:val="24"/>
          <w:szCs w:val="24"/>
        </w:rPr>
        <w:t>can</w:t>
      </w:r>
      <w:r>
        <w:rPr>
          <w:spacing w:val="-3"/>
          <w:sz w:val="24"/>
          <w:szCs w:val="24"/>
        </w:rPr>
        <w:t xml:space="preserve"> </w:t>
      </w:r>
      <w:r>
        <w:rPr>
          <w:sz w:val="24"/>
          <w:szCs w:val="24"/>
        </w:rPr>
        <w:t>be</w:t>
      </w:r>
      <w:r>
        <w:rPr>
          <w:spacing w:val="-2"/>
          <w:sz w:val="24"/>
          <w:szCs w:val="24"/>
        </w:rPr>
        <w:t xml:space="preserve"> </w:t>
      </w:r>
      <w:r>
        <w:rPr>
          <w:sz w:val="24"/>
          <w:szCs w:val="24"/>
        </w:rPr>
        <w:t>plausibly</w:t>
      </w:r>
      <w:r>
        <w:rPr>
          <w:spacing w:val="-9"/>
          <w:sz w:val="24"/>
          <w:szCs w:val="24"/>
        </w:rPr>
        <w:t xml:space="preserve"> </w:t>
      </w:r>
      <w:r>
        <w:rPr>
          <w:sz w:val="24"/>
          <w:szCs w:val="24"/>
        </w:rPr>
        <w:t>attri</w:t>
      </w:r>
      <w:r>
        <w:rPr>
          <w:spacing w:val="-5"/>
          <w:sz w:val="24"/>
          <w:szCs w:val="24"/>
        </w:rPr>
        <w:t>b</w:t>
      </w:r>
      <w:r>
        <w:rPr>
          <w:sz w:val="24"/>
          <w:szCs w:val="24"/>
        </w:rPr>
        <w:t>uted</w:t>
      </w:r>
      <w:r>
        <w:rPr>
          <w:spacing w:val="-9"/>
          <w:sz w:val="24"/>
          <w:szCs w:val="24"/>
        </w:rPr>
        <w:t xml:space="preserve"> </w:t>
      </w:r>
      <w:r>
        <w:rPr>
          <w:sz w:val="24"/>
          <w:szCs w:val="24"/>
        </w:rPr>
        <w:t>to chance.</w:t>
      </w:r>
      <w:r>
        <w:rPr>
          <w:spacing w:val="7"/>
          <w:sz w:val="24"/>
          <w:szCs w:val="24"/>
        </w:rPr>
        <w:t xml:space="preserve"> </w:t>
      </w:r>
      <w:r>
        <w:rPr>
          <w:sz w:val="24"/>
          <w:szCs w:val="24"/>
        </w:rPr>
        <w:t>This</w:t>
      </w:r>
      <w:r>
        <w:rPr>
          <w:spacing w:val="-4"/>
          <w:sz w:val="24"/>
          <w:szCs w:val="24"/>
        </w:rPr>
        <w:t xml:space="preserve"> </w:t>
      </w:r>
      <w:r>
        <w:rPr>
          <w:sz w:val="24"/>
          <w:szCs w:val="24"/>
        </w:rPr>
        <w:t>suggests</w:t>
      </w:r>
      <w:r>
        <w:rPr>
          <w:spacing w:val="-8"/>
          <w:sz w:val="24"/>
          <w:szCs w:val="24"/>
        </w:rPr>
        <w:t xml:space="preserve"> </w:t>
      </w:r>
      <w:r>
        <w:rPr>
          <w:sz w:val="24"/>
          <w:szCs w:val="24"/>
        </w:rPr>
        <w:t>that</w:t>
      </w:r>
      <w:r>
        <w:rPr>
          <w:spacing w:val="-4"/>
          <w:sz w:val="24"/>
          <w:szCs w:val="24"/>
        </w:rPr>
        <w:t xml:space="preserve"> </w:t>
      </w:r>
      <w:r>
        <w:rPr>
          <w:sz w:val="24"/>
          <w:szCs w:val="24"/>
        </w:rPr>
        <w:t>phonological</w:t>
      </w:r>
      <w:r>
        <w:rPr>
          <w:spacing w:val="-13"/>
          <w:sz w:val="24"/>
          <w:szCs w:val="24"/>
        </w:rPr>
        <w:t xml:space="preserve"> </w:t>
      </w:r>
      <w:r>
        <w:rPr>
          <w:sz w:val="24"/>
          <w:szCs w:val="24"/>
        </w:rPr>
        <w:t>coherence</w:t>
      </w:r>
      <w:r>
        <w:rPr>
          <w:spacing w:val="-10"/>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virtually</w:t>
      </w:r>
      <w:r>
        <w:rPr>
          <w:spacing w:val="-8"/>
          <w:sz w:val="24"/>
          <w:szCs w:val="24"/>
        </w:rPr>
        <w:t xml:space="preserve"> </w:t>
      </w:r>
      <w:r>
        <w:rPr>
          <w:sz w:val="24"/>
          <w:szCs w:val="24"/>
        </w:rPr>
        <w:t>indistinguishable</w:t>
      </w:r>
      <w:r>
        <w:rPr>
          <w:spacing w:val="-16"/>
          <w:sz w:val="24"/>
          <w:szCs w:val="24"/>
        </w:rPr>
        <w:t xml:space="preserve"> </w:t>
      </w:r>
      <w:r>
        <w:rPr>
          <w:sz w:val="24"/>
          <w:szCs w:val="24"/>
        </w:rPr>
        <w:t>from</w:t>
      </w:r>
      <w:r>
        <w:rPr>
          <w:spacing w:val="-5"/>
          <w:sz w:val="24"/>
          <w:szCs w:val="24"/>
        </w:rPr>
        <w:t xml:space="preserve"> </w:t>
      </w:r>
      <w:r>
        <w:rPr>
          <w:sz w:val="24"/>
          <w:szCs w:val="24"/>
        </w:rPr>
        <w:t>the</w:t>
      </w:r>
      <w:r>
        <w:rPr>
          <w:spacing w:val="-3"/>
          <w:sz w:val="24"/>
          <w:szCs w:val="24"/>
        </w:rPr>
        <w:t xml:space="preserve"> </w:t>
      </w:r>
      <w:r>
        <w:rPr>
          <w:sz w:val="24"/>
          <w:szCs w:val="24"/>
        </w:rPr>
        <w:t>0/3 condition</w:t>
      </w:r>
      <w:r>
        <w:rPr>
          <w:spacing w:val="-9"/>
          <w:sz w:val="24"/>
          <w:szCs w:val="24"/>
        </w:rPr>
        <w:t xml:space="preserve"> </w:t>
      </w:r>
      <w:r>
        <w:rPr>
          <w:sz w:val="24"/>
          <w:szCs w:val="24"/>
        </w:rPr>
        <w:t>in</w:t>
      </w:r>
      <w:r>
        <w:rPr>
          <w:spacing w:val="-2"/>
          <w:sz w:val="24"/>
          <w:szCs w:val="24"/>
        </w:rPr>
        <w:t xml:space="preserve"> </w:t>
      </w:r>
      <w:r>
        <w:rPr>
          <w:sz w:val="24"/>
          <w:szCs w:val="24"/>
        </w:rPr>
        <w:t>terms</w:t>
      </w:r>
      <w:r>
        <w:rPr>
          <w:spacing w:val="-5"/>
          <w:sz w:val="24"/>
          <w:szCs w:val="24"/>
        </w:rPr>
        <w:t xml:space="preserve"> </w:t>
      </w:r>
      <w:r>
        <w:rPr>
          <w:sz w:val="24"/>
          <w:szCs w:val="24"/>
        </w:rPr>
        <w:t>of</w:t>
      </w:r>
      <w:r>
        <w:rPr>
          <w:spacing w:val="-2"/>
          <w:sz w:val="24"/>
          <w:szCs w:val="24"/>
        </w:rPr>
        <w:t xml:space="preserve"> f</w:t>
      </w:r>
      <w:r>
        <w:rPr>
          <w:sz w:val="24"/>
          <w:szCs w:val="24"/>
        </w:rPr>
        <w:t>acilitating</w:t>
      </w:r>
      <w:r>
        <w:rPr>
          <w:spacing w:val="-10"/>
          <w:sz w:val="24"/>
          <w:szCs w:val="24"/>
        </w:rPr>
        <w:t xml:space="preserve"> </w:t>
      </w:r>
      <w:r>
        <w:rPr>
          <w:sz w:val="24"/>
          <w:szCs w:val="24"/>
        </w:rPr>
        <w:t>MNPQ</w:t>
      </w:r>
      <w:r>
        <w:rPr>
          <w:spacing w:val="-7"/>
          <w:sz w:val="24"/>
          <w:szCs w:val="24"/>
        </w:rPr>
        <w:t xml:space="preserve"> </w:t>
      </w:r>
      <w:r>
        <w:rPr>
          <w:sz w:val="24"/>
          <w:szCs w:val="24"/>
        </w:rPr>
        <w:t>learning.</w:t>
      </w:r>
      <w:r>
        <w:rPr>
          <w:spacing w:val="6"/>
          <w:sz w:val="24"/>
          <w:szCs w:val="24"/>
        </w:rPr>
        <w:t xml:space="preserve"> </w:t>
      </w:r>
      <w:r>
        <w:rPr>
          <w:sz w:val="24"/>
          <w:szCs w:val="24"/>
        </w:rPr>
        <w:t>This</w:t>
      </w:r>
      <w:r>
        <w:rPr>
          <w:spacing w:val="-4"/>
          <w:sz w:val="24"/>
          <w:szCs w:val="24"/>
        </w:rPr>
        <w:t xml:space="preserve"> </w:t>
      </w:r>
      <w:r>
        <w:rPr>
          <w:sz w:val="24"/>
          <w:szCs w:val="24"/>
        </w:rPr>
        <w:t>indicates</w:t>
      </w:r>
      <w:r>
        <w:rPr>
          <w:spacing w:val="-9"/>
          <w:sz w:val="24"/>
          <w:szCs w:val="24"/>
        </w:rPr>
        <w:t xml:space="preserve"> </w:t>
      </w:r>
      <w:r>
        <w:rPr>
          <w:sz w:val="24"/>
          <w:szCs w:val="24"/>
        </w:rPr>
        <w:t>that</w:t>
      </w:r>
      <w:r>
        <w:rPr>
          <w:spacing w:val="-4"/>
          <w:sz w:val="24"/>
          <w:szCs w:val="24"/>
        </w:rPr>
        <w:t xml:space="preserve"> </w:t>
      </w:r>
      <w:r>
        <w:rPr>
          <w:sz w:val="24"/>
          <w:szCs w:val="24"/>
        </w:rPr>
        <w:t>mere</w:t>
      </w:r>
      <w:r>
        <w:rPr>
          <w:spacing w:val="-5"/>
          <w:sz w:val="24"/>
          <w:szCs w:val="24"/>
        </w:rPr>
        <w:t xml:space="preserve"> </w:t>
      </w:r>
      <w:r>
        <w:rPr>
          <w:sz w:val="24"/>
          <w:szCs w:val="24"/>
        </w:rPr>
        <w:t>phonological coherence</w:t>
      </w:r>
      <w:r>
        <w:rPr>
          <w:spacing w:val="-10"/>
          <w:sz w:val="24"/>
          <w:szCs w:val="24"/>
        </w:rPr>
        <w:t xml:space="preserve"> </w:t>
      </w:r>
      <w:r>
        <w:rPr>
          <w:sz w:val="24"/>
          <w:szCs w:val="24"/>
        </w:rPr>
        <w:t>is</w:t>
      </w:r>
      <w:r>
        <w:rPr>
          <w:spacing w:val="-2"/>
          <w:sz w:val="24"/>
          <w:szCs w:val="24"/>
        </w:rPr>
        <w:t xml:space="preserve"> </w:t>
      </w:r>
      <w:r>
        <w:rPr>
          <w:sz w:val="24"/>
          <w:szCs w:val="24"/>
        </w:rPr>
        <w:t>not</w:t>
      </w:r>
      <w:r>
        <w:rPr>
          <w:spacing w:val="-3"/>
          <w:sz w:val="24"/>
          <w:szCs w:val="24"/>
        </w:rPr>
        <w:t xml:space="preserve"> </w:t>
      </w:r>
      <w:r>
        <w:rPr>
          <w:sz w:val="24"/>
          <w:szCs w:val="24"/>
        </w:rPr>
        <w:t>what</w:t>
      </w:r>
      <w:r>
        <w:rPr>
          <w:spacing w:val="-5"/>
          <w:sz w:val="24"/>
          <w:szCs w:val="24"/>
        </w:rPr>
        <w:t xml:space="preserve"> </w:t>
      </w:r>
      <w:r>
        <w:rPr>
          <w:sz w:val="24"/>
          <w:szCs w:val="24"/>
        </w:rPr>
        <w:t>dr</w:t>
      </w:r>
      <w:r>
        <w:rPr>
          <w:spacing w:val="-6"/>
          <w:sz w:val="24"/>
          <w:szCs w:val="24"/>
        </w:rPr>
        <w:t>i</w:t>
      </w:r>
      <w:r>
        <w:rPr>
          <w:spacing w:val="-4"/>
          <w:sz w:val="24"/>
          <w:szCs w:val="24"/>
        </w:rPr>
        <w:t>v</w:t>
      </w:r>
      <w:r>
        <w:rPr>
          <w:sz w:val="24"/>
          <w:szCs w:val="24"/>
        </w:rPr>
        <w:t>es</w:t>
      </w:r>
      <w:r>
        <w:rPr>
          <w:spacing w:val="-6"/>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fects</w:t>
      </w:r>
      <w:r>
        <w:rPr>
          <w:spacing w:val="-6"/>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coherence.</w:t>
      </w:r>
      <w:r>
        <w:rPr>
          <w:spacing w:val="4"/>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3,</w:t>
      </w:r>
      <w:r>
        <w:rPr>
          <w:spacing w:val="-2"/>
          <w:sz w:val="24"/>
          <w:szCs w:val="24"/>
        </w:rPr>
        <w:t xml:space="preserve"> </w:t>
      </w:r>
      <w:r>
        <w:rPr>
          <w:sz w:val="24"/>
          <w:szCs w:val="24"/>
        </w:rPr>
        <w:t>we</w:t>
      </w:r>
      <w:r>
        <w:rPr>
          <w:spacing w:val="-3"/>
          <w:sz w:val="24"/>
          <w:szCs w:val="24"/>
        </w:rPr>
        <w:t xml:space="preserve"> </w:t>
      </w:r>
      <w:r>
        <w:rPr>
          <w:sz w:val="24"/>
          <w:szCs w:val="24"/>
        </w:rPr>
        <w:t>consider</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ind w:left="120"/>
        <w:rPr>
          <w:sz w:val="24"/>
          <w:szCs w:val="24"/>
        </w:rPr>
      </w:pPr>
      <w:r>
        <w:rPr>
          <w:sz w:val="24"/>
          <w:szCs w:val="24"/>
        </w:rPr>
        <w:t>whether</w:t>
      </w:r>
      <w:r>
        <w:rPr>
          <w:spacing w:val="-8"/>
          <w:sz w:val="24"/>
          <w:szCs w:val="24"/>
        </w:rPr>
        <w:t xml:space="preserve"> </w:t>
      </w:r>
      <w:r>
        <w:rPr>
          <w:sz w:val="24"/>
          <w:szCs w:val="24"/>
        </w:rPr>
        <w:t>the</w:t>
      </w:r>
      <w:r>
        <w:rPr>
          <w:spacing w:val="-3"/>
          <w:sz w:val="24"/>
          <w:szCs w:val="24"/>
        </w:rPr>
        <w:t xml:space="preserve"> </w:t>
      </w:r>
      <w:r>
        <w:rPr>
          <w:sz w:val="24"/>
          <w:szCs w:val="24"/>
        </w:rPr>
        <w:t>mere</w:t>
      </w:r>
      <w:r>
        <w:rPr>
          <w:spacing w:val="-5"/>
          <w:sz w:val="24"/>
          <w:szCs w:val="24"/>
        </w:rPr>
        <w:t xml:space="preserve"> </w:t>
      </w:r>
      <w:r>
        <w:rPr>
          <w:sz w:val="24"/>
          <w:szCs w:val="24"/>
        </w:rPr>
        <w:t>presence</w:t>
      </w:r>
      <w:r>
        <w:rPr>
          <w:spacing w:val="-8"/>
          <w:sz w:val="24"/>
          <w:szCs w:val="24"/>
        </w:rPr>
        <w:t xml:space="preserve"> </w:t>
      </w:r>
      <w:r>
        <w:rPr>
          <w:sz w:val="24"/>
          <w:szCs w:val="24"/>
        </w:rPr>
        <w:t>of</w:t>
      </w:r>
      <w:r>
        <w:rPr>
          <w:spacing w:val="-2"/>
          <w:sz w:val="24"/>
          <w:szCs w:val="24"/>
        </w:rPr>
        <w:t xml:space="preserve"> f</w:t>
      </w:r>
      <w:r>
        <w:rPr>
          <w:sz w:val="24"/>
          <w:szCs w:val="24"/>
        </w:rPr>
        <w:t>amiliar</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(semantic</w:t>
      </w:r>
      <w:r>
        <w:rPr>
          <w:spacing w:val="-9"/>
          <w:sz w:val="24"/>
          <w:szCs w:val="24"/>
        </w:rPr>
        <w:t xml:space="preserve"> </w:t>
      </w:r>
      <w:r>
        <w:rPr>
          <w:sz w:val="24"/>
          <w:szCs w:val="24"/>
        </w:rPr>
        <w:t>baseline)</w:t>
      </w:r>
      <w:r>
        <w:rPr>
          <w:spacing w:val="-9"/>
          <w:sz w:val="24"/>
          <w:szCs w:val="24"/>
        </w:rPr>
        <w:t xml:space="preserve"> </w:t>
      </w:r>
      <w:r>
        <w:rPr>
          <w:sz w:val="24"/>
          <w:szCs w:val="24"/>
        </w:rPr>
        <w:t>aids</w:t>
      </w:r>
      <w:r>
        <w:rPr>
          <w:spacing w:val="-4"/>
          <w:sz w:val="24"/>
          <w:szCs w:val="24"/>
        </w:rPr>
        <w:t xml:space="preserve"> </w:t>
      </w:r>
      <w:r>
        <w:rPr>
          <w:sz w:val="24"/>
          <w:szCs w:val="24"/>
        </w:rPr>
        <w:t>MNPQ</w:t>
      </w:r>
      <w:r>
        <w:rPr>
          <w:spacing w:val="-7"/>
          <w:sz w:val="24"/>
          <w:szCs w:val="24"/>
        </w:rPr>
        <w:t xml:space="preserve"> </w:t>
      </w:r>
      <w:r>
        <w:rPr>
          <w:sz w:val="24"/>
          <w:szCs w:val="24"/>
        </w:rPr>
        <w:t>learning.</w:t>
      </w:r>
    </w:p>
    <w:p w:rsidR="00B72476" w:rsidRDefault="00B72476">
      <w:pPr>
        <w:spacing w:before="3" w:line="120" w:lineRule="exact"/>
        <w:rPr>
          <w:sz w:val="13"/>
          <w:szCs w:val="13"/>
        </w:rPr>
      </w:pPr>
    </w:p>
    <w:p w:rsidR="00B72476" w:rsidRDefault="00B72476">
      <w:pPr>
        <w:spacing w:line="200" w:lineRule="exact"/>
      </w:pPr>
    </w:p>
    <w:p w:rsidR="00B72476" w:rsidRDefault="00B72476">
      <w:pPr>
        <w:spacing w:line="200" w:lineRule="exact"/>
      </w:pPr>
    </w:p>
    <w:p w:rsidR="00B72476" w:rsidRDefault="00CB77E8">
      <w:pPr>
        <w:ind w:left="3116"/>
        <w:rPr>
          <w:sz w:val="24"/>
          <w:szCs w:val="24"/>
        </w:rPr>
      </w:pPr>
      <w:r>
        <w:rPr>
          <w:w w:val="108"/>
          <w:sz w:val="24"/>
          <w:szCs w:val="24"/>
        </w:rPr>
        <w:t>Experiment</w:t>
      </w:r>
      <w:r>
        <w:rPr>
          <w:spacing w:val="-5"/>
          <w:w w:val="108"/>
          <w:sz w:val="24"/>
          <w:szCs w:val="24"/>
        </w:rPr>
        <w:t xml:space="preserve"> </w:t>
      </w:r>
      <w:r>
        <w:rPr>
          <w:sz w:val="24"/>
          <w:szCs w:val="24"/>
        </w:rPr>
        <w:t>3:</w:t>
      </w:r>
      <w:r>
        <w:rPr>
          <w:spacing w:val="25"/>
          <w:sz w:val="24"/>
          <w:szCs w:val="24"/>
        </w:rPr>
        <w:t xml:space="preserve"> </w:t>
      </w:r>
      <w:r>
        <w:rPr>
          <w:sz w:val="24"/>
          <w:szCs w:val="24"/>
        </w:rPr>
        <w:t>Semantic</w:t>
      </w:r>
      <w:r>
        <w:rPr>
          <w:spacing w:val="45"/>
          <w:sz w:val="24"/>
          <w:szCs w:val="24"/>
        </w:rPr>
        <w:t xml:space="preserve"> </w:t>
      </w:r>
      <w:r>
        <w:rPr>
          <w:w w:val="104"/>
          <w:sz w:val="24"/>
          <w:szCs w:val="24"/>
        </w:rPr>
        <w:t>baseline</w:t>
      </w:r>
    </w:p>
    <w:p w:rsidR="00B72476" w:rsidRDefault="00B72476">
      <w:pPr>
        <w:spacing w:line="200" w:lineRule="exact"/>
      </w:pPr>
    </w:p>
    <w:p w:rsidR="00B72476" w:rsidRDefault="00B72476">
      <w:pPr>
        <w:spacing w:before="5" w:line="200" w:lineRule="exact"/>
      </w:pPr>
    </w:p>
    <w:p w:rsidR="00B72476" w:rsidRDefault="00CB77E8">
      <w:pPr>
        <w:spacing w:line="415" w:lineRule="auto"/>
        <w:ind w:left="120" w:right="150" w:firstLine="576"/>
        <w:rPr>
          <w:sz w:val="24"/>
          <w:szCs w:val="24"/>
        </w:rPr>
      </w:pP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2"/>
          <w:sz w:val="24"/>
          <w:szCs w:val="24"/>
        </w:rPr>
        <w:t xml:space="preserve"> </w:t>
      </w:r>
      <w:r>
        <w:rPr>
          <w:sz w:val="24"/>
          <w:szCs w:val="24"/>
        </w:rPr>
        <w:t>Ms</w:t>
      </w:r>
      <w:r>
        <w:rPr>
          <w:spacing w:val="-3"/>
          <w:sz w:val="24"/>
          <w:szCs w:val="24"/>
        </w:rPr>
        <w:t xml:space="preserve"> </w:t>
      </w:r>
      <w:r>
        <w:rPr>
          <w:sz w:val="24"/>
          <w:szCs w:val="24"/>
        </w:rPr>
        <w:t>and</w:t>
      </w:r>
      <w:r>
        <w:rPr>
          <w:spacing w:val="-3"/>
          <w:sz w:val="24"/>
          <w:szCs w:val="24"/>
        </w:rPr>
        <w:t xml:space="preserve"> </w:t>
      </w:r>
      <w:r>
        <w:rPr>
          <w:sz w:val="24"/>
          <w:szCs w:val="24"/>
        </w:rPr>
        <w:t>Ps</w:t>
      </w:r>
      <w:r>
        <w:rPr>
          <w:spacing w:val="-2"/>
          <w:sz w:val="24"/>
          <w:szCs w:val="24"/>
        </w:rPr>
        <w:t xml:space="preserve"> </w:t>
      </w:r>
      <w:r>
        <w:rPr>
          <w:sz w:val="24"/>
          <w:szCs w:val="24"/>
        </w:rPr>
        <w:t>were</w:t>
      </w:r>
      <w:r>
        <w:rPr>
          <w:spacing w:val="-5"/>
          <w:sz w:val="24"/>
          <w:szCs w:val="24"/>
        </w:rPr>
        <w:t xml:space="preserve"> </w:t>
      </w:r>
      <w:r>
        <w:rPr>
          <w:sz w:val="24"/>
          <w:szCs w:val="24"/>
        </w:rPr>
        <w:t>all</w:t>
      </w:r>
      <w:r>
        <w:rPr>
          <w:spacing w:val="-2"/>
          <w:sz w:val="24"/>
          <w:szCs w:val="24"/>
        </w:rPr>
        <w:t xml:space="preserve"> f</w:t>
      </w:r>
      <w:r>
        <w:rPr>
          <w:sz w:val="24"/>
          <w:szCs w:val="24"/>
        </w:rPr>
        <w:t>amiliar</w:t>
      </w:r>
      <w:r>
        <w:rPr>
          <w:spacing w:val="-8"/>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ob</w:t>
      </w:r>
      <w:r>
        <w:rPr>
          <w:spacing w:val="-4"/>
          <w:sz w:val="24"/>
          <w:szCs w:val="24"/>
        </w:rPr>
        <w:t>e</w:t>
      </w:r>
      <w:r>
        <w:rPr>
          <w:sz w:val="24"/>
          <w:szCs w:val="24"/>
        </w:rPr>
        <w:t>ying</w:t>
      </w:r>
      <w:r>
        <w:rPr>
          <w:spacing w:val="-8"/>
          <w:sz w:val="24"/>
          <w:szCs w:val="24"/>
        </w:rPr>
        <w:t xml:space="preserve"> </w:t>
      </w:r>
      <w:r>
        <w:rPr>
          <w:sz w:val="24"/>
          <w:szCs w:val="24"/>
        </w:rPr>
        <w:t>a</w:t>
      </w:r>
      <w:r>
        <w:rPr>
          <w:spacing w:val="-1"/>
          <w:sz w:val="24"/>
          <w:szCs w:val="24"/>
        </w:rPr>
        <w:t xml:space="preserve"> </w:t>
      </w:r>
      <w:r>
        <w:rPr>
          <w:sz w:val="24"/>
          <w:szCs w:val="24"/>
        </w:rPr>
        <w:t>taxonomic</w:t>
      </w:r>
      <w:r>
        <w:rPr>
          <w:spacing w:val="-10"/>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
          <w:sz w:val="24"/>
          <w:szCs w:val="24"/>
        </w:rPr>
        <w:t xml:space="preserve"> </w:t>
      </w:r>
      <w:r>
        <w:rPr>
          <w:sz w:val="24"/>
          <w:szCs w:val="24"/>
        </w:rPr>
        <w:t>In Experiment</w:t>
      </w:r>
      <w:r>
        <w:rPr>
          <w:spacing w:val="-11"/>
          <w:sz w:val="24"/>
          <w:szCs w:val="24"/>
        </w:rPr>
        <w:t xml:space="preserve"> </w:t>
      </w:r>
      <w:r>
        <w:rPr>
          <w:sz w:val="24"/>
          <w:szCs w:val="24"/>
        </w:rPr>
        <w:t>3,</w:t>
      </w:r>
      <w:r>
        <w:rPr>
          <w:spacing w:val="-2"/>
          <w:sz w:val="24"/>
          <w:szCs w:val="24"/>
        </w:rPr>
        <w:t xml:space="preserve"> </w:t>
      </w:r>
      <w:r>
        <w:rPr>
          <w:sz w:val="24"/>
          <w:szCs w:val="24"/>
        </w:rPr>
        <w:t>we</w:t>
      </w:r>
      <w:r>
        <w:rPr>
          <w:spacing w:val="-3"/>
          <w:sz w:val="24"/>
          <w:szCs w:val="24"/>
        </w:rPr>
        <w:t xml:space="preserve"> </w:t>
      </w:r>
      <w:r>
        <w:rPr>
          <w:spacing w:val="-4"/>
          <w:sz w:val="24"/>
          <w:szCs w:val="24"/>
        </w:rPr>
        <w:t>e</w:t>
      </w:r>
      <w:r>
        <w:rPr>
          <w:sz w:val="24"/>
          <w:szCs w:val="24"/>
        </w:rPr>
        <w:t>xplored</w:t>
      </w:r>
      <w:r>
        <w:rPr>
          <w:spacing w:val="-8"/>
          <w:sz w:val="24"/>
          <w:szCs w:val="24"/>
        </w:rPr>
        <w:t xml:space="preserve"> </w:t>
      </w:r>
      <w:r>
        <w:rPr>
          <w:sz w:val="24"/>
          <w:szCs w:val="24"/>
        </w:rPr>
        <w:t>whether</w:t>
      </w:r>
      <w:r>
        <w:rPr>
          <w:spacing w:val="-8"/>
          <w:sz w:val="24"/>
          <w:szCs w:val="24"/>
        </w:rPr>
        <w:t xml:space="preserve"> </w:t>
      </w:r>
      <w:del w:id="36" w:author="lera boroditsky" w:date="2013-12-05T09:47:00Z">
        <w:r w:rsidDel="00B2687D">
          <w:rPr>
            <w:sz w:val="24"/>
            <w:szCs w:val="24"/>
          </w:rPr>
          <w:delText>mere</w:delText>
        </w:r>
        <w:r w:rsidDel="00B2687D">
          <w:rPr>
            <w:spacing w:val="-5"/>
            <w:sz w:val="24"/>
            <w:szCs w:val="24"/>
          </w:rPr>
          <w:delText xml:space="preserve"> </w:delText>
        </w:r>
      </w:del>
      <w:r>
        <w:rPr>
          <w:sz w:val="24"/>
          <w:szCs w:val="24"/>
        </w:rPr>
        <w:t>coherence</w:t>
      </w:r>
      <w:r>
        <w:rPr>
          <w:spacing w:val="-10"/>
          <w:sz w:val="24"/>
          <w:szCs w:val="24"/>
        </w:rPr>
        <w:t xml:space="preserve"> </w:t>
      </w:r>
      <w:r>
        <w:rPr>
          <w:sz w:val="24"/>
          <w:szCs w:val="24"/>
        </w:rPr>
        <w:t>is</w:t>
      </w:r>
      <w:r>
        <w:rPr>
          <w:spacing w:val="-2"/>
          <w:sz w:val="24"/>
          <w:szCs w:val="24"/>
        </w:rPr>
        <w:t xml:space="preserve"> </w:t>
      </w:r>
      <w:del w:id="37" w:author="lera boroditsky" w:date="2013-12-05T09:47:00Z">
        <w:r w:rsidDel="00B2687D">
          <w:rPr>
            <w:sz w:val="24"/>
            <w:szCs w:val="24"/>
          </w:rPr>
          <w:delText>su</w:delText>
        </w:r>
        <w:r w:rsidDel="00B2687D">
          <w:rPr>
            <w:spacing w:val="-6"/>
            <w:sz w:val="24"/>
            <w:szCs w:val="24"/>
          </w:rPr>
          <w:delText>f</w:delText>
        </w:r>
        <w:r w:rsidDel="00B2687D">
          <w:rPr>
            <w:sz w:val="24"/>
            <w:szCs w:val="24"/>
          </w:rPr>
          <w:delText>ficient</w:delText>
        </w:r>
        <w:r w:rsidDel="00B2687D">
          <w:rPr>
            <w:spacing w:val="-21"/>
            <w:sz w:val="24"/>
            <w:szCs w:val="24"/>
          </w:rPr>
          <w:delText xml:space="preserve"> </w:delText>
        </w:r>
      </w:del>
      <w:ins w:id="38" w:author="lera boroditsky" w:date="2013-12-05T09:47:00Z">
        <w:r w:rsidR="00B2687D">
          <w:rPr>
            <w:sz w:val="24"/>
            <w:szCs w:val="24"/>
          </w:rPr>
          <w:t>necessary</w:t>
        </w:r>
        <w:r w:rsidR="00B2687D">
          <w:rPr>
            <w:spacing w:val="-21"/>
            <w:sz w:val="24"/>
            <w:szCs w:val="24"/>
          </w:rPr>
          <w:t xml:space="preserve"> </w:t>
        </w:r>
      </w:ins>
      <w:r>
        <w:rPr>
          <w:sz w:val="24"/>
          <w:szCs w:val="24"/>
        </w:rPr>
        <w:t>for</w:t>
      </w:r>
      <w:r>
        <w:rPr>
          <w:spacing w:val="-3"/>
          <w:sz w:val="24"/>
          <w:szCs w:val="24"/>
        </w:rPr>
        <w:t xml:space="preserve"> </w:t>
      </w:r>
      <w:r>
        <w:rPr>
          <w:spacing w:val="-2"/>
          <w:sz w:val="24"/>
          <w:szCs w:val="24"/>
        </w:rPr>
        <w:t>f</w:t>
      </w:r>
      <w:r>
        <w:rPr>
          <w:sz w:val="24"/>
          <w:szCs w:val="24"/>
        </w:rPr>
        <w:t>acilitation</w:t>
      </w:r>
      <w:r>
        <w:rPr>
          <w:spacing w:val="-10"/>
          <w:sz w:val="24"/>
          <w:szCs w:val="24"/>
        </w:rPr>
        <w:t xml:space="preserve"> </w:t>
      </w:r>
      <w:r>
        <w:rPr>
          <w:sz w:val="24"/>
          <w:szCs w:val="24"/>
        </w:rPr>
        <w:t>of</w:t>
      </w:r>
      <w:r>
        <w:rPr>
          <w:spacing w:val="-2"/>
          <w:sz w:val="24"/>
          <w:szCs w:val="24"/>
        </w:rPr>
        <w:t xml:space="preserve"> </w:t>
      </w:r>
      <w:r>
        <w:rPr>
          <w:sz w:val="24"/>
          <w:szCs w:val="24"/>
        </w:rPr>
        <w:t>distri</w:t>
      </w:r>
      <w:r>
        <w:rPr>
          <w:spacing w:val="-5"/>
          <w:sz w:val="24"/>
          <w:szCs w:val="24"/>
        </w:rPr>
        <w:t>b</w:t>
      </w:r>
      <w:r>
        <w:rPr>
          <w:sz w:val="24"/>
          <w:szCs w:val="24"/>
        </w:rPr>
        <w:t>utional learning,</w:t>
      </w:r>
      <w:r>
        <w:rPr>
          <w:spacing w:val="-8"/>
          <w:sz w:val="24"/>
          <w:szCs w:val="24"/>
        </w:rPr>
        <w:t xml:space="preserve"> </w:t>
      </w:r>
      <w:r>
        <w:rPr>
          <w:sz w:val="24"/>
          <w:szCs w:val="24"/>
        </w:rPr>
        <w:t>or</w:t>
      </w:r>
      <w:r>
        <w:rPr>
          <w:spacing w:val="-2"/>
          <w:sz w:val="24"/>
          <w:szCs w:val="24"/>
        </w:rPr>
        <w:t xml:space="preserve"> </w:t>
      </w:r>
      <w:r>
        <w:rPr>
          <w:sz w:val="24"/>
          <w:szCs w:val="24"/>
        </w:rPr>
        <w:t>whether</w:t>
      </w:r>
      <w:r>
        <w:rPr>
          <w:spacing w:val="-8"/>
          <w:sz w:val="24"/>
          <w:szCs w:val="24"/>
        </w:rPr>
        <w:t xml:space="preserve"> </w:t>
      </w:r>
      <w:r>
        <w:rPr>
          <w:sz w:val="24"/>
          <w:szCs w:val="24"/>
        </w:rPr>
        <w:t>the</w:t>
      </w:r>
      <w:r>
        <w:rPr>
          <w:spacing w:val="-3"/>
          <w:sz w:val="24"/>
          <w:szCs w:val="24"/>
        </w:rPr>
        <w:t xml:space="preserve"> </w:t>
      </w:r>
      <w:r>
        <w:rPr>
          <w:sz w:val="24"/>
          <w:szCs w:val="24"/>
        </w:rPr>
        <w:t>mere</w:t>
      </w:r>
      <w:r>
        <w:rPr>
          <w:spacing w:val="-5"/>
          <w:sz w:val="24"/>
          <w:szCs w:val="24"/>
        </w:rPr>
        <w:t xml:space="preserve"> </w:t>
      </w:r>
      <w:r>
        <w:rPr>
          <w:sz w:val="24"/>
          <w:szCs w:val="24"/>
        </w:rPr>
        <w:t>presence</w:t>
      </w:r>
      <w:r>
        <w:rPr>
          <w:spacing w:val="-8"/>
          <w:sz w:val="24"/>
          <w:szCs w:val="24"/>
        </w:rPr>
        <w:t xml:space="preserve"> </w:t>
      </w:r>
      <w:r>
        <w:rPr>
          <w:sz w:val="24"/>
          <w:szCs w:val="24"/>
        </w:rPr>
        <w:t>of</w:t>
      </w:r>
      <w:r>
        <w:rPr>
          <w:spacing w:val="-2"/>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is</w:t>
      </w:r>
      <w:r>
        <w:rPr>
          <w:spacing w:val="-2"/>
          <w:sz w:val="24"/>
          <w:szCs w:val="24"/>
        </w:rPr>
        <w:t xml:space="preserve"> </w:t>
      </w:r>
      <w:r>
        <w:rPr>
          <w:w w:val="98"/>
          <w:sz w:val="24"/>
          <w:szCs w:val="24"/>
        </w:rPr>
        <w:t>su</w:t>
      </w:r>
      <w:r>
        <w:rPr>
          <w:spacing w:val="-6"/>
          <w:w w:val="98"/>
          <w:sz w:val="24"/>
          <w:szCs w:val="24"/>
        </w:rPr>
        <w:t>f</w:t>
      </w:r>
      <w:r>
        <w:rPr>
          <w:w w:val="98"/>
          <w:sz w:val="24"/>
          <w:szCs w:val="24"/>
        </w:rPr>
        <w:t>ficient—that</w:t>
      </w:r>
      <w:r>
        <w:rPr>
          <w:spacing w:val="4"/>
          <w:w w:val="98"/>
          <w:sz w:val="24"/>
          <w:szCs w:val="24"/>
        </w:rPr>
        <w:t xml:space="preserve"> </w:t>
      </w:r>
      <w:r>
        <w:rPr>
          <w:sz w:val="24"/>
          <w:szCs w:val="24"/>
        </w:rPr>
        <w:t>is,</w:t>
      </w:r>
      <w:r>
        <w:rPr>
          <w:spacing w:val="-2"/>
          <w:sz w:val="24"/>
          <w:szCs w:val="24"/>
        </w:rPr>
        <w:t xml:space="preserve"> </w:t>
      </w:r>
      <w:r>
        <w:rPr>
          <w:sz w:val="24"/>
          <w:szCs w:val="24"/>
        </w:rPr>
        <w:t>whether</w:t>
      </w:r>
      <w:r>
        <w:rPr>
          <w:spacing w:val="-8"/>
          <w:sz w:val="24"/>
          <w:szCs w:val="24"/>
        </w:rPr>
        <w:t xml:space="preserve"> </w:t>
      </w:r>
      <w:r>
        <w:rPr>
          <w:sz w:val="24"/>
          <w:szCs w:val="24"/>
        </w:rPr>
        <w:t>a</w:t>
      </w:r>
      <w:r>
        <w:rPr>
          <w:spacing w:val="-1"/>
          <w:sz w:val="24"/>
          <w:szCs w:val="24"/>
        </w:rPr>
        <w:t xml:space="preserve"> </w:t>
      </w:r>
      <w:r>
        <w:rPr>
          <w:sz w:val="24"/>
          <w:szCs w:val="24"/>
        </w:rPr>
        <w:t>semantic baseline</w:t>
      </w:r>
      <w:r>
        <w:rPr>
          <w:spacing w:val="-8"/>
          <w:sz w:val="24"/>
          <w:szCs w:val="24"/>
        </w:rPr>
        <w:t xml:space="preserve"> </w:t>
      </w:r>
      <w:r>
        <w:rPr>
          <w:sz w:val="24"/>
          <w:szCs w:val="24"/>
        </w:rPr>
        <w:t>language</w:t>
      </w:r>
      <w:r>
        <w:rPr>
          <w:spacing w:val="-9"/>
          <w:sz w:val="24"/>
          <w:szCs w:val="24"/>
        </w:rPr>
        <w:t xml:space="preserve"> </w:t>
      </w:r>
      <w:r>
        <w:rPr>
          <w:spacing w:val="-2"/>
          <w:sz w:val="24"/>
          <w:szCs w:val="24"/>
        </w:rPr>
        <w:t>f</w:t>
      </w:r>
      <w:r>
        <w:rPr>
          <w:sz w:val="24"/>
          <w:szCs w:val="24"/>
        </w:rPr>
        <w:t>acilitates</w:t>
      </w:r>
      <w:r>
        <w:rPr>
          <w:spacing w:val="-9"/>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6"/>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might</w:t>
      </w:r>
      <w:r>
        <w:rPr>
          <w:spacing w:val="-6"/>
          <w:sz w:val="24"/>
          <w:szCs w:val="24"/>
        </w:rPr>
        <w:t xml:space="preserve"> </w:t>
      </w:r>
      <w:r>
        <w:rPr>
          <w:spacing w:val="-4"/>
          <w:sz w:val="24"/>
          <w:szCs w:val="24"/>
        </w:rPr>
        <w:t>e</w:t>
      </w:r>
      <w:r>
        <w:rPr>
          <w:sz w:val="24"/>
          <w:szCs w:val="24"/>
        </w:rPr>
        <w:t>xpect</w:t>
      </w:r>
      <w:r>
        <w:rPr>
          <w:spacing w:val="-6"/>
          <w:sz w:val="24"/>
          <w:szCs w:val="24"/>
        </w:rPr>
        <w:t xml:space="preserve"> </w:t>
      </w:r>
      <w:r>
        <w:rPr>
          <w:sz w:val="24"/>
          <w:szCs w:val="24"/>
        </w:rPr>
        <w:t>this</w:t>
      </w:r>
      <w:r>
        <w:rPr>
          <w:spacing w:val="-3"/>
          <w:sz w:val="24"/>
          <w:szCs w:val="24"/>
        </w:rPr>
        <w:t xml:space="preserve"> </w:t>
      </w:r>
      <w:r>
        <w:rPr>
          <w:sz w:val="24"/>
          <w:szCs w:val="24"/>
        </w:rPr>
        <w:t>baseline</w:t>
      </w:r>
      <w:r>
        <w:rPr>
          <w:spacing w:val="-8"/>
          <w:sz w:val="24"/>
          <w:szCs w:val="24"/>
        </w:rPr>
        <w:t xml:space="preserve"> </w:t>
      </w:r>
      <w:r>
        <w:rPr>
          <w:sz w:val="24"/>
          <w:szCs w:val="24"/>
        </w:rPr>
        <w:t>condition</w:t>
      </w:r>
      <w:r>
        <w:rPr>
          <w:spacing w:val="-9"/>
          <w:sz w:val="24"/>
          <w:szCs w:val="24"/>
        </w:rPr>
        <w:t xml:space="preserve"> </w:t>
      </w:r>
      <w:r>
        <w:rPr>
          <w:sz w:val="24"/>
          <w:szCs w:val="24"/>
        </w:rPr>
        <w:t xml:space="preserve">to </w:t>
      </w:r>
      <w:r>
        <w:rPr>
          <w:spacing w:val="-2"/>
          <w:sz w:val="24"/>
          <w:szCs w:val="24"/>
        </w:rPr>
        <w:t>f</w:t>
      </w:r>
      <w:r>
        <w:rPr>
          <w:sz w:val="24"/>
          <w:szCs w:val="24"/>
        </w:rPr>
        <w:t>acilitate</w:t>
      </w:r>
      <w:r>
        <w:rPr>
          <w:spacing w:val="-8"/>
          <w:sz w:val="24"/>
          <w:szCs w:val="24"/>
        </w:rPr>
        <w:t xml:space="preserve"> </w:t>
      </w:r>
      <w:r>
        <w:rPr>
          <w:sz w:val="24"/>
          <w:szCs w:val="24"/>
        </w:rPr>
        <w:t>learning</w:t>
      </w:r>
      <w:r>
        <w:rPr>
          <w:spacing w:val="-8"/>
          <w:sz w:val="24"/>
          <w:szCs w:val="24"/>
        </w:rPr>
        <w:t xml:space="preserve"> </w:t>
      </w:r>
      <w:r>
        <w:rPr>
          <w:sz w:val="24"/>
          <w:szCs w:val="24"/>
        </w:rPr>
        <w:t>due</w:t>
      </w:r>
      <w:r>
        <w:rPr>
          <w:spacing w:val="-3"/>
          <w:sz w:val="24"/>
          <w:szCs w:val="24"/>
        </w:rPr>
        <w:t xml:space="preserve"> </w:t>
      </w:r>
      <w:r>
        <w:rPr>
          <w:sz w:val="24"/>
          <w:szCs w:val="24"/>
        </w:rPr>
        <w:t>to</w:t>
      </w:r>
      <w:r>
        <w:rPr>
          <w:spacing w:val="-2"/>
          <w:sz w:val="24"/>
          <w:szCs w:val="24"/>
        </w:rPr>
        <w:t xml:space="preserve"> </w:t>
      </w:r>
      <w:r>
        <w:rPr>
          <w:sz w:val="24"/>
          <w:szCs w:val="24"/>
        </w:rPr>
        <w:t>l</w:t>
      </w:r>
      <w:r>
        <w:rPr>
          <w:spacing w:val="-6"/>
          <w:sz w:val="24"/>
          <w:szCs w:val="24"/>
        </w:rPr>
        <w:t>o</w:t>
      </w:r>
      <w:r>
        <w:rPr>
          <w:sz w:val="24"/>
          <w:szCs w:val="24"/>
        </w:rPr>
        <w:t>wer</w:t>
      </w:r>
      <w:r>
        <w:rPr>
          <w:spacing w:val="-5"/>
          <w:sz w:val="24"/>
          <w:szCs w:val="24"/>
        </w:rPr>
        <w:t xml:space="preserve"> </w:t>
      </w:r>
      <w:r>
        <w:rPr>
          <w:sz w:val="24"/>
          <w:szCs w:val="24"/>
        </w:rPr>
        <w:t>memory</w:t>
      </w:r>
      <w:r>
        <w:rPr>
          <w:spacing w:val="-8"/>
          <w:sz w:val="24"/>
          <w:szCs w:val="24"/>
        </w:rPr>
        <w:t xml:space="preserve"> </w:t>
      </w:r>
      <w:r>
        <w:rPr>
          <w:sz w:val="24"/>
          <w:szCs w:val="24"/>
        </w:rPr>
        <w:t>demands—kn</w:t>
      </w:r>
      <w:r>
        <w:rPr>
          <w:spacing w:val="-6"/>
          <w:sz w:val="24"/>
          <w:szCs w:val="24"/>
        </w:rPr>
        <w:t>o</w:t>
      </w:r>
      <w:r>
        <w:rPr>
          <w:sz w:val="24"/>
          <w:szCs w:val="24"/>
        </w:rPr>
        <w:t>wn</w:t>
      </w:r>
      <w:r>
        <w:rPr>
          <w:spacing w:val="-1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tax</w:t>
      </w:r>
      <w:r>
        <w:rPr>
          <w:spacing w:val="-3"/>
          <w:sz w:val="24"/>
          <w:szCs w:val="24"/>
        </w:rPr>
        <w:t xml:space="preserve"> </w:t>
      </w:r>
      <w:r>
        <w:rPr>
          <w:sz w:val="24"/>
          <w:szCs w:val="24"/>
        </w:rPr>
        <w:t>the</w:t>
      </w:r>
      <w:r>
        <w:rPr>
          <w:spacing w:val="-3"/>
          <w:sz w:val="24"/>
          <w:szCs w:val="24"/>
        </w:rPr>
        <w:t xml:space="preserve"> </w:t>
      </w:r>
      <w:r>
        <w:rPr>
          <w:sz w:val="24"/>
          <w:szCs w:val="24"/>
        </w:rPr>
        <w:t>memory</w:t>
      </w:r>
      <w:r>
        <w:rPr>
          <w:spacing w:val="-8"/>
          <w:sz w:val="24"/>
          <w:szCs w:val="24"/>
        </w:rPr>
        <w:t xml:space="preserve"> </w:t>
      </w:r>
      <w:r>
        <w:rPr>
          <w:sz w:val="24"/>
          <w:szCs w:val="24"/>
        </w:rPr>
        <w:t>system</w:t>
      </w:r>
      <w:r>
        <w:rPr>
          <w:spacing w:val="-7"/>
          <w:sz w:val="24"/>
          <w:szCs w:val="24"/>
        </w:rPr>
        <w:t xml:space="preserve"> </w:t>
      </w:r>
      <w:r>
        <w:rPr>
          <w:sz w:val="24"/>
          <w:szCs w:val="24"/>
        </w:rPr>
        <w:t>less, which</w:t>
      </w:r>
      <w:r>
        <w:rPr>
          <w:spacing w:val="-6"/>
          <w:sz w:val="24"/>
          <w:szCs w:val="24"/>
        </w:rPr>
        <w:t xml:space="preserve"> </w:t>
      </w:r>
      <w:r>
        <w:rPr>
          <w:sz w:val="24"/>
          <w:szCs w:val="24"/>
        </w:rPr>
        <w:t>might</w:t>
      </w:r>
      <w:r>
        <w:rPr>
          <w:spacing w:val="-6"/>
          <w:sz w:val="24"/>
          <w:szCs w:val="24"/>
        </w:rPr>
        <w:t xml:space="preserve"> </w:t>
      </w:r>
      <w:r>
        <w:rPr>
          <w:sz w:val="24"/>
          <w:szCs w:val="24"/>
        </w:rPr>
        <w:t>free</w:t>
      </w:r>
      <w:r>
        <w:rPr>
          <w:spacing w:val="-4"/>
          <w:sz w:val="24"/>
          <w:szCs w:val="24"/>
        </w:rPr>
        <w:t xml:space="preserve"> </w:t>
      </w:r>
      <w:r>
        <w:rPr>
          <w:sz w:val="24"/>
          <w:szCs w:val="24"/>
        </w:rPr>
        <w:t>learners</w:t>
      </w:r>
      <w:r>
        <w:rPr>
          <w:spacing w:val="-8"/>
          <w:sz w:val="24"/>
          <w:szCs w:val="24"/>
        </w:rPr>
        <w:t xml:space="preserve"> </w:t>
      </w:r>
      <w:r>
        <w:rPr>
          <w:sz w:val="24"/>
          <w:szCs w:val="24"/>
        </w:rPr>
        <w:t>to</w:t>
      </w:r>
      <w:r>
        <w:rPr>
          <w:spacing w:val="-2"/>
          <w:sz w:val="24"/>
          <w:szCs w:val="24"/>
        </w:rPr>
        <w:t xml:space="preserve"> </w:t>
      </w:r>
      <w:r>
        <w:rPr>
          <w:sz w:val="24"/>
          <w:szCs w:val="24"/>
        </w:rPr>
        <w:t>identify</w:t>
      </w:r>
      <w:r>
        <w:rPr>
          <w:spacing w:val="-7"/>
          <w:sz w:val="24"/>
          <w:szCs w:val="24"/>
        </w:rPr>
        <w:t xml:space="preserve"> </w:t>
      </w: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p>
    <w:p w:rsidR="00B72476" w:rsidRDefault="00B72476">
      <w:pPr>
        <w:spacing w:before="8" w:line="120" w:lineRule="exact"/>
        <w:rPr>
          <w:sz w:val="13"/>
          <w:szCs w:val="13"/>
        </w:rPr>
      </w:pPr>
    </w:p>
    <w:p w:rsidR="00B72476" w:rsidRDefault="00B72476">
      <w:pPr>
        <w:spacing w:line="200" w:lineRule="exact"/>
      </w:pPr>
    </w:p>
    <w:p w:rsidR="00B72476" w:rsidRDefault="00CB77E8">
      <w:pPr>
        <w:ind w:left="120"/>
        <w:rPr>
          <w:sz w:val="24"/>
          <w:szCs w:val="24"/>
        </w:rPr>
      </w:pPr>
      <w:r>
        <w:rPr>
          <w:w w:val="106"/>
          <w:sz w:val="24"/>
          <w:szCs w:val="24"/>
        </w:rPr>
        <w:t>Methods</w:t>
      </w:r>
    </w:p>
    <w:p w:rsidR="00B72476" w:rsidRDefault="00B72476">
      <w:pPr>
        <w:spacing w:line="200" w:lineRule="exact"/>
      </w:pPr>
    </w:p>
    <w:p w:rsidR="00B72476" w:rsidRDefault="00B72476">
      <w:pPr>
        <w:spacing w:before="5" w:line="200" w:lineRule="exact"/>
      </w:pPr>
    </w:p>
    <w:p w:rsidR="00B72476" w:rsidRDefault="00CB77E8">
      <w:pPr>
        <w:ind w:left="696"/>
        <w:rPr>
          <w:sz w:val="24"/>
          <w:szCs w:val="24"/>
        </w:rPr>
      </w:pPr>
      <w:r>
        <w:rPr>
          <w:spacing w:val="-2"/>
          <w:w w:val="109"/>
          <w:sz w:val="24"/>
          <w:szCs w:val="24"/>
        </w:rPr>
        <w:t>P</w:t>
      </w:r>
      <w:r>
        <w:rPr>
          <w:w w:val="109"/>
          <w:sz w:val="24"/>
          <w:szCs w:val="24"/>
        </w:rPr>
        <w:t xml:space="preserve">articipants.  </w:t>
      </w:r>
      <w:r>
        <w:rPr>
          <w:spacing w:val="43"/>
          <w:w w:val="109"/>
          <w:sz w:val="24"/>
          <w:szCs w:val="24"/>
        </w:rPr>
        <w:t xml:space="preserve"> </w:t>
      </w:r>
      <w:r>
        <w:rPr>
          <w:sz w:val="24"/>
          <w:szCs w:val="24"/>
        </w:rPr>
        <w:t>162</w:t>
      </w:r>
      <w:r>
        <w:rPr>
          <w:spacing w:val="-4"/>
          <w:sz w:val="24"/>
          <w:szCs w:val="24"/>
        </w:rPr>
        <w:t xml:space="preserve"> </w:t>
      </w:r>
      <w:r>
        <w:rPr>
          <w:sz w:val="24"/>
          <w:szCs w:val="24"/>
        </w:rPr>
        <w:t>M</w:t>
      </w:r>
      <w:r>
        <w:rPr>
          <w:spacing w:val="-11"/>
          <w:sz w:val="24"/>
          <w:szCs w:val="24"/>
        </w:rPr>
        <w:t>T</w:t>
      </w:r>
      <w:r>
        <w:rPr>
          <w:sz w:val="24"/>
          <w:szCs w:val="24"/>
        </w:rPr>
        <w:t>urk</w:t>
      </w:r>
      <w:r>
        <w:rPr>
          <w:spacing w:val="-7"/>
          <w:sz w:val="24"/>
          <w:szCs w:val="24"/>
        </w:rPr>
        <w:t xml:space="preserve"> </w:t>
      </w:r>
      <w:r>
        <w:rPr>
          <w:spacing w:val="-2"/>
          <w:sz w:val="24"/>
          <w:szCs w:val="24"/>
        </w:rPr>
        <w:t>w</w:t>
      </w:r>
      <w:r>
        <w:rPr>
          <w:sz w:val="24"/>
          <w:szCs w:val="24"/>
        </w:rPr>
        <w:t>or</w:t>
      </w:r>
      <w:r>
        <w:rPr>
          <w:spacing w:val="-2"/>
          <w:sz w:val="24"/>
          <w:szCs w:val="24"/>
        </w:rPr>
        <w:t>k</w:t>
      </w:r>
      <w:r>
        <w:rPr>
          <w:sz w:val="24"/>
          <w:szCs w:val="24"/>
        </w:rPr>
        <w:t>ers,</w:t>
      </w:r>
      <w:r>
        <w:rPr>
          <w:spacing w:val="-8"/>
          <w:sz w:val="24"/>
          <w:szCs w:val="24"/>
        </w:rPr>
        <w:t xml:space="preserve"> </w:t>
      </w:r>
      <w:r>
        <w:rPr>
          <w:sz w:val="24"/>
          <w:szCs w:val="24"/>
        </w:rPr>
        <w:t>recruited</w:t>
      </w:r>
      <w:r>
        <w:rPr>
          <w:spacing w:val="-9"/>
          <w:sz w:val="24"/>
          <w:szCs w:val="24"/>
        </w:rPr>
        <w:t xml:space="preserve"> </w:t>
      </w:r>
      <w:r>
        <w:rPr>
          <w:sz w:val="24"/>
          <w:szCs w:val="24"/>
        </w:rPr>
        <w:t>as</w:t>
      </w:r>
      <w:r>
        <w:rPr>
          <w:spacing w:val="-2"/>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p>
    <w:p w:rsidR="00B72476" w:rsidRDefault="00B72476">
      <w:pPr>
        <w:spacing w:before="7" w:line="220" w:lineRule="exact"/>
        <w:rPr>
          <w:sz w:val="22"/>
          <w:szCs w:val="22"/>
        </w:rPr>
      </w:pPr>
    </w:p>
    <w:p w:rsidR="00B72476" w:rsidRDefault="00CB77E8">
      <w:pPr>
        <w:spacing w:line="415" w:lineRule="auto"/>
        <w:ind w:left="120" w:right="178" w:firstLine="576"/>
        <w:rPr>
          <w:sz w:val="24"/>
          <w:szCs w:val="24"/>
        </w:rPr>
      </w:pPr>
      <w:r>
        <w:rPr>
          <w:w w:val="108"/>
          <w:sz w:val="24"/>
          <w:szCs w:val="24"/>
        </w:rPr>
        <w:t xml:space="preserve">Materials.  </w:t>
      </w:r>
      <w:r>
        <w:rPr>
          <w:spacing w:val="45"/>
          <w:w w:val="108"/>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semantic</w:t>
      </w:r>
      <w:r>
        <w:rPr>
          <w:spacing w:val="-9"/>
          <w:sz w:val="24"/>
          <w:szCs w:val="24"/>
        </w:rPr>
        <w:t xml:space="preserve"> </w:t>
      </w:r>
      <w:r>
        <w:rPr>
          <w:sz w:val="24"/>
          <w:szCs w:val="24"/>
        </w:rPr>
        <w:t>baseline</w:t>
      </w:r>
      <w:r>
        <w:rPr>
          <w:spacing w:val="-8"/>
          <w:sz w:val="24"/>
          <w:szCs w:val="24"/>
        </w:rPr>
        <w:t xml:space="preserve"> </w:t>
      </w:r>
      <w:r>
        <w:rPr>
          <w:sz w:val="24"/>
          <w:szCs w:val="24"/>
        </w:rPr>
        <w:t>language,</w:t>
      </w:r>
      <w:r>
        <w:rPr>
          <w:spacing w:val="-9"/>
          <w:sz w:val="24"/>
          <w:szCs w:val="24"/>
        </w:rPr>
        <w:t xml:space="preserve"> </w:t>
      </w:r>
      <w:r>
        <w:rPr>
          <w:sz w:val="24"/>
          <w:szCs w:val="24"/>
        </w:rPr>
        <w:t>the</w:t>
      </w:r>
      <w:r>
        <w:rPr>
          <w:spacing w:val="-3"/>
          <w:sz w:val="24"/>
          <w:szCs w:val="24"/>
        </w:rPr>
        <w:t xml:space="preserve"> </w:t>
      </w:r>
      <w:r>
        <w:rPr>
          <w:sz w:val="24"/>
          <w:szCs w:val="24"/>
        </w:rPr>
        <w:t>specific</w:t>
      </w:r>
      <w:r>
        <w:rPr>
          <w:spacing w:val="-15"/>
          <w:sz w:val="24"/>
          <w:szCs w:val="24"/>
        </w:rPr>
        <w:t xml:space="preserve"> </w:t>
      </w:r>
      <w:r>
        <w:rPr>
          <w:sz w:val="24"/>
          <w:szCs w:val="24"/>
        </w:rPr>
        <w:t>M</w:t>
      </w:r>
      <w:r>
        <w:rPr>
          <w:spacing w:val="-2"/>
          <w:sz w:val="24"/>
          <w:szCs w:val="24"/>
        </w:rPr>
        <w:t xml:space="preserve"> </w:t>
      </w:r>
      <w:r>
        <w:rPr>
          <w:sz w:val="24"/>
          <w:szCs w:val="24"/>
        </w:rPr>
        <w:t>and</w:t>
      </w:r>
      <w:r>
        <w:rPr>
          <w:spacing w:val="-3"/>
          <w:sz w:val="24"/>
          <w:szCs w:val="24"/>
        </w:rPr>
        <w:t xml:space="preserve"> </w:t>
      </w:r>
      <w:r>
        <w:rPr>
          <w:sz w:val="24"/>
          <w:szCs w:val="24"/>
        </w:rPr>
        <w:t>P</w:t>
      </w:r>
      <w:r>
        <w:rPr>
          <w:spacing w:val="-1"/>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were</w:t>
      </w:r>
      <w:r>
        <w:rPr>
          <w:spacing w:val="-5"/>
          <w:sz w:val="24"/>
          <w:szCs w:val="24"/>
        </w:rPr>
        <w:t xml:space="preserve"> </w:t>
      </w:r>
      <w:r>
        <w:rPr>
          <w:sz w:val="24"/>
          <w:szCs w:val="24"/>
        </w:rPr>
        <w:t>dr</w:t>
      </w:r>
      <w:r>
        <w:rPr>
          <w:spacing w:val="-4"/>
          <w:sz w:val="24"/>
          <w:szCs w:val="24"/>
        </w:rPr>
        <w:t>a</w:t>
      </w:r>
      <w:r>
        <w:rPr>
          <w:sz w:val="24"/>
          <w:szCs w:val="24"/>
        </w:rPr>
        <w:t>wn randomly</w:t>
      </w:r>
      <w:r>
        <w:rPr>
          <w:spacing w:val="-9"/>
          <w:sz w:val="24"/>
          <w:szCs w:val="24"/>
        </w:rPr>
        <w:t xml:space="preserve"> </w:t>
      </w:r>
      <w:r>
        <w:rPr>
          <w:sz w:val="24"/>
          <w:szCs w:val="24"/>
        </w:rPr>
        <w:t>for</w:t>
      </w:r>
      <w:r>
        <w:rPr>
          <w:spacing w:val="-3"/>
          <w:sz w:val="24"/>
          <w:szCs w:val="24"/>
        </w:rPr>
        <w:t xml:space="preserve"> </w:t>
      </w:r>
      <w:r>
        <w:rPr>
          <w:sz w:val="24"/>
          <w:szCs w:val="24"/>
        </w:rPr>
        <w:t>each</w:t>
      </w:r>
      <w:r>
        <w:rPr>
          <w:spacing w:val="-4"/>
          <w:sz w:val="24"/>
          <w:szCs w:val="24"/>
        </w:rPr>
        <w:t xml:space="preserve"> </w:t>
      </w:r>
      <w:r>
        <w:rPr>
          <w:sz w:val="24"/>
          <w:szCs w:val="24"/>
        </w:rPr>
        <w:t>participant</w:t>
      </w:r>
      <w:r>
        <w:rPr>
          <w:spacing w:val="-10"/>
          <w:sz w:val="24"/>
          <w:szCs w:val="24"/>
        </w:rPr>
        <w:t xml:space="preserve"> </w:t>
      </w:r>
      <w:r>
        <w:rPr>
          <w:sz w:val="24"/>
          <w:szCs w:val="24"/>
        </w:rPr>
        <w:t>from</w:t>
      </w:r>
      <w:r>
        <w:rPr>
          <w:spacing w:val="-5"/>
          <w:sz w:val="24"/>
          <w:szCs w:val="24"/>
        </w:rPr>
        <w:t xml:space="preserve"> </w:t>
      </w:r>
      <w:r>
        <w:rPr>
          <w:sz w:val="24"/>
          <w:szCs w:val="24"/>
        </w:rPr>
        <w:t>the</w:t>
      </w:r>
      <w:r>
        <w:rPr>
          <w:spacing w:val="-3"/>
          <w:sz w:val="24"/>
          <w:szCs w:val="24"/>
        </w:rPr>
        <w:t xml:space="preserve"> </w:t>
      </w:r>
      <w:r>
        <w:rPr>
          <w:sz w:val="24"/>
          <w:szCs w:val="24"/>
        </w:rPr>
        <w:t>pool</w:t>
      </w:r>
      <w:r>
        <w:rPr>
          <w:spacing w:val="-4"/>
          <w:sz w:val="24"/>
          <w:szCs w:val="24"/>
        </w:rPr>
        <w:t xml:space="preserve"> </w:t>
      </w:r>
      <w:r>
        <w:rPr>
          <w:sz w:val="24"/>
          <w:szCs w:val="24"/>
        </w:rPr>
        <w:t>{shelf,</w:t>
      </w:r>
      <w:r>
        <w:rPr>
          <w:spacing w:val="-20"/>
          <w:sz w:val="24"/>
          <w:szCs w:val="24"/>
        </w:rPr>
        <w:t xml:space="preserve"> </w:t>
      </w:r>
      <w:r>
        <w:rPr>
          <w:sz w:val="24"/>
          <w:szCs w:val="24"/>
        </w:rPr>
        <w:t>gl</w:t>
      </w:r>
      <w:r>
        <w:rPr>
          <w:spacing w:val="-2"/>
          <w:sz w:val="24"/>
          <w:szCs w:val="24"/>
        </w:rPr>
        <w:t>o</w:t>
      </w:r>
      <w:r>
        <w:rPr>
          <w:sz w:val="24"/>
          <w:szCs w:val="24"/>
        </w:rPr>
        <w:t>ve,</w:t>
      </w:r>
      <w:r>
        <w:rPr>
          <w:spacing w:val="-19"/>
          <w:sz w:val="24"/>
          <w:szCs w:val="24"/>
        </w:rPr>
        <w:t xml:space="preserve"> </w:t>
      </w:r>
      <w:r>
        <w:rPr>
          <w:spacing w:val="-4"/>
          <w:sz w:val="24"/>
          <w:szCs w:val="24"/>
        </w:rPr>
        <w:t>r</w:t>
      </w:r>
      <w:r>
        <w:rPr>
          <w:sz w:val="24"/>
          <w:szCs w:val="24"/>
        </w:rPr>
        <w:t>ain,</w:t>
      </w:r>
      <w:r>
        <w:rPr>
          <w:spacing w:val="24"/>
          <w:sz w:val="24"/>
          <w:szCs w:val="24"/>
        </w:rPr>
        <w:t xml:space="preserve"> </w:t>
      </w:r>
      <w:r>
        <w:rPr>
          <w:sz w:val="24"/>
          <w:szCs w:val="24"/>
        </w:rPr>
        <w:t>leash,</w:t>
      </w:r>
      <w:r>
        <w:rPr>
          <w:spacing w:val="9"/>
          <w:sz w:val="24"/>
          <w:szCs w:val="24"/>
        </w:rPr>
        <w:t xml:space="preserve"> </w:t>
      </w:r>
      <w:r>
        <w:rPr>
          <w:sz w:val="24"/>
          <w:szCs w:val="24"/>
        </w:rPr>
        <w:t>ca</w:t>
      </w:r>
      <w:r>
        <w:rPr>
          <w:spacing w:val="-9"/>
          <w:sz w:val="24"/>
          <w:szCs w:val="24"/>
        </w:rPr>
        <w:t>r</w:t>
      </w:r>
      <w:r>
        <w:rPr>
          <w:sz w:val="24"/>
          <w:szCs w:val="24"/>
        </w:rPr>
        <w:t>d,</w:t>
      </w:r>
      <w:r>
        <w:rPr>
          <w:spacing w:val="22"/>
          <w:sz w:val="24"/>
          <w:szCs w:val="24"/>
        </w:rPr>
        <w:t xml:space="preserve"> </w:t>
      </w:r>
      <w:r>
        <w:rPr>
          <w:sz w:val="24"/>
          <w:szCs w:val="24"/>
        </w:rPr>
        <w:t>ball}.</w:t>
      </w:r>
      <w:r>
        <w:rPr>
          <w:spacing w:val="23"/>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referent assignment</w:t>
      </w:r>
      <w:r>
        <w:rPr>
          <w:spacing w:val="-11"/>
          <w:sz w:val="24"/>
          <w:szCs w:val="24"/>
        </w:rPr>
        <w:t xml:space="preserve"> </w:t>
      </w:r>
      <w:r>
        <w:rPr>
          <w:sz w:val="24"/>
          <w:szCs w:val="24"/>
        </w:rPr>
        <w:t>task,</w:t>
      </w:r>
      <w:r>
        <w:rPr>
          <w:spacing w:val="-4"/>
          <w:sz w:val="24"/>
          <w:szCs w:val="24"/>
        </w:rPr>
        <w:t xml:space="preserve"> </w:t>
      </w:r>
      <w:r>
        <w:rPr>
          <w:sz w:val="24"/>
          <w:szCs w:val="24"/>
        </w:rPr>
        <w:t>these</w:t>
      </w:r>
      <w:r>
        <w:rPr>
          <w:spacing w:val="-5"/>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were</w:t>
      </w:r>
      <w:r>
        <w:rPr>
          <w:spacing w:val="-5"/>
          <w:sz w:val="24"/>
          <w:szCs w:val="24"/>
        </w:rPr>
        <w:t xml:space="preserve"> </w:t>
      </w:r>
      <w:r>
        <w:rPr>
          <w:sz w:val="24"/>
          <w:szCs w:val="24"/>
        </w:rPr>
        <w:t>paired</w:t>
      </w:r>
      <w:r>
        <w:rPr>
          <w:spacing w:val="-6"/>
          <w:sz w:val="24"/>
          <w:szCs w:val="24"/>
        </w:rPr>
        <w:t xml:space="preserve"> </w:t>
      </w:r>
      <w:r>
        <w:rPr>
          <w:sz w:val="24"/>
          <w:szCs w:val="24"/>
        </w:rPr>
        <w:t>with</w:t>
      </w:r>
      <w:r>
        <w:rPr>
          <w:spacing w:val="-4"/>
          <w:sz w:val="24"/>
          <w:szCs w:val="24"/>
        </w:rPr>
        <w:t xml:space="preserve"> </w:t>
      </w:r>
      <w:r>
        <w:rPr>
          <w:sz w:val="24"/>
          <w:szCs w:val="24"/>
        </w:rPr>
        <w:t>images</w:t>
      </w:r>
      <w:r>
        <w:rPr>
          <w:spacing w:val="-7"/>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o</w:t>
      </w:r>
      <w:r>
        <w:rPr>
          <w:spacing w:val="-4"/>
          <w:sz w:val="24"/>
          <w:szCs w:val="24"/>
        </w:rPr>
        <w:t>b</w:t>
      </w:r>
      <w:r>
        <w:rPr>
          <w:sz w:val="24"/>
          <w:szCs w:val="24"/>
        </w:rPr>
        <w:t>vious</w:t>
      </w:r>
      <w:r>
        <w:rPr>
          <w:spacing w:val="-8"/>
          <w:sz w:val="24"/>
          <w:szCs w:val="24"/>
        </w:rPr>
        <w:t xml:space="preserve"> </w:t>
      </w:r>
      <w:r>
        <w:rPr>
          <w:sz w:val="24"/>
          <w:szCs w:val="24"/>
        </w:rPr>
        <w:t>referents</w:t>
      </w:r>
      <w:r>
        <w:rPr>
          <w:spacing w:val="-8"/>
          <w:sz w:val="24"/>
          <w:szCs w:val="24"/>
        </w:rPr>
        <w:t xml:space="preserve"> </w:t>
      </w:r>
      <w:r>
        <w:rPr>
          <w:sz w:val="24"/>
          <w:szCs w:val="24"/>
        </w:rPr>
        <w:t>(e.g.,</w:t>
      </w:r>
      <w:r>
        <w:rPr>
          <w:spacing w:val="-5"/>
          <w:sz w:val="24"/>
          <w:szCs w:val="24"/>
        </w:rPr>
        <w:t xml:space="preserve"> </w:t>
      </w:r>
      <w:r>
        <w:rPr>
          <w:w w:val="108"/>
          <w:sz w:val="24"/>
          <w:szCs w:val="24"/>
        </w:rPr>
        <w:t>ca</w:t>
      </w:r>
      <w:r>
        <w:rPr>
          <w:spacing w:val="-9"/>
          <w:w w:val="108"/>
          <w:sz w:val="24"/>
          <w:szCs w:val="24"/>
        </w:rPr>
        <w:t>r</w:t>
      </w:r>
      <w:r>
        <w:rPr>
          <w:w w:val="99"/>
          <w:sz w:val="24"/>
          <w:szCs w:val="24"/>
        </w:rPr>
        <w:t xml:space="preserve">d </w:t>
      </w:r>
      <w:r>
        <w:rPr>
          <w:sz w:val="24"/>
          <w:szCs w:val="24"/>
        </w:rPr>
        <w:t>with</w:t>
      </w:r>
      <w:r>
        <w:rPr>
          <w:spacing w:val="-4"/>
          <w:sz w:val="24"/>
          <w:szCs w:val="24"/>
        </w:rPr>
        <w:t xml:space="preserve"> </w:t>
      </w:r>
      <w:r>
        <w:rPr>
          <w:sz w:val="24"/>
          <w:szCs w:val="24"/>
        </w:rPr>
        <w:t>a</w:t>
      </w:r>
      <w:r>
        <w:rPr>
          <w:spacing w:val="-1"/>
          <w:sz w:val="24"/>
          <w:szCs w:val="24"/>
        </w:rPr>
        <w:t xml:space="preserve"> </w:t>
      </w:r>
      <w:r>
        <w:rPr>
          <w:sz w:val="24"/>
          <w:szCs w:val="24"/>
        </w:rPr>
        <w:t>picture</w:t>
      </w:r>
      <w:r>
        <w:rPr>
          <w:spacing w:val="-7"/>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z w:val="24"/>
          <w:szCs w:val="24"/>
        </w:rPr>
        <w:t>card).</w:t>
      </w:r>
    </w:p>
    <w:p w:rsidR="00B72476" w:rsidRDefault="00CB77E8">
      <w:pPr>
        <w:spacing w:before="32"/>
        <w:ind w:left="696"/>
        <w:rPr>
          <w:sz w:val="24"/>
          <w:szCs w:val="24"/>
        </w:rPr>
      </w:pPr>
      <w:r>
        <w:rPr>
          <w:sz w:val="24"/>
          <w:szCs w:val="24"/>
        </w:rPr>
        <w:t>Design</w:t>
      </w:r>
      <w:r>
        <w:rPr>
          <w:spacing w:val="7"/>
          <w:sz w:val="24"/>
          <w:szCs w:val="24"/>
        </w:rPr>
        <w:t xml:space="preserve"> </w:t>
      </w:r>
      <w:r>
        <w:rPr>
          <w:sz w:val="24"/>
          <w:szCs w:val="24"/>
        </w:rPr>
        <w:t>and</w:t>
      </w:r>
      <w:r>
        <w:rPr>
          <w:spacing w:val="38"/>
          <w:sz w:val="24"/>
          <w:szCs w:val="24"/>
        </w:rPr>
        <w:t xml:space="preserve"> </w:t>
      </w:r>
      <w:r>
        <w:rPr>
          <w:w w:val="108"/>
          <w:sz w:val="24"/>
          <w:szCs w:val="24"/>
        </w:rPr>
        <w:t>p</w:t>
      </w:r>
      <w:r>
        <w:rPr>
          <w:spacing w:val="-4"/>
          <w:w w:val="108"/>
          <w:sz w:val="24"/>
          <w:szCs w:val="24"/>
        </w:rPr>
        <w:t>r</w:t>
      </w:r>
      <w:r>
        <w:rPr>
          <w:w w:val="108"/>
          <w:sz w:val="24"/>
          <w:szCs w:val="24"/>
        </w:rPr>
        <w:t>ocedu</w:t>
      </w:r>
      <w:r>
        <w:rPr>
          <w:spacing w:val="-4"/>
          <w:w w:val="108"/>
          <w:sz w:val="24"/>
          <w:szCs w:val="24"/>
        </w:rPr>
        <w:t>r</w:t>
      </w:r>
      <w:r>
        <w:rPr>
          <w:w w:val="108"/>
          <w:sz w:val="24"/>
          <w:szCs w:val="24"/>
        </w:rPr>
        <w:t xml:space="preserve">e.  </w:t>
      </w:r>
      <w:r>
        <w:rPr>
          <w:spacing w:val="46"/>
          <w:w w:val="108"/>
          <w:sz w:val="24"/>
          <w:szCs w:val="24"/>
        </w:rPr>
        <w:t xml:space="preserve"> </w:t>
      </w:r>
      <w:r>
        <w:rPr>
          <w:sz w:val="24"/>
          <w:szCs w:val="24"/>
        </w:rPr>
        <w:t>The</w:t>
      </w:r>
      <w:r>
        <w:rPr>
          <w:spacing w:val="-4"/>
          <w:sz w:val="24"/>
          <w:szCs w:val="24"/>
        </w:rPr>
        <w:t xml:space="preserve"> </w:t>
      </w:r>
      <w:r>
        <w:rPr>
          <w:sz w:val="24"/>
          <w:szCs w:val="24"/>
        </w:rPr>
        <w:t>method</w:t>
      </w:r>
      <w:r>
        <w:rPr>
          <w:spacing w:val="-7"/>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identical</w:t>
      </w:r>
      <w:r>
        <w:rPr>
          <w:spacing w:val="-8"/>
          <w:sz w:val="24"/>
          <w:szCs w:val="24"/>
        </w:rPr>
        <w:t xml:space="preserve"> </w:t>
      </w:r>
      <w:r>
        <w:rPr>
          <w:sz w:val="24"/>
          <w:szCs w:val="24"/>
        </w:rPr>
        <w:t>to</w:t>
      </w:r>
      <w:r>
        <w:rPr>
          <w:spacing w:val="-2"/>
          <w:sz w:val="24"/>
          <w:szCs w:val="24"/>
        </w:rPr>
        <w:t xml:space="preserve"> </w:t>
      </w:r>
      <w:r>
        <w:rPr>
          <w:sz w:val="24"/>
          <w:szCs w:val="24"/>
        </w:rPr>
        <w:t>that</w:t>
      </w:r>
      <w:r>
        <w:rPr>
          <w:spacing w:val="-4"/>
          <w:sz w:val="24"/>
          <w:szCs w:val="24"/>
        </w:rPr>
        <w:t xml:space="preserve"> </w:t>
      </w:r>
      <w:r>
        <w:rPr>
          <w:sz w:val="24"/>
          <w:szCs w:val="24"/>
        </w:rPr>
        <w:t>of</w:t>
      </w:r>
      <w:r>
        <w:rPr>
          <w:spacing w:val="-2"/>
          <w:sz w:val="24"/>
          <w:szCs w:val="24"/>
        </w:rPr>
        <w:t xml:space="preserve"> </w:t>
      </w:r>
      <w:r>
        <w:rPr>
          <w:sz w:val="24"/>
          <w:szCs w:val="24"/>
        </w:rPr>
        <w:t>Experiment</w:t>
      </w:r>
      <w:r>
        <w:rPr>
          <w:spacing w:val="-11"/>
          <w:sz w:val="24"/>
          <w:szCs w:val="24"/>
        </w:rPr>
        <w:t xml:space="preserve"> </w:t>
      </w:r>
      <w:r>
        <w:rPr>
          <w:sz w:val="24"/>
          <w:szCs w:val="24"/>
        </w:rPr>
        <w:t>1.</w:t>
      </w:r>
    </w:p>
    <w:p w:rsidR="00B72476" w:rsidRDefault="00B72476">
      <w:pPr>
        <w:spacing w:before="3" w:line="120" w:lineRule="exact"/>
        <w:rPr>
          <w:sz w:val="13"/>
          <w:szCs w:val="13"/>
        </w:rPr>
      </w:pPr>
    </w:p>
    <w:p w:rsidR="00B72476" w:rsidRDefault="00B72476">
      <w:pPr>
        <w:spacing w:line="200" w:lineRule="exact"/>
      </w:pPr>
    </w:p>
    <w:p w:rsidR="00B72476" w:rsidRDefault="00B72476">
      <w:pPr>
        <w:spacing w:line="200" w:lineRule="exact"/>
      </w:pPr>
    </w:p>
    <w:p w:rsidR="00B72476" w:rsidRDefault="00CB77E8">
      <w:pPr>
        <w:ind w:left="120"/>
        <w:rPr>
          <w:sz w:val="24"/>
          <w:szCs w:val="24"/>
        </w:rPr>
      </w:pPr>
      <w:r>
        <w:rPr>
          <w:sz w:val="24"/>
          <w:szCs w:val="24"/>
        </w:rPr>
        <w:t>Results</w:t>
      </w:r>
      <w:r>
        <w:rPr>
          <w:spacing w:val="35"/>
          <w:sz w:val="24"/>
          <w:szCs w:val="24"/>
        </w:rPr>
        <w:t xml:space="preserve"> </w:t>
      </w:r>
      <w:r>
        <w:rPr>
          <w:sz w:val="24"/>
          <w:szCs w:val="24"/>
        </w:rPr>
        <w:t>and</w:t>
      </w:r>
      <w:r>
        <w:rPr>
          <w:spacing w:val="38"/>
          <w:sz w:val="24"/>
          <w:szCs w:val="24"/>
        </w:rPr>
        <w:t xml:space="preserve"> </w:t>
      </w:r>
      <w:r>
        <w:rPr>
          <w:w w:val="102"/>
          <w:sz w:val="24"/>
          <w:szCs w:val="24"/>
        </w:rPr>
        <w:t>Discussion</w:t>
      </w:r>
    </w:p>
    <w:p w:rsidR="00B72476" w:rsidRDefault="00B72476">
      <w:pPr>
        <w:spacing w:line="200" w:lineRule="exact"/>
      </w:pPr>
    </w:p>
    <w:p w:rsidR="00B72476" w:rsidRDefault="00B72476">
      <w:pPr>
        <w:spacing w:before="5" w:line="200" w:lineRule="exact"/>
      </w:pPr>
    </w:p>
    <w:p w:rsidR="00B72476" w:rsidRDefault="00CB77E8">
      <w:pPr>
        <w:ind w:left="696"/>
        <w:rPr>
          <w:sz w:val="24"/>
          <w:szCs w:val="24"/>
        </w:rPr>
      </w:pPr>
      <w:r>
        <w:rPr>
          <w:spacing w:val="-19"/>
          <w:sz w:val="24"/>
          <w:szCs w:val="24"/>
        </w:rPr>
        <w:t>W</w:t>
      </w:r>
      <w:r>
        <w:rPr>
          <w:sz w:val="24"/>
          <w:szCs w:val="24"/>
        </w:rPr>
        <w:t>e</w:t>
      </w:r>
      <w:r>
        <w:rPr>
          <w:spacing w:val="-5"/>
          <w:sz w:val="24"/>
          <w:szCs w:val="24"/>
        </w:rPr>
        <w:t xml:space="preserve"> </w:t>
      </w:r>
      <w:r>
        <w:rPr>
          <w:sz w:val="24"/>
          <w:szCs w:val="24"/>
        </w:rPr>
        <w:t>discarded</w:t>
      </w:r>
      <w:r>
        <w:rPr>
          <w:spacing w:val="-11"/>
          <w:sz w:val="24"/>
          <w:szCs w:val="24"/>
        </w:rPr>
        <w:t xml:space="preserve"> </w:t>
      </w:r>
      <w:r>
        <w:rPr>
          <w:sz w:val="24"/>
          <w:szCs w:val="24"/>
        </w:rPr>
        <w:t>the</w:t>
      </w:r>
      <w:r>
        <w:rPr>
          <w:spacing w:val="-5"/>
          <w:sz w:val="24"/>
          <w:szCs w:val="24"/>
        </w:rPr>
        <w:t xml:space="preserve"> </w:t>
      </w:r>
      <w:r>
        <w:rPr>
          <w:sz w:val="24"/>
          <w:szCs w:val="24"/>
        </w:rPr>
        <w:t>18</w:t>
      </w:r>
      <w:r>
        <w:rPr>
          <w:spacing w:val="-4"/>
          <w:sz w:val="24"/>
          <w:szCs w:val="24"/>
        </w:rPr>
        <w:t xml:space="preserve"> </w:t>
      </w:r>
      <w:r>
        <w:rPr>
          <w:sz w:val="24"/>
          <w:szCs w:val="24"/>
        </w:rPr>
        <w:t>participants</w:t>
      </w:r>
      <w:r>
        <w:rPr>
          <w:spacing w:val="-13"/>
          <w:sz w:val="24"/>
          <w:szCs w:val="24"/>
        </w:rPr>
        <w:t xml:space="preserve"> </w:t>
      </w:r>
      <w:r>
        <w:rPr>
          <w:sz w:val="24"/>
          <w:szCs w:val="24"/>
        </w:rPr>
        <w:t>who</w:t>
      </w:r>
      <w:r>
        <w:rPr>
          <w:spacing w:val="-6"/>
          <w:sz w:val="24"/>
          <w:szCs w:val="24"/>
        </w:rPr>
        <w:t xml:space="preserve"> </w:t>
      </w:r>
      <w:r>
        <w:rPr>
          <w:sz w:val="24"/>
          <w:szCs w:val="24"/>
        </w:rPr>
        <w:t>did</w:t>
      </w:r>
      <w:r>
        <w:rPr>
          <w:spacing w:val="-5"/>
          <w:sz w:val="24"/>
          <w:szCs w:val="24"/>
        </w:rPr>
        <w:t xml:space="preserve"> </w:t>
      </w:r>
      <w:r>
        <w:rPr>
          <w:sz w:val="24"/>
          <w:szCs w:val="24"/>
        </w:rPr>
        <w:t>not</w:t>
      </w:r>
      <w:r>
        <w:rPr>
          <w:spacing w:val="-5"/>
          <w:sz w:val="24"/>
          <w:szCs w:val="24"/>
        </w:rPr>
        <w:t xml:space="preserve"> </w:t>
      </w:r>
      <w:r>
        <w:rPr>
          <w:sz w:val="24"/>
          <w:szCs w:val="24"/>
        </w:rPr>
        <w:t>pass</w:t>
      </w:r>
      <w:r>
        <w:rPr>
          <w:spacing w:val="-6"/>
          <w:sz w:val="24"/>
          <w:szCs w:val="24"/>
        </w:rPr>
        <w:t xml:space="preserve"> </w:t>
      </w:r>
      <w:r>
        <w:rPr>
          <w:sz w:val="24"/>
          <w:szCs w:val="24"/>
        </w:rPr>
        <w:t>all</w:t>
      </w:r>
      <w:r>
        <w:rPr>
          <w:spacing w:val="-4"/>
          <w:sz w:val="24"/>
          <w:szCs w:val="24"/>
        </w:rPr>
        <w:t xml:space="preserve"> </w:t>
      </w:r>
      <w:r>
        <w:rPr>
          <w:sz w:val="24"/>
          <w:szCs w:val="24"/>
        </w:rPr>
        <w:t>the</w:t>
      </w:r>
      <w:r>
        <w:rPr>
          <w:spacing w:val="-5"/>
          <w:sz w:val="24"/>
          <w:szCs w:val="24"/>
        </w:rPr>
        <w:t xml:space="preserve"> </w:t>
      </w:r>
      <w:r>
        <w:rPr>
          <w:sz w:val="24"/>
          <w:szCs w:val="24"/>
        </w:rPr>
        <w:t>catch</w:t>
      </w:r>
      <w:r>
        <w:rPr>
          <w:spacing w:val="-7"/>
          <w:sz w:val="24"/>
          <w:szCs w:val="24"/>
        </w:rPr>
        <w:t xml:space="preserve"> </w:t>
      </w:r>
      <w:r>
        <w:rPr>
          <w:sz w:val="24"/>
          <w:szCs w:val="24"/>
        </w:rPr>
        <w:t>trials.</w:t>
      </w:r>
      <w:r>
        <w:rPr>
          <w:spacing w:val="9"/>
          <w:sz w:val="24"/>
          <w:szCs w:val="24"/>
        </w:rPr>
        <w:t xml:space="preserve"> </w:t>
      </w:r>
      <w:r>
        <w:rPr>
          <w:sz w:val="24"/>
          <w:szCs w:val="24"/>
        </w:rPr>
        <w:t>Results</w:t>
      </w:r>
      <w:r>
        <w:rPr>
          <w:spacing w:val="-9"/>
          <w:sz w:val="24"/>
          <w:szCs w:val="24"/>
        </w:rPr>
        <w:t xml:space="preserve"> </w:t>
      </w:r>
      <w:r>
        <w:rPr>
          <w:sz w:val="24"/>
          <w:szCs w:val="24"/>
        </w:rPr>
        <w:t>are</w:t>
      </w:r>
      <w:r>
        <w:rPr>
          <w:spacing w:val="-5"/>
          <w:sz w:val="24"/>
          <w:szCs w:val="24"/>
        </w:rPr>
        <w:t xml:space="preserve"> </w:t>
      </w:r>
      <w:r>
        <w:rPr>
          <w:sz w:val="24"/>
          <w:szCs w:val="24"/>
        </w:rPr>
        <w:t>graphed</w:t>
      </w:r>
      <w:r>
        <w:rPr>
          <w:spacing w:val="-10"/>
          <w:sz w:val="24"/>
          <w:szCs w:val="24"/>
        </w:rPr>
        <w:t xml:space="preserve"> </w:t>
      </w:r>
      <w:r>
        <w:rPr>
          <w:sz w:val="24"/>
          <w:szCs w:val="24"/>
        </w:rPr>
        <w:t>in</w:t>
      </w:r>
    </w:p>
    <w:p w:rsidR="00B72476" w:rsidRDefault="00B72476">
      <w:pPr>
        <w:spacing w:before="2" w:line="200" w:lineRule="exact"/>
      </w:pPr>
    </w:p>
    <w:p w:rsidR="00B72476" w:rsidRDefault="00CB77E8">
      <w:pPr>
        <w:ind w:left="120"/>
        <w:rPr>
          <w:sz w:val="24"/>
          <w:szCs w:val="24"/>
        </w:rPr>
      </w:pPr>
      <w:r>
        <w:rPr>
          <w:sz w:val="24"/>
          <w:szCs w:val="24"/>
        </w:rPr>
        <w:t>Figure</w:t>
      </w:r>
      <w:r>
        <w:rPr>
          <w:spacing w:val="-6"/>
          <w:sz w:val="24"/>
          <w:szCs w:val="24"/>
        </w:rPr>
        <w:t xml:space="preserve"> </w:t>
      </w:r>
      <w:r>
        <w:rPr>
          <w:sz w:val="24"/>
          <w:szCs w:val="24"/>
        </w:rPr>
        <w:t>5.</w:t>
      </w:r>
      <w:r>
        <w:rPr>
          <w:spacing w:val="12"/>
          <w:sz w:val="24"/>
          <w:szCs w:val="24"/>
        </w:rPr>
        <w:t xml:space="preserve"> </w:t>
      </w:r>
      <w:r>
        <w:rPr>
          <w:sz w:val="24"/>
          <w:szCs w:val="24"/>
        </w:rPr>
        <w:t>See</w:t>
      </w:r>
      <w:r>
        <w:rPr>
          <w:spacing w:val="-3"/>
          <w:sz w:val="24"/>
          <w:szCs w:val="24"/>
        </w:rPr>
        <w:t xml:space="preserve"> </w:t>
      </w:r>
      <w:r>
        <w:rPr>
          <w:spacing w:val="-19"/>
          <w:sz w:val="24"/>
          <w:szCs w:val="24"/>
        </w:rPr>
        <w:t>T</w:t>
      </w:r>
      <w:r>
        <w:rPr>
          <w:sz w:val="24"/>
          <w:szCs w:val="24"/>
        </w:rPr>
        <w:t>able</w:t>
      </w:r>
      <w:r>
        <w:rPr>
          <w:spacing w:val="-5"/>
          <w:sz w:val="24"/>
          <w:szCs w:val="24"/>
        </w:rPr>
        <w:t xml:space="preserve"> </w:t>
      </w:r>
      <w:r>
        <w:rPr>
          <w:sz w:val="24"/>
          <w:szCs w:val="24"/>
        </w:rPr>
        <w:t>2</w:t>
      </w:r>
      <w:r>
        <w:rPr>
          <w:spacing w:val="-1"/>
          <w:sz w:val="24"/>
          <w:szCs w:val="24"/>
        </w:rPr>
        <w:t xml:space="preserve"> </w:t>
      </w:r>
      <w:r>
        <w:rPr>
          <w:sz w:val="24"/>
          <w:szCs w:val="24"/>
        </w:rPr>
        <w:t>for</w:t>
      </w:r>
      <w:r>
        <w:rPr>
          <w:spacing w:val="-3"/>
          <w:sz w:val="24"/>
          <w:szCs w:val="24"/>
        </w:rPr>
        <w:t xml:space="preserve"> </w:t>
      </w:r>
      <w:r>
        <w:rPr>
          <w:sz w:val="24"/>
          <w:szCs w:val="24"/>
        </w:rPr>
        <w:t>r</w:t>
      </w:r>
      <w:r>
        <w:rPr>
          <w:spacing w:val="-4"/>
          <w:sz w:val="24"/>
          <w:szCs w:val="24"/>
        </w:rPr>
        <w:t>e</w:t>
      </w:r>
      <w:r>
        <w:rPr>
          <w:sz w:val="24"/>
          <w:szCs w:val="24"/>
        </w:rPr>
        <w:t>gression</w:t>
      </w:r>
      <w:r>
        <w:rPr>
          <w:spacing w:val="-10"/>
          <w:sz w:val="24"/>
          <w:szCs w:val="24"/>
        </w:rPr>
        <w:t xml:space="preserve"> </w:t>
      </w:r>
      <w:r>
        <w:rPr>
          <w:sz w:val="24"/>
          <w:szCs w:val="24"/>
        </w:rPr>
        <w:t>results.</w:t>
      </w:r>
    </w:p>
    <w:p w:rsidR="00B72476" w:rsidRDefault="00B72476">
      <w:pPr>
        <w:spacing w:before="7" w:line="220" w:lineRule="exact"/>
        <w:rPr>
          <w:sz w:val="22"/>
          <w:szCs w:val="22"/>
        </w:rPr>
      </w:pPr>
    </w:p>
    <w:p w:rsidR="00B72476" w:rsidRDefault="00CB77E8">
      <w:pPr>
        <w:spacing w:line="415" w:lineRule="auto"/>
        <w:ind w:left="120" w:right="399" w:firstLine="576"/>
        <w:rPr>
          <w:sz w:val="24"/>
          <w:szCs w:val="24"/>
        </w:rPr>
      </w:pPr>
      <w:r>
        <w:rPr>
          <w:sz w:val="24"/>
          <w:szCs w:val="24"/>
        </w:rPr>
        <w:t>Memor</w:t>
      </w:r>
      <w:r>
        <w:rPr>
          <w:spacing w:val="-17"/>
          <w:sz w:val="24"/>
          <w:szCs w:val="24"/>
        </w:rPr>
        <w:t>y</w:t>
      </w:r>
      <w:r>
        <w:rPr>
          <w:sz w:val="24"/>
          <w:szCs w:val="24"/>
        </w:rPr>
        <w:t xml:space="preserve">.   </w:t>
      </w:r>
      <w:r>
        <w:rPr>
          <w:spacing w:val="48"/>
          <w:sz w:val="24"/>
          <w:szCs w:val="24"/>
        </w:rPr>
        <w:t xml:space="preserve"> </w:t>
      </w:r>
      <w:r>
        <w:rPr>
          <w:sz w:val="24"/>
          <w:szCs w:val="24"/>
        </w:rPr>
        <w:t>Baseline</w:t>
      </w:r>
      <w:r>
        <w:rPr>
          <w:spacing w:val="-8"/>
          <w:sz w:val="24"/>
          <w:szCs w:val="24"/>
        </w:rPr>
        <w:t xml:space="preserve"> </w:t>
      </w:r>
      <w:r>
        <w:rPr>
          <w:sz w:val="24"/>
          <w:szCs w:val="24"/>
        </w:rPr>
        <w:t>scores</w:t>
      </w:r>
      <w:r>
        <w:rPr>
          <w:spacing w:val="-6"/>
          <w:sz w:val="24"/>
          <w:szCs w:val="24"/>
        </w:rPr>
        <w:t xml:space="preserve"> </w:t>
      </w:r>
      <w:r>
        <w:rPr>
          <w:sz w:val="24"/>
          <w:szCs w:val="24"/>
        </w:rPr>
        <w:t>were</w:t>
      </w:r>
      <w:r>
        <w:rPr>
          <w:spacing w:val="-5"/>
          <w:sz w:val="24"/>
          <w:szCs w:val="24"/>
        </w:rPr>
        <w:t xml:space="preserve"> </w:t>
      </w:r>
      <w:r>
        <w:rPr>
          <w:sz w:val="24"/>
          <w:szCs w:val="24"/>
        </w:rPr>
        <w:t>not</w:t>
      </w:r>
      <w:r>
        <w:rPr>
          <w:spacing w:val="-3"/>
          <w:sz w:val="24"/>
          <w:szCs w:val="24"/>
        </w:rPr>
        <w:t xml:space="preserve"> </w:t>
      </w:r>
      <w:r>
        <w:rPr>
          <w:sz w:val="24"/>
          <w:szCs w:val="24"/>
        </w:rPr>
        <w:t>significantly</w:t>
      </w:r>
      <w:r>
        <w:rPr>
          <w:spacing w:val="-24"/>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from</w:t>
      </w:r>
      <w:r>
        <w:rPr>
          <w:spacing w:val="-5"/>
          <w:sz w:val="24"/>
          <w:szCs w:val="24"/>
        </w:rPr>
        <w:t xml:space="preserve"> </w:t>
      </w:r>
      <w:r>
        <w:rPr>
          <w:sz w:val="24"/>
          <w:szCs w:val="24"/>
        </w:rPr>
        <w:t>0/3</w:t>
      </w:r>
      <w:r>
        <w:rPr>
          <w:spacing w:val="-3"/>
          <w:sz w:val="24"/>
          <w:szCs w:val="24"/>
        </w:rPr>
        <w:t xml:space="preserve"> </w:t>
      </w:r>
      <w:r>
        <w:rPr>
          <w:sz w:val="24"/>
          <w:szCs w:val="24"/>
        </w:rPr>
        <w:t>scores</w:t>
      </w:r>
      <w:r>
        <w:rPr>
          <w:spacing w:val="-6"/>
          <w:sz w:val="24"/>
          <w:szCs w:val="24"/>
        </w:rPr>
        <w:t xml:space="preserve"> </w:t>
      </w:r>
      <w:r>
        <w:rPr>
          <w:sz w:val="24"/>
          <w:szCs w:val="24"/>
        </w:rPr>
        <w:t>and</w:t>
      </w:r>
      <w:r>
        <w:rPr>
          <w:spacing w:val="-3"/>
          <w:sz w:val="24"/>
          <w:szCs w:val="24"/>
        </w:rPr>
        <w:t xml:space="preserve"> </w:t>
      </w:r>
      <w:r>
        <w:rPr>
          <w:sz w:val="24"/>
          <w:szCs w:val="24"/>
        </w:rPr>
        <w:t>baseline 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not</w:t>
      </w:r>
      <w:r>
        <w:rPr>
          <w:spacing w:val="-3"/>
          <w:sz w:val="24"/>
          <w:szCs w:val="24"/>
        </w:rPr>
        <w:t xml:space="preserve"> </w:t>
      </w:r>
      <w:r>
        <w:rPr>
          <w:sz w:val="24"/>
          <w:szCs w:val="24"/>
        </w:rPr>
        <w:t>significantly</w:t>
      </w:r>
      <w:r>
        <w:rPr>
          <w:spacing w:val="-24"/>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from</w:t>
      </w:r>
      <w:r>
        <w:rPr>
          <w:spacing w:val="-5"/>
          <w:sz w:val="24"/>
          <w:szCs w:val="24"/>
        </w:rPr>
        <w:t xml:space="preserve"> </w:t>
      </w:r>
      <w:r>
        <w:rPr>
          <w:sz w:val="24"/>
          <w:szCs w:val="24"/>
        </w:rPr>
        <w:t>0/3</w:t>
      </w:r>
      <w:r>
        <w:rPr>
          <w:spacing w:val="-3"/>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pacing w:val="-16"/>
          <w:sz w:val="24"/>
          <w:szCs w:val="24"/>
        </w:rPr>
        <w:t>y</w:t>
      </w:r>
      <w:r>
        <w:rPr>
          <w:sz w:val="24"/>
          <w:szCs w:val="24"/>
        </w:rPr>
        <w:t>.</w:t>
      </w:r>
    </w:p>
    <w:p w:rsidR="00B72476" w:rsidRDefault="00CB77E8">
      <w:pPr>
        <w:spacing w:before="32" w:line="415" w:lineRule="auto"/>
        <w:ind w:left="120" w:right="252" w:firstLine="576"/>
        <w:rPr>
          <w:sz w:val="24"/>
          <w:szCs w:val="24"/>
        </w:rPr>
      </w:pPr>
      <w:r>
        <w:rPr>
          <w:sz w:val="24"/>
          <w:szCs w:val="24"/>
        </w:rPr>
        <w:t>Similarit</w:t>
      </w:r>
      <w:r>
        <w:rPr>
          <w:spacing w:val="-17"/>
          <w:sz w:val="24"/>
          <w:szCs w:val="24"/>
        </w:rPr>
        <w:t>y</w:t>
      </w:r>
      <w:r>
        <w:rPr>
          <w:sz w:val="24"/>
          <w:szCs w:val="24"/>
        </w:rPr>
        <w:t xml:space="preserve">.   </w:t>
      </w:r>
      <w:r>
        <w:rPr>
          <w:spacing w:val="56"/>
          <w:sz w:val="24"/>
          <w:szCs w:val="24"/>
        </w:rPr>
        <w:t xml:space="preserve"> </w:t>
      </w:r>
      <w:r>
        <w:rPr>
          <w:sz w:val="24"/>
          <w:szCs w:val="24"/>
        </w:rPr>
        <w:t>Baseline</w:t>
      </w:r>
      <w:r>
        <w:rPr>
          <w:spacing w:val="-8"/>
          <w:sz w:val="24"/>
          <w:szCs w:val="24"/>
        </w:rPr>
        <w:t xml:space="preserve"> </w:t>
      </w:r>
      <w:r>
        <w:rPr>
          <w:sz w:val="24"/>
          <w:szCs w:val="24"/>
        </w:rPr>
        <w:t>scores</w:t>
      </w:r>
      <w:r>
        <w:rPr>
          <w:spacing w:val="-6"/>
          <w:sz w:val="24"/>
          <w:szCs w:val="24"/>
        </w:rPr>
        <w:t xml:space="preserve"> </w:t>
      </w:r>
      <w:r>
        <w:rPr>
          <w:sz w:val="24"/>
          <w:szCs w:val="24"/>
        </w:rPr>
        <w:t>were</w:t>
      </w:r>
      <w:r>
        <w:rPr>
          <w:spacing w:val="-5"/>
          <w:sz w:val="24"/>
          <w:szCs w:val="24"/>
        </w:rPr>
        <w:t xml:space="preserve"> </w:t>
      </w:r>
      <w:r>
        <w:rPr>
          <w:sz w:val="24"/>
          <w:szCs w:val="24"/>
        </w:rPr>
        <w:t>not</w:t>
      </w:r>
      <w:r>
        <w:rPr>
          <w:spacing w:val="-3"/>
          <w:sz w:val="24"/>
          <w:szCs w:val="24"/>
        </w:rPr>
        <w:t xml:space="preserve"> </w:t>
      </w:r>
      <w:r>
        <w:rPr>
          <w:sz w:val="24"/>
          <w:szCs w:val="24"/>
        </w:rPr>
        <w:t>significantly</w:t>
      </w:r>
      <w:r>
        <w:rPr>
          <w:spacing w:val="-24"/>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from</w:t>
      </w:r>
      <w:r>
        <w:rPr>
          <w:spacing w:val="-5"/>
          <w:sz w:val="24"/>
          <w:szCs w:val="24"/>
        </w:rPr>
        <w:t xml:space="preserve"> </w:t>
      </w:r>
      <w:r>
        <w:rPr>
          <w:sz w:val="24"/>
          <w:szCs w:val="24"/>
        </w:rPr>
        <w:t>0/3</w:t>
      </w:r>
      <w:r>
        <w:rPr>
          <w:spacing w:val="-3"/>
          <w:sz w:val="24"/>
          <w:szCs w:val="24"/>
        </w:rPr>
        <w:t xml:space="preserve"> </w:t>
      </w:r>
      <w:r>
        <w:rPr>
          <w:sz w:val="24"/>
          <w:szCs w:val="24"/>
        </w:rPr>
        <w:t>scores</w:t>
      </w:r>
      <w:r>
        <w:rPr>
          <w:spacing w:val="-6"/>
          <w:sz w:val="24"/>
          <w:szCs w:val="24"/>
        </w:rPr>
        <w:t xml:space="preserve"> </w:t>
      </w:r>
      <w:r>
        <w:rPr>
          <w:sz w:val="24"/>
          <w:szCs w:val="24"/>
        </w:rPr>
        <w:t>and</w:t>
      </w:r>
      <w:r>
        <w:rPr>
          <w:spacing w:val="-3"/>
          <w:sz w:val="24"/>
          <w:szCs w:val="24"/>
        </w:rPr>
        <w:t xml:space="preserve"> </w:t>
      </w:r>
      <w:r>
        <w:rPr>
          <w:sz w:val="24"/>
          <w:szCs w:val="24"/>
        </w:rPr>
        <w:t>baseline 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not</w:t>
      </w:r>
      <w:r>
        <w:rPr>
          <w:spacing w:val="-3"/>
          <w:sz w:val="24"/>
          <w:szCs w:val="24"/>
        </w:rPr>
        <w:t xml:space="preserve"> </w:t>
      </w:r>
      <w:r>
        <w:rPr>
          <w:sz w:val="24"/>
          <w:szCs w:val="24"/>
        </w:rPr>
        <w:t>significantly</w:t>
      </w:r>
      <w:r>
        <w:rPr>
          <w:spacing w:val="-24"/>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from</w:t>
      </w:r>
      <w:r>
        <w:rPr>
          <w:spacing w:val="-5"/>
          <w:sz w:val="24"/>
          <w:szCs w:val="24"/>
        </w:rPr>
        <w:t xml:space="preserve"> </w:t>
      </w:r>
      <w:r>
        <w:rPr>
          <w:sz w:val="24"/>
          <w:szCs w:val="24"/>
        </w:rPr>
        <w:t>0/3</w:t>
      </w:r>
      <w:r>
        <w:rPr>
          <w:spacing w:val="-3"/>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pacing w:val="-16"/>
          <w:sz w:val="24"/>
          <w:szCs w:val="24"/>
        </w:rPr>
        <w:t>y</w:t>
      </w:r>
      <w:r>
        <w:rPr>
          <w:sz w:val="24"/>
          <w:szCs w:val="24"/>
        </w:rPr>
        <w:t>.</w:t>
      </w:r>
    </w:p>
    <w:p w:rsidR="00B72476" w:rsidRDefault="00CB77E8">
      <w:pPr>
        <w:spacing w:before="32" w:line="415" w:lineRule="auto"/>
        <w:ind w:left="120" w:right="419" w:firstLine="576"/>
        <w:rPr>
          <w:sz w:val="24"/>
          <w:szCs w:val="24"/>
        </w:rPr>
        <w:sectPr w:rsidR="00B72476">
          <w:pgSz w:w="12240" w:h="15840"/>
          <w:pgMar w:top="960" w:right="1340" w:bottom="280" w:left="1320" w:header="736" w:footer="0" w:gutter="0"/>
          <w:cols w:space="720"/>
        </w:sectPr>
      </w:pPr>
      <w:r>
        <w:rPr>
          <w:sz w:val="24"/>
          <w:szCs w:val="24"/>
        </w:rPr>
        <w:t>Refe</w:t>
      </w:r>
      <w:r>
        <w:rPr>
          <w:spacing w:val="-4"/>
          <w:sz w:val="24"/>
          <w:szCs w:val="24"/>
        </w:rPr>
        <w:t>r</w:t>
      </w:r>
      <w:r>
        <w:rPr>
          <w:sz w:val="24"/>
          <w:szCs w:val="24"/>
        </w:rPr>
        <w:t xml:space="preserve">ent </w:t>
      </w:r>
      <w:r>
        <w:rPr>
          <w:spacing w:val="1"/>
          <w:sz w:val="24"/>
          <w:szCs w:val="24"/>
        </w:rPr>
        <w:t xml:space="preserve"> </w:t>
      </w:r>
      <w:r>
        <w:rPr>
          <w:sz w:val="24"/>
          <w:szCs w:val="24"/>
        </w:rPr>
        <w:t xml:space="preserve">assignment.   </w:t>
      </w:r>
      <w:r>
        <w:rPr>
          <w:spacing w:val="56"/>
          <w:sz w:val="24"/>
          <w:szCs w:val="24"/>
        </w:rPr>
        <w:t xml:space="preserve"> </w:t>
      </w:r>
      <w:r>
        <w:rPr>
          <w:sz w:val="24"/>
          <w:szCs w:val="24"/>
        </w:rPr>
        <w:t>Baseline</w:t>
      </w:r>
      <w:r>
        <w:rPr>
          <w:spacing w:val="-8"/>
          <w:sz w:val="24"/>
          <w:szCs w:val="24"/>
        </w:rPr>
        <w:t xml:space="preserve"> </w:t>
      </w:r>
      <w:r>
        <w:rPr>
          <w:sz w:val="24"/>
          <w:szCs w:val="24"/>
        </w:rPr>
        <w:t>scores</w:t>
      </w:r>
      <w:r>
        <w:rPr>
          <w:spacing w:val="-6"/>
          <w:sz w:val="24"/>
          <w:szCs w:val="24"/>
        </w:rPr>
        <w:t xml:space="preserve"> </w:t>
      </w:r>
      <w:r>
        <w:rPr>
          <w:sz w:val="24"/>
          <w:szCs w:val="24"/>
        </w:rPr>
        <w:t>were</w:t>
      </w:r>
      <w:r>
        <w:rPr>
          <w:spacing w:val="-5"/>
          <w:sz w:val="24"/>
          <w:szCs w:val="24"/>
        </w:rPr>
        <w:t xml:space="preserve"> </w:t>
      </w:r>
      <w:r>
        <w:rPr>
          <w:sz w:val="24"/>
          <w:szCs w:val="24"/>
        </w:rPr>
        <w:t>not</w:t>
      </w:r>
      <w:r>
        <w:rPr>
          <w:spacing w:val="-3"/>
          <w:sz w:val="24"/>
          <w:szCs w:val="24"/>
        </w:rPr>
        <w:t xml:space="preserve"> </w:t>
      </w:r>
      <w:r>
        <w:rPr>
          <w:sz w:val="24"/>
          <w:szCs w:val="24"/>
        </w:rPr>
        <w:t>significantly</w:t>
      </w:r>
      <w:r>
        <w:rPr>
          <w:spacing w:val="-24"/>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from</w:t>
      </w:r>
      <w:r>
        <w:rPr>
          <w:spacing w:val="-5"/>
          <w:sz w:val="24"/>
          <w:szCs w:val="24"/>
        </w:rPr>
        <w:t xml:space="preserve"> </w:t>
      </w:r>
      <w:r>
        <w:rPr>
          <w:sz w:val="24"/>
          <w:szCs w:val="24"/>
        </w:rPr>
        <w:t>0/3</w:t>
      </w:r>
      <w:r>
        <w:rPr>
          <w:spacing w:val="-3"/>
          <w:sz w:val="24"/>
          <w:szCs w:val="24"/>
        </w:rPr>
        <w:t xml:space="preserve"> </w:t>
      </w:r>
      <w:r>
        <w:rPr>
          <w:sz w:val="24"/>
          <w:szCs w:val="24"/>
        </w:rPr>
        <w:t>scores and</w:t>
      </w:r>
      <w:r>
        <w:rPr>
          <w:spacing w:val="-3"/>
          <w:sz w:val="24"/>
          <w:szCs w:val="24"/>
        </w:rPr>
        <w:t xml:space="preserve"> </w:t>
      </w:r>
      <w:r>
        <w:rPr>
          <w:sz w:val="24"/>
          <w:szCs w:val="24"/>
        </w:rPr>
        <w:t>baseline</w:t>
      </w:r>
      <w:r>
        <w:rPr>
          <w:spacing w:val="-8"/>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z w:val="24"/>
          <w:szCs w:val="24"/>
        </w:rPr>
        <w:t>y</w:t>
      </w:r>
      <w:r>
        <w:rPr>
          <w:spacing w:val="-23"/>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not</w:t>
      </w:r>
      <w:r>
        <w:rPr>
          <w:spacing w:val="-3"/>
          <w:sz w:val="24"/>
          <w:szCs w:val="24"/>
        </w:rPr>
        <w:t xml:space="preserve"> </w:t>
      </w:r>
      <w:r>
        <w:rPr>
          <w:sz w:val="24"/>
          <w:szCs w:val="24"/>
        </w:rPr>
        <w:t>significantly</w:t>
      </w:r>
      <w:r>
        <w:rPr>
          <w:spacing w:val="-24"/>
          <w:sz w:val="24"/>
          <w:szCs w:val="24"/>
        </w:rPr>
        <w:t xml:space="preserve"> </w:t>
      </w:r>
      <w:r>
        <w:rPr>
          <w:sz w:val="24"/>
          <w:szCs w:val="24"/>
        </w:rPr>
        <w:t>di</w:t>
      </w:r>
      <w:r>
        <w:rPr>
          <w:spacing w:val="-6"/>
          <w:sz w:val="24"/>
          <w:szCs w:val="24"/>
        </w:rPr>
        <w:t>f</w:t>
      </w:r>
      <w:r>
        <w:rPr>
          <w:sz w:val="24"/>
          <w:szCs w:val="24"/>
        </w:rPr>
        <w:t>ferent</w:t>
      </w:r>
      <w:r>
        <w:rPr>
          <w:spacing w:val="-8"/>
          <w:sz w:val="24"/>
          <w:szCs w:val="24"/>
        </w:rPr>
        <w:t xml:space="preserve"> </w:t>
      </w:r>
      <w:r>
        <w:rPr>
          <w:sz w:val="24"/>
          <w:szCs w:val="24"/>
        </w:rPr>
        <w:t>from</w:t>
      </w:r>
      <w:r>
        <w:rPr>
          <w:spacing w:val="-5"/>
          <w:sz w:val="24"/>
          <w:szCs w:val="24"/>
        </w:rPr>
        <w:t xml:space="preserve"> </w:t>
      </w:r>
      <w:r>
        <w:rPr>
          <w:sz w:val="24"/>
          <w:szCs w:val="24"/>
        </w:rPr>
        <w:t>0/3</w:t>
      </w:r>
      <w:r>
        <w:rPr>
          <w:spacing w:val="-3"/>
          <w:sz w:val="24"/>
          <w:szCs w:val="24"/>
        </w:rPr>
        <w:t xml:space="preserve"> </w:t>
      </w:r>
      <w:r>
        <w:rPr>
          <w:sz w:val="24"/>
          <w:szCs w:val="24"/>
        </w:rPr>
        <w:t>e</w:t>
      </w:r>
      <w:r>
        <w:rPr>
          <w:spacing w:val="-6"/>
          <w:sz w:val="24"/>
          <w:szCs w:val="24"/>
        </w:rPr>
        <w:t>f</w:t>
      </w:r>
      <w:r>
        <w:rPr>
          <w:sz w:val="24"/>
          <w:szCs w:val="24"/>
        </w:rPr>
        <w:t>ficien</w:t>
      </w:r>
      <w:r>
        <w:rPr>
          <w:spacing w:val="-4"/>
          <w:sz w:val="24"/>
          <w:szCs w:val="24"/>
        </w:rPr>
        <w:t>c</w:t>
      </w:r>
      <w:r>
        <w:rPr>
          <w:spacing w:val="-16"/>
          <w:sz w:val="24"/>
          <w:szCs w:val="24"/>
        </w:rPr>
        <w:t>y</w:t>
      </w:r>
      <w:r>
        <w:rPr>
          <w:sz w:val="24"/>
          <w:szCs w:val="24"/>
        </w:rPr>
        <w:t>.</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00" w:right="205" w:firstLine="576"/>
        <w:rPr>
          <w:sz w:val="24"/>
          <w:szCs w:val="24"/>
        </w:rPr>
      </w:pPr>
      <w:r>
        <w:rPr>
          <w:sz w:val="24"/>
          <w:szCs w:val="24"/>
        </w:rPr>
        <w:t>Apparentl</w:t>
      </w:r>
      <w:r>
        <w:rPr>
          <w:spacing w:val="-16"/>
          <w:sz w:val="24"/>
          <w:szCs w:val="24"/>
        </w:rPr>
        <w:t>y</w:t>
      </w:r>
      <w:r>
        <w:rPr>
          <w:sz w:val="24"/>
          <w:szCs w:val="24"/>
        </w:rPr>
        <w:t>,</w:t>
      </w:r>
      <w:r>
        <w:rPr>
          <w:spacing w:val="-11"/>
          <w:sz w:val="24"/>
          <w:szCs w:val="24"/>
        </w:rPr>
        <w:t xml:space="preserve"> </w:t>
      </w:r>
      <w:r>
        <w:rPr>
          <w:sz w:val="24"/>
          <w:szCs w:val="24"/>
        </w:rPr>
        <w:t>the</w:t>
      </w:r>
      <w:r>
        <w:rPr>
          <w:spacing w:val="-3"/>
          <w:sz w:val="24"/>
          <w:szCs w:val="24"/>
        </w:rPr>
        <w:t xml:space="preserve"> </w:t>
      </w:r>
      <w:r>
        <w:rPr>
          <w:sz w:val="24"/>
          <w:szCs w:val="24"/>
        </w:rPr>
        <w:t>baseline</w:t>
      </w:r>
      <w:r>
        <w:rPr>
          <w:spacing w:val="-8"/>
          <w:sz w:val="24"/>
          <w:szCs w:val="24"/>
        </w:rPr>
        <w:t xml:space="preserve"> </w:t>
      </w:r>
      <w:r>
        <w:rPr>
          <w:sz w:val="24"/>
          <w:szCs w:val="24"/>
        </w:rPr>
        <w:t>input</w:t>
      </w:r>
      <w:r>
        <w:rPr>
          <w:spacing w:val="-5"/>
          <w:sz w:val="24"/>
          <w:szCs w:val="24"/>
        </w:rPr>
        <w:t xml:space="preserve"> </w:t>
      </w:r>
      <w:r>
        <w:rPr>
          <w:sz w:val="24"/>
          <w:szCs w:val="24"/>
        </w:rPr>
        <w:t>appeared</w:t>
      </w:r>
      <w:r>
        <w:rPr>
          <w:spacing w:val="-9"/>
          <w:sz w:val="24"/>
          <w:szCs w:val="24"/>
        </w:rPr>
        <w:t xml:space="preserve"> </w:t>
      </w:r>
      <w:r>
        <w:rPr>
          <w:sz w:val="24"/>
          <w:szCs w:val="24"/>
        </w:rPr>
        <w:t>to</w:t>
      </w:r>
      <w:r>
        <w:rPr>
          <w:spacing w:val="-2"/>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pr</w:t>
      </w:r>
      <w:r>
        <w:rPr>
          <w:spacing w:val="-4"/>
          <w:sz w:val="24"/>
          <w:szCs w:val="24"/>
        </w:rPr>
        <w:t>o</w:t>
      </w:r>
      <w:r>
        <w:rPr>
          <w:sz w:val="24"/>
          <w:szCs w:val="24"/>
        </w:rPr>
        <w:t>vided</w:t>
      </w:r>
      <w:r>
        <w:rPr>
          <w:spacing w:val="-9"/>
          <w:sz w:val="24"/>
          <w:szCs w:val="24"/>
        </w:rPr>
        <w:t xml:space="preserve"> </w:t>
      </w:r>
      <w:r>
        <w:rPr>
          <w:sz w:val="24"/>
          <w:szCs w:val="24"/>
        </w:rPr>
        <w:t>no</w:t>
      </w:r>
      <w:r>
        <w:rPr>
          <w:spacing w:val="-2"/>
          <w:sz w:val="24"/>
          <w:szCs w:val="24"/>
        </w:rPr>
        <w:t xml:space="preserve"> </w:t>
      </w:r>
      <w:r>
        <w:rPr>
          <w:sz w:val="24"/>
          <w:szCs w:val="24"/>
        </w:rPr>
        <w:t>benefit</w:t>
      </w:r>
      <w:r>
        <w:rPr>
          <w:spacing w:val="-20"/>
          <w:sz w:val="24"/>
          <w:szCs w:val="24"/>
        </w:rPr>
        <w:t xml:space="preserve"> </w:t>
      </w:r>
      <w:r>
        <w:rPr>
          <w:sz w:val="24"/>
          <w:szCs w:val="24"/>
        </w:rPr>
        <w:t>compared</w:t>
      </w:r>
      <w:r>
        <w:rPr>
          <w:spacing w:val="-9"/>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n</w:t>
      </w:r>
      <w:r>
        <w:rPr>
          <w:spacing w:val="-4"/>
          <w:sz w:val="24"/>
          <w:szCs w:val="24"/>
        </w:rPr>
        <w:t>ov</w:t>
      </w:r>
      <w:r>
        <w:rPr>
          <w:sz w:val="24"/>
          <w:szCs w:val="24"/>
        </w:rPr>
        <w:t xml:space="preserve">el </w:t>
      </w:r>
      <w:r>
        <w:rPr>
          <w:spacing w:val="-2"/>
          <w:sz w:val="24"/>
          <w:szCs w:val="24"/>
        </w:rPr>
        <w:t>w</w:t>
      </w:r>
      <w:r>
        <w:rPr>
          <w:sz w:val="24"/>
          <w:szCs w:val="24"/>
        </w:rPr>
        <w:t>ords</w:t>
      </w:r>
      <w:r>
        <w:rPr>
          <w:spacing w:val="-6"/>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0/3</w:t>
      </w:r>
      <w:r>
        <w:rPr>
          <w:spacing w:val="-3"/>
          <w:sz w:val="24"/>
          <w:szCs w:val="24"/>
        </w:rPr>
        <w:t xml:space="preserve"> </w:t>
      </w:r>
      <w:r>
        <w:rPr>
          <w:sz w:val="24"/>
          <w:szCs w:val="24"/>
        </w:rPr>
        <w:t>condition,</w:t>
      </w:r>
      <w:r>
        <w:rPr>
          <w:spacing w:val="-10"/>
          <w:sz w:val="24"/>
          <w:szCs w:val="24"/>
        </w:rPr>
        <w:t xml:space="preserve"> </w:t>
      </w:r>
      <w:r>
        <w:rPr>
          <w:sz w:val="24"/>
          <w:szCs w:val="24"/>
        </w:rPr>
        <w:t>suggesting</w:t>
      </w:r>
      <w:r>
        <w:rPr>
          <w:spacing w:val="-10"/>
          <w:sz w:val="24"/>
          <w:szCs w:val="24"/>
        </w:rPr>
        <w:t xml:space="preserve"> </w:t>
      </w:r>
      <w:r>
        <w:rPr>
          <w:sz w:val="24"/>
          <w:szCs w:val="24"/>
        </w:rPr>
        <w:t>that</w:t>
      </w:r>
      <w:r>
        <w:rPr>
          <w:spacing w:val="-4"/>
          <w:sz w:val="24"/>
          <w:szCs w:val="24"/>
        </w:rPr>
        <w:t xml:space="preserve"> </w:t>
      </w:r>
      <w:r>
        <w:rPr>
          <w:sz w:val="24"/>
          <w:szCs w:val="24"/>
        </w:rPr>
        <w:t>the</w:t>
      </w:r>
      <w:r>
        <w:rPr>
          <w:spacing w:val="-3"/>
          <w:sz w:val="24"/>
          <w:szCs w:val="24"/>
        </w:rPr>
        <w:t xml:space="preserve"> </w:t>
      </w:r>
      <w:r>
        <w:rPr>
          <w:sz w:val="24"/>
          <w:szCs w:val="24"/>
        </w:rPr>
        <w:t>presence</w:t>
      </w:r>
      <w:r>
        <w:rPr>
          <w:spacing w:val="-8"/>
          <w:sz w:val="24"/>
          <w:szCs w:val="24"/>
        </w:rPr>
        <w:t xml:space="preserve"> </w:t>
      </w:r>
      <w:r>
        <w:rPr>
          <w:sz w:val="24"/>
          <w:szCs w:val="24"/>
        </w:rPr>
        <w:t>of</w:t>
      </w:r>
      <w:r>
        <w:rPr>
          <w:spacing w:val="-2"/>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by</w:t>
      </w:r>
      <w:r>
        <w:rPr>
          <w:spacing w:val="-2"/>
          <w:sz w:val="24"/>
          <w:szCs w:val="24"/>
        </w:rPr>
        <w:t xml:space="preserve"> </w:t>
      </w:r>
      <w:r>
        <w:rPr>
          <w:sz w:val="24"/>
          <w:szCs w:val="24"/>
        </w:rPr>
        <w:t>itself</w:t>
      </w:r>
      <w:r>
        <w:rPr>
          <w:spacing w:val="-5"/>
          <w:sz w:val="24"/>
          <w:szCs w:val="24"/>
        </w:rPr>
        <w:t xml:space="preserve"> </w:t>
      </w:r>
      <w:r>
        <w:rPr>
          <w:sz w:val="24"/>
          <w:szCs w:val="24"/>
        </w:rPr>
        <w:t>does</w:t>
      </w:r>
      <w:r>
        <w:rPr>
          <w:spacing w:val="-4"/>
          <w:sz w:val="24"/>
          <w:szCs w:val="24"/>
        </w:rPr>
        <w:t xml:space="preserve"> </w:t>
      </w:r>
      <w:r>
        <w:rPr>
          <w:sz w:val="24"/>
          <w:szCs w:val="24"/>
        </w:rPr>
        <w:t>not</w:t>
      </w:r>
      <w:r>
        <w:rPr>
          <w:spacing w:val="-3"/>
          <w:sz w:val="24"/>
          <w:szCs w:val="24"/>
        </w:rPr>
        <w:t xml:space="preserve"> </w:t>
      </w:r>
      <w:r>
        <w:rPr>
          <w:sz w:val="24"/>
          <w:szCs w:val="24"/>
        </w:rPr>
        <w:t>aid MNPQ</w:t>
      </w:r>
      <w:r>
        <w:rPr>
          <w:spacing w:val="-7"/>
          <w:sz w:val="24"/>
          <w:szCs w:val="24"/>
        </w:rPr>
        <w:t xml:space="preserve"> </w:t>
      </w:r>
      <w:r>
        <w:rPr>
          <w:sz w:val="24"/>
          <w:szCs w:val="24"/>
        </w:rPr>
        <w:t>learning.</w:t>
      </w:r>
    </w:p>
    <w:p w:rsidR="00B72476" w:rsidRDefault="00B72476">
      <w:pPr>
        <w:spacing w:line="200" w:lineRule="exact"/>
      </w:pPr>
    </w:p>
    <w:p w:rsidR="00B72476" w:rsidRDefault="00B72476">
      <w:pPr>
        <w:spacing w:before="19" w:line="240" w:lineRule="exact"/>
        <w:rPr>
          <w:sz w:val="24"/>
          <w:szCs w:val="24"/>
        </w:rPr>
      </w:pPr>
    </w:p>
    <w:p w:rsidR="00B72476" w:rsidRDefault="00CB77E8">
      <w:pPr>
        <w:ind w:left="3762" w:right="3762"/>
        <w:jc w:val="center"/>
        <w:rPr>
          <w:sz w:val="24"/>
          <w:szCs w:val="24"/>
        </w:rPr>
      </w:pPr>
      <w:r>
        <w:rPr>
          <w:sz w:val="24"/>
          <w:szCs w:val="24"/>
        </w:rPr>
        <w:t xml:space="preserve">General </w:t>
      </w:r>
      <w:r>
        <w:rPr>
          <w:spacing w:val="1"/>
          <w:sz w:val="24"/>
          <w:szCs w:val="24"/>
        </w:rPr>
        <w:t xml:space="preserve"> </w:t>
      </w:r>
      <w:r>
        <w:rPr>
          <w:w w:val="102"/>
          <w:sz w:val="24"/>
          <w:szCs w:val="24"/>
        </w:rPr>
        <w:t>Discussion</w:t>
      </w:r>
    </w:p>
    <w:p w:rsidR="00B72476" w:rsidRDefault="00B72476">
      <w:pPr>
        <w:spacing w:line="200" w:lineRule="exact"/>
      </w:pPr>
    </w:p>
    <w:p w:rsidR="00B72476" w:rsidRDefault="00B72476">
      <w:pPr>
        <w:spacing w:before="6" w:line="280" w:lineRule="exact"/>
        <w:rPr>
          <w:sz w:val="28"/>
          <w:szCs w:val="28"/>
        </w:rPr>
      </w:pPr>
    </w:p>
    <w:p w:rsidR="00B72476" w:rsidRDefault="00CB77E8">
      <w:pPr>
        <w:spacing w:line="415" w:lineRule="auto"/>
        <w:ind w:left="100" w:right="59" w:firstLine="576"/>
        <w:rPr>
          <w:sz w:val="24"/>
          <w:szCs w:val="24"/>
        </w:rPr>
      </w:pPr>
      <w:del w:id="39" w:author="lera boroditsky" w:date="2013-12-05T09:48:00Z">
        <w:r w:rsidDel="00B2687D">
          <w:rPr>
            <w:sz w:val="24"/>
            <w:szCs w:val="24"/>
          </w:rPr>
          <w:delText>H</w:delText>
        </w:r>
        <w:r w:rsidDel="00B2687D">
          <w:rPr>
            <w:spacing w:val="-6"/>
            <w:sz w:val="24"/>
            <w:szCs w:val="24"/>
          </w:rPr>
          <w:delText>o</w:delText>
        </w:r>
        <w:r w:rsidDel="00B2687D">
          <w:rPr>
            <w:sz w:val="24"/>
            <w:szCs w:val="24"/>
          </w:rPr>
          <w:delText>w</w:delText>
        </w:r>
        <w:r w:rsidDel="00B2687D">
          <w:rPr>
            <w:spacing w:val="-5"/>
            <w:sz w:val="24"/>
            <w:szCs w:val="24"/>
          </w:rPr>
          <w:delText xml:space="preserve"> </w:delText>
        </w:r>
        <w:r w:rsidDel="00B2687D">
          <w:rPr>
            <w:sz w:val="24"/>
            <w:szCs w:val="24"/>
          </w:rPr>
          <w:delText>people</w:delText>
        </w:r>
        <w:r w:rsidDel="00B2687D">
          <w:rPr>
            <w:spacing w:val="-6"/>
            <w:sz w:val="24"/>
            <w:szCs w:val="24"/>
          </w:rPr>
          <w:delText xml:space="preserve"> </w:delText>
        </w:r>
        <w:r w:rsidDel="00B2687D">
          <w:rPr>
            <w:sz w:val="24"/>
            <w:szCs w:val="24"/>
          </w:rPr>
          <w:delText>learn</w:delText>
        </w:r>
        <w:r w:rsidDel="00B2687D">
          <w:rPr>
            <w:spacing w:val="-5"/>
            <w:sz w:val="24"/>
            <w:szCs w:val="24"/>
          </w:rPr>
          <w:delText xml:space="preserve"> </w:delText>
        </w:r>
        <w:r w:rsidDel="00B2687D">
          <w:rPr>
            <w:spacing w:val="-2"/>
            <w:sz w:val="24"/>
            <w:szCs w:val="24"/>
          </w:rPr>
          <w:delText>w</w:delText>
        </w:r>
        <w:r w:rsidDel="00B2687D">
          <w:rPr>
            <w:sz w:val="24"/>
            <w:szCs w:val="24"/>
          </w:rPr>
          <w:delText>ord</w:delText>
        </w:r>
        <w:r w:rsidDel="00B2687D">
          <w:rPr>
            <w:spacing w:val="-5"/>
            <w:sz w:val="24"/>
            <w:szCs w:val="24"/>
          </w:rPr>
          <w:delText xml:space="preserve"> </w:delText>
        </w:r>
        <w:r w:rsidDel="00B2687D">
          <w:rPr>
            <w:sz w:val="24"/>
            <w:szCs w:val="24"/>
          </w:rPr>
          <w:delText>meanings</w:delText>
        </w:r>
        <w:r w:rsidDel="00B2687D">
          <w:rPr>
            <w:spacing w:val="-9"/>
            <w:sz w:val="24"/>
            <w:szCs w:val="24"/>
          </w:rPr>
          <w:delText xml:space="preserve"> </w:delText>
        </w:r>
        <w:r w:rsidDel="00B2687D">
          <w:rPr>
            <w:sz w:val="24"/>
            <w:szCs w:val="24"/>
          </w:rPr>
          <w:delText>remains</w:delText>
        </w:r>
        <w:r w:rsidDel="00B2687D">
          <w:rPr>
            <w:spacing w:val="-8"/>
            <w:sz w:val="24"/>
            <w:szCs w:val="24"/>
          </w:rPr>
          <w:delText xml:space="preserve"> </w:delText>
        </w:r>
        <w:r w:rsidDel="00B2687D">
          <w:rPr>
            <w:sz w:val="24"/>
            <w:szCs w:val="24"/>
          </w:rPr>
          <w:delText>a</w:delText>
        </w:r>
        <w:r w:rsidDel="00B2687D">
          <w:rPr>
            <w:spacing w:val="-1"/>
            <w:sz w:val="24"/>
            <w:szCs w:val="24"/>
          </w:rPr>
          <w:delText xml:space="preserve"> </w:delText>
        </w:r>
        <w:r w:rsidDel="00B2687D">
          <w:rPr>
            <w:sz w:val="24"/>
            <w:szCs w:val="24"/>
          </w:rPr>
          <w:delText>central</w:delText>
        </w:r>
        <w:r w:rsidDel="00B2687D">
          <w:rPr>
            <w:spacing w:val="-7"/>
            <w:sz w:val="24"/>
            <w:szCs w:val="24"/>
          </w:rPr>
          <w:delText xml:space="preserve"> </w:delText>
        </w:r>
        <w:r w:rsidDel="00B2687D">
          <w:rPr>
            <w:sz w:val="24"/>
            <w:szCs w:val="24"/>
          </w:rPr>
          <w:delText>problem</w:delText>
        </w:r>
        <w:r w:rsidDel="00B2687D">
          <w:rPr>
            <w:spacing w:val="-8"/>
            <w:sz w:val="24"/>
            <w:szCs w:val="24"/>
          </w:rPr>
          <w:delText xml:space="preserve"> </w:delText>
        </w:r>
        <w:r w:rsidDel="00B2687D">
          <w:rPr>
            <w:sz w:val="24"/>
            <w:szCs w:val="24"/>
          </w:rPr>
          <w:delText>in</w:delText>
        </w:r>
        <w:r w:rsidDel="00B2687D">
          <w:rPr>
            <w:spacing w:val="-2"/>
            <w:sz w:val="24"/>
            <w:szCs w:val="24"/>
          </w:rPr>
          <w:delText xml:space="preserve"> </w:delText>
        </w:r>
        <w:r w:rsidDel="00B2687D">
          <w:rPr>
            <w:sz w:val="24"/>
            <w:szCs w:val="24"/>
          </w:rPr>
          <w:delText>cognit</w:delText>
        </w:r>
        <w:r w:rsidDel="00B2687D">
          <w:rPr>
            <w:spacing w:val="-6"/>
            <w:sz w:val="24"/>
            <w:szCs w:val="24"/>
          </w:rPr>
          <w:delText>i</w:delText>
        </w:r>
        <w:r w:rsidDel="00B2687D">
          <w:rPr>
            <w:spacing w:val="-4"/>
            <w:sz w:val="24"/>
            <w:szCs w:val="24"/>
          </w:rPr>
          <w:delText>v</w:delText>
        </w:r>
        <w:r w:rsidDel="00B2687D">
          <w:rPr>
            <w:sz w:val="24"/>
            <w:szCs w:val="24"/>
          </w:rPr>
          <w:delText>e</w:delText>
        </w:r>
        <w:r w:rsidDel="00B2687D">
          <w:rPr>
            <w:spacing w:val="-9"/>
            <w:sz w:val="24"/>
            <w:szCs w:val="24"/>
          </w:rPr>
          <w:delText xml:space="preserve"> </w:delText>
        </w:r>
        <w:r w:rsidDel="00B2687D">
          <w:rPr>
            <w:sz w:val="24"/>
            <w:szCs w:val="24"/>
          </w:rPr>
          <w:delText>science.</w:delText>
        </w:r>
        <w:r w:rsidDel="00B2687D">
          <w:rPr>
            <w:spacing w:val="6"/>
            <w:sz w:val="24"/>
            <w:szCs w:val="24"/>
          </w:rPr>
          <w:delText xml:space="preserve"> </w:delText>
        </w:r>
      </w:del>
      <w:r>
        <w:rPr>
          <w:sz w:val="24"/>
          <w:szCs w:val="24"/>
        </w:rPr>
        <w:t>In</w:t>
      </w:r>
      <w:r>
        <w:rPr>
          <w:spacing w:val="-2"/>
          <w:sz w:val="24"/>
          <w:szCs w:val="24"/>
        </w:rPr>
        <w:t xml:space="preserve"> </w:t>
      </w:r>
      <w:r>
        <w:rPr>
          <w:sz w:val="24"/>
          <w:szCs w:val="24"/>
        </w:rPr>
        <w:t>this pape</w:t>
      </w:r>
      <w:r>
        <w:rPr>
          <w:spacing w:val="-10"/>
          <w:sz w:val="24"/>
          <w:szCs w:val="24"/>
        </w:rPr>
        <w:t>r</w:t>
      </w:r>
      <w:r>
        <w:rPr>
          <w:sz w:val="24"/>
          <w:szCs w:val="24"/>
        </w:rPr>
        <w:t>,</w:t>
      </w:r>
      <w:r>
        <w:rPr>
          <w:spacing w:val="-7"/>
          <w:sz w:val="24"/>
          <w:szCs w:val="24"/>
        </w:rPr>
        <w:t xml:space="preserve"> </w:t>
      </w:r>
      <w:r>
        <w:rPr>
          <w:sz w:val="24"/>
          <w:szCs w:val="24"/>
        </w:rPr>
        <w:t>we</w:t>
      </w:r>
      <w:r>
        <w:rPr>
          <w:spacing w:val="-4"/>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7"/>
          <w:sz w:val="24"/>
          <w:szCs w:val="24"/>
        </w:rPr>
        <w:t xml:space="preserve"> </w:t>
      </w:r>
      <w:r>
        <w:rPr>
          <w:spacing w:val="-4"/>
          <w:sz w:val="24"/>
          <w:szCs w:val="24"/>
        </w:rPr>
        <w:t>e</w:t>
      </w:r>
      <w:r>
        <w:rPr>
          <w:sz w:val="24"/>
          <w:szCs w:val="24"/>
        </w:rPr>
        <w:t>xplored</w:t>
      </w:r>
      <w:r>
        <w:rPr>
          <w:spacing w:val="-10"/>
          <w:sz w:val="24"/>
          <w:szCs w:val="24"/>
        </w:rPr>
        <w:t xml:space="preserve"> </w:t>
      </w:r>
      <w:r>
        <w:rPr>
          <w:sz w:val="24"/>
          <w:szCs w:val="24"/>
        </w:rPr>
        <w:t>whether</w:t>
      </w:r>
      <w:r>
        <w:rPr>
          <w:spacing w:val="-10"/>
          <w:sz w:val="24"/>
          <w:szCs w:val="24"/>
        </w:rPr>
        <w:t xml:space="preserve"> </w:t>
      </w:r>
      <w:r>
        <w:rPr>
          <w:sz w:val="24"/>
          <w:szCs w:val="24"/>
        </w:rPr>
        <w:t>people</w:t>
      </w:r>
      <w:r>
        <w:rPr>
          <w:spacing w:val="-8"/>
          <w:sz w:val="24"/>
          <w:szCs w:val="24"/>
        </w:rPr>
        <w:t xml:space="preserve"> </w:t>
      </w:r>
      <w:r>
        <w:rPr>
          <w:sz w:val="24"/>
          <w:szCs w:val="24"/>
        </w:rPr>
        <w:t>might</w:t>
      </w:r>
      <w:r>
        <w:rPr>
          <w:spacing w:val="-7"/>
          <w:sz w:val="24"/>
          <w:szCs w:val="24"/>
        </w:rPr>
        <w:t xml:space="preserve"> </w:t>
      </w:r>
      <w:r>
        <w:rPr>
          <w:sz w:val="24"/>
          <w:szCs w:val="24"/>
        </w:rPr>
        <w:t>learn</w:t>
      </w:r>
      <w:r>
        <w:rPr>
          <w:spacing w:val="-7"/>
          <w:sz w:val="24"/>
          <w:szCs w:val="24"/>
        </w:rPr>
        <w:t xml:space="preserve"> </w:t>
      </w:r>
      <w:ins w:id="40" w:author="lera boroditsky" w:date="2013-12-05T09:49:00Z">
        <w:r w:rsidR="00B2687D">
          <w:rPr>
            <w:spacing w:val="-7"/>
            <w:sz w:val="24"/>
            <w:szCs w:val="24"/>
          </w:rPr>
          <w:t xml:space="preserve">word </w:t>
        </w:r>
      </w:ins>
      <w:r>
        <w:rPr>
          <w:sz w:val="24"/>
          <w:szCs w:val="24"/>
        </w:rPr>
        <w:t>meaning</w:t>
      </w:r>
      <w:ins w:id="41" w:author="lera boroditsky" w:date="2013-12-05T09:49:00Z">
        <w:r w:rsidR="00B2687D">
          <w:rPr>
            <w:sz w:val="24"/>
            <w:szCs w:val="24"/>
          </w:rPr>
          <w:t>s</w:t>
        </w:r>
      </w:ins>
      <w:r>
        <w:rPr>
          <w:spacing w:val="-10"/>
          <w:sz w:val="24"/>
          <w:szCs w:val="24"/>
        </w:rPr>
        <w:t xml:space="preserve"> </w:t>
      </w:r>
      <w:r>
        <w:rPr>
          <w:sz w:val="24"/>
          <w:szCs w:val="24"/>
        </w:rPr>
        <w:t>from</w:t>
      </w:r>
      <w:r>
        <w:rPr>
          <w:spacing w:val="-7"/>
          <w:sz w:val="24"/>
          <w:szCs w:val="24"/>
        </w:rPr>
        <w:t xml:space="preserve"> </w:t>
      </w:r>
      <w:r>
        <w:rPr>
          <w:sz w:val="24"/>
          <w:szCs w:val="24"/>
        </w:rPr>
        <w:t>language</w:t>
      </w:r>
      <w:r>
        <w:rPr>
          <w:spacing w:val="-11"/>
          <w:sz w:val="24"/>
          <w:szCs w:val="24"/>
        </w:rPr>
        <w:t xml:space="preserve"> </w:t>
      </w:r>
      <w:r>
        <w:rPr>
          <w:sz w:val="24"/>
          <w:szCs w:val="24"/>
        </w:rPr>
        <w:t>itself,</w:t>
      </w:r>
      <w:r>
        <w:rPr>
          <w:spacing w:val="-6"/>
          <w:sz w:val="24"/>
          <w:szCs w:val="24"/>
        </w:rPr>
        <w:t xml:space="preserve"> </w:t>
      </w:r>
      <w:r>
        <w:rPr>
          <w:sz w:val="24"/>
          <w:szCs w:val="24"/>
        </w:rPr>
        <w:t>using</w:t>
      </w:r>
      <w:r>
        <w:rPr>
          <w:spacing w:val="-7"/>
          <w:sz w:val="24"/>
          <w:szCs w:val="24"/>
        </w:rPr>
        <w:t xml:space="preserve"> </w:t>
      </w:r>
      <w:r>
        <w:rPr>
          <w:sz w:val="24"/>
          <w:szCs w:val="24"/>
        </w:rPr>
        <w:t>a</w:t>
      </w:r>
      <w:r>
        <w:rPr>
          <w:spacing w:val="-3"/>
          <w:sz w:val="24"/>
          <w:szCs w:val="24"/>
        </w:rPr>
        <w:t xml:space="preserve"> </w:t>
      </w:r>
      <w:r>
        <w:rPr>
          <w:spacing w:val="-2"/>
          <w:sz w:val="24"/>
          <w:szCs w:val="24"/>
        </w:rPr>
        <w:t>w</w:t>
      </w:r>
      <w:r>
        <w:rPr>
          <w:sz w:val="24"/>
          <w:szCs w:val="24"/>
        </w:rPr>
        <w:t>ord</w:t>
      </w:r>
      <w:r>
        <w:rPr>
          <w:spacing w:val="-13"/>
          <w:sz w:val="24"/>
          <w:szCs w:val="24"/>
        </w:rPr>
        <w:t>’</w:t>
      </w:r>
      <w:r>
        <w:rPr>
          <w:sz w:val="24"/>
          <w:szCs w:val="24"/>
        </w:rPr>
        <w:t>s patterns</w:t>
      </w:r>
      <w:r>
        <w:rPr>
          <w:spacing w:val="-8"/>
          <w:sz w:val="24"/>
          <w:szCs w:val="24"/>
        </w:rPr>
        <w:t xml:space="preserve"> </w:t>
      </w:r>
      <w:r>
        <w:rPr>
          <w:sz w:val="24"/>
          <w:szCs w:val="24"/>
        </w:rPr>
        <w:t>of</w:t>
      </w:r>
      <w:r>
        <w:rPr>
          <w:spacing w:val="-2"/>
          <w:sz w:val="24"/>
          <w:szCs w:val="24"/>
        </w:rPr>
        <w:t xml:space="preserve"> </w:t>
      </w:r>
      <w:r>
        <w:rPr>
          <w:sz w:val="24"/>
          <w:szCs w:val="24"/>
        </w:rPr>
        <w:t>co-occurrence</w:t>
      </w:r>
      <w:r>
        <w:rPr>
          <w:spacing w:val="-14"/>
          <w:sz w:val="24"/>
          <w:szCs w:val="24"/>
        </w:rPr>
        <w:t xml:space="preserve"> </w:t>
      </w:r>
      <w:r>
        <w:rPr>
          <w:sz w:val="24"/>
          <w:szCs w:val="24"/>
        </w:rPr>
        <w:t>with</w:t>
      </w:r>
      <w:r>
        <w:rPr>
          <w:spacing w:val="-4"/>
          <w:sz w:val="24"/>
          <w:szCs w:val="24"/>
        </w:rPr>
        <w:t xml:space="preserve"> </w:t>
      </w:r>
      <w:r>
        <w:rPr>
          <w:sz w:val="24"/>
          <w:szCs w:val="24"/>
        </w:rPr>
        <w:t>other</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as</w:t>
      </w:r>
      <w:r>
        <w:rPr>
          <w:spacing w:val="-2"/>
          <w:sz w:val="24"/>
          <w:szCs w:val="24"/>
        </w:rPr>
        <w:t xml:space="preserve"> </w:t>
      </w:r>
      <w:r>
        <w:rPr>
          <w:sz w:val="24"/>
          <w:szCs w:val="24"/>
        </w:rPr>
        <w:t>a</w:t>
      </w:r>
      <w:r>
        <w:rPr>
          <w:spacing w:val="-1"/>
          <w:sz w:val="24"/>
          <w:szCs w:val="24"/>
        </w:rPr>
        <w:t xml:space="preserve"> </w:t>
      </w:r>
      <w:r>
        <w:rPr>
          <w:sz w:val="24"/>
          <w:szCs w:val="24"/>
        </w:rPr>
        <w:t>clue</w:t>
      </w:r>
      <w:r>
        <w:rPr>
          <w:spacing w:val="-4"/>
          <w:sz w:val="24"/>
          <w:szCs w:val="24"/>
        </w:rPr>
        <w:t xml:space="preserve"> </w:t>
      </w:r>
      <w:r>
        <w:rPr>
          <w:sz w:val="24"/>
          <w:szCs w:val="24"/>
        </w:rPr>
        <w:t>t</w:t>
      </w:r>
      <w:r>
        <w:rPr>
          <w:spacing w:val="-6"/>
          <w:sz w:val="24"/>
          <w:szCs w:val="24"/>
        </w:rPr>
        <w:t>o</w:t>
      </w:r>
      <w:r>
        <w:rPr>
          <w:spacing w:val="-2"/>
          <w:sz w:val="24"/>
          <w:szCs w:val="24"/>
        </w:rPr>
        <w:t>w</w:t>
      </w:r>
      <w:r>
        <w:rPr>
          <w:sz w:val="24"/>
          <w:szCs w:val="24"/>
        </w:rPr>
        <w:t>ards</w:t>
      </w:r>
      <w:r>
        <w:rPr>
          <w:spacing w:val="-8"/>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meaning.</w:t>
      </w:r>
      <w:r>
        <w:rPr>
          <w:spacing w:val="5"/>
          <w:sz w:val="24"/>
          <w:szCs w:val="24"/>
        </w:rPr>
        <w:t xml:space="preserve"> </w:t>
      </w:r>
      <w:r>
        <w:rPr>
          <w:sz w:val="24"/>
          <w:szCs w:val="24"/>
        </w:rPr>
        <w:t>Pr</w:t>
      </w:r>
      <w:r>
        <w:rPr>
          <w:spacing w:val="-6"/>
          <w:sz w:val="24"/>
          <w:szCs w:val="24"/>
        </w:rPr>
        <w:t>e</w:t>
      </w:r>
      <w:r>
        <w:rPr>
          <w:sz w:val="24"/>
          <w:szCs w:val="24"/>
        </w:rPr>
        <w:t>vious</w:t>
      </w:r>
      <w:r>
        <w:rPr>
          <w:spacing w:val="-8"/>
          <w:sz w:val="24"/>
          <w:szCs w:val="24"/>
        </w:rPr>
        <w:t xml:space="preserve"> </w:t>
      </w:r>
      <w:r>
        <w:rPr>
          <w:spacing w:val="-2"/>
          <w:sz w:val="24"/>
          <w:szCs w:val="24"/>
        </w:rPr>
        <w:t>w</w:t>
      </w:r>
      <w:r>
        <w:rPr>
          <w:sz w:val="24"/>
          <w:szCs w:val="24"/>
        </w:rPr>
        <w:t>ork</w:t>
      </w:r>
      <w:r>
        <w:rPr>
          <w:spacing w:val="-5"/>
          <w:sz w:val="24"/>
          <w:szCs w:val="24"/>
        </w:rPr>
        <w:t xml:space="preserve"> </w:t>
      </w:r>
      <w:r>
        <w:rPr>
          <w:sz w:val="24"/>
          <w:szCs w:val="24"/>
        </w:rPr>
        <w:t>on 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presented</w:t>
      </w:r>
      <w:r>
        <w:rPr>
          <w:spacing w:val="-9"/>
          <w:sz w:val="24"/>
          <w:szCs w:val="24"/>
        </w:rPr>
        <w:t xml:space="preserve"> </w:t>
      </w:r>
      <w:r>
        <w:rPr>
          <w:sz w:val="24"/>
          <w:szCs w:val="24"/>
        </w:rPr>
        <w:t>a</w:t>
      </w:r>
      <w:r>
        <w:rPr>
          <w:spacing w:val="-1"/>
          <w:sz w:val="24"/>
          <w:szCs w:val="24"/>
        </w:rPr>
        <w:t xml:space="preserve"> </w:t>
      </w:r>
      <w:r>
        <w:rPr>
          <w:sz w:val="24"/>
          <w:szCs w:val="24"/>
        </w:rPr>
        <w:t>paradox:</w:t>
      </w:r>
      <w:r>
        <w:rPr>
          <w:spacing w:val="6"/>
          <w:sz w:val="24"/>
          <w:szCs w:val="24"/>
        </w:rPr>
        <w:t xml:space="preserve"> </w:t>
      </w:r>
      <w:r>
        <w:rPr>
          <w:sz w:val="24"/>
          <w:szCs w:val="24"/>
        </w:rPr>
        <w:t>while</w:t>
      </w:r>
      <w:r>
        <w:rPr>
          <w:spacing w:val="-5"/>
          <w:sz w:val="24"/>
          <w:szCs w:val="24"/>
        </w:rPr>
        <w:t xml:space="preserve"> </w:t>
      </w:r>
      <w:r>
        <w:rPr>
          <w:sz w:val="24"/>
          <w:szCs w:val="24"/>
        </w:rPr>
        <w:t>computational</w:t>
      </w:r>
      <w:r>
        <w:rPr>
          <w:spacing w:val="-14"/>
          <w:sz w:val="24"/>
          <w:szCs w:val="24"/>
        </w:rPr>
        <w:t xml:space="preserve"> </w:t>
      </w:r>
      <w:r>
        <w:rPr>
          <w:sz w:val="24"/>
          <w:szCs w:val="24"/>
        </w:rPr>
        <w:t>models</w:t>
      </w:r>
      <w:r>
        <w:rPr>
          <w:spacing w:val="-7"/>
          <w:sz w:val="24"/>
          <w:szCs w:val="24"/>
        </w:rPr>
        <w:t xml:space="preserve"> </w:t>
      </w:r>
      <w:r>
        <w:rPr>
          <w:sz w:val="24"/>
          <w:szCs w:val="24"/>
        </w:rPr>
        <w:t>suggest</w:t>
      </w:r>
      <w:r>
        <w:rPr>
          <w:spacing w:val="-7"/>
          <w:sz w:val="24"/>
          <w:szCs w:val="24"/>
        </w:rPr>
        <w:t xml:space="preserve"> </w:t>
      </w:r>
      <w:r>
        <w:rPr>
          <w:sz w:val="24"/>
          <w:szCs w:val="24"/>
        </w:rPr>
        <w:t>that</w:t>
      </w:r>
      <w:r>
        <w:rPr>
          <w:spacing w:val="-4"/>
          <w:sz w:val="24"/>
          <w:szCs w:val="24"/>
        </w:rPr>
        <w:t xml:space="preserve"> </w:t>
      </w:r>
      <w:r>
        <w:rPr>
          <w:w w:val="99"/>
          <w:sz w:val="24"/>
          <w:szCs w:val="24"/>
        </w:rPr>
        <w:t>distri</w:t>
      </w:r>
      <w:r>
        <w:rPr>
          <w:spacing w:val="-5"/>
          <w:w w:val="99"/>
          <w:sz w:val="24"/>
          <w:szCs w:val="24"/>
        </w:rPr>
        <w:t>b</w:t>
      </w:r>
      <w:r>
        <w:rPr>
          <w:w w:val="99"/>
          <w:sz w:val="24"/>
          <w:szCs w:val="24"/>
        </w:rPr>
        <w:t>utional</w:t>
      </w:r>
      <w:r>
        <w:rPr>
          <w:sz w:val="24"/>
          <w:szCs w:val="24"/>
        </w:rPr>
        <w:t xml:space="preserve"> statistics</w:t>
      </w:r>
      <w:r>
        <w:rPr>
          <w:spacing w:val="-8"/>
          <w:sz w:val="24"/>
          <w:szCs w:val="24"/>
        </w:rPr>
        <w:t xml:space="preserve"> </w:t>
      </w:r>
      <w:r>
        <w:rPr>
          <w:sz w:val="24"/>
          <w:szCs w:val="24"/>
        </w:rPr>
        <w:t>are</w:t>
      </w:r>
      <w:r>
        <w:rPr>
          <w:spacing w:val="-3"/>
          <w:sz w:val="24"/>
          <w:szCs w:val="24"/>
        </w:rPr>
        <w:t xml:space="preserve"> </w:t>
      </w:r>
      <w:r>
        <w:rPr>
          <w:sz w:val="24"/>
          <w:szCs w:val="24"/>
        </w:rPr>
        <w:t>a</w:t>
      </w:r>
      <w:r>
        <w:rPr>
          <w:spacing w:val="-1"/>
          <w:sz w:val="24"/>
          <w:szCs w:val="24"/>
        </w:rPr>
        <w:t xml:space="preserve"> </w:t>
      </w:r>
      <w:r>
        <w:rPr>
          <w:sz w:val="24"/>
          <w:szCs w:val="24"/>
        </w:rPr>
        <w:t>p</w:t>
      </w:r>
      <w:r>
        <w:rPr>
          <w:spacing w:val="-6"/>
          <w:sz w:val="24"/>
          <w:szCs w:val="24"/>
        </w:rPr>
        <w:t>o</w:t>
      </w:r>
      <w:r>
        <w:rPr>
          <w:sz w:val="24"/>
          <w:szCs w:val="24"/>
        </w:rPr>
        <w:t>werful</w:t>
      </w:r>
      <w:r>
        <w:rPr>
          <w:spacing w:val="-9"/>
          <w:sz w:val="24"/>
          <w:szCs w:val="24"/>
        </w:rPr>
        <w:t xml:space="preserve"> </w:t>
      </w:r>
      <w:r>
        <w:rPr>
          <w:sz w:val="24"/>
          <w:szCs w:val="24"/>
        </w:rPr>
        <w:t>source</w:t>
      </w:r>
      <w:r>
        <w:rPr>
          <w:spacing w:val="-6"/>
          <w:sz w:val="24"/>
          <w:szCs w:val="24"/>
        </w:rPr>
        <w:t xml:space="preserve"> </w:t>
      </w:r>
      <w:r>
        <w:rPr>
          <w:sz w:val="24"/>
          <w:szCs w:val="24"/>
        </w:rPr>
        <w:t>of</w:t>
      </w:r>
      <w:r>
        <w:rPr>
          <w:spacing w:val="-2"/>
          <w:sz w:val="24"/>
          <w:szCs w:val="24"/>
        </w:rPr>
        <w:t xml:space="preserve"> </w:t>
      </w:r>
      <w:r>
        <w:rPr>
          <w:sz w:val="24"/>
          <w:szCs w:val="24"/>
        </w:rPr>
        <w:t>information,</w:t>
      </w:r>
      <w:r>
        <w:rPr>
          <w:spacing w:val="-12"/>
          <w:sz w:val="24"/>
          <w:szCs w:val="24"/>
        </w:rPr>
        <w:t xml:space="preserve"> </w:t>
      </w:r>
      <w:del w:id="42" w:author="lera boroditsky" w:date="2013-12-05T09:49:00Z">
        <w:r w:rsidDel="00B2687D">
          <w:rPr>
            <w:sz w:val="24"/>
            <w:szCs w:val="24"/>
          </w:rPr>
          <w:delText>human</w:delText>
        </w:r>
        <w:r w:rsidDel="00B2687D">
          <w:rPr>
            <w:spacing w:val="-7"/>
            <w:sz w:val="24"/>
            <w:szCs w:val="24"/>
          </w:rPr>
          <w:delText xml:space="preserve"> </w:delText>
        </w:r>
      </w:del>
      <w:r>
        <w:rPr>
          <w:spacing w:val="-4"/>
          <w:sz w:val="24"/>
          <w:szCs w:val="24"/>
        </w:rPr>
        <w:t>e</w:t>
      </w:r>
      <w:r>
        <w:rPr>
          <w:sz w:val="24"/>
          <w:szCs w:val="24"/>
        </w:rPr>
        <w:t>xperiments</w:t>
      </w:r>
      <w:r>
        <w:rPr>
          <w:spacing w:val="-12"/>
          <w:sz w:val="24"/>
          <w:szCs w:val="24"/>
        </w:rPr>
        <w:t xml:space="preserve"> </w:t>
      </w:r>
      <w:ins w:id="43" w:author="lera boroditsky" w:date="2013-12-05T09:49:00Z">
        <w:r w:rsidR="00B2687D">
          <w:rPr>
            <w:spacing w:val="-12"/>
            <w:sz w:val="24"/>
            <w:szCs w:val="24"/>
          </w:rPr>
          <w:t xml:space="preserve">with humans </w:t>
        </w:r>
      </w:ins>
      <w:r>
        <w:rPr>
          <w:sz w:val="24"/>
          <w:szCs w:val="24"/>
        </w:rPr>
        <w:t>sh</w:t>
      </w:r>
      <w:r>
        <w:rPr>
          <w:spacing w:val="-6"/>
          <w:sz w:val="24"/>
          <w:szCs w:val="24"/>
        </w:rPr>
        <w:t>o</w:t>
      </w:r>
      <w:r>
        <w:rPr>
          <w:sz w:val="24"/>
          <w:szCs w:val="24"/>
        </w:rPr>
        <w:t>w</w:t>
      </w:r>
      <w:r>
        <w:rPr>
          <w:spacing w:val="-5"/>
          <w:sz w:val="24"/>
          <w:szCs w:val="24"/>
        </w:rPr>
        <w:t xml:space="preserve"> </w:t>
      </w:r>
      <w:r>
        <w:rPr>
          <w:sz w:val="24"/>
          <w:szCs w:val="24"/>
        </w:rPr>
        <w:t>consistent</w:t>
      </w:r>
      <w:r>
        <w:rPr>
          <w:spacing w:val="-10"/>
          <w:sz w:val="24"/>
          <w:szCs w:val="24"/>
        </w:rPr>
        <w:t xml:space="preserve"> </w:t>
      </w:r>
      <w:r>
        <w:rPr>
          <w:spacing w:val="-2"/>
          <w:sz w:val="24"/>
          <w:szCs w:val="24"/>
        </w:rPr>
        <w:t>f</w:t>
      </w:r>
      <w:r>
        <w:rPr>
          <w:sz w:val="24"/>
          <w:szCs w:val="24"/>
        </w:rPr>
        <w:t>ailures without</w:t>
      </w:r>
      <w:r>
        <w:rPr>
          <w:spacing w:val="-7"/>
          <w:sz w:val="24"/>
          <w:szCs w:val="24"/>
        </w:rPr>
        <w:t xml:space="preserve"> </w:t>
      </w:r>
      <w:r>
        <w:rPr>
          <w:sz w:val="24"/>
          <w:szCs w:val="24"/>
        </w:rPr>
        <w:t>correlated</w:t>
      </w:r>
      <w:r>
        <w:rPr>
          <w:spacing w:val="-10"/>
          <w:sz w:val="24"/>
          <w:szCs w:val="24"/>
        </w:rPr>
        <w:t xml:space="preserve"> </w:t>
      </w:r>
      <w:r>
        <w:rPr>
          <w:sz w:val="24"/>
          <w:szCs w:val="24"/>
        </w:rPr>
        <w:t>sources,</w:t>
      </w:r>
      <w:r>
        <w:rPr>
          <w:spacing w:val="-8"/>
          <w:sz w:val="24"/>
          <w:szCs w:val="24"/>
        </w:rPr>
        <w:t xml:space="preserve"> </w:t>
      </w:r>
      <w:r>
        <w:rPr>
          <w:sz w:val="24"/>
          <w:szCs w:val="24"/>
        </w:rPr>
        <w:t>such</w:t>
      </w:r>
      <w:r>
        <w:rPr>
          <w:spacing w:val="-4"/>
          <w:sz w:val="24"/>
          <w:szCs w:val="24"/>
        </w:rPr>
        <w:t xml:space="preserve"> </w:t>
      </w:r>
      <w:r>
        <w:rPr>
          <w:sz w:val="24"/>
          <w:szCs w:val="24"/>
        </w:rPr>
        <w:t>as</w:t>
      </w:r>
      <w:r>
        <w:rPr>
          <w:spacing w:val="-2"/>
          <w:sz w:val="24"/>
          <w:szCs w:val="24"/>
        </w:rPr>
        <w:t xml:space="preserve"> </w:t>
      </w:r>
      <w:r>
        <w:rPr>
          <w:sz w:val="24"/>
          <w:szCs w:val="24"/>
        </w:rPr>
        <w:t>natural</w:t>
      </w:r>
      <w:r>
        <w:rPr>
          <w:spacing w:val="-7"/>
          <w:sz w:val="24"/>
          <w:szCs w:val="24"/>
        </w:rPr>
        <w:t xml:space="preserve"> </w:t>
      </w:r>
      <w:r>
        <w:rPr>
          <w:sz w:val="24"/>
          <w:szCs w:val="24"/>
        </w:rPr>
        <w:t>gender</w:t>
      </w:r>
      <w:r>
        <w:rPr>
          <w:spacing w:val="-7"/>
          <w:sz w:val="24"/>
          <w:szCs w:val="24"/>
        </w:rPr>
        <w:t xml:space="preserve"> </w:t>
      </w:r>
      <w:r>
        <w:rPr>
          <w:sz w:val="24"/>
          <w:szCs w:val="24"/>
        </w:rPr>
        <w:t>(Braine,</w:t>
      </w:r>
      <w:r>
        <w:rPr>
          <w:spacing w:val="-8"/>
          <w:sz w:val="24"/>
          <w:szCs w:val="24"/>
        </w:rPr>
        <w:t xml:space="preserve"> </w:t>
      </w:r>
      <w:r>
        <w:rPr>
          <w:sz w:val="24"/>
          <w:szCs w:val="24"/>
        </w:rPr>
        <w:t>1987)</w:t>
      </w:r>
      <w:r>
        <w:rPr>
          <w:spacing w:val="-6"/>
          <w:sz w:val="24"/>
          <w:szCs w:val="24"/>
        </w:rPr>
        <w:t xml:space="preserve"> </w:t>
      </w:r>
      <w:r>
        <w:rPr>
          <w:sz w:val="24"/>
          <w:szCs w:val="24"/>
        </w:rPr>
        <w:t>or</w:t>
      </w:r>
      <w:r>
        <w:rPr>
          <w:spacing w:val="-2"/>
          <w:sz w:val="24"/>
          <w:szCs w:val="24"/>
        </w:rPr>
        <w:t xml:space="preserve"> </w:t>
      </w:r>
      <w:r>
        <w:rPr>
          <w:sz w:val="24"/>
          <w:szCs w:val="24"/>
        </w:rPr>
        <w:t>phonological</w:t>
      </w:r>
      <w:r>
        <w:rPr>
          <w:spacing w:val="-13"/>
          <w:sz w:val="24"/>
          <w:szCs w:val="24"/>
        </w:rPr>
        <w:t xml:space="preserve"> </w:t>
      </w:r>
      <w:r>
        <w:rPr>
          <w:sz w:val="24"/>
          <w:szCs w:val="24"/>
        </w:rPr>
        <w:t>r</w:t>
      </w:r>
      <w:r>
        <w:rPr>
          <w:spacing w:val="-4"/>
          <w:sz w:val="24"/>
          <w:szCs w:val="24"/>
        </w:rPr>
        <w:t>e</w:t>
      </w:r>
      <w:r>
        <w:rPr>
          <w:sz w:val="24"/>
          <w:szCs w:val="24"/>
        </w:rPr>
        <w:t>gularities (Frigo</w:t>
      </w:r>
      <w:r>
        <w:rPr>
          <w:spacing w:val="-6"/>
          <w:sz w:val="24"/>
          <w:szCs w:val="24"/>
        </w:rPr>
        <w:t xml:space="preserve"> </w:t>
      </w:r>
      <w:r>
        <w:rPr>
          <w:sz w:val="24"/>
          <w:szCs w:val="24"/>
        </w:rPr>
        <w:t>&amp;</w:t>
      </w:r>
      <w:r>
        <w:rPr>
          <w:spacing w:val="-2"/>
          <w:sz w:val="24"/>
          <w:szCs w:val="24"/>
        </w:rPr>
        <w:t xml:space="preserve"> </w:t>
      </w:r>
      <w:r>
        <w:rPr>
          <w:sz w:val="24"/>
          <w:szCs w:val="24"/>
        </w:rPr>
        <w:t>McDonald,</w:t>
      </w:r>
      <w:r>
        <w:rPr>
          <w:spacing w:val="-11"/>
          <w:sz w:val="24"/>
          <w:szCs w:val="24"/>
        </w:rPr>
        <w:t xml:space="preserve"> </w:t>
      </w:r>
      <w:r>
        <w:rPr>
          <w:sz w:val="24"/>
          <w:szCs w:val="24"/>
        </w:rPr>
        <w:t>1998;</w:t>
      </w:r>
      <w:r>
        <w:rPr>
          <w:spacing w:val="-5"/>
          <w:sz w:val="24"/>
          <w:szCs w:val="24"/>
        </w:rPr>
        <w:t xml:space="preserve"> </w:t>
      </w:r>
      <w:r>
        <w:rPr>
          <w:sz w:val="24"/>
          <w:szCs w:val="24"/>
        </w:rPr>
        <w:t>La</w:t>
      </w:r>
      <w:r>
        <w:rPr>
          <w:spacing w:val="-4"/>
          <w:sz w:val="24"/>
          <w:szCs w:val="24"/>
        </w:rPr>
        <w:t>n</w:t>
      </w:r>
      <w:r>
        <w:rPr>
          <w:sz w:val="24"/>
          <w:szCs w:val="24"/>
        </w:rPr>
        <w:t>y</w:t>
      </w:r>
      <w:r>
        <w:rPr>
          <w:spacing w:val="-5"/>
          <w:sz w:val="24"/>
          <w:szCs w:val="24"/>
        </w:rPr>
        <w:t xml:space="preserve"> </w:t>
      </w:r>
      <w:r>
        <w:rPr>
          <w:sz w:val="24"/>
          <w:szCs w:val="24"/>
        </w:rPr>
        <w:t>&amp;</w:t>
      </w:r>
      <w:r>
        <w:rPr>
          <w:spacing w:val="-2"/>
          <w:sz w:val="24"/>
          <w:szCs w:val="24"/>
        </w:rPr>
        <w:t xml:space="preserve"> </w:t>
      </w:r>
      <w:r>
        <w:rPr>
          <w:sz w:val="24"/>
          <w:szCs w:val="24"/>
        </w:rPr>
        <w:t>Sa</w:t>
      </w:r>
      <w:r>
        <w:rPr>
          <w:spacing w:val="-6"/>
          <w:sz w:val="24"/>
          <w:szCs w:val="24"/>
        </w:rPr>
        <w:t>f</w:t>
      </w:r>
      <w:r>
        <w:rPr>
          <w:sz w:val="24"/>
          <w:szCs w:val="24"/>
        </w:rPr>
        <w:t>fran,</w:t>
      </w:r>
      <w:r>
        <w:rPr>
          <w:spacing w:val="-8"/>
          <w:sz w:val="24"/>
          <w:szCs w:val="24"/>
        </w:rPr>
        <w:t xml:space="preserve"> </w:t>
      </w:r>
      <w:r>
        <w:rPr>
          <w:sz w:val="24"/>
          <w:szCs w:val="24"/>
        </w:rPr>
        <w:t>2010;</w:t>
      </w:r>
      <w:r>
        <w:rPr>
          <w:spacing w:val="-5"/>
          <w:sz w:val="24"/>
          <w:szCs w:val="24"/>
        </w:rPr>
        <w:t xml:space="preserve"> </w:t>
      </w:r>
      <w:r>
        <w:rPr>
          <w:sz w:val="24"/>
          <w:szCs w:val="24"/>
        </w:rPr>
        <w:t>Monaghan</w:t>
      </w:r>
      <w:r>
        <w:rPr>
          <w:spacing w:val="-10"/>
          <w:sz w:val="24"/>
          <w:szCs w:val="24"/>
        </w:rPr>
        <w:t xml:space="preserve"> </w:t>
      </w:r>
      <w:r>
        <w:rPr>
          <w:sz w:val="24"/>
          <w:szCs w:val="24"/>
        </w:rPr>
        <w:t>et</w:t>
      </w:r>
      <w:r>
        <w:rPr>
          <w:spacing w:val="-2"/>
          <w:sz w:val="24"/>
          <w:szCs w:val="24"/>
        </w:rPr>
        <w:t xml:space="preserve"> </w:t>
      </w:r>
      <w:r>
        <w:rPr>
          <w:sz w:val="24"/>
          <w:szCs w:val="24"/>
        </w:rPr>
        <w:t>al.,</w:t>
      </w:r>
      <w:r>
        <w:rPr>
          <w:spacing w:val="-3"/>
          <w:sz w:val="24"/>
          <w:szCs w:val="24"/>
        </w:rPr>
        <w:t xml:space="preserve"> </w:t>
      </w:r>
      <w:r>
        <w:rPr>
          <w:sz w:val="24"/>
          <w:szCs w:val="24"/>
        </w:rPr>
        <w:t>2005).</w:t>
      </w:r>
      <w:r>
        <w:rPr>
          <w:spacing w:val="8"/>
          <w:sz w:val="24"/>
          <w:szCs w:val="24"/>
        </w:rPr>
        <w:t xml:space="preserve"> </w:t>
      </w:r>
      <w:commentRangeStart w:id="44"/>
      <w:r>
        <w:rPr>
          <w:sz w:val="24"/>
          <w:szCs w:val="24"/>
        </w:rPr>
        <w:t>Learning</w:t>
      </w:r>
      <w:r>
        <w:rPr>
          <w:spacing w:val="-9"/>
          <w:sz w:val="24"/>
          <w:szCs w:val="24"/>
        </w:rPr>
        <w:t xml:space="preserve"> </w:t>
      </w:r>
      <w:r>
        <w:rPr>
          <w:spacing w:val="-4"/>
          <w:sz w:val="24"/>
          <w:szCs w:val="24"/>
        </w:rPr>
        <w:t>e</w:t>
      </w:r>
      <w:r>
        <w:rPr>
          <w:sz w:val="24"/>
          <w:szCs w:val="24"/>
        </w:rPr>
        <w:t>xperiments typically</w:t>
      </w:r>
      <w:r>
        <w:rPr>
          <w:spacing w:val="-8"/>
          <w:sz w:val="24"/>
          <w:szCs w:val="24"/>
        </w:rPr>
        <w:t xml:space="preserve"> </w:t>
      </w:r>
      <w:r>
        <w:rPr>
          <w:sz w:val="24"/>
          <w:szCs w:val="24"/>
        </w:rPr>
        <w:t>present</w:t>
      </w:r>
      <w:r>
        <w:rPr>
          <w:spacing w:val="-7"/>
          <w:sz w:val="24"/>
          <w:szCs w:val="24"/>
        </w:rPr>
        <w:t xml:space="preserve"> </w:t>
      </w:r>
      <w:r>
        <w:rPr>
          <w:sz w:val="24"/>
          <w:szCs w:val="24"/>
        </w:rPr>
        <w:t>participants</w:t>
      </w:r>
      <w:r>
        <w:rPr>
          <w:spacing w:val="-11"/>
          <w:sz w:val="24"/>
          <w:szCs w:val="24"/>
        </w:rPr>
        <w:t xml:space="preserve"> </w:t>
      </w:r>
      <w:r>
        <w:rPr>
          <w:sz w:val="24"/>
          <w:szCs w:val="24"/>
        </w:rPr>
        <w:t>with</w:t>
      </w:r>
      <w:r>
        <w:rPr>
          <w:spacing w:val="-4"/>
          <w:sz w:val="24"/>
          <w:szCs w:val="24"/>
        </w:rPr>
        <w:t xml:space="preserve"> </w:t>
      </w:r>
      <w:r>
        <w:rPr>
          <w:sz w:val="24"/>
          <w:szCs w:val="24"/>
        </w:rPr>
        <w:t>linguistic</w:t>
      </w:r>
      <w:r>
        <w:rPr>
          <w:spacing w:val="-9"/>
          <w:sz w:val="24"/>
          <w:szCs w:val="24"/>
        </w:rPr>
        <w:t xml:space="preserve"> </w:t>
      </w:r>
      <w:r>
        <w:rPr>
          <w:sz w:val="24"/>
          <w:szCs w:val="24"/>
        </w:rPr>
        <w:t>input</w:t>
      </w:r>
      <w:r>
        <w:rPr>
          <w:spacing w:val="-5"/>
          <w:sz w:val="24"/>
          <w:szCs w:val="24"/>
        </w:rPr>
        <w:t xml:space="preserve"> </w:t>
      </w:r>
      <w:r>
        <w:rPr>
          <w:sz w:val="24"/>
          <w:szCs w:val="24"/>
        </w:rPr>
        <w:t>that</w:t>
      </w:r>
      <w:r>
        <w:rPr>
          <w:spacing w:val="-4"/>
          <w:sz w:val="24"/>
          <w:szCs w:val="24"/>
        </w:rPr>
        <w:t xml:space="preserve"> </w:t>
      </w:r>
      <w:r>
        <w:rPr>
          <w:sz w:val="24"/>
          <w:szCs w:val="24"/>
        </w:rPr>
        <w:t>is</w:t>
      </w:r>
      <w:r>
        <w:rPr>
          <w:spacing w:val="-2"/>
          <w:sz w:val="24"/>
          <w:szCs w:val="24"/>
        </w:rPr>
        <w:t xml:space="preserve"> </w:t>
      </w:r>
      <w:r>
        <w:rPr>
          <w:sz w:val="24"/>
          <w:szCs w:val="24"/>
        </w:rPr>
        <w:t>entirely</w:t>
      </w:r>
      <w:r>
        <w:rPr>
          <w:spacing w:val="-7"/>
          <w:sz w:val="24"/>
          <w:szCs w:val="24"/>
        </w:rPr>
        <w:t xml:space="preserve"> </w:t>
      </w:r>
      <w:r>
        <w:rPr>
          <w:sz w:val="24"/>
          <w:szCs w:val="24"/>
        </w:rPr>
        <w:t>n</w:t>
      </w:r>
      <w:r>
        <w:rPr>
          <w:spacing w:val="-4"/>
          <w:sz w:val="24"/>
          <w:szCs w:val="24"/>
        </w:rPr>
        <w:t>ov</w:t>
      </w:r>
      <w:r>
        <w:rPr>
          <w:sz w:val="24"/>
          <w:szCs w:val="24"/>
        </w:rPr>
        <w:t>el,</w:t>
      </w:r>
      <w:r>
        <w:rPr>
          <w:spacing w:val="-6"/>
          <w:sz w:val="24"/>
          <w:szCs w:val="24"/>
        </w:rPr>
        <w:t xml:space="preserve"> </w:t>
      </w:r>
      <w:r>
        <w:rPr>
          <w:sz w:val="24"/>
          <w:szCs w:val="24"/>
        </w:rPr>
        <w:t>whereas</w:t>
      </w:r>
      <w:r>
        <w:rPr>
          <w:spacing w:val="-8"/>
          <w:sz w:val="24"/>
          <w:szCs w:val="24"/>
        </w:rPr>
        <w:t xml:space="preserve"> </w:t>
      </w:r>
      <w:r>
        <w:rPr>
          <w:sz w:val="24"/>
          <w:szCs w:val="24"/>
        </w:rPr>
        <w:t>real</w:t>
      </w:r>
      <w:r>
        <w:rPr>
          <w:spacing w:val="-4"/>
          <w:sz w:val="24"/>
          <w:szCs w:val="24"/>
        </w:rPr>
        <w:t xml:space="preserve"> </w:t>
      </w:r>
      <w:r>
        <w:rPr>
          <w:sz w:val="24"/>
          <w:szCs w:val="24"/>
        </w:rPr>
        <w:t>learners generally</w:t>
      </w:r>
      <w:r>
        <w:rPr>
          <w:spacing w:val="-9"/>
          <w:sz w:val="24"/>
          <w:szCs w:val="24"/>
        </w:rPr>
        <w:t xml:space="preserve"> </w:t>
      </w:r>
      <w:r>
        <w:rPr>
          <w:sz w:val="24"/>
          <w:szCs w:val="24"/>
        </w:rPr>
        <w:t>kn</w:t>
      </w:r>
      <w:r>
        <w:rPr>
          <w:spacing w:val="-6"/>
          <w:sz w:val="24"/>
          <w:szCs w:val="24"/>
        </w:rPr>
        <w:t>o</w:t>
      </w:r>
      <w:r>
        <w:rPr>
          <w:sz w:val="24"/>
          <w:szCs w:val="24"/>
        </w:rPr>
        <w:t>w</w:t>
      </w:r>
      <w:r>
        <w:rPr>
          <w:spacing w:val="-5"/>
          <w:sz w:val="24"/>
          <w:szCs w:val="24"/>
        </w:rPr>
        <w:t xml:space="preserve"> </w:t>
      </w:r>
      <w:r>
        <w:rPr>
          <w:sz w:val="24"/>
          <w:szCs w:val="24"/>
        </w:rPr>
        <w:t>the</w:t>
      </w:r>
      <w:r>
        <w:rPr>
          <w:spacing w:val="-3"/>
          <w:sz w:val="24"/>
          <w:szCs w:val="24"/>
        </w:rPr>
        <w:t xml:space="preserve"> </w:t>
      </w:r>
      <w:r>
        <w:rPr>
          <w:sz w:val="24"/>
          <w:szCs w:val="24"/>
        </w:rPr>
        <w:t>meanings</w:t>
      </w:r>
      <w:r>
        <w:rPr>
          <w:spacing w:val="-9"/>
          <w:sz w:val="24"/>
          <w:szCs w:val="24"/>
        </w:rPr>
        <w:t xml:space="preserve"> </w:t>
      </w:r>
      <w:r>
        <w:rPr>
          <w:sz w:val="24"/>
          <w:szCs w:val="24"/>
        </w:rPr>
        <w:t>of</w:t>
      </w:r>
      <w:r>
        <w:rPr>
          <w:spacing w:val="-2"/>
          <w:sz w:val="24"/>
          <w:szCs w:val="24"/>
        </w:rPr>
        <w:t xml:space="preserve"> </w:t>
      </w:r>
      <w:r>
        <w:rPr>
          <w:sz w:val="24"/>
          <w:szCs w:val="24"/>
        </w:rPr>
        <w:t>some</w:t>
      </w:r>
      <w:r>
        <w:rPr>
          <w:spacing w:val="-5"/>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Thus,</w:t>
      </w:r>
      <w:r>
        <w:rPr>
          <w:spacing w:val="-5"/>
          <w:sz w:val="24"/>
          <w:szCs w:val="24"/>
        </w:rPr>
        <w:t xml:space="preserve"> </w:t>
      </w:r>
      <w:r>
        <w:rPr>
          <w:sz w:val="24"/>
          <w:szCs w:val="24"/>
        </w:rPr>
        <w:t>we</w:t>
      </w:r>
      <w:r>
        <w:rPr>
          <w:spacing w:val="-3"/>
          <w:sz w:val="24"/>
          <w:szCs w:val="24"/>
        </w:rPr>
        <w:t xml:space="preserve"> </w:t>
      </w:r>
      <w:r>
        <w:rPr>
          <w:sz w:val="24"/>
          <w:szCs w:val="24"/>
        </w:rPr>
        <w:t>i</w:t>
      </w:r>
      <w:r>
        <w:rPr>
          <w:spacing w:val="-10"/>
          <w:sz w:val="24"/>
          <w:szCs w:val="24"/>
        </w:rPr>
        <w:t>n</w:t>
      </w:r>
      <w:r>
        <w:rPr>
          <w:spacing w:val="-4"/>
          <w:sz w:val="24"/>
          <w:szCs w:val="24"/>
        </w:rPr>
        <w:t>v</w:t>
      </w:r>
      <w:r>
        <w:rPr>
          <w:sz w:val="24"/>
          <w:szCs w:val="24"/>
        </w:rPr>
        <w:t>esti</w:t>
      </w:r>
      <w:r>
        <w:rPr>
          <w:spacing w:val="-1"/>
          <w:sz w:val="24"/>
          <w:szCs w:val="24"/>
        </w:rPr>
        <w:t>g</w:t>
      </w:r>
      <w:r>
        <w:rPr>
          <w:sz w:val="24"/>
          <w:szCs w:val="24"/>
        </w:rPr>
        <w:t>ated</w:t>
      </w:r>
      <w:r>
        <w:rPr>
          <w:spacing w:val="-12"/>
          <w:sz w:val="24"/>
          <w:szCs w:val="24"/>
        </w:rPr>
        <w:t xml:space="preserve"> </w:t>
      </w:r>
      <w:r>
        <w:rPr>
          <w:sz w:val="24"/>
          <w:szCs w:val="24"/>
        </w:rPr>
        <w:t>learning</w:t>
      </w:r>
      <w:r>
        <w:rPr>
          <w:spacing w:val="-8"/>
          <w:sz w:val="24"/>
          <w:szCs w:val="24"/>
        </w:rPr>
        <w:t xml:space="preserve"> </w:t>
      </w:r>
      <w:r>
        <w:rPr>
          <w:sz w:val="24"/>
          <w:szCs w:val="24"/>
        </w:rPr>
        <w:t>in</w:t>
      </w:r>
      <w:r>
        <w:rPr>
          <w:spacing w:val="-2"/>
          <w:sz w:val="24"/>
          <w:szCs w:val="24"/>
        </w:rPr>
        <w:t xml:space="preserve"> </w:t>
      </w:r>
      <w:r>
        <w:rPr>
          <w:sz w:val="24"/>
          <w:szCs w:val="24"/>
        </w:rPr>
        <w:t>settings where</w:t>
      </w:r>
      <w:r>
        <w:rPr>
          <w:spacing w:val="-6"/>
          <w:sz w:val="24"/>
          <w:szCs w:val="24"/>
        </w:rPr>
        <w:t xml:space="preserve"> </w:t>
      </w:r>
      <w:r>
        <w:rPr>
          <w:sz w:val="24"/>
          <w:szCs w:val="24"/>
        </w:rPr>
        <w:t>some</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are</w:t>
      </w:r>
      <w:r>
        <w:rPr>
          <w:spacing w:val="-3"/>
          <w:sz w:val="24"/>
          <w:szCs w:val="24"/>
        </w:rPr>
        <w:t xml:space="preserve"> </w:t>
      </w:r>
      <w:r>
        <w:rPr>
          <w:spacing w:val="-2"/>
          <w:sz w:val="24"/>
          <w:szCs w:val="24"/>
        </w:rPr>
        <w:t>f</w:t>
      </w:r>
      <w:r>
        <w:rPr>
          <w:sz w:val="24"/>
          <w:szCs w:val="24"/>
        </w:rPr>
        <w:t>amiliar</w:t>
      </w:r>
      <w:r>
        <w:rPr>
          <w:spacing w:val="-8"/>
          <w:sz w:val="24"/>
          <w:szCs w:val="24"/>
        </w:rPr>
        <w:t xml:space="preserve"> </w:t>
      </w:r>
      <w:r>
        <w:rPr>
          <w:sz w:val="24"/>
          <w:szCs w:val="24"/>
        </w:rPr>
        <w:t>and</w:t>
      </w:r>
      <w:r>
        <w:rPr>
          <w:spacing w:val="-3"/>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a</w:t>
      </w:r>
      <w:r>
        <w:rPr>
          <w:spacing w:val="-1"/>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3"/>
          <w:sz w:val="24"/>
          <w:szCs w:val="24"/>
        </w:rPr>
        <w:t xml:space="preserve"> </w:t>
      </w:r>
      <w:r>
        <w:rPr>
          <w:sz w:val="24"/>
          <w:szCs w:val="24"/>
        </w:rPr>
        <w:t>a</w:t>
      </w:r>
      <w:r>
        <w:rPr>
          <w:spacing w:val="-1"/>
          <w:sz w:val="24"/>
          <w:szCs w:val="24"/>
        </w:rPr>
        <w:t xml:space="preserve"> </w:t>
      </w:r>
      <w:r>
        <w:rPr>
          <w:spacing w:val="-2"/>
          <w:sz w:val="24"/>
          <w:szCs w:val="24"/>
        </w:rPr>
        <w:t>f</w:t>
      </w:r>
      <w:r>
        <w:rPr>
          <w:sz w:val="24"/>
          <w:szCs w:val="24"/>
        </w:rPr>
        <w:t>actor</w:t>
      </w:r>
      <w:r>
        <w:rPr>
          <w:spacing w:val="-6"/>
          <w:sz w:val="24"/>
          <w:szCs w:val="24"/>
        </w:rPr>
        <w:t xml:space="preserve"> </w:t>
      </w:r>
      <w:r>
        <w:rPr>
          <w:sz w:val="24"/>
          <w:szCs w:val="24"/>
        </w:rPr>
        <w:t>we</w:t>
      </w:r>
      <w:r>
        <w:rPr>
          <w:spacing w:val="-3"/>
          <w:sz w:val="24"/>
          <w:szCs w:val="24"/>
        </w:rPr>
        <w:t xml:space="preserve"> </w:t>
      </w:r>
      <w:r>
        <w:rPr>
          <w:sz w:val="24"/>
          <w:szCs w:val="24"/>
        </w:rPr>
        <w:t>call</w:t>
      </w:r>
      <w:r>
        <w:rPr>
          <w:spacing w:val="-4"/>
          <w:sz w:val="24"/>
          <w:szCs w:val="24"/>
        </w:rPr>
        <w:t xml:space="preserve"> </w:t>
      </w:r>
      <w:r>
        <w:rPr>
          <w:sz w:val="24"/>
          <w:szCs w:val="24"/>
        </w:rPr>
        <w:t>semantic coherence.</w:t>
      </w:r>
      <w:r>
        <w:rPr>
          <w:spacing w:val="4"/>
          <w:sz w:val="24"/>
          <w:szCs w:val="24"/>
        </w:rPr>
        <w:t xml:space="preserve"> </w:t>
      </w:r>
      <w:r>
        <w:rPr>
          <w:sz w:val="24"/>
          <w:szCs w:val="24"/>
        </w:rPr>
        <w:t>Our</w:t>
      </w:r>
      <w:r>
        <w:rPr>
          <w:spacing w:val="-4"/>
          <w:sz w:val="24"/>
          <w:szCs w:val="24"/>
        </w:rPr>
        <w:t xml:space="preserve"> e</w:t>
      </w:r>
      <w:r>
        <w:rPr>
          <w:sz w:val="24"/>
          <w:szCs w:val="24"/>
        </w:rPr>
        <w:t>xperiments</w:t>
      </w:r>
      <w:r>
        <w:rPr>
          <w:spacing w:val="-12"/>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that</w:t>
      </w:r>
      <w:r>
        <w:rPr>
          <w:spacing w:val="-4"/>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pacing w:val="-2"/>
          <w:sz w:val="24"/>
          <w:szCs w:val="24"/>
        </w:rPr>
        <w:t>f</w:t>
      </w:r>
      <w:r>
        <w:rPr>
          <w:sz w:val="24"/>
          <w:szCs w:val="24"/>
        </w:rPr>
        <w:t>acilitates</w:t>
      </w:r>
      <w:r>
        <w:rPr>
          <w:spacing w:val="-9"/>
          <w:sz w:val="24"/>
          <w:szCs w:val="24"/>
        </w:rPr>
        <w:t xml:space="preserve"> </w:t>
      </w:r>
      <w:r>
        <w:rPr>
          <w:sz w:val="24"/>
          <w:szCs w:val="24"/>
        </w:rPr>
        <w:t>MNPQ</w:t>
      </w:r>
      <w:r>
        <w:rPr>
          <w:spacing w:val="-7"/>
          <w:sz w:val="24"/>
          <w:szCs w:val="24"/>
        </w:rPr>
        <w:t xml:space="preserve"> </w:t>
      </w:r>
      <w:r>
        <w:rPr>
          <w:sz w:val="24"/>
          <w:szCs w:val="24"/>
        </w:rPr>
        <w:t>learning.</w:t>
      </w:r>
      <w:r>
        <w:rPr>
          <w:spacing w:val="-9"/>
          <w:sz w:val="24"/>
          <w:szCs w:val="24"/>
        </w:rPr>
        <w:t xml:space="preserve"> </w:t>
      </w:r>
      <w:commentRangeEnd w:id="44"/>
      <w:r w:rsidR="00B2687D">
        <w:rPr>
          <w:rStyle w:val="CommentReference"/>
        </w:rPr>
        <w:commentReference w:id="44"/>
      </w:r>
      <w:r>
        <w:rPr>
          <w:sz w:val="24"/>
          <w:szCs w:val="24"/>
        </w:rPr>
        <w:t>When</w:t>
      </w:r>
      <w:r>
        <w:rPr>
          <w:spacing w:val="-6"/>
          <w:sz w:val="24"/>
          <w:szCs w:val="24"/>
        </w:rPr>
        <w:t xml:space="preserve"> </w:t>
      </w:r>
      <w:r>
        <w:rPr>
          <w:sz w:val="24"/>
          <w:szCs w:val="24"/>
        </w:rPr>
        <w:t>a su</w:t>
      </w:r>
      <w:r>
        <w:rPr>
          <w:spacing w:val="-6"/>
          <w:sz w:val="24"/>
          <w:szCs w:val="24"/>
        </w:rPr>
        <w:t>f</w:t>
      </w:r>
      <w:r>
        <w:rPr>
          <w:sz w:val="24"/>
          <w:szCs w:val="24"/>
        </w:rPr>
        <w:t>ficient</w:t>
      </w:r>
      <w:r>
        <w:rPr>
          <w:spacing w:val="-21"/>
          <w:sz w:val="24"/>
          <w:szCs w:val="24"/>
        </w:rPr>
        <w:t xml:space="preserve"> </w:t>
      </w:r>
      <w:r>
        <w:rPr>
          <w:sz w:val="24"/>
          <w:szCs w:val="24"/>
        </w:rPr>
        <w:t>fraction</w:t>
      </w:r>
      <w:r>
        <w:rPr>
          <w:spacing w:val="-7"/>
          <w:sz w:val="24"/>
          <w:szCs w:val="24"/>
        </w:rPr>
        <w:t xml:space="preserve"> </w:t>
      </w:r>
      <w:r>
        <w:rPr>
          <w:sz w:val="24"/>
          <w:szCs w:val="24"/>
        </w:rPr>
        <w:t>of</w:t>
      </w:r>
      <w:r>
        <w:rPr>
          <w:spacing w:val="-2"/>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were</w:t>
      </w:r>
      <w:r>
        <w:rPr>
          <w:spacing w:val="-5"/>
          <w:sz w:val="24"/>
          <w:szCs w:val="24"/>
        </w:rPr>
        <w:t xml:space="preserve"> </w:t>
      </w:r>
      <w:r>
        <w:rPr>
          <w:spacing w:val="-2"/>
          <w:sz w:val="24"/>
          <w:szCs w:val="24"/>
        </w:rPr>
        <w:t>f</w:t>
      </w:r>
      <w:r>
        <w:rPr>
          <w:sz w:val="24"/>
          <w:szCs w:val="24"/>
        </w:rPr>
        <w:t>amiliar</w:t>
      </w:r>
      <w:r>
        <w:rPr>
          <w:spacing w:val="-8"/>
          <w:sz w:val="24"/>
          <w:szCs w:val="24"/>
        </w:rPr>
        <w:t xml:space="preserve"> </w:t>
      </w:r>
      <w:r>
        <w:rPr>
          <w:sz w:val="24"/>
          <w:szCs w:val="24"/>
        </w:rPr>
        <w:t>and</w:t>
      </w:r>
      <w:r>
        <w:rPr>
          <w:spacing w:val="-3"/>
          <w:sz w:val="24"/>
          <w:szCs w:val="24"/>
        </w:rPr>
        <w:t xml:space="preserve"> </w:t>
      </w:r>
      <w:r>
        <w:rPr>
          <w:sz w:val="24"/>
          <w:szCs w:val="24"/>
        </w:rPr>
        <w:t>ob</w:t>
      </w:r>
      <w:r>
        <w:rPr>
          <w:spacing w:val="-4"/>
          <w:sz w:val="24"/>
          <w:szCs w:val="24"/>
        </w:rPr>
        <w:t>e</w:t>
      </w:r>
      <w:r>
        <w:rPr>
          <w:sz w:val="24"/>
          <w:szCs w:val="24"/>
        </w:rPr>
        <w:t>yed</w:t>
      </w:r>
      <w:r>
        <w:rPr>
          <w:spacing w:val="-7"/>
          <w:sz w:val="24"/>
          <w:szCs w:val="24"/>
        </w:rPr>
        <w:t xml:space="preserve"> </w:t>
      </w:r>
      <w:r>
        <w:rPr>
          <w:sz w:val="24"/>
          <w:szCs w:val="24"/>
        </w:rPr>
        <w:t>a</w:t>
      </w:r>
      <w:r>
        <w:rPr>
          <w:spacing w:val="-1"/>
          <w:sz w:val="24"/>
          <w:szCs w:val="24"/>
        </w:rPr>
        <w:t xml:space="preserve"> </w:t>
      </w:r>
      <w:r>
        <w:rPr>
          <w:sz w:val="24"/>
          <w:szCs w:val="24"/>
        </w:rPr>
        <w:t>taxonomic</w:t>
      </w:r>
      <w:r>
        <w:rPr>
          <w:spacing w:val="-10"/>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3"/>
          <w:sz w:val="24"/>
          <w:szCs w:val="24"/>
        </w:rPr>
        <w:t xml:space="preserve"> </w:t>
      </w:r>
      <w:r>
        <w:rPr>
          <w:sz w:val="24"/>
          <w:szCs w:val="24"/>
        </w:rPr>
        <w:t>our participants</w:t>
      </w:r>
      <w:r>
        <w:rPr>
          <w:spacing w:val="-11"/>
          <w:sz w:val="24"/>
          <w:szCs w:val="24"/>
        </w:rPr>
        <w:t xml:space="preserve"> </w:t>
      </w:r>
      <w:r>
        <w:rPr>
          <w:sz w:val="24"/>
          <w:szCs w:val="24"/>
        </w:rPr>
        <w:t>successfully</w:t>
      </w:r>
      <w:r>
        <w:rPr>
          <w:spacing w:val="-12"/>
          <w:sz w:val="24"/>
          <w:szCs w:val="24"/>
        </w:rPr>
        <w:t xml:space="preserve"> </w:t>
      </w:r>
      <w:r>
        <w:rPr>
          <w:sz w:val="24"/>
          <w:szCs w:val="24"/>
        </w:rPr>
        <w:t>learned</w:t>
      </w:r>
      <w:r>
        <w:rPr>
          <w:spacing w:val="-7"/>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basis</w:t>
      </w:r>
      <w:r>
        <w:rPr>
          <w:spacing w:val="-5"/>
          <w:sz w:val="24"/>
          <w:szCs w:val="24"/>
        </w:rPr>
        <w:t xml:space="preserve"> </w:t>
      </w:r>
      <w:r>
        <w:rPr>
          <w:sz w:val="24"/>
          <w:szCs w:val="24"/>
        </w:rPr>
        <w:t>of</w:t>
      </w:r>
      <w:r>
        <w:rPr>
          <w:spacing w:val="-2"/>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w w:val="99"/>
          <w:sz w:val="24"/>
          <w:szCs w:val="24"/>
        </w:rPr>
        <w:t>information. Additionall</w:t>
      </w:r>
      <w:r>
        <w:rPr>
          <w:spacing w:val="-16"/>
          <w:w w:val="99"/>
          <w:sz w:val="24"/>
          <w:szCs w:val="24"/>
        </w:rPr>
        <w:t>y</w:t>
      </w:r>
      <w:r>
        <w:rPr>
          <w:w w:val="99"/>
          <w:sz w:val="24"/>
          <w:szCs w:val="24"/>
        </w:rPr>
        <w:t>,</w:t>
      </w:r>
      <w:r>
        <w:rPr>
          <w:sz w:val="24"/>
          <w:szCs w:val="24"/>
        </w:rPr>
        <w:t xml:space="preserve"> data</w:t>
      </w:r>
      <w:r>
        <w:rPr>
          <w:spacing w:val="-4"/>
          <w:sz w:val="24"/>
          <w:szCs w:val="24"/>
        </w:rPr>
        <w:t xml:space="preserve"> </w:t>
      </w:r>
      <w:r>
        <w:rPr>
          <w:sz w:val="24"/>
          <w:szCs w:val="24"/>
        </w:rPr>
        <w:t>from</w:t>
      </w:r>
      <w:r>
        <w:rPr>
          <w:spacing w:val="-5"/>
          <w:sz w:val="24"/>
          <w:szCs w:val="24"/>
        </w:rPr>
        <w:t xml:space="preserve"> </w:t>
      </w:r>
      <w:r>
        <w:rPr>
          <w:sz w:val="24"/>
          <w:szCs w:val="24"/>
        </w:rPr>
        <w:t>the</w:t>
      </w:r>
      <w:r>
        <w:rPr>
          <w:spacing w:val="-3"/>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task</w:t>
      </w:r>
      <w:r>
        <w:rPr>
          <w:spacing w:val="-4"/>
          <w:sz w:val="24"/>
          <w:szCs w:val="24"/>
        </w:rPr>
        <w:t xml:space="preserve"> </w:t>
      </w:r>
      <w:r>
        <w:rPr>
          <w:sz w:val="24"/>
          <w:szCs w:val="24"/>
        </w:rPr>
        <w:t>suggest</w:t>
      </w:r>
      <w:r>
        <w:rPr>
          <w:spacing w:val="-7"/>
          <w:sz w:val="24"/>
          <w:szCs w:val="24"/>
        </w:rPr>
        <w:t xml:space="preserve"> </w:t>
      </w:r>
      <w:r>
        <w:rPr>
          <w:sz w:val="24"/>
          <w:szCs w:val="24"/>
        </w:rPr>
        <w:t>that</w:t>
      </w:r>
      <w:r>
        <w:rPr>
          <w:spacing w:val="-4"/>
          <w:sz w:val="24"/>
          <w:szCs w:val="24"/>
        </w:rPr>
        <w:t xml:space="preserve"> </w:t>
      </w:r>
      <w:r>
        <w:rPr>
          <w:sz w:val="24"/>
          <w:szCs w:val="24"/>
        </w:rPr>
        <w:t>participants</w:t>
      </w:r>
      <w:r>
        <w:rPr>
          <w:spacing w:val="-11"/>
          <w:sz w:val="24"/>
          <w:szCs w:val="24"/>
        </w:rPr>
        <w:t xml:space="preserve"> </w:t>
      </w:r>
      <w:r>
        <w:rPr>
          <w:sz w:val="24"/>
          <w:szCs w:val="24"/>
        </w:rPr>
        <w:t>were</w:t>
      </w:r>
      <w:r>
        <w:rPr>
          <w:spacing w:val="-5"/>
          <w:sz w:val="24"/>
          <w:szCs w:val="24"/>
        </w:rPr>
        <w:t xml:space="preserve"> </w:t>
      </w:r>
      <w:r>
        <w:rPr>
          <w:sz w:val="24"/>
          <w:szCs w:val="24"/>
        </w:rPr>
        <w:t>willing</w:t>
      </w:r>
      <w:r>
        <w:rPr>
          <w:spacing w:val="-7"/>
          <w:sz w:val="24"/>
          <w:szCs w:val="24"/>
        </w:rPr>
        <w:t xml:space="preserve"> </w:t>
      </w:r>
      <w:r>
        <w:rPr>
          <w:sz w:val="24"/>
          <w:szCs w:val="24"/>
        </w:rPr>
        <w:t>to</w:t>
      </w:r>
    </w:p>
    <w:p w:rsidR="00B72476" w:rsidRDefault="00CB77E8">
      <w:pPr>
        <w:spacing w:before="7"/>
        <w:ind w:left="100"/>
        <w:rPr>
          <w:sz w:val="24"/>
          <w:szCs w:val="24"/>
        </w:rPr>
      </w:pPr>
      <w:r>
        <w:rPr>
          <w:sz w:val="24"/>
          <w:szCs w:val="24"/>
        </w:rPr>
        <w:t>ma</w:t>
      </w:r>
      <w:r>
        <w:rPr>
          <w:spacing w:val="-2"/>
          <w:sz w:val="24"/>
          <w:szCs w:val="24"/>
        </w:rPr>
        <w:t>k</w:t>
      </w:r>
      <w:r>
        <w:rPr>
          <w:sz w:val="24"/>
          <w:szCs w:val="24"/>
        </w:rPr>
        <w:t>e</w:t>
      </w:r>
      <w:r>
        <w:rPr>
          <w:spacing w:val="-5"/>
          <w:sz w:val="24"/>
          <w:szCs w:val="24"/>
        </w:rPr>
        <w:t xml:space="preserve"> </w:t>
      </w:r>
      <w:r>
        <w:rPr>
          <w:sz w:val="24"/>
          <w:szCs w:val="24"/>
        </w:rPr>
        <w:t>inferences</w:t>
      </w:r>
      <w:r>
        <w:rPr>
          <w:spacing w:val="-10"/>
          <w:sz w:val="24"/>
          <w:szCs w:val="24"/>
        </w:rPr>
        <w:t xml:space="preserve"> </w:t>
      </w:r>
      <w:r>
        <w:rPr>
          <w:sz w:val="24"/>
          <w:szCs w:val="24"/>
        </w:rPr>
        <w:t>about</w:t>
      </w:r>
      <w:r>
        <w:rPr>
          <w:spacing w:val="-5"/>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meaning</w:t>
      </w:r>
      <w:r>
        <w:rPr>
          <w:spacing w:val="-8"/>
          <w:sz w:val="24"/>
          <w:szCs w:val="24"/>
        </w:rPr>
        <w:t xml:space="preserve"> </w:t>
      </w:r>
      <w:r>
        <w:rPr>
          <w:sz w:val="24"/>
          <w:szCs w:val="24"/>
        </w:rPr>
        <w:t>for</w:t>
      </w:r>
      <w:r>
        <w:rPr>
          <w:spacing w:val="-3"/>
          <w:sz w:val="24"/>
          <w:szCs w:val="24"/>
        </w:rPr>
        <w:t xml:space="preserve"> </w:t>
      </w:r>
      <w:r>
        <w:rPr>
          <w:sz w:val="24"/>
          <w:szCs w:val="24"/>
        </w:rPr>
        <w:t>these</w:t>
      </w:r>
      <w:r>
        <w:rPr>
          <w:spacing w:val="-5"/>
          <w:sz w:val="24"/>
          <w:szCs w:val="24"/>
        </w:rPr>
        <w:t xml:space="preserve"> </w:t>
      </w:r>
      <w:r>
        <w:rPr>
          <w:sz w:val="24"/>
          <w:szCs w:val="24"/>
        </w:rPr>
        <w:t>cat</w:t>
      </w:r>
      <w:r>
        <w:rPr>
          <w:spacing w:val="-4"/>
          <w:sz w:val="24"/>
          <w:szCs w:val="24"/>
        </w:rPr>
        <w:t>e</w:t>
      </w:r>
      <w:r>
        <w:rPr>
          <w:sz w:val="24"/>
          <w:szCs w:val="24"/>
        </w:rPr>
        <w:t>gories.</w:t>
      </w:r>
    </w:p>
    <w:p w:rsidR="00B72476" w:rsidRDefault="00B72476">
      <w:pPr>
        <w:spacing w:before="14" w:line="220" w:lineRule="exact"/>
        <w:rPr>
          <w:sz w:val="22"/>
          <w:szCs w:val="22"/>
        </w:rPr>
      </w:pPr>
    </w:p>
    <w:p w:rsidR="00B72476" w:rsidRDefault="00CB77E8">
      <w:pPr>
        <w:spacing w:line="415" w:lineRule="auto"/>
        <w:ind w:left="100" w:right="77" w:firstLine="576"/>
        <w:rPr>
          <w:sz w:val="24"/>
          <w:szCs w:val="24"/>
        </w:rPr>
        <w:sectPr w:rsidR="00B72476">
          <w:pgSz w:w="12240" w:h="15840"/>
          <w:pgMar w:top="960" w:right="1340" w:bottom="280" w:left="1340" w:header="736" w:footer="0" w:gutter="0"/>
          <w:cols w:space="720"/>
        </w:sectPr>
      </w:pPr>
      <w:commentRangeStart w:id="45"/>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2"/>
          <w:sz w:val="24"/>
          <w:szCs w:val="24"/>
        </w:rPr>
        <w:t xml:space="preserve"> </w:t>
      </w:r>
      <w:r>
        <w:rPr>
          <w:sz w:val="24"/>
          <w:szCs w:val="24"/>
        </w:rPr>
        <w:t>we</w:t>
      </w:r>
      <w:r>
        <w:rPr>
          <w:spacing w:val="-3"/>
          <w:sz w:val="24"/>
          <w:szCs w:val="24"/>
        </w:rPr>
        <w:t xml:space="preserve"> </w:t>
      </w:r>
      <w:r>
        <w:rPr>
          <w:sz w:val="24"/>
          <w:szCs w:val="24"/>
        </w:rPr>
        <w:t>sh</w:t>
      </w:r>
      <w:r>
        <w:rPr>
          <w:spacing w:val="-6"/>
          <w:sz w:val="24"/>
          <w:szCs w:val="24"/>
        </w:rPr>
        <w:t>o</w:t>
      </w:r>
      <w:r>
        <w:rPr>
          <w:sz w:val="24"/>
          <w:szCs w:val="24"/>
        </w:rPr>
        <w:t>wed</w:t>
      </w:r>
      <w:r>
        <w:rPr>
          <w:spacing w:val="-7"/>
          <w:sz w:val="24"/>
          <w:szCs w:val="24"/>
        </w:rPr>
        <w:t xml:space="preserve"> </w:t>
      </w:r>
      <w:r>
        <w:rPr>
          <w:sz w:val="24"/>
          <w:szCs w:val="24"/>
        </w:rPr>
        <w:t>that</w:t>
      </w:r>
      <w:r>
        <w:rPr>
          <w:spacing w:val="-4"/>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pacing w:val="-2"/>
          <w:sz w:val="24"/>
          <w:szCs w:val="24"/>
        </w:rPr>
        <w:t>f</w:t>
      </w:r>
      <w:r>
        <w:rPr>
          <w:sz w:val="24"/>
          <w:szCs w:val="24"/>
        </w:rPr>
        <w:t>acilitates</w:t>
      </w:r>
      <w:r>
        <w:rPr>
          <w:spacing w:val="-9"/>
          <w:sz w:val="24"/>
          <w:szCs w:val="24"/>
        </w:rPr>
        <w:t xml:space="preserve"> </w:t>
      </w:r>
      <w:r>
        <w:rPr>
          <w:sz w:val="24"/>
          <w:szCs w:val="24"/>
        </w:rPr>
        <w:t>MNPQ</w:t>
      </w:r>
      <w:r>
        <w:rPr>
          <w:spacing w:val="-7"/>
          <w:sz w:val="24"/>
          <w:szCs w:val="24"/>
        </w:rPr>
        <w:t xml:space="preserve"> </w:t>
      </w:r>
      <w:r>
        <w:rPr>
          <w:sz w:val="24"/>
          <w:szCs w:val="24"/>
        </w:rPr>
        <w:t>learning;</w:t>
      </w:r>
      <w:r>
        <w:rPr>
          <w:spacing w:val="-9"/>
          <w:sz w:val="24"/>
          <w:szCs w:val="24"/>
        </w:rPr>
        <w:t xml:space="preserve"> </w:t>
      </w:r>
      <w:commentRangeStart w:id="46"/>
      <w:r>
        <w:rPr>
          <w:sz w:val="24"/>
          <w:szCs w:val="24"/>
        </w:rPr>
        <w:t>3/3 semantic</w:t>
      </w:r>
      <w:r>
        <w:rPr>
          <w:spacing w:val="-9"/>
          <w:sz w:val="24"/>
          <w:szCs w:val="24"/>
        </w:rPr>
        <w:t xml:space="preserve"> </w:t>
      </w:r>
      <w:r>
        <w:rPr>
          <w:sz w:val="24"/>
          <w:szCs w:val="24"/>
        </w:rPr>
        <w:t>coherence</w:t>
      </w:r>
      <w:r>
        <w:rPr>
          <w:spacing w:val="-10"/>
          <w:sz w:val="24"/>
          <w:szCs w:val="24"/>
        </w:rPr>
        <w:t xml:space="preserve"> </w:t>
      </w:r>
      <w:commentRangeEnd w:id="46"/>
      <w:r w:rsidR="00B2687D">
        <w:rPr>
          <w:rStyle w:val="CommentReference"/>
        </w:rPr>
        <w:commentReference w:id="46"/>
      </w:r>
      <w:r>
        <w:rPr>
          <w:sz w:val="24"/>
          <w:szCs w:val="24"/>
        </w:rPr>
        <w:t>resulted</w:t>
      </w:r>
      <w:r>
        <w:rPr>
          <w:spacing w:val="-8"/>
          <w:sz w:val="24"/>
          <w:szCs w:val="24"/>
        </w:rPr>
        <w:t xml:space="preserve"> </w:t>
      </w:r>
      <w:r>
        <w:rPr>
          <w:sz w:val="24"/>
          <w:szCs w:val="24"/>
        </w:rPr>
        <w:t>in</w:t>
      </w:r>
      <w:r>
        <w:rPr>
          <w:spacing w:val="-2"/>
          <w:sz w:val="24"/>
          <w:szCs w:val="24"/>
        </w:rPr>
        <w:t xml:space="preserve"> </w:t>
      </w:r>
      <w:r>
        <w:rPr>
          <w:sz w:val="24"/>
          <w:szCs w:val="24"/>
        </w:rPr>
        <w:t>better</w:t>
      </w:r>
      <w:r>
        <w:rPr>
          <w:spacing w:val="-5"/>
          <w:sz w:val="24"/>
          <w:szCs w:val="24"/>
        </w:rPr>
        <w:t xml:space="preserve"> </w:t>
      </w:r>
      <w:r>
        <w:rPr>
          <w:sz w:val="24"/>
          <w:szCs w:val="24"/>
        </w:rPr>
        <w:t>memory</w:t>
      </w:r>
      <w:r>
        <w:rPr>
          <w:spacing w:val="-8"/>
          <w:sz w:val="24"/>
          <w:szCs w:val="24"/>
        </w:rPr>
        <w:t xml:space="preserve"> </w:t>
      </w:r>
      <w:r>
        <w:rPr>
          <w:sz w:val="24"/>
          <w:szCs w:val="24"/>
        </w:rPr>
        <w:t>for</w:t>
      </w:r>
      <w:r>
        <w:rPr>
          <w:spacing w:val="-3"/>
          <w:sz w:val="24"/>
          <w:szCs w:val="24"/>
        </w:rPr>
        <w:t xml:space="preserve"> </w:t>
      </w:r>
      <w:r>
        <w:rPr>
          <w:sz w:val="24"/>
          <w:szCs w:val="24"/>
        </w:rPr>
        <w:t>the</w:t>
      </w:r>
      <w:r>
        <w:rPr>
          <w:spacing w:val="-3"/>
          <w:sz w:val="24"/>
          <w:szCs w:val="24"/>
        </w:rPr>
        <w:t xml:space="preserve"> </w:t>
      </w:r>
      <w:r>
        <w:rPr>
          <w:sz w:val="24"/>
          <w:szCs w:val="24"/>
        </w:rPr>
        <w:t>co-occurrence</w:t>
      </w:r>
      <w:r>
        <w:rPr>
          <w:spacing w:val="-14"/>
          <w:sz w:val="24"/>
          <w:szCs w:val="24"/>
        </w:rPr>
        <w:t xml:space="preserve"> </w:t>
      </w:r>
      <w:r>
        <w:rPr>
          <w:sz w:val="24"/>
          <w:szCs w:val="24"/>
        </w:rPr>
        <w:t>structure</w:t>
      </w:r>
      <w:r>
        <w:rPr>
          <w:spacing w:val="-8"/>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language</w:t>
      </w:r>
      <w:r>
        <w:rPr>
          <w:spacing w:val="-9"/>
          <w:sz w:val="24"/>
          <w:szCs w:val="24"/>
        </w:rPr>
        <w:t xml:space="preserve"> </w:t>
      </w:r>
      <w:r>
        <w:rPr>
          <w:sz w:val="24"/>
          <w:szCs w:val="24"/>
        </w:rPr>
        <w:t>and sharper</w:t>
      </w:r>
      <w:r>
        <w:rPr>
          <w:spacing w:val="-7"/>
          <w:sz w:val="24"/>
          <w:szCs w:val="24"/>
        </w:rPr>
        <w:t xml:space="preserve"> </w:t>
      </w:r>
      <w:r>
        <w:rPr>
          <w:sz w:val="24"/>
          <w:szCs w:val="24"/>
        </w:rPr>
        <w:t>induct</w:t>
      </w:r>
      <w:r>
        <w:rPr>
          <w:spacing w:val="-6"/>
          <w:sz w:val="24"/>
          <w:szCs w:val="24"/>
        </w:rPr>
        <w:t>i</w:t>
      </w:r>
      <w:r>
        <w:rPr>
          <w:spacing w:val="-4"/>
          <w:sz w:val="24"/>
          <w:szCs w:val="24"/>
        </w:rPr>
        <w:t>v</w:t>
      </w:r>
      <w:r>
        <w:rPr>
          <w:sz w:val="24"/>
          <w:szCs w:val="24"/>
        </w:rPr>
        <w:t>e</w:t>
      </w:r>
      <w:r>
        <w:rPr>
          <w:spacing w:val="-9"/>
          <w:sz w:val="24"/>
          <w:szCs w:val="24"/>
        </w:rPr>
        <w:t xml:space="preserve"> </w:t>
      </w:r>
      <w:r>
        <w:rPr>
          <w:sz w:val="24"/>
          <w:szCs w:val="24"/>
        </w:rPr>
        <w:t>bias</w:t>
      </w:r>
      <w:r>
        <w:rPr>
          <w:spacing w:val="-4"/>
          <w:sz w:val="24"/>
          <w:szCs w:val="24"/>
        </w:rPr>
        <w:t xml:space="preserve"> </w:t>
      </w:r>
      <w:r>
        <w:rPr>
          <w:sz w:val="24"/>
          <w:szCs w:val="24"/>
        </w:rPr>
        <w:t>in</w:t>
      </w:r>
      <w:r>
        <w:rPr>
          <w:spacing w:val="-2"/>
          <w:sz w:val="24"/>
          <w:szCs w:val="24"/>
        </w:rPr>
        <w:t xml:space="preserve"> </w:t>
      </w:r>
      <w:r>
        <w:rPr>
          <w:sz w:val="24"/>
          <w:szCs w:val="24"/>
        </w:rPr>
        <w:t>similarity</w:t>
      </w:r>
      <w:r>
        <w:rPr>
          <w:spacing w:val="-9"/>
          <w:sz w:val="24"/>
          <w:szCs w:val="24"/>
        </w:rPr>
        <w:t xml:space="preserve"> </w:t>
      </w:r>
      <w:r>
        <w:rPr>
          <w:sz w:val="24"/>
          <w:szCs w:val="24"/>
        </w:rPr>
        <w:t>and</w:t>
      </w:r>
      <w:r>
        <w:rPr>
          <w:spacing w:val="-3"/>
          <w:sz w:val="24"/>
          <w:szCs w:val="24"/>
        </w:rPr>
        <w:t xml:space="preserve"> </w:t>
      </w:r>
      <w:r>
        <w:rPr>
          <w:sz w:val="24"/>
          <w:szCs w:val="24"/>
        </w:rPr>
        <w:t>meaning</w:t>
      </w:r>
      <w:r>
        <w:rPr>
          <w:spacing w:val="-8"/>
          <w:sz w:val="24"/>
          <w:szCs w:val="24"/>
        </w:rPr>
        <w:t xml:space="preserve"> </w:t>
      </w:r>
      <w:r>
        <w:rPr>
          <w:sz w:val="24"/>
          <w:szCs w:val="24"/>
        </w:rPr>
        <w:t>ratings.</w:t>
      </w:r>
      <w:r>
        <w:rPr>
          <w:spacing w:val="7"/>
          <w:sz w:val="24"/>
          <w:szCs w:val="24"/>
        </w:rPr>
        <w:t xml:space="preserve"> </w:t>
      </w:r>
      <w:r>
        <w:rPr>
          <w:sz w:val="24"/>
          <w:szCs w:val="24"/>
        </w:rPr>
        <w:t>Additionall</w:t>
      </w:r>
      <w:r>
        <w:rPr>
          <w:spacing w:val="-16"/>
          <w:sz w:val="24"/>
          <w:szCs w:val="24"/>
        </w:rPr>
        <w:t>y</w:t>
      </w:r>
      <w:r>
        <w:rPr>
          <w:sz w:val="24"/>
          <w:szCs w:val="24"/>
        </w:rPr>
        <w:t>,</w:t>
      </w:r>
      <w:r>
        <w:rPr>
          <w:spacing w:val="-13"/>
          <w:sz w:val="24"/>
          <w:szCs w:val="24"/>
        </w:rPr>
        <w:t xml:space="preserve"> </w:t>
      </w:r>
      <w:r>
        <w:rPr>
          <w:sz w:val="24"/>
          <w:szCs w:val="24"/>
        </w:rPr>
        <w:t>for</w:t>
      </w:r>
      <w:r>
        <w:rPr>
          <w:spacing w:val="-3"/>
          <w:sz w:val="24"/>
          <w:szCs w:val="24"/>
        </w:rPr>
        <w:t xml:space="preserve"> </w:t>
      </w:r>
      <w:r>
        <w:rPr>
          <w:sz w:val="24"/>
          <w:szCs w:val="24"/>
        </w:rPr>
        <w:t>the</w:t>
      </w:r>
      <w:r>
        <w:rPr>
          <w:spacing w:val="-3"/>
          <w:sz w:val="24"/>
          <w:szCs w:val="24"/>
        </w:rPr>
        <w:t xml:space="preserve"> </w:t>
      </w:r>
      <w:r>
        <w:rPr>
          <w:sz w:val="24"/>
          <w:szCs w:val="24"/>
        </w:rPr>
        <w:t>memory</w:t>
      </w:r>
      <w:r>
        <w:rPr>
          <w:spacing w:val="-8"/>
          <w:sz w:val="24"/>
          <w:szCs w:val="24"/>
        </w:rPr>
        <w:t xml:space="preserve"> </w:t>
      </w:r>
      <w:r>
        <w:rPr>
          <w:sz w:val="24"/>
          <w:szCs w:val="24"/>
        </w:rPr>
        <w:t>and similarity</w:t>
      </w:r>
      <w:r>
        <w:rPr>
          <w:spacing w:val="-9"/>
          <w:sz w:val="24"/>
          <w:szCs w:val="24"/>
        </w:rPr>
        <w:t xml:space="preserve"> </w:t>
      </w:r>
      <w:r>
        <w:rPr>
          <w:sz w:val="24"/>
          <w:szCs w:val="24"/>
        </w:rPr>
        <w:t>measures,</w:t>
      </w:r>
      <w:r>
        <w:rPr>
          <w:spacing w:val="-10"/>
          <w:sz w:val="24"/>
          <w:szCs w:val="24"/>
        </w:rPr>
        <w:t xml:space="preserve"> </w:t>
      </w:r>
      <w:r>
        <w:rPr>
          <w:sz w:val="24"/>
          <w:szCs w:val="24"/>
        </w:rPr>
        <w:t>we</w:t>
      </w:r>
      <w:r>
        <w:rPr>
          <w:spacing w:val="-3"/>
          <w:sz w:val="24"/>
          <w:szCs w:val="24"/>
        </w:rPr>
        <w:t xml:space="preserve"> </w:t>
      </w:r>
      <w:r>
        <w:rPr>
          <w:sz w:val="24"/>
          <w:szCs w:val="24"/>
        </w:rPr>
        <w:t>found</w:t>
      </w:r>
      <w:r>
        <w:rPr>
          <w:spacing w:val="-6"/>
          <w:sz w:val="24"/>
          <w:szCs w:val="24"/>
        </w:rPr>
        <w:t xml:space="preserve"> e</w:t>
      </w:r>
      <w:r>
        <w:rPr>
          <w:sz w:val="24"/>
          <w:szCs w:val="24"/>
        </w:rPr>
        <w:t>vidence</w:t>
      </w:r>
      <w:r>
        <w:rPr>
          <w:spacing w:val="-9"/>
          <w:sz w:val="24"/>
          <w:szCs w:val="24"/>
        </w:rPr>
        <w:t xml:space="preserve"> </w:t>
      </w:r>
      <w:r>
        <w:rPr>
          <w:sz w:val="24"/>
          <w:szCs w:val="24"/>
        </w:rPr>
        <w:t>of</w:t>
      </w:r>
      <w:r>
        <w:rPr>
          <w:spacing w:val="-2"/>
          <w:sz w:val="24"/>
          <w:szCs w:val="24"/>
        </w:rPr>
        <w:t xml:space="preserve"> </w:t>
      </w:r>
      <w:r>
        <w:rPr>
          <w:sz w:val="24"/>
          <w:szCs w:val="24"/>
        </w:rPr>
        <w:t>greater</w:t>
      </w:r>
      <w:r>
        <w:rPr>
          <w:spacing w:val="-7"/>
          <w:sz w:val="24"/>
          <w:szCs w:val="24"/>
        </w:rPr>
        <w:t xml:space="preserve"> </w:t>
      </w:r>
      <w:r>
        <w:rPr>
          <w:sz w:val="24"/>
          <w:szCs w:val="24"/>
        </w:rPr>
        <w:t>statistical</w:t>
      </w:r>
      <w:r>
        <w:rPr>
          <w:spacing w:val="-9"/>
          <w:sz w:val="24"/>
          <w:szCs w:val="24"/>
        </w:rPr>
        <w:t xml:space="preserve"> </w:t>
      </w:r>
      <w:r>
        <w:rPr>
          <w:w w:val="98"/>
          <w:sz w:val="24"/>
          <w:szCs w:val="24"/>
        </w:rPr>
        <w:t>e</w:t>
      </w:r>
      <w:r>
        <w:rPr>
          <w:spacing w:val="-6"/>
          <w:w w:val="98"/>
          <w:sz w:val="24"/>
          <w:szCs w:val="24"/>
        </w:rPr>
        <w:t>f</w:t>
      </w:r>
      <w:r>
        <w:rPr>
          <w:w w:val="98"/>
          <w:sz w:val="24"/>
          <w:szCs w:val="24"/>
        </w:rPr>
        <w:t>ficien</w:t>
      </w:r>
      <w:r>
        <w:rPr>
          <w:spacing w:val="-4"/>
          <w:w w:val="98"/>
          <w:sz w:val="24"/>
          <w:szCs w:val="24"/>
        </w:rPr>
        <w:t>c</w:t>
      </w:r>
      <w:r>
        <w:rPr>
          <w:w w:val="98"/>
          <w:sz w:val="24"/>
          <w:szCs w:val="24"/>
        </w:rPr>
        <w:t>y—using</w:t>
      </w:r>
      <w:r>
        <w:rPr>
          <w:spacing w:val="5"/>
          <w:w w:val="98"/>
          <w:sz w:val="24"/>
          <w:szCs w:val="24"/>
        </w:rPr>
        <w:t xml:space="preserve"> </w:t>
      </w:r>
      <w:r>
        <w:rPr>
          <w:sz w:val="24"/>
          <w:szCs w:val="24"/>
        </w:rPr>
        <w:t>r</w:t>
      </w:r>
      <w:r>
        <w:rPr>
          <w:spacing w:val="-4"/>
          <w:sz w:val="24"/>
          <w:szCs w:val="24"/>
        </w:rPr>
        <w:t>e</w:t>
      </w:r>
      <w:r>
        <w:rPr>
          <w:sz w:val="24"/>
          <w:szCs w:val="24"/>
        </w:rPr>
        <w:t>gression,</w:t>
      </w:r>
      <w:r>
        <w:rPr>
          <w:spacing w:val="-10"/>
          <w:sz w:val="24"/>
          <w:szCs w:val="24"/>
        </w:rPr>
        <w:t xml:space="preserve"> </w:t>
      </w:r>
      <w:r>
        <w:rPr>
          <w:sz w:val="24"/>
          <w:szCs w:val="24"/>
        </w:rPr>
        <w:t>we found</w:t>
      </w:r>
      <w:r>
        <w:rPr>
          <w:spacing w:val="-6"/>
          <w:sz w:val="24"/>
          <w:szCs w:val="24"/>
        </w:rPr>
        <w:t xml:space="preserve"> </w:t>
      </w:r>
      <w:r>
        <w:rPr>
          <w:sz w:val="24"/>
          <w:szCs w:val="24"/>
        </w:rPr>
        <w:t>that</w:t>
      </w:r>
      <w:r>
        <w:rPr>
          <w:spacing w:val="-4"/>
          <w:sz w:val="24"/>
          <w:szCs w:val="24"/>
        </w:rPr>
        <w:t xml:space="preserve"> </w:t>
      </w:r>
      <w:r>
        <w:rPr>
          <w:sz w:val="24"/>
          <w:szCs w:val="24"/>
        </w:rPr>
        <w:t>the</w:t>
      </w:r>
      <w:r>
        <w:rPr>
          <w:spacing w:val="-3"/>
          <w:sz w:val="24"/>
          <w:szCs w:val="24"/>
        </w:rPr>
        <w:t xml:space="preserve"> </w:t>
      </w:r>
      <w:r>
        <w:rPr>
          <w:sz w:val="24"/>
          <w:szCs w:val="24"/>
        </w:rPr>
        <w:t>3/3</w:t>
      </w:r>
      <w:r>
        <w:rPr>
          <w:spacing w:val="-3"/>
          <w:sz w:val="24"/>
          <w:szCs w:val="24"/>
        </w:rPr>
        <w:t xml:space="preserve"> </w:t>
      </w:r>
      <w:r>
        <w:rPr>
          <w:sz w:val="24"/>
          <w:szCs w:val="24"/>
        </w:rPr>
        <w:t>rate</w:t>
      </w:r>
      <w:r>
        <w:rPr>
          <w:spacing w:val="-4"/>
          <w:sz w:val="24"/>
          <w:szCs w:val="24"/>
        </w:rPr>
        <w:t xml:space="preserve"> </w:t>
      </w:r>
      <w:r>
        <w:rPr>
          <w:sz w:val="24"/>
          <w:szCs w:val="24"/>
        </w:rPr>
        <w:t>of</w:t>
      </w:r>
      <w:r>
        <w:rPr>
          <w:spacing w:val="-2"/>
          <w:sz w:val="24"/>
          <w:szCs w:val="24"/>
        </w:rPr>
        <w:t xml:space="preserve"> </w:t>
      </w:r>
      <w:r>
        <w:rPr>
          <w:sz w:val="24"/>
          <w:szCs w:val="24"/>
        </w:rPr>
        <w:t>learning</w:t>
      </w:r>
      <w:r>
        <w:rPr>
          <w:spacing w:val="-8"/>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higher</w:t>
      </w:r>
      <w:r>
        <w:rPr>
          <w:spacing w:val="-6"/>
          <w:sz w:val="24"/>
          <w:szCs w:val="24"/>
        </w:rPr>
        <w:t xml:space="preserve"> </w:t>
      </w:r>
      <w:r>
        <w:rPr>
          <w:sz w:val="24"/>
          <w:szCs w:val="24"/>
        </w:rPr>
        <w:t>than</w:t>
      </w:r>
      <w:r>
        <w:rPr>
          <w:spacing w:val="-4"/>
          <w:sz w:val="24"/>
          <w:szCs w:val="24"/>
        </w:rPr>
        <w:t xml:space="preserve"> </w:t>
      </w:r>
      <w:r>
        <w:rPr>
          <w:sz w:val="24"/>
          <w:szCs w:val="24"/>
        </w:rPr>
        <w:t>the</w:t>
      </w:r>
      <w:r>
        <w:rPr>
          <w:spacing w:val="-3"/>
          <w:sz w:val="24"/>
          <w:szCs w:val="24"/>
        </w:rPr>
        <w:t xml:space="preserve"> </w:t>
      </w:r>
      <w:r>
        <w:rPr>
          <w:sz w:val="24"/>
          <w:szCs w:val="24"/>
        </w:rPr>
        <w:t>other</w:t>
      </w:r>
      <w:r>
        <w:rPr>
          <w:spacing w:val="-5"/>
          <w:sz w:val="24"/>
          <w:szCs w:val="24"/>
        </w:rPr>
        <w:t xml:space="preserve"> </w:t>
      </w:r>
      <w:r>
        <w:rPr>
          <w:sz w:val="24"/>
          <w:szCs w:val="24"/>
        </w:rPr>
        <w:t>conditions.</w:t>
      </w:r>
      <w:r>
        <w:rPr>
          <w:spacing w:val="3"/>
          <w:sz w:val="24"/>
          <w:szCs w:val="24"/>
        </w:rPr>
        <w:t xml:space="preserve"> </w:t>
      </w:r>
      <w:r>
        <w:rPr>
          <w:sz w:val="24"/>
          <w:szCs w:val="24"/>
        </w:rPr>
        <w:t>In</w:t>
      </w:r>
      <w:r>
        <w:rPr>
          <w:spacing w:val="-2"/>
          <w:sz w:val="24"/>
          <w:szCs w:val="24"/>
        </w:rPr>
        <w:t xml:space="preserve"> </w:t>
      </w:r>
      <w:r>
        <w:rPr>
          <w:sz w:val="24"/>
          <w:szCs w:val="24"/>
        </w:rPr>
        <w:t>Experiments</w:t>
      </w:r>
      <w:r>
        <w:rPr>
          <w:spacing w:val="-12"/>
          <w:sz w:val="24"/>
          <w:szCs w:val="24"/>
        </w:rPr>
        <w:t xml:space="preserve"> </w:t>
      </w:r>
      <w:r>
        <w:rPr>
          <w:sz w:val="24"/>
          <w:szCs w:val="24"/>
        </w:rPr>
        <w:t>2</w:t>
      </w:r>
      <w:r>
        <w:rPr>
          <w:spacing w:val="-1"/>
          <w:sz w:val="24"/>
          <w:szCs w:val="24"/>
        </w:rPr>
        <w:t xml:space="preserve"> </w:t>
      </w:r>
      <w:r>
        <w:rPr>
          <w:sz w:val="24"/>
          <w:szCs w:val="24"/>
        </w:rPr>
        <w:t>and</w:t>
      </w:r>
      <w:r>
        <w:rPr>
          <w:spacing w:val="-3"/>
          <w:sz w:val="24"/>
          <w:szCs w:val="24"/>
        </w:rPr>
        <w:t xml:space="preserve"> </w:t>
      </w:r>
      <w:r>
        <w:rPr>
          <w:sz w:val="24"/>
          <w:szCs w:val="24"/>
        </w:rPr>
        <w:t>3, we</w:t>
      </w:r>
      <w:r>
        <w:rPr>
          <w:spacing w:val="-3"/>
          <w:sz w:val="24"/>
          <w:szCs w:val="24"/>
        </w:rPr>
        <w:t xml:space="preserve"> </w:t>
      </w:r>
      <w:r>
        <w:rPr>
          <w:sz w:val="24"/>
          <w:szCs w:val="24"/>
        </w:rPr>
        <w:t>i</w:t>
      </w:r>
      <w:r>
        <w:rPr>
          <w:spacing w:val="-10"/>
          <w:sz w:val="24"/>
          <w:szCs w:val="24"/>
        </w:rPr>
        <w:t>n</w:t>
      </w:r>
      <w:r>
        <w:rPr>
          <w:spacing w:val="-4"/>
          <w:sz w:val="24"/>
          <w:szCs w:val="24"/>
        </w:rPr>
        <w:t>v</w:t>
      </w:r>
      <w:r>
        <w:rPr>
          <w:sz w:val="24"/>
          <w:szCs w:val="24"/>
        </w:rPr>
        <w:t>esti</w:t>
      </w:r>
      <w:r>
        <w:rPr>
          <w:spacing w:val="-1"/>
          <w:sz w:val="24"/>
          <w:szCs w:val="24"/>
        </w:rPr>
        <w:t>g</w:t>
      </w:r>
      <w:r>
        <w:rPr>
          <w:sz w:val="24"/>
          <w:szCs w:val="24"/>
        </w:rPr>
        <w:t>ated</w:t>
      </w:r>
      <w:r>
        <w:rPr>
          <w:spacing w:val="-12"/>
          <w:sz w:val="24"/>
          <w:szCs w:val="24"/>
        </w:rPr>
        <w:t xml:space="preserve"> </w:t>
      </w:r>
      <w:r>
        <w:rPr>
          <w:sz w:val="24"/>
          <w:szCs w:val="24"/>
        </w:rPr>
        <w:t>whether</w:t>
      </w:r>
      <w:r>
        <w:rPr>
          <w:spacing w:val="-8"/>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dr</w:t>
      </w:r>
      <w:r>
        <w:rPr>
          <w:spacing w:val="-6"/>
          <w:sz w:val="24"/>
          <w:szCs w:val="24"/>
        </w:rPr>
        <w:t>i</w:t>
      </w:r>
      <w:r>
        <w:rPr>
          <w:spacing w:val="-4"/>
          <w:sz w:val="24"/>
          <w:szCs w:val="24"/>
        </w:rPr>
        <w:t>v</w:t>
      </w:r>
      <w:r>
        <w:rPr>
          <w:sz w:val="24"/>
          <w:szCs w:val="24"/>
        </w:rPr>
        <w:t>en</w:t>
      </w:r>
      <w:r>
        <w:rPr>
          <w:spacing w:val="-6"/>
          <w:sz w:val="24"/>
          <w:szCs w:val="24"/>
        </w:rPr>
        <w:t xml:space="preserve"> </w:t>
      </w:r>
      <w:r>
        <w:rPr>
          <w:sz w:val="24"/>
          <w:szCs w:val="24"/>
        </w:rPr>
        <w:t>by</w:t>
      </w:r>
      <w:r>
        <w:rPr>
          <w:spacing w:val="-2"/>
          <w:sz w:val="24"/>
          <w:szCs w:val="24"/>
        </w:rPr>
        <w:t xml:space="preserve"> </w:t>
      </w:r>
      <w:r>
        <w:rPr>
          <w:sz w:val="24"/>
          <w:szCs w:val="24"/>
        </w:rPr>
        <w:t>either</w:t>
      </w:r>
      <w:r>
        <w:rPr>
          <w:spacing w:val="-5"/>
          <w:sz w:val="24"/>
          <w:szCs w:val="24"/>
        </w:rPr>
        <w:t xml:space="preserve"> </w:t>
      </w:r>
      <w:r>
        <w:rPr>
          <w:sz w:val="24"/>
          <w:szCs w:val="24"/>
        </w:rPr>
        <w:t>meaning</w:t>
      </w:r>
      <w:r>
        <w:rPr>
          <w:spacing w:val="-8"/>
          <w:sz w:val="24"/>
          <w:szCs w:val="24"/>
        </w:rPr>
        <w:t xml:space="preserve"> </w:t>
      </w:r>
      <w:r>
        <w:rPr>
          <w:sz w:val="24"/>
          <w:szCs w:val="24"/>
        </w:rPr>
        <w:t>or coherence</w:t>
      </w:r>
      <w:r>
        <w:rPr>
          <w:spacing w:val="-10"/>
          <w:sz w:val="24"/>
          <w:szCs w:val="24"/>
        </w:rPr>
        <w:t xml:space="preserve"> </w:t>
      </w:r>
      <w:r>
        <w:rPr>
          <w:sz w:val="24"/>
          <w:szCs w:val="24"/>
        </w:rPr>
        <w:t>alone.</w:t>
      </w:r>
      <w:r>
        <w:rPr>
          <w:spacing w:val="8"/>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2,</w:t>
      </w:r>
      <w:r>
        <w:rPr>
          <w:spacing w:val="-2"/>
          <w:sz w:val="24"/>
          <w:szCs w:val="24"/>
        </w:rPr>
        <w:t xml:space="preserve"> </w:t>
      </w:r>
      <w:r>
        <w:rPr>
          <w:sz w:val="24"/>
          <w:szCs w:val="24"/>
        </w:rPr>
        <w:t>we</w:t>
      </w:r>
      <w:r>
        <w:rPr>
          <w:spacing w:val="-3"/>
          <w:sz w:val="24"/>
          <w:szCs w:val="24"/>
        </w:rPr>
        <w:t xml:space="preserve"> </w:t>
      </w:r>
      <w:r>
        <w:rPr>
          <w:spacing w:val="-2"/>
          <w:sz w:val="24"/>
          <w:szCs w:val="24"/>
        </w:rPr>
        <w:t>k</w:t>
      </w:r>
      <w:r>
        <w:rPr>
          <w:sz w:val="24"/>
          <w:szCs w:val="24"/>
        </w:rPr>
        <w:t>ept</w:t>
      </w:r>
      <w:r>
        <w:rPr>
          <w:spacing w:val="-4"/>
          <w:sz w:val="24"/>
          <w:szCs w:val="24"/>
        </w:rPr>
        <w:t xml:space="preserve"> </w:t>
      </w:r>
      <w:r>
        <w:rPr>
          <w:sz w:val="24"/>
          <w:szCs w:val="24"/>
        </w:rPr>
        <w:t>coherence</w:t>
      </w:r>
      <w:r>
        <w:rPr>
          <w:spacing w:val="-10"/>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rem</w:t>
      </w:r>
      <w:r>
        <w:rPr>
          <w:spacing w:val="-4"/>
          <w:sz w:val="24"/>
          <w:szCs w:val="24"/>
        </w:rPr>
        <w:t>ov</w:t>
      </w:r>
      <w:r>
        <w:rPr>
          <w:sz w:val="24"/>
          <w:szCs w:val="24"/>
        </w:rPr>
        <w:t>ed</w:t>
      </w:r>
      <w:r>
        <w:rPr>
          <w:spacing w:val="-8"/>
          <w:sz w:val="24"/>
          <w:szCs w:val="24"/>
        </w:rPr>
        <w:t xml:space="preserve"> </w:t>
      </w:r>
      <w:r>
        <w:rPr>
          <w:sz w:val="24"/>
          <w:szCs w:val="24"/>
        </w:rPr>
        <w:t>meaning</w:t>
      </w:r>
      <w:r>
        <w:rPr>
          <w:spacing w:val="-8"/>
          <w:sz w:val="24"/>
          <w:szCs w:val="24"/>
        </w:rPr>
        <w:t xml:space="preserve"> </w:t>
      </w:r>
      <w:r>
        <w:rPr>
          <w:sz w:val="24"/>
          <w:szCs w:val="24"/>
        </w:rPr>
        <w:t>by</w:t>
      </w:r>
      <w:r>
        <w:rPr>
          <w:spacing w:val="-2"/>
          <w:sz w:val="24"/>
          <w:szCs w:val="24"/>
        </w:rPr>
        <w:t xml:space="preserve"> </w:t>
      </w:r>
      <w:r>
        <w:rPr>
          <w:sz w:val="24"/>
          <w:szCs w:val="24"/>
        </w:rPr>
        <w:t>testing</w:t>
      </w:r>
      <w:r>
        <w:rPr>
          <w:spacing w:val="-6"/>
          <w:sz w:val="24"/>
          <w:szCs w:val="24"/>
        </w:rPr>
        <w:t xml:space="preserve"> </w:t>
      </w:r>
      <w:r>
        <w:rPr>
          <w:sz w:val="24"/>
          <w:szCs w:val="24"/>
        </w:rPr>
        <w:t>languages</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00" w:right="104"/>
        <w:rPr>
          <w:sz w:val="24"/>
          <w:szCs w:val="24"/>
        </w:rPr>
      </w:pPr>
      <w:r>
        <w:rPr>
          <w:sz w:val="24"/>
          <w:szCs w:val="24"/>
        </w:rPr>
        <w:t>with</w:t>
      </w:r>
      <w:r>
        <w:rPr>
          <w:spacing w:val="-4"/>
          <w:sz w:val="24"/>
          <w:szCs w:val="24"/>
        </w:rPr>
        <w:t xml:space="preserve"> </w:t>
      </w:r>
      <w:r>
        <w:rPr>
          <w:sz w:val="24"/>
          <w:szCs w:val="24"/>
        </w:rPr>
        <w:t>phonological</w:t>
      </w:r>
      <w:r>
        <w:rPr>
          <w:spacing w:val="-13"/>
          <w:sz w:val="24"/>
          <w:szCs w:val="24"/>
        </w:rPr>
        <w:t xml:space="preserve"> </w:t>
      </w:r>
      <w:r>
        <w:rPr>
          <w:sz w:val="24"/>
          <w:szCs w:val="24"/>
        </w:rPr>
        <w:t>coherence.</w:t>
      </w:r>
      <w:r>
        <w:rPr>
          <w:spacing w:val="4"/>
          <w:sz w:val="24"/>
          <w:szCs w:val="24"/>
        </w:rPr>
        <w:t xml:space="preserve"> </w:t>
      </w:r>
      <w:r>
        <w:rPr>
          <w:sz w:val="24"/>
          <w:szCs w:val="24"/>
        </w:rPr>
        <w:t>These</w:t>
      </w:r>
      <w:r>
        <w:rPr>
          <w:spacing w:val="-6"/>
          <w:sz w:val="24"/>
          <w:szCs w:val="24"/>
        </w:rPr>
        <w:t xml:space="preserve"> </w:t>
      </w:r>
      <w:r>
        <w:rPr>
          <w:sz w:val="24"/>
          <w:szCs w:val="24"/>
        </w:rPr>
        <w:t>languages</w:t>
      </w:r>
      <w:r>
        <w:rPr>
          <w:spacing w:val="-10"/>
          <w:sz w:val="24"/>
          <w:szCs w:val="24"/>
        </w:rPr>
        <w:t xml:space="preserve"> </w:t>
      </w:r>
      <w:r>
        <w:rPr>
          <w:sz w:val="24"/>
          <w:szCs w:val="24"/>
        </w:rPr>
        <w:t>did</w:t>
      </w:r>
      <w:r>
        <w:rPr>
          <w:spacing w:val="-3"/>
          <w:sz w:val="24"/>
          <w:szCs w:val="24"/>
        </w:rPr>
        <w:t xml:space="preserve"> </w:t>
      </w:r>
      <w:r>
        <w:rPr>
          <w:sz w:val="24"/>
          <w:szCs w:val="24"/>
        </w:rPr>
        <w:t>not</w:t>
      </w:r>
      <w:r>
        <w:rPr>
          <w:spacing w:val="-3"/>
          <w:sz w:val="24"/>
          <w:szCs w:val="24"/>
        </w:rPr>
        <w:t xml:space="preserve"> </w:t>
      </w:r>
      <w:r>
        <w:rPr>
          <w:sz w:val="24"/>
          <w:szCs w:val="24"/>
        </w:rPr>
        <w:t>confer</w:t>
      </w:r>
      <w:r>
        <w:rPr>
          <w:spacing w:val="-6"/>
          <w:sz w:val="24"/>
          <w:szCs w:val="24"/>
        </w:rPr>
        <w:t xml:space="preserve"> </w:t>
      </w:r>
      <w:r>
        <w:rPr>
          <w:sz w:val="24"/>
          <w:szCs w:val="24"/>
        </w:rPr>
        <w:t>a</w:t>
      </w:r>
      <w:r>
        <w:rPr>
          <w:spacing w:val="-4"/>
          <w:sz w:val="24"/>
          <w:szCs w:val="24"/>
        </w:rPr>
        <w:t>n</w:t>
      </w:r>
      <w:r>
        <w:rPr>
          <w:sz w:val="24"/>
          <w:szCs w:val="24"/>
        </w:rPr>
        <w:t>y</w:t>
      </w:r>
      <w:r>
        <w:rPr>
          <w:spacing w:val="-3"/>
          <w:sz w:val="24"/>
          <w:szCs w:val="24"/>
        </w:rPr>
        <w:t xml:space="preserve"> </w:t>
      </w:r>
      <w:r>
        <w:rPr>
          <w:sz w:val="24"/>
          <w:szCs w:val="24"/>
        </w:rPr>
        <w:t>learning</w:t>
      </w:r>
      <w:r>
        <w:rPr>
          <w:spacing w:val="-8"/>
          <w:sz w:val="24"/>
          <w:szCs w:val="24"/>
        </w:rPr>
        <w:t xml:space="preserve"> </w:t>
      </w:r>
      <w:r>
        <w:rPr>
          <w:sz w:val="24"/>
          <w:szCs w:val="24"/>
        </w:rPr>
        <w:t>benefits,</w:t>
      </w:r>
      <w:r>
        <w:rPr>
          <w:spacing w:val="-16"/>
          <w:sz w:val="24"/>
          <w:szCs w:val="24"/>
        </w:rPr>
        <w:t xml:space="preserve"> </w:t>
      </w:r>
      <w:r>
        <w:rPr>
          <w:sz w:val="24"/>
          <w:szCs w:val="24"/>
        </w:rPr>
        <w:t>indicating</w:t>
      </w:r>
      <w:r>
        <w:rPr>
          <w:spacing w:val="-10"/>
          <w:sz w:val="24"/>
          <w:szCs w:val="24"/>
        </w:rPr>
        <w:t xml:space="preserve"> </w:t>
      </w:r>
      <w:r>
        <w:rPr>
          <w:sz w:val="24"/>
          <w:szCs w:val="24"/>
        </w:rPr>
        <w:t>that coherence</w:t>
      </w:r>
      <w:r>
        <w:rPr>
          <w:spacing w:val="-10"/>
          <w:sz w:val="24"/>
          <w:szCs w:val="24"/>
        </w:rPr>
        <w:t xml:space="preserve"> </w:t>
      </w:r>
      <w:r>
        <w:rPr>
          <w:sz w:val="24"/>
          <w:szCs w:val="24"/>
        </w:rPr>
        <w:t>alone</w:t>
      </w:r>
      <w:r>
        <w:rPr>
          <w:spacing w:val="-5"/>
          <w:sz w:val="24"/>
          <w:szCs w:val="24"/>
        </w:rPr>
        <w:t xml:space="preserve"> </w:t>
      </w:r>
      <w:r>
        <w:rPr>
          <w:sz w:val="24"/>
          <w:szCs w:val="24"/>
        </w:rPr>
        <w:t>does</w:t>
      </w:r>
      <w:r>
        <w:rPr>
          <w:spacing w:val="-4"/>
          <w:sz w:val="24"/>
          <w:szCs w:val="24"/>
        </w:rPr>
        <w:t xml:space="preserve"> </w:t>
      </w:r>
      <w:r>
        <w:rPr>
          <w:sz w:val="24"/>
          <w:szCs w:val="24"/>
        </w:rPr>
        <w:t>not</w:t>
      </w:r>
      <w:r>
        <w:rPr>
          <w:spacing w:val="-3"/>
          <w:sz w:val="24"/>
          <w:szCs w:val="24"/>
        </w:rPr>
        <w:t xml:space="preserve"> </w:t>
      </w:r>
      <w:r>
        <w:rPr>
          <w:sz w:val="24"/>
          <w:szCs w:val="24"/>
        </w:rPr>
        <w:t>dr</w:t>
      </w:r>
      <w:r>
        <w:rPr>
          <w:spacing w:val="-6"/>
          <w:sz w:val="24"/>
          <w:szCs w:val="24"/>
        </w:rPr>
        <w:t>i</w:t>
      </w:r>
      <w:r>
        <w:rPr>
          <w:spacing w:val="-4"/>
          <w:sz w:val="24"/>
          <w:szCs w:val="24"/>
        </w:rPr>
        <w:t>v</w:t>
      </w:r>
      <w:r>
        <w:rPr>
          <w:sz w:val="24"/>
          <w:szCs w:val="24"/>
        </w:rPr>
        <w:t>e</w:t>
      </w:r>
      <w:r>
        <w:rPr>
          <w:spacing w:val="-5"/>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coherence.</w:t>
      </w:r>
      <w:r>
        <w:rPr>
          <w:spacing w:val="4"/>
          <w:sz w:val="24"/>
          <w:szCs w:val="24"/>
        </w:rPr>
        <w:t xml:space="preserve"> </w:t>
      </w:r>
      <w:r>
        <w:rPr>
          <w:sz w:val="24"/>
          <w:szCs w:val="24"/>
        </w:rPr>
        <w:t>In</w:t>
      </w:r>
      <w:r>
        <w:rPr>
          <w:spacing w:val="-2"/>
          <w:sz w:val="24"/>
          <w:szCs w:val="24"/>
        </w:rPr>
        <w:t xml:space="preserve"> </w:t>
      </w:r>
      <w:r>
        <w:rPr>
          <w:sz w:val="24"/>
          <w:szCs w:val="24"/>
        </w:rPr>
        <w:t>Experiment</w:t>
      </w:r>
      <w:r>
        <w:rPr>
          <w:spacing w:val="-11"/>
          <w:sz w:val="24"/>
          <w:szCs w:val="24"/>
        </w:rPr>
        <w:t xml:space="preserve"> </w:t>
      </w:r>
      <w:r>
        <w:rPr>
          <w:sz w:val="24"/>
          <w:szCs w:val="24"/>
        </w:rPr>
        <w:t>3,</w:t>
      </w:r>
      <w:r>
        <w:rPr>
          <w:spacing w:val="-2"/>
          <w:sz w:val="24"/>
          <w:szCs w:val="24"/>
        </w:rPr>
        <w:t xml:space="preserve"> </w:t>
      </w:r>
      <w:r>
        <w:rPr>
          <w:sz w:val="24"/>
          <w:szCs w:val="24"/>
        </w:rPr>
        <w:t>we</w:t>
      </w:r>
      <w:r>
        <w:rPr>
          <w:spacing w:val="-3"/>
          <w:sz w:val="24"/>
          <w:szCs w:val="24"/>
        </w:rPr>
        <w:t xml:space="preserve"> </w:t>
      </w:r>
      <w:r>
        <w:rPr>
          <w:spacing w:val="-2"/>
          <w:sz w:val="24"/>
          <w:szCs w:val="24"/>
        </w:rPr>
        <w:t>k</w:t>
      </w:r>
      <w:r>
        <w:rPr>
          <w:sz w:val="24"/>
          <w:szCs w:val="24"/>
        </w:rPr>
        <w:t>ept meaning</w:t>
      </w:r>
      <w:r>
        <w:rPr>
          <w:spacing w:val="-8"/>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rem</w:t>
      </w:r>
      <w:r>
        <w:rPr>
          <w:spacing w:val="-4"/>
          <w:sz w:val="24"/>
          <w:szCs w:val="24"/>
        </w:rPr>
        <w:t>ov</w:t>
      </w:r>
      <w:r>
        <w:rPr>
          <w:sz w:val="24"/>
          <w:szCs w:val="24"/>
        </w:rPr>
        <w:t>ed</w:t>
      </w:r>
      <w:r>
        <w:rPr>
          <w:spacing w:val="-8"/>
          <w:sz w:val="24"/>
          <w:szCs w:val="24"/>
        </w:rPr>
        <w:t xml:space="preserve"> </w:t>
      </w:r>
      <w:r>
        <w:rPr>
          <w:sz w:val="24"/>
          <w:szCs w:val="24"/>
        </w:rPr>
        <w:t>coherence</w:t>
      </w:r>
      <w:r>
        <w:rPr>
          <w:spacing w:val="-10"/>
          <w:sz w:val="24"/>
          <w:szCs w:val="24"/>
        </w:rPr>
        <w:t xml:space="preserve"> </w:t>
      </w:r>
      <w:r>
        <w:rPr>
          <w:sz w:val="24"/>
          <w:szCs w:val="24"/>
        </w:rPr>
        <w:t>by</w:t>
      </w:r>
      <w:r>
        <w:rPr>
          <w:spacing w:val="-2"/>
          <w:sz w:val="24"/>
          <w:szCs w:val="24"/>
        </w:rPr>
        <w:t xml:space="preserve"> </w:t>
      </w:r>
      <w:r>
        <w:rPr>
          <w:sz w:val="24"/>
          <w:szCs w:val="24"/>
        </w:rPr>
        <w:t>testing</w:t>
      </w:r>
      <w:r>
        <w:rPr>
          <w:spacing w:val="-6"/>
          <w:sz w:val="24"/>
          <w:szCs w:val="24"/>
        </w:rPr>
        <w:t xml:space="preserve"> </w:t>
      </w:r>
      <w:r>
        <w:rPr>
          <w:sz w:val="24"/>
          <w:szCs w:val="24"/>
        </w:rPr>
        <w:t>a</w:t>
      </w:r>
      <w:r>
        <w:rPr>
          <w:spacing w:val="-1"/>
          <w:sz w:val="24"/>
          <w:szCs w:val="24"/>
        </w:rPr>
        <w:t xml:space="preserve"> </w:t>
      </w:r>
      <w:r>
        <w:rPr>
          <w:sz w:val="24"/>
          <w:szCs w:val="24"/>
        </w:rPr>
        <w:t>baseline</w:t>
      </w:r>
      <w:r>
        <w:rPr>
          <w:spacing w:val="-8"/>
          <w:sz w:val="24"/>
          <w:szCs w:val="24"/>
        </w:rPr>
        <w:t xml:space="preserve"> </w:t>
      </w:r>
      <w:r>
        <w:rPr>
          <w:sz w:val="24"/>
          <w:szCs w:val="24"/>
        </w:rPr>
        <w:t>language</w:t>
      </w:r>
      <w:r>
        <w:rPr>
          <w:spacing w:val="-9"/>
          <w:sz w:val="24"/>
          <w:szCs w:val="24"/>
        </w:rPr>
        <w:t xml:space="preserve"> </w:t>
      </w:r>
      <w:r>
        <w:rPr>
          <w:sz w:val="24"/>
          <w:szCs w:val="24"/>
        </w:rPr>
        <w:t>with</w:t>
      </w:r>
      <w:r>
        <w:rPr>
          <w:spacing w:val="-4"/>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no</w:t>
      </w:r>
      <w:r>
        <w:rPr>
          <w:spacing w:val="-2"/>
          <w:sz w:val="24"/>
          <w:szCs w:val="24"/>
        </w:rPr>
        <w:t xml:space="preserve"> </w:t>
      </w:r>
      <w:r>
        <w:rPr>
          <w:sz w:val="24"/>
          <w:szCs w:val="24"/>
        </w:rPr>
        <w:t>o</w:t>
      </w:r>
      <w:r>
        <w:rPr>
          <w:spacing w:val="-4"/>
          <w:sz w:val="24"/>
          <w:szCs w:val="24"/>
        </w:rPr>
        <w:t>b</w:t>
      </w:r>
      <w:r>
        <w:rPr>
          <w:sz w:val="24"/>
          <w:szCs w:val="24"/>
        </w:rPr>
        <w:t>vious 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
          <w:sz w:val="24"/>
          <w:szCs w:val="24"/>
        </w:rPr>
        <w:t xml:space="preserve"> </w:t>
      </w:r>
      <w:r>
        <w:rPr>
          <w:sz w:val="24"/>
          <w:szCs w:val="24"/>
        </w:rPr>
        <w:t>This</w:t>
      </w:r>
      <w:r>
        <w:rPr>
          <w:spacing w:val="-4"/>
          <w:sz w:val="24"/>
          <w:szCs w:val="24"/>
        </w:rPr>
        <w:t xml:space="preserve"> </w:t>
      </w:r>
      <w:r>
        <w:rPr>
          <w:sz w:val="24"/>
          <w:szCs w:val="24"/>
        </w:rPr>
        <w:t>language</w:t>
      </w:r>
      <w:r>
        <w:rPr>
          <w:spacing w:val="-9"/>
          <w:sz w:val="24"/>
          <w:szCs w:val="24"/>
        </w:rPr>
        <w:t xml:space="preserve"> </w:t>
      </w:r>
      <w:r>
        <w:rPr>
          <w:sz w:val="24"/>
          <w:szCs w:val="24"/>
        </w:rPr>
        <w:t>did</w:t>
      </w:r>
      <w:r>
        <w:rPr>
          <w:spacing w:val="-3"/>
          <w:sz w:val="24"/>
          <w:szCs w:val="24"/>
        </w:rPr>
        <w:t xml:space="preserve"> </w:t>
      </w:r>
      <w:r>
        <w:rPr>
          <w:sz w:val="24"/>
          <w:szCs w:val="24"/>
        </w:rPr>
        <w:t>not</w:t>
      </w:r>
      <w:r>
        <w:rPr>
          <w:spacing w:val="-3"/>
          <w:sz w:val="24"/>
          <w:szCs w:val="24"/>
        </w:rPr>
        <w:t xml:space="preserve"> </w:t>
      </w:r>
      <w:r>
        <w:rPr>
          <w:sz w:val="24"/>
          <w:szCs w:val="24"/>
        </w:rPr>
        <w:t>confer</w:t>
      </w:r>
      <w:r>
        <w:rPr>
          <w:spacing w:val="-6"/>
          <w:sz w:val="24"/>
          <w:szCs w:val="24"/>
        </w:rPr>
        <w:t xml:space="preserve"> </w:t>
      </w:r>
      <w:r>
        <w:rPr>
          <w:sz w:val="24"/>
          <w:szCs w:val="24"/>
        </w:rPr>
        <w:t>a</w:t>
      </w:r>
      <w:r>
        <w:rPr>
          <w:spacing w:val="-4"/>
          <w:sz w:val="24"/>
          <w:szCs w:val="24"/>
        </w:rPr>
        <w:t>n</w:t>
      </w:r>
      <w:r>
        <w:rPr>
          <w:sz w:val="24"/>
          <w:szCs w:val="24"/>
        </w:rPr>
        <w:t>y</w:t>
      </w:r>
      <w:r>
        <w:rPr>
          <w:spacing w:val="-3"/>
          <w:sz w:val="24"/>
          <w:szCs w:val="24"/>
        </w:rPr>
        <w:t xml:space="preserve"> </w:t>
      </w:r>
      <w:r>
        <w:rPr>
          <w:sz w:val="24"/>
          <w:szCs w:val="24"/>
        </w:rPr>
        <w:t>learning</w:t>
      </w:r>
      <w:r>
        <w:rPr>
          <w:spacing w:val="-8"/>
          <w:sz w:val="24"/>
          <w:szCs w:val="24"/>
        </w:rPr>
        <w:t xml:space="preserve"> </w:t>
      </w:r>
      <w:r>
        <w:rPr>
          <w:sz w:val="24"/>
          <w:szCs w:val="24"/>
        </w:rPr>
        <w:t>benefits,</w:t>
      </w:r>
      <w:r>
        <w:rPr>
          <w:spacing w:val="-16"/>
          <w:sz w:val="24"/>
          <w:szCs w:val="24"/>
        </w:rPr>
        <w:t xml:space="preserve"> </w:t>
      </w:r>
      <w:r>
        <w:rPr>
          <w:sz w:val="24"/>
          <w:szCs w:val="24"/>
        </w:rPr>
        <w:t>indicating</w:t>
      </w:r>
      <w:r>
        <w:rPr>
          <w:spacing w:val="-10"/>
          <w:sz w:val="24"/>
          <w:szCs w:val="24"/>
        </w:rPr>
        <w:t xml:space="preserve"> </w:t>
      </w:r>
      <w:r>
        <w:rPr>
          <w:sz w:val="24"/>
          <w:szCs w:val="24"/>
        </w:rPr>
        <w:t>that</w:t>
      </w:r>
    </w:p>
    <w:p w:rsidR="00B72476" w:rsidRDefault="00CB77E8">
      <w:pPr>
        <w:spacing w:before="7" w:line="415" w:lineRule="auto"/>
        <w:ind w:left="100" w:right="270"/>
        <w:rPr>
          <w:sz w:val="24"/>
          <w:szCs w:val="24"/>
        </w:rPr>
      </w:pPr>
      <w:r>
        <w:rPr>
          <w:sz w:val="24"/>
          <w:szCs w:val="24"/>
        </w:rPr>
        <w:t>meaning</w:t>
      </w:r>
      <w:r>
        <w:rPr>
          <w:spacing w:val="-8"/>
          <w:sz w:val="24"/>
          <w:szCs w:val="24"/>
        </w:rPr>
        <w:t xml:space="preserve"> </w:t>
      </w:r>
      <w:r>
        <w:rPr>
          <w:sz w:val="24"/>
          <w:szCs w:val="24"/>
        </w:rPr>
        <w:t>alone</w:t>
      </w:r>
      <w:r>
        <w:rPr>
          <w:spacing w:val="-5"/>
          <w:sz w:val="24"/>
          <w:szCs w:val="24"/>
        </w:rPr>
        <w:t xml:space="preserve"> </w:t>
      </w:r>
      <w:r>
        <w:rPr>
          <w:sz w:val="24"/>
          <w:szCs w:val="24"/>
        </w:rPr>
        <w:t>does</w:t>
      </w:r>
      <w:r>
        <w:rPr>
          <w:spacing w:val="-4"/>
          <w:sz w:val="24"/>
          <w:szCs w:val="24"/>
        </w:rPr>
        <w:t xml:space="preserve"> </w:t>
      </w:r>
      <w:r>
        <w:rPr>
          <w:sz w:val="24"/>
          <w:szCs w:val="24"/>
        </w:rPr>
        <w:t>not</w:t>
      </w:r>
      <w:r>
        <w:rPr>
          <w:spacing w:val="-3"/>
          <w:sz w:val="24"/>
          <w:szCs w:val="24"/>
        </w:rPr>
        <w:t xml:space="preserve"> </w:t>
      </w:r>
      <w:r>
        <w:rPr>
          <w:sz w:val="24"/>
          <w:szCs w:val="24"/>
        </w:rPr>
        <w:t>dr</w:t>
      </w:r>
      <w:r>
        <w:rPr>
          <w:spacing w:val="-6"/>
          <w:sz w:val="24"/>
          <w:szCs w:val="24"/>
        </w:rPr>
        <w:t>i</w:t>
      </w:r>
      <w:r>
        <w:rPr>
          <w:spacing w:val="-4"/>
          <w:sz w:val="24"/>
          <w:szCs w:val="24"/>
        </w:rPr>
        <w:t>v</w:t>
      </w:r>
      <w:r>
        <w:rPr>
          <w:sz w:val="24"/>
          <w:szCs w:val="24"/>
        </w:rPr>
        <w:t>e</w:t>
      </w:r>
      <w:r>
        <w:rPr>
          <w:spacing w:val="-5"/>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coherence.</w:t>
      </w:r>
      <w:r>
        <w:rPr>
          <w:spacing w:val="4"/>
          <w:sz w:val="24"/>
          <w:szCs w:val="24"/>
        </w:rPr>
        <w:t xml:space="preserve"> </w:t>
      </w:r>
      <w:r>
        <w:rPr>
          <w:sz w:val="24"/>
          <w:szCs w:val="24"/>
        </w:rPr>
        <w:t>The</w:t>
      </w:r>
      <w:r>
        <w:rPr>
          <w:spacing w:val="-4"/>
          <w:sz w:val="24"/>
          <w:szCs w:val="24"/>
        </w:rPr>
        <w:t xml:space="preserve"> </w:t>
      </w:r>
      <w:r>
        <w:rPr>
          <w:sz w:val="24"/>
          <w:szCs w:val="24"/>
        </w:rPr>
        <w:t>interaction</w:t>
      </w:r>
      <w:r>
        <w:rPr>
          <w:spacing w:val="-10"/>
          <w:sz w:val="24"/>
          <w:szCs w:val="24"/>
        </w:rPr>
        <w:t xml:space="preserve"> </w:t>
      </w:r>
      <w:r>
        <w:rPr>
          <w:sz w:val="24"/>
          <w:szCs w:val="24"/>
        </w:rPr>
        <w:t>of</w:t>
      </w:r>
      <w:r>
        <w:rPr>
          <w:spacing w:val="-2"/>
          <w:sz w:val="24"/>
          <w:szCs w:val="24"/>
        </w:rPr>
        <w:t xml:space="preserve"> </w:t>
      </w:r>
      <w:r>
        <w:rPr>
          <w:sz w:val="24"/>
          <w:szCs w:val="24"/>
        </w:rPr>
        <w:t>both</w:t>
      </w:r>
      <w:r>
        <w:rPr>
          <w:spacing w:val="-4"/>
          <w:sz w:val="24"/>
          <w:szCs w:val="24"/>
        </w:rPr>
        <w:t xml:space="preserve"> </w:t>
      </w:r>
      <w:r>
        <w:rPr>
          <w:sz w:val="24"/>
          <w:szCs w:val="24"/>
        </w:rPr>
        <w:t>meaning and</w:t>
      </w:r>
      <w:r>
        <w:rPr>
          <w:spacing w:val="-3"/>
          <w:sz w:val="24"/>
          <w:szCs w:val="24"/>
        </w:rPr>
        <w:t xml:space="preserve"> </w:t>
      </w:r>
      <w:r>
        <w:rPr>
          <w:sz w:val="24"/>
          <w:szCs w:val="24"/>
        </w:rPr>
        <w:t>coherence</w:t>
      </w:r>
      <w:r>
        <w:rPr>
          <w:spacing w:val="-10"/>
          <w:sz w:val="24"/>
          <w:szCs w:val="24"/>
        </w:rPr>
        <w:t xml:space="preserve"> </w:t>
      </w:r>
      <w:r>
        <w:rPr>
          <w:sz w:val="24"/>
          <w:szCs w:val="24"/>
        </w:rPr>
        <w:t>dr</w:t>
      </w:r>
      <w:r>
        <w:rPr>
          <w:spacing w:val="-6"/>
          <w:sz w:val="24"/>
          <w:szCs w:val="24"/>
        </w:rPr>
        <w:t>i</w:t>
      </w:r>
      <w:r>
        <w:rPr>
          <w:spacing w:val="-4"/>
          <w:sz w:val="24"/>
          <w:szCs w:val="24"/>
        </w:rPr>
        <w:t>v</w:t>
      </w:r>
      <w:r>
        <w:rPr>
          <w:sz w:val="24"/>
          <w:szCs w:val="24"/>
        </w:rPr>
        <w:t>es</w:t>
      </w:r>
      <w:r>
        <w:rPr>
          <w:spacing w:val="-6"/>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6"/>
          <w:sz w:val="24"/>
          <w:szCs w:val="24"/>
        </w:rPr>
        <w:t xml:space="preserve"> </w:t>
      </w:r>
      <w:r>
        <w:rPr>
          <w:sz w:val="24"/>
          <w:szCs w:val="24"/>
        </w:rPr>
        <w:t>when</w:t>
      </w:r>
      <w:r>
        <w:rPr>
          <w:spacing w:val="-5"/>
          <w:sz w:val="24"/>
          <w:szCs w:val="24"/>
        </w:rPr>
        <w:t xml:space="preserve"> </w:t>
      </w:r>
      <w:r>
        <w:rPr>
          <w:sz w:val="24"/>
          <w:szCs w:val="24"/>
        </w:rPr>
        <w:t>we</w:t>
      </w:r>
      <w:r>
        <w:rPr>
          <w:spacing w:val="-3"/>
          <w:sz w:val="24"/>
          <w:szCs w:val="24"/>
        </w:rPr>
        <w:t xml:space="preserve"> </w:t>
      </w:r>
      <w:r>
        <w:rPr>
          <w:sz w:val="24"/>
          <w:szCs w:val="24"/>
        </w:rPr>
        <w:t>separately</w:t>
      </w:r>
      <w:r>
        <w:rPr>
          <w:spacing w:val="-10"/>
          <w:sz w:val="24"/>
          <w:szCs w:val="24"/>
        </w:rPr>
        <w:t xml:space="preserve"> </w:t>
      </w:r>
      <w:r>
        <w:rPr>
          <w:sz w:val="24"/>
          <w:szCs w:val="24"/>
        </w:rPr>
        <w:t>rem</w:t>
      </w:r>
      <w:r>
        <w:rPr>
          <w:spacing w:val="-4"/>
          <w:sz w:val="24"/>
          <w:szCs w:val="24"/>
        </w:rPr>
        <w:t>ov</w:t>
      </w:r>
      <w:r>
        <w:rPr>
          <w:sz w:val="24"/>
          <w:szCs w:val="24"/>
        </w:rPr>
        <w:t>ed</w:t>
      </w:r>
      <w:r>
        <w:rPr>
          <w:spacing w:val="-8"/>
          <w:sz w:val="24"/>
          <w:szCs w:val="24"/>
        </w:rPr>
        <w:t xml:space="preserve"> </w:t>
      </w:r>
      <w:r>
        <w:rPr>
          <w:sz w:val="24"/>
          <w:szCs w:val="24"/>
        </w:rPr>
        <w:t>meaning</w:t>
      </w:r>
      <w:r>
        <w:rPr>
          <w:spacing w:val="-8"/>
          <w:sz w:val="24"/>
          <w:szCs w:val="24"/>
        </w:rPr>
        <w:t xml:space="preserve"> </w:t>
      </w:r>
      <w:r>
        <w:rPr>
          <w:sz w:val="24"/>
          <w:szCs w:val="24"/>
        </w:rPr>
        <w:t>(as</w:t>
      </w:r>
      <w:r>
        <w:rPr>
          <w:spacing w:val="-3"/>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phonological conditions)</w:t>
      </w:r>
      <w:r>
        <w:rPr>
          <w:spacing w:val="-11"/>
          <w:sz w:val="24"/>
          <w:szCs w:val="24"/>
        </w:rPr>
        <w:t xml:space="preserve"> </w:t>
      </w:r>
      <w:r>
        <w:rPr>
          <w:sz w:val="24"/>
          <w:szCs w:val="24"/>
        </w:rPr>
        <w:t>and</w:t>
      </w:r>
      <w:r>
        <w:rPr>
          <w:spacing w:val="-3"/>
          <w:sz w:val="24"/>
          <w:szCs w:val="24"/>
        </w:rPr>
        <w:t xml:space="preserve"> </w:t>
      </w:r>
      <w:r>
        <w:rPr>
          <w:sz w:val="24"/>
          <w:szCs w:val="24"/>
        </w:rPr>
        <w:t>coherence</w:t>
      </w:r>
      <w:r>
        <w:rPr>
          <w:spacing w:val="-10"/>
          <w:sz w:val="24"/>
          <w:szCs w:val="24"/>
        </w:rPr>
        <w:t xml:space="preserve"> </w:t>
      </w:r>
      <w:r>
        <w:rPr>
          <w:sz w:val="24"/>
          <w:szCs w:val="24"/>
        </w:rPr>
        <w:t>(as</w:t>
      </w:r>
      <w:r>
        <w:rPr>
          <w:spacing w:val="-3"/>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semantic</w:t>
      </w:r>
      <w:r>
        <w:rPr>
          <w:spacing w:val="-9"/>
          <w:sz w:val="24"/>
          <w:szCs w:val="24"/>
        </w:rPr>
        <w:t xml:space="preserve"> </w:t>
      </w:r>
      <w:r>
        <w:rPr>
          <w:sz w:val="24"/>
          <w:szCs w:val="24"/>
        </w:rPr>
        <w:t>baseline</w:t>
      </w:r>
      <w:r>
        <w:rPr>
          <w:spacing w:val="-8"/>
          <w:sz w:val="24"/>
          <w:szCs w:val="24"/>
        </w:rPr>
        <w:t xml:space="preserve"> </w:t>
      </w:r>
      <w:r>
        <w:rPr>
          <w:sz w:val="24"/>
          <w:szCs w:val="24"/>
        </w:rPr>
        <w:t>condition),</w:t>
      </w:r>
      <w:r>
        <w:rPr>
          <w:spacing w:val="-10"/>
          <w:sz w:val="24"/>
          <w:szCs w:val="24"/>
        </w:rPr>
        <w:t xml:space="preserve"> </w:t>
      </w:r>
      <w:r>
        <w:rPr>
          <w:sz w:val="24"/>
          <w:szCs w:val="24"/>
        </w:rPr>
        <w:t>learners</w:t>
      </w:r>
      <w:r>
        <w:rPr>
          <w:spacing w:val="-8"/>
          <w:sz w:val="24"/>
          <w:szCs w:val="24"/>
        </w:rPr>
        <w:t xml:space="preserve"> </w:t>
      </w:r>
      <w:r>
        <w:rPr>
          <w:spacing w:val="-2"/>
          <w:sz w:val="24"/>
          <w:szCs w:val="24"/>
        </w:rPr>
        <w:t>f</w:t>
      </w:r>
      <w:r>
        <w:rPr>
          <w:sz w:val="24"/>
          <w:szCs w:val="24"/>
        </w:rPr>
        <w:t>ailed</w:t>
      </w:r>
      <w:r>
        <w:rPr>
          <w:spacing w:val="-5"/>
          <w:sz w:val="24"/>
          <w:szCs w:val="24"/>
        </w:rPr>
        <w:t xml:space="preserve"> </w:t>
      </w:r>
      <w:r>
        <w:rPr>
          <w:sz w:val="24"/>
          <w:szCs w:val="24"/>
        </w:rPr>
        <w:t>to</w:t>
      </w:r>
      <w:r>
        <w:rPr>
          <w:spacing w:val="-2"/>
          <w:sz w:val="24"/>
          <w:szCs w:val="24"/>
        </w:rPr>
        <w:t xml:space="preserve"> </w:t>
      </w:r>
      <w:r>
        <w:rPr>
          <w:sz w:val="24"/>
          <w:szCs w:val="24"/>
        </w:rPr>
        <w:t>learn</w:t>
      </w:r>
    </w:p>
    <w:p w:rsidR="00B72476" w:rsidRDefault="00CB77E8">
      <w:pPr>
        <w:spacing w:before="7"/>
        <w:ind w:left="100"/>
        <w:rPr>
          <w:sz w:val="24"/>
          <w:szCs w:val="24"/>
        </w:rPr>
      </w:pPr>
      <w:r>
        <w:rPr>
          <w:sz w:val="24"/>
          <w:szCs w:val="24"/>
        </w:rPr>
        <w:t>co-occurrence</w:t>
      </w:r>
      <w:r>
        <w:rPr>
          <w:spacing w:val="-14"/>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language.</w:t>
      </w:r>
    </w:p>
    <w:commentRangeEnd w:id="45"/>
    <w:p w:rsidR="00B72476" w:rsidRDefault="00B2687D">
      <w:pPr>
        <w:spacing w:before="7" w:line="140" w:lineRule="exact"/>
        <w:rPr>
          <w:sz w:val="14"/>
          <w:szCs w:val="14"/>
        </w:rPr>
      </w:pPr>
      <w:r>
        <w:rPr>
          <w:rStyle w:val="CommentReference"/>
        </w:rPr>
        <w:commentReference w:id="45"/>
      </w:r>
    </w:p>
    <w:p w:rsidR="00B72476" w:rsidRDefault="00B72476">
      <w:pPr>
        <w:spacing w:line="200" w:lineRule="exact"/>
      </w:pPr>
    </w:p>
    <w:p w:rsidR="00B72476" w:rsidRDefault="00CB77E8">
      <w:pPr>
        <w:spacing w:line="415" w:lineRule="auto"/>
        <w:ind w:left="100" w:right="79" w:firstLine="576"/>
        <w:rPr>
          <w:sz w:val="24"/>
          <w:szCs w:val="24"/>
        </w:rPr>
      </w:pPr>
      <w:r>
        <w:rPr>
          <w:sz w:val="24"/>
          <w:szCs w:val="24"/>
        </w:rPr>
        <w:t>That</w:t>
      </w:r>
      <w:r>
        <w:rPr>
          <w:spacing w:val="-4"/>
          <w:sz w:val="24"/>
          <w:szCs w:val="24"/>
        </w:rPr>
        <w:t xml:space="preserve"> </w:t>
      </w:r>
      <w:r>
        <w:rPr>
          <w:sz w:val="24"/>
          <w:szCs w:val="24"/>
        </w:rPr>
        <w:t>phonological</w:t>
      </w:r>
      <w:r>
        <w:rPr>
          <w:spacing w:val="-13"/>
          <w:sz w:val="24"/>
          <w:szCs w:val="24"/>
        </w:rPr>
        <w:t xml:space="preserve"> </w:t>
      </w:r>
      <w:r>
        <w:rPr>
          <w:sz w:val="24"/>
          <w:szCs w:val="24"/>
        </w:rPr>
        <w:t>coherence</w:t>
      </w:r>
      <w:r>
        <w:rPr>
          <w:spacing w:val="-10"/>
          <w:sz w:val="24"/>
          <w:szCs w:val="24"/>
        </w:rPr>
        <w:t xml:space="preserve"> </w:t>
      </w:r>
      <w:r>
        <w:rPr>
          <w:sz w:val="24"/>
          <w:szCs w:val="24"/>
        </w:rPr>
        <w:t>did</w:t>
      </w:r>
      <w:r>
        <w:rPr>
          <w:spacing w:val="-3"/>
          <w:sz w:val="24"/>
          <w:szCs w:val="24"/>
        </w:rPr>
        <w:t xml:space="preserve"> </w:t>
      </w:r>
      <w:r>
        <w:rPr>
          <w:sz w:val="24"/>
          <w:szCs w:val="24"/>
        </w:rPr>
        <w:t>not</w:t>
      </w:r>
      <w:r>
        <w:rPr>
          <w:spacing w:val="-3"/>
          <w:sz w:val="24"/>
          <w:szCs w:val="24"/>
        </w:rPr>
        <w:t xml:space="preserve"> </w:t>
      </w:r>
      <w:r>
        <w:rPr>
          <w:spacing w:val="-2"/>
          <w:sz w:val="24"/>
          <w:szCs w:val="24"/>
        </w:rPr>
        <w:t>f</w:t>
      </w:r>
      <w:r>
        <w:rPr>
          <w:sz w:val="24"/>
          <w:szCs w:val="24"/>
        </w:rPr>
        <w:t>acilitate</w:t>
      </w:r>
      <w:r>
        <w:rPr>
          <w:spacing w:val="-8"/>
          <w:sz w:val="24"/>
          <w:szCs w:val="24"/>
        </w:rPr>
        <w:t xml:space="preserve"> </w:t>
      </w:r>
      <w:r>
        <w:rPr>
          <w:sz w:val="24"/>
          <w:szCs w:val="24"/>
        </w:rPr>
        <w:t>learning</w:t>
      </w:r>
      <w:r>
        <w:rPr>
          <w:spacing w:val="-8"/>
          <w:sz w:val="24"/>
          <w:szCs w:val="24"/>
        </w:rPr>
        <w:t xml:space="preserve"> </w:t>
      </w:r>
      <w:r>
        <w:rPr>
          <w:sz w:val="24"/>
          <w:szCs w:val="24"/>
        </w:rPr>
        <w:t>is</w:t>
      </w:r>
      <w:r>
        <w:rPr>
          <w:spacing w:val="-2"/>
          <w:sz w:val="24"/>
          <w:szCs w:val="24"/>
        </w:rPr>
        <w:t xml:space="preserve"> </w:t>
      </w:r>
      <w:r>
        <w:rPr>
          <w:sz w:val="24"/>
          <w:szCs w:val="24"/>
        </w:rPr>
        <w:t>som</w:t>
      </w:r>
      <w:r>
        <w:rPr>
          <w:spacing w:val="-6"/>
          <w:sz w:val="24"/>
          <w:szCs w:val="24"/>
        </w:rPr>
        <w:t>e</w:t>
      </w:r>
      <w:r>
        <w:rPr>
          <w:sz w:val="24"/>
          <w:szCs w:val="24"/>
        </w:rPr>
        <w:t>what</w:t>
      </w:r>
      <w:r>
        <w:rPr>
          <w:spacing w:val="-10"/>
          <w:sz w:val="24"/>
          <w:szCs w:val="24"/>
        </w:rPr>
        <w:t xml:space="preserve"> </w:t>
      </w:r>
      <w:r>
        <w:rPr>
          <w:sz w:val="24"/>
          <w:szCs w:val="24"/>
        </w:rPr>
        <w:t>at</w:t>
      </w:r>
      <w:r>
        <w:rPr>
          <w:spacing w:val="-2"/>
          <w:sz w:val="24"/>
          <w:szCs w:val="24"/>
        </w:rPr>
        <w:t xml:space="preserve"> </w:t>
      </w:r>
      <w:r>
        <w:rPr>
          <w:sz w:val="24"/>
          <w:szCs w:val="24"/>
        </w:rPr>
        <w:t>odds</w:t>
      </w:r>
      <w:r>
        <w:rPr>
          <w:spacing w:val="-5"/>
          <w:sz w:val="24"/>
          <w:szCs w:val="24"/>
        </w:rPr>
        <w:t xml:space="preserve"> </w:t>
      </w:r>
      <w:r>
        <w:rPr>
          <w:sz w:val="24"/>
          <w:szCs w:val="24"/>
        </w:rPr>
        <w:t>with</w:t>
      </w:r>
      <w:r>
        <w:rPr>
          <w:spacing w:val="-4"/>
          <w:sz w:val="24"/>
          <w:szCs w:val="24"/>
        </w:rPr>
        <w:t xml:space="preserve"> </w:t>
      </w:r>
      <w:r>
        <w:rPr>
          <w:sz w:val="24"/>
          <w:szCs w:val="24"/>
        </w:rPr>
        <w:t>pr</w:t>
      </w:r>
      <w:r>
        <w:rPr>
          <w:spacing w:val="-6"/>
          <w:sz w:val="24"/>
          <w:szCs w:val="24"/>
        </w:rPr>
        <w:t>e</w:t>
      </w:r>
      <w:r>
        <w:rPr>
          <w:sz w:val="24"/>
          <w:szCs w:val="24"/>
        </w:rPr>
        <w:t xml:space="preserve">vious </w:t>
      </w:r>
      <w:r>
        <w:rPr>
          <w:spacing w:val="-2"/>
          <w:sz w:val="24"/>
          <w:szCs w:val="24"/>
        </w:rPr>
        <w:t>w</w:t>
      </w:r>
      <w:r>
        <w:rPr>
          <w:sz w:val="24"/>
          <w:szCs w:val="24"/>
        </w:rPr>
        <w:t>ork</w:t>
      </w:r>
      <w:r>
        <w:rPr>
          <w:spacing w:val="-5"/>
          <w:sz w:val="24"/>
          <w:szCs w:val="24"/>
        </w:rPr>
        <w:t xml:space="preserve"> </w:t>
      </w:r>
      <w:r>
        <w:rPr>
          <w:sz w:val="24"/>
          <w:szCs w:val="24"/>
        </w:rPr>
        <w:t>(Frigo</w:t>
      </w:r>
      <w:r>
        <w:rPr>
          <w:spacing w:val="-6"/>
          <w:sz w:val="24"/>
          <w:szCs w:val="24"/>
        </w:rPr>
        <w:t xml:space="preserve"> </w:t>
      </w:r>
      <w:r>
        <w:rPr>
          <w:sz w:val="24"/>
          <w:szCs w:val="24"/>
        </w:rPr>
        <w:t>&amp;</w:t>
      </w:r>
      <w:r>
        <w:rPr>
          <w:spacing w:val="-2"/>
          <w:sz w:val="24"/>
          <w:szCs w:val="24"/>
        </w:rPr>
        <w:t xml:space="preserve"> </w:t>
      </w:r>
      <w:r>
        <w:rPr>
          <w:sz w:val="24"/>
          <w:szCs w:val="24"/>
        </w:rPr>
        <w:t>McDonald,</w:t>
      </w:r>
      <w:r>
        <w:rPr>
          <w:spacing w:val="-11"/>
          <w:sz w:val="24"/>
          <w:szCs w:val="24"/>
        </w:rPr>
        <w:t xml:space="preserve"> </w:t>
      </w:r>
      <w:r>
        <w:rPr>
          <w:sz w:val="24"/>
          <w:szCs w:val="24"/>
        </w:rPr>
        <w:t>1998;</w:t>
      </w:r>
      <w:r>
        <w:rPr>
          <w:spacing w:val="-5"/>
          <w:sz w:val="24"/>
          <w:szCs w:val="24"/>
        </w:rPr>
        <w:t xml:space="preserve"> </w:t>
      </w:r>
      <w:r>
        <w:rPr>
          <w:sz w:val="24"/>
          <w:szCs w:val="24"/>
        </w:rPr>
        <w:t>La</w:t>
      </w:r>
      <w:r>
        <w:rPr>
          <w:spacing w:val="-4"/>
          <w:sz w:val="24"/>
          <w:szCs w:val="24"/>
        </w:rPr>
        <w:t>n</w:t>
      </w:r>
      <w:r>
        <w:rPr>
          <w:sz w:val="24"/>
          <w:szCs w:val="24"/>
        </w:rPr>
        <w:t>y</w:t>
      </w:r>
      <w:r>
        <w:rPr>
          <w:spacing w:val="-5"/>
          <w:sz w:val="24"/>
          <w:szCs w:val="24"/>
        </w:rPr>
        <w:t xml:space="preserve"> </w:t>
      </w:r>
      <w:r>
        <w:rPr>
          <w:sz w:val="24"/>
          <w:szCs w:val="24"/>
        </w:rPr>
        <w:t>&amp;</w:t>
      </w:r>
      <w:r>
        <w:rPr>
          <w:spacing w:val="-2"/>
          <w:sz w:val="24"/>
          <w:szCs w:val="24"/>
        </w:rPr>
        <w:t xml:space="preserve"> </w:t>
      </w:r>
      <w:r>
        <w:rPr>
          <w:sz w:val="24"/>
          <w:szCs w:val="24"/>
        </w:rPr>
        <w:t>Sa</w:t>
      </w:r>
      <w:r>
        <w:rPr>
          <w:spacing w:val="-6"/>
          <w:sz w:val="24"/>
          <w:szCs w:val="24"/>
        </w:rPr>
        <w:t>f</w:t>
      </w:r>
      <w:r>
        <w:rPr>
          <w:sz w:val="24"/>
          <w:szCs w:val="24"/>
        </w:rPr>
        <w:t>fran,</w:t>
      </w:r>
      <w:r>
        <w:rPr>
          <w:spacing w:val="-8"/>
          <w:sz w:val="24"/>
          <w:szCs w:val="24"/>
        </w:rPr>
        <w:t xml:space="preserve"> </w:t>
      </w:r>
      <w:r>
        <w:rPr>
          <w:sz w:val="24"/>
          <w:szCs w:val="24"/>
        </w:rPr>
        <w:t>2010;</w:t>
      </w:r>
      <w:r>
        <w:rPr>
          <w:spacing w:val="-5"/>
          <w:sz w:val="24"/>
          <w:szCs w:val="24"/>
        </w:rPr>
        <w:t xml:space="preserve"> </w:t>
      </w:r>
      <w:r>
        <w:rPr>
          <w:sz w:val="24"/>
          <w:szCs w:val="24"/>
        </w:rPr>
        <w:t>Monaghan</w:t>
      </w:r>
      <w:r>
        <w:rPr>
          <w:spacing w:val="-10"/>
          <w:sz w:val="24"/>
          <w:szCs w:val="24"/>
        </w:rPr>
        <w:t xml:space="preserve"> </w:t>
      </w:r>
      <w:r>
        <w:rPr>
          <w:sz w:val="24"/>
          <w:szCs w:val="24"/>
        </w:rPr>
        <w:t>et</w:t>
      </w:r>
      <w:r>
        <w:rPr>
          <w:spacing w:val="-2"/>
          <w:sz w:val="24"/>
          <w:szCs w:val="24"/>
        </w:rPr>
        <w:t xml:space="preserve"> </w:t>
      </w:r>
      <w:r>
        <w:rPr>
          <w:sz w:val="24"/>
          <w:szCs w:val="24"/>
        </w:rPr>
        <w:t>al.,</w:t>
      </w:r>
      <w:r>
        <w:rPr>
          <w:spacing w:val="-3"/>
          <w:sz w:val="24"/>
          <w:szCs w:val="24"/>
        </w:rPr>
        <w:t xml:space="preserve"> </w:t>
      </w:r>
      <w:r>
        <w:rPr>
          <w:sz w:val="24"/>
          <w:szCs w:val="24"/>
        </w:rPr>
        <w:t>2005)</w:t>
      </w:r>
      <w:commentRangeStart w:id="47"/>
      <w:r>
        <w:rPr>
          <w:sz w:val="24"/>
          <w:szCs w:val="24"/>
        </w:rPr>
        <w:t>.</w:t>
      </w:r>
      <w:r>
        <w:rPr>
          <w:spacing w:val="8"/>
          <w:sz w:val="24"/>
          <w:szCs w:val="24"/>
        </w:rPr>
        <w:t xml:space="preserve"> </w:t>
      </w:r>
      <w:commentRangeEnd w:id="47"/>
      <w:r w:rsidR="00875887">
        <w:rPr>
          <w:rStyle w:val="CommentReference"/>
        </w:rPr>
        <w:commentReference w:id="47"/>
      </w:r>
      <w:r>
        <w:rPr>
          <w:sz w:val="24"/>
          <w:szCs w:val="24"/>
        </w:rPr>
        <w:t>H</w:t>
      </w:r>
      <w:r>
        <w:rPr>
          <w:spacing w:val="-6"/>
          <w:sz w:val="24"/>
          <w:szCs w:val="24"/>
        </w:rPr>
        <w:t>o</w:t>
      </w:r>
      <w:r>
        <w:rPr>
          <w:sz w:val="24"/>
          <w:szCs w:val="24"/>
        </w:rPr>
        <w:t>w</w:t>
      </w:r>
      <w:r>
        <w:rPr>
          <w:spacing w:val="-6"/>
          <w:sz w:val="24"/>
          <w:szCs w:val="24"/>
        </w:rPr>
        <w:t>e</w:t>
      </w:r>
      <w:r>
        <w:rPr>
          <w:spacing w:val="-4"/>
          <w:sz w:val="24"/>
          <w:szCs w:val="24"/>
        </w:rPr>
        <w:t>v</w:t>
      </w:r>
      <w:r>
        <w:rPr>
          <w:sz w:val="24"/>
          <w:szCs w:val="24"/>
        </w:rPr>
        <w:t>e</w:t>
      </w:r>
      <w:r>
        <w:rPr>
          <w:spacing w:val="-10"/>
          <w:sz w:val="24"/>
          <w:szCs w:val="24"/>
        </w:rPr>
        <w:t>r</w:t>
      </w:r>
      <w:r>
        <w:rPr>
          <w:sz w:val="24"/>
          <w:szCs w:val="24"/>
        </w:rPr>
        <w:t>, whereas</w:t>
      </w:r>
      <w:r>
        <w:rPr>
          <w:spacing w:val="-8"/>
          <w:sz w:val="24"/>
          <w:szCs w:val="24"/>
        </w:rPr>
        <w:t xml:space="preserve"> </w:t>
      </w:r>
      <w:r>
        <w:rPr>
          <w:sz w:val="24"/>
          <w:szCs w:val="24"/>
        </w:rPr>
        <w:t>pr</w:t>
      </w:r>
      <w:r>
        <w:rPr>
          <w:spacing w:val="-6"/>
          <w:sz w:val="24"/>
          <w:szCs w:val="24"/>
        </w:rPr>
        <w:t>e</w:t>
      </w:r>
      <w:r>
        <w:rPr>
          <w:sz w:val="24"/>
          <w:szCs w:val="24"/>
        </w:rPr>
        <w:t>vious</w:t>
      </w:r>
      <w:r>
        <w:rPr>
          <w:spacing w:val="-8"/>
          <w:sz w:val="24"/>
          <w:szCs w:val="24"/>
        </w:rPr>
        <w:t xml:space="preserve"> </w:t>
      </w:r>
      <w:r>
        <w:rPr>
          <w:spacing w:val="-2"/>
          <w:sz w:val="24"/>
          <w:szCs w:val="24"/>
        </w:rPr>
        <w:t>w</w:t>
      </w:r>
      <w:r>
        <w:rPr>
          <w:sz w:val="24"/>
          <w:szCs w:val="24"/>
        </w:rPr>
        <w:t>ork</w:t>
      </w:r>
      <w:r>
        <w:rPr>
          <w:spacing w:val="-5"/>
          <w:sz w:val="24"/>
          <w:szCs w:val="24"/>
        </w:rPr>
        <w:t xml:space="preserve"> </w:t>
      </w:r>
      <w:r>
        <w:rPr>
          <w:sz w:val="24"/>
          <w:szCs w:val="24"/>
        </w:rPr>
        <w:t>has</w:t>
      </w:r>
      <w:r>
        <w:rPr>
          <w:spacing w:val="-3"/>
          <w:sz w:val="24"/>
          <w:szCs w:val="24"/>
        </w:rPr>
        <w:t xml:space="preserve"> </w:t>
      </w:r>
      <w:r>
        <w:rPr>
          <w:sz w:val="24"/>
          <w:szCs w:val="24"/>
        </w:rPr>
        <w:t>applied</w:t>
      </w:r>
      <w:r>
        <w:rPr>
          <w:spacing w:val="-7"/>
          <w:sz w:val="24"/>
          <w:szCs w:val="24"/>
        </w:rPr>
        <w:t xml:space="preserve"> </w:t>
      </w:r>
      <w:r>
        <w:rPr>
          <w:sz w:val="24"/>
          <w:szCs w:val="24"/>
        </w:rPr>
        <w:t>phonological</w:t>
      </w:r>
      <w:r>
        <w:rPr>
          <w:spacing w:val="-13"/>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ta</w:t>
      </w:r>
      <w:r>
        <w:rPr>
          <w:spacing w:val="-9"/>
          <w:sz w:val="24"/>
          <w:szCs w:val="24"/>
        </w:rPr>
        <w:t>r</w:t>
      </w:r>
      <w:r>
        <w:rPr>
          <w:spacing w:val="-2"/>
          <w:sz w:val="24"/>
          <w:szCs w:val="24"/>
        </w:rPr>
        <w:t>g</w:t>
      </w:r>
      <w:r>
        <w:rPr>
          <w:sz w:val="24"/>
          <w:szCs w:val="24"/>
        </w:rPr>
        <w:t>et</w:t>
      </w:r>
      <w:r>
        <w:rPr>
          <w:spacing w:val="26"/>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(i.e.,</w:t>
      </w:r>
      <w:r>
        <w:rPr>
          <w:spacing w:val="-4"/>
          <w:sz w:val="24"/>
          <w:szCs w:val="24"/>
        </w:rPr>
        <w:t xml:space="preserve"> </w:t>
      </w:r>
      <w:r>
        <w:rPr>
          <w:sz w:val="24"/>
          <w:szCs w:val="24"/>
        </w:rPr>
        <w:t>the</w:t>
      </w:r>
      <w:r>
        <w:rPr>
          <w:spacing w:val="-3"/>
          <w:sz w:val="24"/>
          <w:szCs w:val="24"/>
        </w:rPr>
        <w:t xml:space="preserve"> </w:t>
      </w:r>
      <w:r>
        <w:rPr>
          <w:spacing w:val="-2"/>
          <w:sz w:val="24"/>
          <w:szCs w:val="24"/>
        </w:rPr>
        <w:t>w</w:t>
      </w:r>
      <w:r>
        <w:rPr>
          <w:sz w:val="24"/>
          <w:szCs w:val="24"/>
        </w:rPr>
        <w:t>ords that</w:t>
      </w:r>
      <w:r>
        <w:rPr>
          <w:spacing w:val="-5"/>
          <w:sz w:val="24"/>
          <w:szCs w:val="24"/>
        </w:rPr>
        <w:t xml:space="preserve"> </w:t>
      </w:r>
      <w:r>
        <w:rPr>
          <w:spacing w:val="-4"/>
          <w:sz w:val="24"/>
          <w:szCs w:val="24"/>
        </w:rPr>
        <w:t>e</w:t>
      </w:r>
      <w:r>
        <w:rPr>
          <w:sz w:val="24"/>
          <w:szCs w:val="24"/>
        </w:rPr>
        <w:t>xperimenters</w:t>
      </w:r>
      <w:r>
        <w:rPr>
          <w:spacing w:val="-15"/>
          <w:sz w:val="24"/>
          <w:szCs w:val="24"/>
        </w:rPr>
        <w:t xml:space="preserve"> </w:t>
      </w:r>
      <w:r>
        <w:rPr>
          <w:sz w:val="24"/>
          <w:szCs w:val="24"/>
        </w:rPr>
        <w:t>measure</w:t>
      </w:r>
      <w:r>
        <w:rPr>
          <w:spacing w:val="-9"/>
          <w:sz w:val="24"/>
          <w:szCs w:val="24"/>
        </w:rPr>
        <w:t xml:space="preserve"> </w:t>
      </w:r>
      <w:r>
        <w:rPr>
          <w:sz w:val="24"/>
          <w:szCs w:val="24"/>
        </w:rPr>
        <w:t>learning</w:t>
      </w:r>
      <w:r>
        <w:rPr>
          <w:spacing w:val="-8"/>
          <w:sz w:val="24"/>
          <w:szCs w:val="24"/>
        </w:rPr>
        <w:t xml:space="preserve"> </w:t>
      </w:r>
      <w:r>
        <w:rPr>
          <w:sz w:val="24"/>
          <w:szCs w:val="24"/>
        </w:rPr>
        <w:t>for),</w:t>
      </w:r>
      <w:r>
        <w:rPr>
          <w:spacing w:val="-5"/>
          <w:sz w:val="24"/>
          <w:szCs w:val="24"/>
        </w:rPr>
        <w:t xml:space="preserve"> </w:t>
      </w:r>
      <w:r>
        <w:rPr>
          <w:sz w:val="24"/>
          <w:szCs w:val="24"/>
        </w:rPr>
        <w:t>we</w:t>
      </w:r>
      <w:r>
        <w:rPr>
          <w:spacing w:val="-4"/>
          <w:sz w:val="24"/>
          <w:szCs w:val="24"/>
        </w:rPr>
        <w:t xml:space="preserve"> </w:t>
      </w:r>
      <w:r>
        <w:rPr>
          <w:sz w:val="24"/>
          <w:szCs w:val="24"/>
        </w:rPr>
        <w:t>applied</w:t>
      </w:r>
      <w:r>
        <w:rPr>
          <w:spacing w:val="-7"/>
          <w:sz w:val="24"/>
          <w:szCs w:val="24"/>
        </w:rPr>
        <w:t xml:space="preserve"> </w:t>
      </w:r>
      <w:r>
        <w:rPr>
          <w:sz w:val="24"/>
          <w:szCs w:val="24"/>
        </w:rPr>
        <w:t>the</w:t>
      </w:r>
      <w:r>
        <w:rPr>
          <w:spacing w:val="-4"/>
          <w:sz w:val="24"/>
          <w:szCs w:val="24"/>
        </w:rPr>
        <w:t xml:space="preserve"> </w:t>
      </w:r>
      <w:r>
        <w:rPr>
          <w:sz w:val="24"/>
          <w:szCs w:val="24"/>
        </w:rPr>
        <w:t>r</w:t>
      </w:r>
      <w:r>
        <w:rPr>
          <w:spacing w:val="-4"/>
          <w:sz w:val="24"/>
          <w:szCs w:val="24"/>
        </w:rPr>
        <w:t>e</w:t>
      </w:r>
      <w:r>
        <w:rPr>
          <w:sz w:val="24"/>
          <w:szCs w:val="24"/>
        </w:rPr>
        <w:t>gularities</w:t>
      </w:r>
      <w:r>
        <w:rPr>
          <w:spacing w:val="-12"/>
          <w:sz w:val="24"/>
          <w:szCs w:val="24"/>
        </w:rPr>
        <w:t xml:space="preserve"> </w:t>
      </w:r>
      <w:r>
        <w:rPr>
          <w:sz w:val="24"/>
          <w:szCs w:val="24"/>
        </w:rPr>
        <w:t>to</w:t>
      </w:r>
      <w:r>
        <w:rPr>
          <w:spacing w:val="-3"/>
          <w:sz w:val="24"/>
          <w:szCs w:val="24"/>
        </w:rPr>
        <w:t xml:space="preserve"> </w:t>
      </w:r>
      <w:r>
        <w:rPr>
          <w:sz w:val="24"/>
          <w:szCs w:val="24"/>
        </w:rPr>
        <w:t>the</w:t>
      </w:r>
      <w:r>
        <w:rPr>
          <w:spacing w:val="-4"/>
          <w:sz w:val="24"/>
          <w:szCs w:val="24"/>
        </w:rPr>
        <w:t xml:space="preserve"> </w:t>
      </w:r>
      <w:r>
        <w:rPr>
          <w:sz w:val="24"/>
          <w:szCs w:val="24"/>
        </w:rPr>
        <w:t>cont</w:t>
      </w:r>
      <w:r>
        <w:rPr>
          <w:spacing w:val="-5"/>
          <w:sz w:val="24"/>
          <w:szCs w:val="24"/>
        </w:rPr>
        <w:t>e</w:t>
      </w:r>
      <w:r>
        <w:rPr>
          <w:sz w:val="24"/>
          <w:szCs w:val="24"/>
        </w:rPr>
        <w:t>xt</w:t>
      </w:r>
      <w:r>
        <w:rPr>
          <w:spacing w:val="-16"/>
          <w:sz w:val="24"/>
          <w:szCs w:val="24"/>
        </w:rPr>
        <w:t xml:space="preserve"> </w:t>
      </w:r>
      <w:r>
        <w:rPr>
          <w:spacing w:val="-2"/>
          <w:sz w:val="24"/>
          <w:szCs w:val="24"/>
        </w:rPr>
        <w:t>w</w:t>
      </w:r>
      <w:r>
        <w:rPr>
          <w:sz w:val="24"/>
          <w:szCs w:val="24"/>
        </w:rPr>
        <w:t>ords</w:t>
      </w:r>
      <w:r>
        <w:rPr>
          <w:spacing w:val="-7"/>
          <w:sz w:val="24"/>
          <w:szCs w:val="24"/>
        </w:rPr>
        <w:t xml:space="preserve"> </w:t>
      </w:r>
      <w:r>
        <w:rPr>
          <w:sz w:val="24"/>
          <w:szCs w:val="24"/>
        </w:rPr>
        <w:t>(i.e.,</w:t>
      </w:r>
      <w:r>
        <w:rPr>
          <w:spacing w:val="-4"/>
          <w:sz w:val="24"/>
          <w:szCs w:val="24"/>
        </w:rPr>
        <w:t xml:space="preserve"> </w:t>
      </w:r>
      <w:r>
        <w:rPr>
          <w:sz w:val="24"/>
          <w:szCs w:val="24"/>
        </w:rPr>
        <w:t xml:space="preserve">the </w:t>
      </w:r>
      <w:r>
        <w:rPr>
          <w:spacing w:val="-2"/>
          <w:sz w:val="24"/>
          <w:szCs w:val="24"/>
        </w:rPr>
        <w:t>w</w:t>
      </w:r>
      <w:r>
        <w:rPr>
          <w:sz w:val="24"/>
          <w:szCs w:val="24"/>
        </w:rPr>
        <w:t>ords</w:t>
      </w:r>
      <w:r>
        <w:rPr>
          <w:spacing w:val="-6"/>
          <w:sz w:val="24"/>
          <w:szCs w:val="24"/>
        </w:rPr>
        <w:t xml:space="preserve"> </w:t>
      </w:r>
      <w:r>
        <w:rPr>
          <w:sz w:val="24"/>
          <w:szCs w:val="24"/>
        </w:rPr>
        <w:t>that</w:t>
      </w:r>
      <w:r>
        <w:rPr>
          <w:spacing w:val="-4"/>
          <w:sz w:val="24"/>
          <w:szCs w:val="24"/>
        </w:rPr>
        <w:t xml:space="preserve"> </w:t>
      </w:r>
      <w:r>
        <w:rPr>
          <w:sz w:val="24"/>
          <w:szCs w:val="24"/>
        </w:rPr>
        <w:t>co-occurred</w:t>
      </w:r>
      <w:r>
        <w:rPr>
          <w:spacing w:val="-11"/>
          <w:sz w:val="24"/>
          <w:szCs w:val="24"/>
        </w:rPr>
        <w:t xml:space="preserve"> </w:t>
      </w:r>
      <w:r>
        <w:rPr>
          <w:sz w:val="24"/>
          <w:szCs w:val="24"/>
        </w:rPr>
        <w:t>with</w:t>
      </w:r>
      <w:r>
        <w:rPr>
          <w:spacing w:val="-4"/>
          <w:sz w:val="24"/>
          <w:szCs w:val="24"/>
        </w:rPr>
        <w:t xml:space="preserve"> </w:t>
      </w:r>
      <w:r>
        <w:rPr>
          <w:sz w:val="24"/>
          <w:szCs w:val="24"/>
        </w:rPr>
        <w:t>the</w:t>
      </w:r>
      <w:r>
        <w:rPr>
          <w:spacing w:val="-3"/>
          <w:sz w:val="24"/>
          <w:szCs w:val="24"/>
        </w:rPr>
        <w:t xml:space="preserve"> </w:t>
      </w:r>
      <w:r>
        <w:rPr>
          <w:sz w:val="24"/>
          <w:szCs w:val="24"/>
        </w:rPr>
        <w:t>ta</w:t>
      </w:r>
      <w:r>
        <w:rPr>
          <w:spacing w:val="-4"/>
          <w:sz w:val="24"/>
          <w:szCs w:val="24"/>
        </w:rPr>
        <w:t>r</w:t>
      </w:r>
      <w:r>
        <w:rPr>
          <w:sz w:val="24"/>
          <w:szCs w:val="24"/>
        </w:rPr>
        <w:t>get</w:t>
      </w:r>
      <w:r>
        <w:rPr>
          <w:spacing w:val="-5"/>
          <w:sz w:val="24"/>
          <w:szCs w:val="24"/>
        </w:rPr>
        <w:t xml:space="preserve"> </w:t>
      </w:r>
      <w:r>
        <w:rPr>
          <w:spacing w:val="-2"/>
          <w:sz w:val="24"/>
          <w:szCs w:val="24"/>
        </w:rPr>
        <w:t>w</w:t>
      </w:r>
      <w:r>
        <w:rPr>
          <w:sz w:val="24"/>
          <w:szCs w:val="24"/>
        </w:rPr>
        <w:t>ords)</w:t>
      </w:r>
      <w:r>
        <w:rPr>
          <w:spacing w:val="-7"/>
          <w:sz w:val="24"/>
          <w:szCs w:val="24"/>
        </w:rPr>
        <w:t xml:space="preserve"> </w:t>
      </w:r>
      <w:r>
        <w:rPr>
          <w:sz w:val="24"/>
          <w:szCs w:val="24"/>
        </w:rPr>
        <w:t>in</w:t>
      </w:r>
      <w:r>
        <w:rPr>
          <w:spacing w:val="-2"/>
          <w:sz w:val="24"/>
          <w:szCs w:val="24"/>
        </w:rPr>
        <w:t xml:space="preserve"> </w:t>
      </w:r>
      <w:r>
        <w:rPr>
          <w:sz w:val="24"/>
          <w:szCs w:val="24"/>
        </w:rPr>
        <w:t>order</w:t>
      </w:r>
      <w:r>
        <w:rPr>
          <w:spacing w:val="-5"/>
          <w:sz w:val="24"/>
          <w:szCs w:val="24"/>
        </w:rPr>
        <w:t xml:space="preserve"> </w:t>
      </w:r>
      <w:r>
        <w:rPr>
          <w:sz w:val="24"/>
          <w:szCs w:val="24"/>
        </w:rPr>
        <w:t>to</w:t>
      </w:r>
      <w:r>
        <w:rPr>
          <w:spacing w:val="-2"/>
          <w:sz w:val="24"/>
          <w:szCs w:val="24"/>
        </w:rPr>
        <w:t xml:space="preserve"> </w:t>
      </w:r>
      <w:r>
        <w:rPr>
          <w:sz w:val="24"/>
          <w:szCs w:val="24"/>
        </w:rPr>
        <w:t>permit</w:t>
      </w:r>
      <w:r>
        <w:rPr>
          <w:spacing w:val="-6"/>
          <w:sz w:val="24"/>
          <w:szCs w:val="24"/>
        </w:rPr>
        <w:t xml:space="preserve"> </w:t>
      </w:r>
      <w:r>
        <w:rPr>
          <w:sz w:val="24"/>
          <w:szCs w:val="24"/>
        </w:rPr>
        <w:t>comparison</w:t>
      </w:r>
      <w:r>
        <w:rPr>
          <w:spacing w:val="-11"/>
          <w:sz w:val="24"/>
          <w:szCs w:val="24"/>
        </w:rPr>
        <w:t xml:space="preserve"> </w:t>
      </w:r>
      <w:r>
        <w:rPr>
          <w:sz w:val="24"/>
          <w:szCs w:val="24"/>
        </w:rPr>
        <w:t>with</w:t>
      </w:r>
      <w:r>
        <w:rPr>
          <w:spacing w:val="-4"/>
          <w:sz w:val="24"/>
          <w:szCs w:val="24"/>
        </w:rPr>
        <w:t xml:space="preserve"> </w:t>
      </w:r>
      <w:r>
        <w:rPr>
          <w:sz w:val="24"/>
          <w:szCs w:val="24"/>
        </w:rPr>
        <w:t>our</w:t>
      </w:r>
      <w:r>
        <w:rPr>
          <w:spacing w:val="-3"/>
          <w:sz w:val="24"/>
          <w:szCs w:val="24"/>
        </w:rPr>
        <w:t xml:space="preserve"> </w:t>
      </w:r>
      <w:r>
        <w:rPr>
          <w:sz w:val="24"/>
          <w:szCs w:val="24"/>
        </w:rPr>
        <w:t>semantic coherence</w:t>
      </w:r>
      <w:r>
        <w:rPr>
          <w:spacing w:val="-10"/>
          <w:sz w:val="24"/>
          <w:szCs w:val="24"/>
        </w:rPr>
        <w:t xml:space="preserve"> </w:t>
      </w:r>
      <w:r>
        <w:rPr>
          <w:sz w:val="24"/>
          <w:szCs w:val="24"/>
        </w:rPr>
        <w:t>conditions.</w:t>
      </w:r>
      <w:r>
        <w:rPr>
          <w:spacing w:val="3"/>
          <w:sz w:val="24"/>
          <w:szCs w:val="24"/>
        </w:rPr>
        <w:t xml:space="preserve"> </w:t>
      </w:r>
      <w:r>
        <w:rPr>
          <w:sz w:val="24"/>
          <w:szCs w:val="24"/>
        </w:rPr>
        <w:t>Our</w:t>
      </w:r>
      <w:r>
        <w:rPr>
          <w:spacing w:val="-4"/>
          <w:sz w:val="24"/>
          <w:szCs w:val="24"/>
        </w:rPr>
        <w:t xml:space="preserve"> </w:t>
      </w:r>
      <w:r>
        <w:rPr>
          <w:sz w:val="24"/>
          <w:szCs w:val="24"/>
        </w:rPr>
        <w:t>operationalization</w:t>
      </w:r>
      <w:r>
        <w:rPr>
          <w:spacing w:val="-17"/>
          <w:sz w:val="24"/>
          <w:szCs w:val="24"/>
        </w:rPr>
        <w:t xml:space="preserve"> </w:t>
      </w:r>
      <w:r>
        <w:rPr>
          <w:sz w:val="24"/>
          <w:szCs w:val="24"/>
        </w:rPr>
        <w:t>of</w:t>
      </w:r>
      <w:r>
        <w:rPr>
          <w:spacing w:val="-2"/>
          <w:sz w:val="24"/>
          <w:szCs w:val="24"/>
        </w:rPr>
        <w:t xml:space="preserve"> </w:t>
      </w:r>
      <w:r>
        <w:rPr>
          <w:sz w:val="24"/>
          <w:szCs w:val="24"/>
        </w:rPr>
        <w:t>phonological</w:t>
      </w:r>
      <w:r>
        <w:rPr>
          <w:spacing w:val="-13"/>
          <w:sz w:val="24"/>
          <w:szCs w:val="24"/>
        </w:rPr>
        <w:t xml:space="preserve"> </w:t>
      </w:r>
      <w:r>
        <w:rPr>
          <w:sz w:val="24"/>
          <w:szCs w:val="24"/>
        </w:rPr>
        <w:t>coherence</w:t>
      </w:r>
      <w:r>
        <w:rPr>
          <w:spacing w:val="-10"/>
          <w:sz w:val="24"/>
          <w:szCs w:val="24"/>
        </w:rPr>
        <w:t xml:space="preserve"> </w:t>
      </w:r>
      <w:r>
        <w:rPr>
          <w:sz w:val="24"/>
          <w:szCs w:val="24"/>
        </w:rPr>
        <w:t>therefore</w:t>
      </w:r>
      <w:r>
        <w:rPr>
          <w:spacing w:val="-9"/>
          <w:sz w:val="24"/>
          <w:szCs w:val="24"/>
        </w:rPr>
        <w:t xml:space="preserve"> </w:t>
      </w:r>
      <w:r>
        <w:rPr>
          <w:sz w:val="24"/>
          <w:szCs w:val="24"/>
        </w:rPr>
        <w:t>di</w:t>
      </w:r>
      <w:r>
        <w:rPr>
          <w:spacing w:val="-6"/>
          <w:sz w:val="24"/>
          <w:szCs w:val="24"/>
        </w:rPr>
        <w:t>f</w:t>
      </w:r>
      <w:r>
        <w:rPr>
          <w:sz w:val="24"/>
          <w:szCs w:val="24"/>
        </w:rPr>
        <w:t>fers</w:t>
      </w:r>
      <w:r>
        <w:rPr>
          <w:spacing w:val="-6"/>
          <w:sz w:val="24"/>
          <w:szCs w:val="24"/>
        </w:rPr>
        <w:t xml:space="preserve"> </w:t>
      </w:r>
      <w:r>
        <w:rPr>
          <w:sz w:val="24"/>
          <w:szCs w:val="24"/>
        </w:rPr>
        <w:t>from pr</w:t>
      </w:r>
      <w:r>
        <w:rPr>
          <w:spacing w:val="-6"/>
          <w:sz w:val="24"/>
          <w:szCs w:val="24"/>
        </w:rPr>
        <w:t>e</w:t>
      </w:r>
      <w:r>
        <w:rPr>
          <w:sz w:val="24"/>
          <w:szCs w:val="24"/>
        </w:rPr>
        <w:t>vious</w:t>
      </w:r>
      <w:r>
        <w:rPr>
          <w:spacing w:val="-8"/>
          <w:sz w:val="24"/>
          <w:szCs w:val="24"/>
        </w:rPr>
        <w:t xml:space="preserve"> </w:t>
      </w:r>
      <w:r>
        <w:rPr>
          <w:spacing w:val="-4"/>
          <w:sz w:val="24"/>
          <w:szCs w:val="24"/>
        </w:rPr>
        <w:t>e</w:t>
      </w:r>
      <w:r>
        <w:rPr>
          <w:sz w:val="24"/>
          <w:szCs w:val="24"/>
        </w:rPr>
        <w:t>xperiments.</w:t>
      </w:r>
      <w:r>
        <w:rPr>
          <w:spacing w:val="2"/>
          <w:sz w:val="24"/>
          <w:szCs w:val="24"/>
        </w:rPr>
        <w:t xml:space="preserve"> </w:t>
      </w:r>
      <w:r>
        <w:rPr>
          <w:sz w:val="24"/>
          <w:szCs w:val="24"/>
        </w:rPr>
        <w:t>In</w:t>
      </w:r>
      <w:r>
        <w:rPr>
          <w:spacing w:val="-2"/>
          <w:sz w:val="24"/>
          <w:szCs w:val="24"/>
        </w:rPr>
        <w:t xml:space="preserve"> </w:t>
      </w:r>
      <w:r>
        <w:rPr>
          <w:sz w:val="24"/>
          <w:szCs w:val="24"/>
        </w:rPr>
        <w:t>our</w:t>
      </w:r>
      <w:r>
        <w:rPr>
          <w:spacing w:val="-3"/>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ta</w:t>
      </w:r>
      <w:r>
        <w:rPr>
          <w:spacing w:val="-4"/>
          <w:sz w:val="24"/>
          <w:szCs w:val="24"/>
        </w:rPr>
        <w:t>r</w:t>
      </w:r>
      <w:r>
        <w:rPr>
          <w:sz w:val="24"/>
          <w:szCs w:val="24"/>
        </w:rPr>
        <w:t>get</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had</w:t>
      </w:r>
      <w:r>
        <w:rPr>
          <w:spacing w:val="-3"/>
          <w:sz w:val="24"/>
          <w:szCs w:val="24"/>
        </w:rPr>
        <w:t xml:space="preserve"> </w:t>
      </w:r>
      <w:r>
        <w:rPr>
          <w:sz w:val="24"/>
          <w:szCs w:val="24"/>
        </w:rPr>
        <w:t>second-o</w:t>
      </w:r>
      <w:r>
        <w:rPr>
          <w:spacing w:val="-9"/>
          <w:sz w:val="24"/>
          <w:szCs w:val="24"/>
        </w:rPr>
        <w:t>r</w:t>
      </w:r>
      <w:r>
        <w:rPr>
          <w:sz w:val="24"/>
          <w:szCs w:val="24"/>
        </w:rPr>
        <w:t>der</w:t>
      </w:r>
      <w:r>
        <w:rPr>
          <w:spacing w:val="27"/>
          <w:sz w:val="24"/>
          <w:szCs w:val="24"/>
        </w:rPr>
        <w:t xml:space="preserve"> </w:t>
      </w:r>
      <w:r>
        <w:rPr>
          <w:sz w:val="24"/>
          <w:szCs w:val="24"/>
        </w:rPr>
        <w:t>phonological</w:t>
      </w:r>
    </w:p>
    <w:p w:rsidR="00B72476" w:rsidRDefault="00CB77E8">
      <w:pPr>
        <w:spacing w:before="7" w:line="415" w:lineRule="auto"/>
        <w:ind w:left="100" w:right="160"/>
        <w:rPr>
          <w:sz w:val="24"/>
          <w:szCs w:val="24"/>
        </w:rPr>
      </w:pPr>
      <w:r>
        <w:rPr>
          <w:sz w:val="24"/>
          <w:szCs w:val="24"/>
        </w:rPr>
        <w:t>coherence;</w:t>
      </w:r>
      <w:r>
        <w:rPr>
          <w:spacing w:val="-10"/>
          <w:sz w:val="24"/>
          <w:szCs w:val="24"/>
        </w:rPr>
        <w:t xml:space="preserve"> </w:t>
      </w:r>
      <w:r>
        <w:rPr>
          <w:sz w:val="24"/>
          <w:szCs w:val="24"/>
        </w:rPr>
        <w:t>the</w:t>
      </w:r>
      <w:r>
        <w:rPr>
          <w:spacing w:val="-3"/>
          <w:sz w:val="24"/>
          <w:szCs w:val="24"/>
        </w:rPr>
        <w:t xml:space="preserve"> </w:t>
      </w:r>
      <w:r>
        <w:rPr>
          <w:sz w:val="24"/>
          <w:szCs w:val="24"/>
        </w:rPr>
        <w:t>ta</w:t>
      </w:r>
      <w:r>
        <w:rPr>
          <w:spacing w:val="-4"/>
          <w:sz w:val="24"/>
          <w:szCs w:val="24"/>
        </w:rPr>
        <w:t>r</w:t>
      </w:r>
      <w:r>
        <w:rPr>
          <w:sz w:val="24"/>
          <w:szCs w:val="24"/>
        </w:rPr>
        <w:t>get</w:t>
      </w:r>
      <w:r>
        <w:rPr>
          <w:spacing w:val="-5"/>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themsel</w:t>
      </w:r>
      <w:r>
        <w:rPr>
          <w:spacing w:val="-4"/>
          <w:sz w:val="24"/>
          <w:szCs w:val="24"/>
        </w:rPr>
        <w:t>v</w:t>
      </w:r>
      <w:r>
        <w:rPr>
          <w:sz w:val="24"/>
          <w:szCs w:val="24"/>
        </w:rPr>
        <w:t>es</w:t>
      </w:r>
      <w:r>
        <w:rPr>
          <w:spacing w:val="-11"/>
          <w:sz w:val="24"/>
          <w:szCs w:val="24"/>
        </w:rPr>
        <w:t xml:space="preserve"> </w:t>
      </w:r>
      <w:r>
        <w:rPr>
          <w:sz w:val="24"/>
          <w:szCs w:val="24"/>
        </w:rPr>
        <w:t>did</w:t>
      </w:r>
      <w:r>
        <w:rPr>
          <w:spacing w:val="-3"/>
          <w:sz w:val="24"/>
          <w:szCs w:val="24"/>
        </w:rPr>
        <w:t xml:space="preserve"> </w:t>
      </w:r>
      <w:r>
        <w:rPr>
          <w:sz w:val="24"/>
          <w:szCs w:val="24"/>
        </w:rPr>
        <w:t>not</w:t>
      </w:r>
      <w:r>
        <w:rPr>
          <w:spacing w:val="-3"/>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phonological</w:t>
      </w:r>
      <w:r>
        <w:rPr>
          <w:spacing w:val="-13"/>
          <w:sz w:val="24"/>
          <w:szCs w:val="24"/>
        </w:rPr>
        <w:t xml:space="preserve"> </w:t>
      </w:r>
      <w:r>
        <w:rPr>
          <w:sz w:val="24"/>
          <w:szCs w:val="24"/>
        </w:rPr>
        <w:t>r</w:t>
      </w:r>
      <w:r>
        <w:rPr>
          <w:spacing w:val="-4"/>
          <w:sz w:val="24"/>
          <w:szCs w:val="24"/>
        </w:rPr>
        <w:t>e</w:t>
      </w:r>
      <w:r>
        <w:rPr>
          <w:sz w:val="24"/>
          <w:szCs w:val="24"/>
        </w:rPr>
        <w:t>gularity</w:t>
      </w:r>
      <w:r>
        <w:rPr>
          <w:spacing w:val="-9"/>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reliably co-occured</w:t>
      </w:r>
      <w:r>
        <w:rPr>
          <w:spacing w:val="-11"/>
          <w:sz w:val="24"/>
          <w:szCs w:val="24"/>
        </w:rPr>
        <w:t xml:space="preserve"> </w:t>
      </w:r>
      <w:r>
        <w:rPr>
          <w:sz w:val="24"/>
          <w:szCs w:val="24"/>
        </w:rPr>
        <w:t>with</w:t>
      </w:r>
      <w:r>
        <w:rPr>
          <w:spacing w:val="-4"/>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that</w:t>
      </w:r>
      <w:r>
        <w:rPr>
          <w:spacing w:val="-4"/>
          <w:sz w:val="24"/>
          <w:szCs w:val="24"/>
        </w:rPr>
        <w:t xml:space="preserve"> </w:t>
      </w:r>
      <w:r>
        <w:rPr>
          <w:sz w:val="24"/>
          <w:szCs w:val="24"/>
        </w:rPr>
        <w:t>did.</w:t>
      </w:r>
      <w:r>
        <w:rPr>
          <w:spacing w:val="10"/>
          <w:sz w:val="24"/>
          <w:szCs w:val="24"/>
        </w:rPr>
        <w:t xml:space="preserve"> </w:t>
      </w:r>
      <w:r>
        <w:rPr>
          <w:sz w:val="24"/>
          <w:szCs w:val="24"/>
        </w:rPr>
        <w:t>By</w:t>
      </w:r>
      <w:r>
        <w:rPr>
          <w:spacing w:val="-3"/>
          <w:sz w:val="24"/>
          <w:szCs w:val="24"/>
        </w:rPr>
        <w:t xml:space="preserve"> </w:t>
      </w:r>
      <w:r>
        <w:rPr>
          <w:sz w:val="24"/>
          <w:szCs w:val="24"/>
        </w:rPr>
        <w:t>contrast,</w:t>
      </w:r>
      <w:r>
        <w:rPr>
          <w:spacing w:val="-8"/>
          <w:sz w:val="24"/>
          <w:szCs w:val="24"/>
        </w:rPr>
        <w:t xml:space="preserve"> </w:t>
      </w:r>
      <w:r>
        <w:rPr>
          <w:sz w:val="24"/>
          <w:szCs w:val="24"/>
        </w:rPr>
        <w:t>in</w:t>
      </w:r>
      <w:r>
        <w:rPr>
          <w:spacing w:val="-2"/>
          <w:sz w:val="24"/>
          <w:szCs w:val="24"/>
        </w:rPr>
        <w:t xml:space="preserve"> </w:t>
      </w:r>
      <w:r>
        <w:rPr>
          <w:sz w:val="24"/>
          <w:szCs w:val="24"/>
        </w:rPr>
        <w:t>pr</w:t>
      </w:r>
      <w:r>
        <w:rPr>
          <w:spacing w:val="-6"/>
          <w:sz w:val="24"/>
          <w:szCs w:val="24"/>
        </w:rPr>
        <w:t>e</w:t>
      </w:r>
      <w:r>
        <w:rPr>
          <w:sz w:val="24"/>
          <w:szCs w:val="24"/>
        </w:rPr>
        <w:t>vious</w:t>
      </w:r>
      <w:r>
        <w:rPr>
          <w:spacing w:val="-8"/>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La</w:t>
      </w:r>
      <w:r>
        <w:rPr>
          <w:spacing w:val="-4"/>
          <w:sz w:val="24"/>
          <w:szCs w:val="24"/>
        </w:rPr>
        <w:t>n</w:t>
      </w:r>
      <w:r>
        <w:rPr>
          <w:sz w:val="24"/>
          <w:szCs w:val="24"/>
        </w:rPr>
        <w:t>y</w:t>
      </w:r>
      <w:r>
        <w:rPr>
          <w:spacing w:val="-5"/>
          <w:sz w:val="24"/>
          <w:szCs w:val="24"/>
        </w:rPr>
        <w:t xml:space="preserve"> </w:t>
      </w:r>
      <w:r>
        <w:rPr>
          <w:sz w:val="24"/>
          <w:szCs w:val="24"/>
        </w:rPr>
        <w:t>and Sa</w:t>
      </w:r>
      <w:r>
        <w:rPr>
          <w:spacing w:val="-6"/>
          <w:sz w:val="24"/>
          <w:szCs w:val="24"/>
        </w:rPr>
        <w:t>f</w:t>
      </w:r>
      <w:r>
        <w:rPr>
          <w:sz w:val="24"/>
          <w:szCs w:val="24"/>
        </w:rPr>
        <w:t>fran</w:t>
      </w:r>
      <w:r>
        <w:rPr>
          <w:spacing w:val="-7"/>
          <w:sz w:val="24"/>
          <w:szCs w:val="24"/>
        </w:rPr>
        <w:t xml:space="preserve"> </w:t>
      </w:r>
      <w:r>
        <w:rPr>
          <w:sz w:val="24"/>
          <w:szCs w:val="24"/>
        </w:rPr>
        <w:t>(2010),</w:t>
      </w:r>
      <w:r>
        <w:rPr>
          <w:spacing w:val="-7"/>
          <w:sz w:val="24"/>
          <w:szCs w:val="24"/>
        </w:rPr>
        <w:t xml:space="preserve"> </w:t>
      </w:r>
      <w:r>
        <w:rPr>
          <w:sz w:val="24"/>
          <w:szCs w:val="24"/>
        </w:rPr>
        <w:t>ta</w:t>
      </w:r>
      <w:r>
        <w:rPr>
          <w:spacing w:val="-4"/>
          <w:sz w:val="24"/>
          <w:szCs w:val="24"/>
        </w:rPr>
        <w:t>r</w:t>
      </w:r>
      <w:r>
        <w:rPr>
          <w:sz w:val="24"/>
          <w:szCs w:val="24"/>
        </w:rPr>
        <w:t>get</w:t>
      </w:r>
      <w:r>
        <w:rPr>
          <w:spacing w:val="-5"/>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had</w:t>
      </w:r>
      <w:r>
        <w:rPr>
          <w:spacing w:val="-3"/>
          <w:sz w:val="24"/>
          <w:szCs w:val="24"/>
        </w:rPr>
        <w:t xml:space="preserve"> </w:t>
      </w:r>
      <w:r>
        <w:rPr>
          <w:sz w:val="24"/>
          <w:szCs w:val="24"/>
        </w:rPr>
        <w:t>fi</w:t>
      </w:r>
      <w:r>
        <w:rPr>
          <w:spacing w:val="-2"/>
          <w:sz w:val="24"/>
          <w:szCs w:val="24"/>
        </w:rPr>
        <w:t>r</w:t>
      </w:r>
      <w:r>
        <w:rPr>
          <w:sz w:val="24"/>
          <w:szCs w:val="24"/>
        </w:rPr>
        <w:t>st-o</w:t>
      </w:r>
      <w:r>
        <w:rPr>
          <w:spacing w:val="-9"/>
          <w:sz w:val="24"/>
          <w:szCs w:val="24"/>
        </w:rPr>
        <w:t>r</w:t>
      </w:r>
      <w:r>
        <w:rPr>
          <w:sz w:val="24"/>
          <w:szCs w:val="24"/>
        </w:rPr>
        <w:t>der</w:t>
      </w:r>
      <w:r>
        <w:rPr>
          <w:spacing w:val="10"/>
          <w:sz w:val="24"/>
          <w:szCs w:val="24"/>
        </w:rPr>
        <w:t xml:space="preserve"> </w:t>
      </w:r>
      <w:r>
        <w:rPr>
          <w:sz w:val="24"/>
          <w:szCs w:val="24"/>
        </w:rPr>
        <w:t>coherence:</w:t>
      </w:r>
      <w:r>
        <w:rPr>
          <w:spacing w:val="4"/>
          <w:sz w:val="24"/>
          <w:szCs w:val="24"/>
        </w:rPr>
        <w:t xml:space="preserve"> </w:t>
      </w:r>
      <w:r>
        <w:rPr>
          <w:sz w:val="24"/>
          <w:szCs w:val="24"/>
        </w:rPr>
        <w:t>the</w:t>
      </w:r>
      <w:r>
        <w:rPr>
          <w:spacing w:val="-3"/>
          <w:sz w:val="24"/>
          <w:szCs w:val="24"/>
        </w:rPr>
        <w:t xml:space="preserve"> </w:t>
      </w:r>
      <w:r>
        <w:rPr>
          <w:sz w:val="24"/>
          <w:szCs w:val="24"/>
        </w:rPr>
        <w:t>ta</w:t>
      </w:r>
      <w:r>
        <w:rPr>
          <w:spacing w:val="-4"/>
          <w:sz w:val="24"/>
          <w:szCs w:val="24"/>
        </w:rPr>
        <w:t>r</w:t>
      </w:r>
      <w:r>
        <w:rPr>
          <w:sz w:val="24"/>
          <w:szCs w:val="24"/>
        </w:rPr>
        <w:t>get</w:t>
      </w:r>
      <w:r>
        <w:rPr>
          <w:spacing w:val="-5"/>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themsel</w:t>
      </w:r>
      <w:r>
        <w:rPr>
          <w:spacing w:val="-4"/>
          <w:sz w:val="24"/>
          <w:szCs w:val="24"/>
        </w:rPr>
        <w:t>v</w:t>
      </w:r>
      <w:r>
        <w:rPr>
          <w:sz w:val="24"/>
          <w:szCs w:val="24"/>
        </w:rPr>
        <w:t>es</w:t>
      </w:r>
      <w:r>
        <w:rPr>
          <w:spacing w:val="-11"/>
          <w:sz w:val="24"/>
          <w:szCs w:val="24"/>
        </w:rPr>
        <w:t xml:space="preserve"> </w:t>
      </w:r>
      <w:r>
        <w:rPr>
          <w:sz w:val="24"/>
          <w:szCs w:val="24"/>
        </w:rPr>
        <w:t>had phonological</w:t>
      </w:r>
      <w:r>
        <w:rPr>
          <w:spacing w:val="-13"/>
          <w:sz w:val="24"/>
          <w:szCs w:val="24"/>
        </w:rPr>
        <w:t xml:space="preserve"> </w:t>
      </w:r>
      <w:r>
        <w:rPr>
          <w:sz w:val="24"/>
          <w:szCs w:val="24"/>
        </w:rPr>
        <w:t>r</w:t>
      </w:r>
      <w:r>
        <w:rPr>
          <w:spacing w:val="-4"/>
          <w:sz w:val="24"/>
          <w:szCs w:val="24"/>
        </w:rPr>
        <w:t>e</w:t>
      </w:r>
      <w:r>
        <w:rPr>
          <w:sz w:val="24"/>
          <w:szCs w:val="24"/>
        </w:rPr>
        <w:t>gularities</w:t>
      </w:r>
      <w:r>
        <w:rPr>
          <w:spacing w:val="-11"/>
          <w:sz w:val="24"/>
          <w:szCs w:val="24"/>
        </w:rPr>
        <w:t xml:space="preserve"> </w:t>
      </w:r>
      <w:r>
        <w:rPr>
          <w:sz w:val="24"/>
          <w:szCs w:val="24"/>
        </w:rPr>
        <w:t>(and</w:t>
      </w:r>
      <w:r>
        <w:rPr>
          <w:spacing w:val="-4"/>
          <w:sz w:val="24"/>
          <w:szCs w:val="24"/>
        </w:rPr>
        <w:t xml:space="preserve"> </w:t>
      </w:r>
      <w:r>
        <w:rPr>
          <w:sz w:val="24"/>
          <w:szCs w:val="24"/>
        </w:rPr>
        <w:t>cont</w:t>
      </w:r>
      <w:r>
        <w:rPr>
          <w:spacing w:val="-4"/>
          <w:sz w:val="24"/>
          <w:szCs w:val="24"/>
        </w:rPr>
        <w:t>e</w:t>
      </w:r>
      <w:r>
        <w:rPr>
          <w:sz w:val="24"/>
          <w:szCs w:val="24"/>
        </w:rPr>
        <w:t>xt</w:t>
      </w:r>
      <w:r>
        <w:rPr>
          <w:spacing w:val="-7"/>
          <w:sz w:val="24"/>
          <w:szCs w:val="24"/>
        </w:rPr>
        <w:t xml:space="preserve"> </w:t>
      </w:r>
      <w:r>
        <w:rPr>
          <w:sz w:val="24"/>
          <w:szCs w:val="24"/>
        </w:rPr>
        <w:t>cat</w:t>
      </w:r>
      <w:r>
        <w:rPr>
          <w:spacing w:val="-4"/>
          <w:sz w:val="24"/>
          <w:szCs w:val="24"/>
        </w:rPr>
        <w:t>e</w:t>
      </w:r>
      <w:r>
        <w:rPr>
          <w:sz w:val="24"/>
          <w:szCs w:val="24"/>
        </w:rPr>
        <w:t>gories</w:t>
      </w:r>
      <w:r>
        <w:rPr>
          <w:spacing w:val="-10"/>
          <w:sz w:val="24"/>
          <w:szCs w:val="24"/>
        </w:rPr>
        <w:t xml:space="preserve"> </w:t>
      </w:r>
      <w:r>
        <w:rPr>
          <w:sz w:val="24"/>
          <w:szCs w:val="24"/>
        </w:rPr>
        <w:t>did</w:t>
      </w:r>
      <w:r>
        <w:rPr>
          <w:spacing w:val="-3"/>
          <w:sz w:val="24"/>
          <w:szCs w:val="24"/>
        </w:rPr>
        <w:t xml:space="preserve"> </w:t>
      </w:r>
      <w:r>
        <w:rPr>
          <w:sz w:val="24"/>
          <w:szCs w:val="24"/>
        </w:rPr>
        <w:t>not).</w:t>
      </w:r>
      <w:r>
        <w:rPr>
          <w:spacing w:val="10"/>
          <w:sz w:val="24"/>
          <w:szCs w:val="24"/>
        </w:rPr>
        <w:t xml:space="preserve"> </w:t>
      </w:r>
      <w:r>
        <w:rPr>
          <w:sz w:val="24"/>
          <w:szCs w:val="24"/>
        </w:rPr>
        <w:t>Both</w:t>
      </w:r>
      <w:r>
        <w:rPr>
          <w:spacing w:val="-5"/>
          <w:sz w:val="24"/>
          <w:szCs w:val="24"/>
        </w:rPr>
        <w:t xml:space="preserve"> </w:t>
      </w:r>
      <w:r>
        <w:rPr>
          <w:sz w:val="24"/>
          <w:szCs w:val="24"/>
        </w:rPr>
        <w:t>types</w:t>
      </w:r>
      <w:r>
        <w:rPr>
          <w:spacing w:val="-5"/>
          <w:sz w:val="24"/>
          <w:szCs w:val="24"/>
        </w:rPr>
        <w:t xml:space="preserve"> </w:t>
      </w:r>
      <w:r>
        <w:rPr>
          <w:sz w:val="24"/>
          <w:szCs w:val="24"/>
        </w:rPr>
        <w:t>of</w:t>
      </w:r>
      <w:r>
        <w:rPr>
          <w:spacing w:val="-2"/>
          <w:sz w:val="24"/>
          <w:szCs w:val="24"/>
        </w:rPr>
        <w:t xml:space="preserve"> </w:t>
      </w:r>
      <w:r>
        <w:rPr>
          <w:sz w:val="24"/>
          <w:szCs w:val="24"/>
        </w:rPr>
        <w:t>coherence</w:t>
      </w:r>
      <w:r>
        <w:rPr>
          <w:spacing w:val="-10"/>
          <w:sz w:val="24"/>
          <w:szCs w:val="24"/>
        </w:rPr>
        <w:t xml:space="preserve"> </w:t>
      </w:r>
      <w:r>
        <w:rPr>
          <w:sz w:val="24"/>
          <w:szCs w:val="24"/>
        </w:rPr>
        <w:t>h</w:t>
      </w:r>
      <w:r>
        <w:rPr>
          <w:spacing w:val="-5"/>
          <w:sz w:val="24"/>
          <w:szCs w:val="24"/>
        </w:rPr>
        <w:t>a</w:t>
      </w:r>
      <w:r>
        <w:rPr>
          <w:spacing w:val="-4"/>
          <w:sz w:val="24"/>
          <w:szCs w:val="24"/>
        </w:rPr>
        <w:t>v</w:t>
      </w:r>
      <w:r>
        <w:rPr>
          <w:sz w:val="24"/>
          <w:szCs w:val="24"/>
        </w:rPr>
        <w:t>e theoretical</w:t>
      </w:r>
      <w:r>
        <w:rPr>
          <w:spacing w:val="-10"/>
          <w:sz w:val="24"/>
          <w:szCs w:val="24"/>
        </w:rPr>
        <w:t xml:space="preserve"> </w:t>
      </w:r>
      <w:r>
        <w:rPr>
          <w:sz w:val="24"/>
          <w:szCs w:val="24"/>
        </w:rPr>
        <w:t>mot</w:t>
      </w:r>
      <w:r>
        <w:rPr>
          <w:spacing w:val="-6"/>
          <w:sz w:val="24"/>
          <w:szCs w:val="24"/>
        </w:rPr>
        <w:t>iv</w:t>
      </w:r>
      <w:r>
        <w:rPr>
          <w:sz w:val="24"/>
          <w:szCs w:val="24"/>
        </w:rPr>
        <w:t>ations.</w:t>
      </w:r>
      <w:r>
        <w:rPr>
          <w:spacing w:val="2"/>
          <w:sz w:val="24"/>
          <w:szCs w:val="24"/>
        </w:rPr>
        <w:t xml:space="preserve"> </w:t>
      </w:r>
      <w:r>
        <w:rPr>
          <w:sz w:val="24"/>
          <w:szCs w:val="24"/>
        </w:rPr>
        <w:t>Braine</w:t>
      </w:r>
      <w:r>
        <w:rPr>
          <w:spacing w:val="-6"/>
          <w:sz w:val="24"/>
          <w:szCs w:val="24"/>
        </w:rPr>
        <w:t xml:space="preserve"> </w:t>
      </w:r>
      <w:r>
        <w:rPr>
          <w:sz w:val="24"/>
          <w:szCs w:val="24"/>
        </w:rPr>
        <w:t>(1987)</w:t>
      </w:r>
      <w:r>
        <w:rPr>
          <w:spacing w:val="-6"/>
          <w:sz w:val="24"/>
          <w:szCs w:val="24"/>
        </w:rPr>
        <w:t xml:space="preserve"> </w:t>
      </w:r>
      <w:r>
        <w:rPr>
          <w:sz w:val="24"/>
          <w:szCs w:val="24"/>
        </w:rPr>
        <w:t>obser</w:t>
      </w:r>
      <w:r>
        <w:rPr>
          <w:spacing w:val="-4"/>
          <w:sz w:val="24"/>
          <w:szCs w:val="24"/>
        </w:rPr>
        <w:t>v</w:t>
      </w:r>
      <w:r>
        <w:rPr>
          <w:sz w:val="24"/>
          <w:szCs w:val="24"/>
        </w:rPr>
        <w:t>ed</w:t>
      </w:r>
      <w:r>
        <w:rPr>
          <w:spacing w:val="-9"/>
          <w:sz w:val="24"/>
          <w:szCs w:val="24"/>
        </w:rPr>
        <w:t xml:space="preserve"> </w:t>
      </w:r>
      <w:r>
        <w:rPr>
          <w:sz w:val="24"/>
          <w:szCs w:val="24"/>
        </w:rPr>
        <w:t>that</w:t>
      </w:r>
      <w:r>
        <w:rPr>
          <w:spacing w:val="-4"/>
          <w:sz w:val="24"/>
          <w:szCs w:val="24"/>
        </w:rPr>
        <w:t xml:space="preserve"> </w:t>
      </w:r>
      <w:r>
        <w:rPr>
          <w:sz w:val="24"/>
          <w:szCs w:val="24"/>
        </w:rPr>
        <w:t>first-order</w:t>
      </w:r>
      <w:r>
        <w:rPr>
          <w:spacing w:val="-19"/>
          <w:sz w:val="24"/>
          <w:szCs w:val="24"/>
        </w:rPr>
        <w:t xml:space="preserve"> </w:t>
      </w:r>
      <w:r>
        <w:rPr>
          <w:sz w:val="24"/>
          <w:szCs w:val="24"/>
        </w:rPr>
        <w:t>coherence</w:t>
      </w:r>
      <w:r>
        <w:rPr>
          <w:spacing w:val="-10"/>
          <w:sz w:val="24"/>
          <w:szCs w:val="24"/>
        </w:rPr>
        <w:t xml:space="preserve"> </w:t>
      </w:r>
      <w:r>
        <w:rPr>
          <w:sz w:val="24"/>
          <w:szCs w:val="24"/>
        </w:rPr>
        <w:t>occurs</w:t>
      </w:r>
      <w:r>
        <w:rPr>
          <w:spacing w:val="-6"/>
          <w:sz w:val="24"/>
          <w:szCs w:val="24"/>
        </w:rPr>
        <w:t xml:space="preserve"> </w:t>
      </w:r>
      <w:r>
        <w:rPr>
          <w:sz w:val="24"/>
          <w:szCs w:val="24"/>
        </w:rPr>
        <w:t>in</w:t>
      </w:r>
      <w:r>
        <w:rPr>
          <w:spacing w:val="-2"/>
          <w:sz w:val="24"/>
          <w:szCs w:val="24"/>
        </w:rPr>
        <w:t xml:space="preserve"> </w:t>
      </w:r>
      <w:r>
        <w:rPr>
          <w:sz w:val="24"/>
          <w:szCs w:val="24"/>
        </w:rPr>
        <w:t>languages</w:t>
      </w:r>
    </w:p>
    <w:p w:rsidR="00B72476" w:rsidRDefault="00CB77E8">
      <w:pPr>
        <w:spacing w:before="7" w:line="415" w:lineRule="auto"/>
        <w:ind w:left="100" w:right="79"/>
        <w:rPr>
          <w:sz w:val="24"/>
          <w:szCs w:val="24"/>
        </w:rPr>
      </w:pPr>
      <w:r>
        <w:rPr>
          <w:sz w:val="24"/>
          <w:szCs w:val="24"/>
        </w:rPr>
        <w:t>li</w:t>
      </w:r>
      <w:r>
        <w:rPr>
          <w:spacing w:val="-2"/>
          <w:sz w:val="24"/>
          <w:szCs w:val="24"/>
        </w:rPr>
        <w:t>k</w:t>
      </w:r>
      <w:r>
        <w:rPr>
          <w:sz w:val="24"/>
          <w:szCs w:val="24"/>
        </w:rPr>
        <w:t>e</w:t>
      </w:r>
      <w:r>
        <w:rPr>
          <w:spacing w:val="-4"/>
          <w:sz w:val="24"/>
          <w:szCs w:val="24"/>
        </w:rPr>
        <w:t xml:space="preserve"> </w:t>
      </w:r>
      <w:r>
        <w:rPr>
          <w:sz w:val="24"/>
          <w:szCs w:val="24"/>
        </w:rPr>
        <w:t>Spanish</w:t>
      </w:r>
      <w:r>
        <w:rPr>
          <w:spacing w:val="-8"/>
          <w:sz w:val="24"/>
          <w:szCs w:val="24"/>
        </w:rPr>
        <w:t xml:space="preserve"> </w:t>
      </w:r>
      <w:r>
        <w:rPr>
          <w:sz w:val="24"/>
          <w:szCs w:val="24"/>
        </w:rPr>
        <w:t>and</w:t>
      </w:r>
      <w:r>
        <w:rPr>
          <w:spacing w:val="-3"/>
          <w:sz w:val="24"/>
          <w:szCs w:val="24"/>
        </w:rPr>
        <w:t xml:space="preserve"> </w:t>
      </w:r>
      <w:r>
        <w:rPr>
          <w:sz w:val="24"/>
          <w:szCs w:val="24"/>
        </w:rPr>
        <w:t>Italian,</w:t>
      </w:r>
      <w:r>
        <w:rPr>
          <w:spacing w:val="-7"/>
          <w:sz w:val="24"/>
          <w:szCs w:val="24"/>
        </w:rPr>
        <w:t xml:space="preserve"> </w:t>
      </w:r>
      <w:r>
        <w:rPr>
          <w:sz w:val="24"/>
          <w:szCs w:val="24"/>
        </w:rPr>
        <w:t>where</w:t>
      </w:r>
      <w:r>
        <w:rPr>
          <w:spacing w:val="-6"/>
          <w:sz w:val="24"/>
          <w:szCs w:val="24"/>
        </w:rPr>
        <w:t xml:space="preserve"> </w:t>
      </w:r>
      <w:r>
        <w:rPr>
          <w:sz w:val="24"/>
          <w:szCs w:val="24"/>
        </w:rPr>
        <w:t>gender</w:t>
      </w:r>
      <w:r>
        <w:rPr>
          <w:spacing w:val="-7"/>
          <w:sz w:val="24"/>
          <w:szCs w:val="24"/>
        </w:rPr>
        <w:t xml:space="preserve"> </w:t>
      </w:r>
      <w:r>
        <w:rPr>
          <w:sz w:val="24"/>
          <w:szCs w:val="24"/>
        </w:rPr>
        <w:t>is</w:t>
      </w:r>
      <w:r>
        <w:rPr>
          <w:spacing w:val="-2"/>
          <w:sz w:val="24"/>
          <w:szCs w:val="24"/>
        </w:rPr>
        <w:t xml:space="preserve"> </w:t>
      </w:r>
      <w:r>
        <w:rPr>
          <w:sz w:val="24"/>
          <w:szCs w:val="24"/>
        </w:rPr>
        <w:t>mar</w:t>
      </w:r>
      <w:r>
        <w:rPr>
          <w:spacing w:val="-2"/>
          <w:sz w:val="24"/>
          <w:szCs w:val="24"/>
        </w:rPr>
        <w:t>k</w:t>
      </w:r>
      <w:r>
        <w:rPr>
          <w:sz w:val="24"/>
          <w:szCs w:val="24"/>
        </w:rPr>
        <w:t>ed</w:t>
      </w:r>
      <w:r>
        <w:rPr>
          <w:spacing w:val="-7"/>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noun</w:t>
      </w:r>
      <w:r>
        <w:rPr>
          <w:spacing w:val="-5"/>
          <w:sz w:val="24"/>
          <w:szCs w:val="24"/>
        </w:rPr>
        <w:t xml:space="preserve"> </w:t>
      </w:r>
      <w:r>
        <w:rPr>
          <w:sz w:val="24"/>
          <w:szCs w:val="24"/>
        </w:rPr>
        <w:t>(e.g.,</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that</w:t>
      </w:r>
      <w:r>
        <w:rPr>
          <w:spacing w:val="-4"/>
          <w:sz w:val="24"/>
          <w:szCs w:val="24"/>
        </w:rPr>
        <w:t xml:space="preserve"> </w:t>
      </w:r>
      <w:r>
        <w:rPr>
          <w:sz w:val="24"/>
          <w:szCs w:val="24"/>
        </w:rPr>
        <w:t>end</w:t>
      </w:r>
      <w:r>
        <w:rPr>
          <w:spacing w:val="-3"/>
          <w:sz w:val="24"/>
          <w:szCs w:val="24"/>
        </w:rPr>
        <w:t xml:space="preserve"> </w:t>
      </w:r>
      <w:r>
        <w:rPr>
          <w:sz w:val="24"/>
          <w:szCs w:val="24"/>
        </w:rPr>
        <w:t>in</w:t>
      </w:r>
      <w:r>
        <w:rPr>
          <w:spacing w:val="-2"/>
          <w:sz w:val="24"/>
          <w:szCs w:val="24"/>
        </w:rPr>
        <w:t xml:space="preserve"> </w:t>
      </w:r>
      <w:r>
        <w:rPr>
          <w:sz w:val="24"/>
          <w:szCs w:val="24"/>
        </w:rPr>
        <w:t>-o</w:t>
      </w:r>
      <w:r>
        <w:rPr>
          <w:spacing w:val="-2"/>
          <w:sz w:val="24"/>
          <w:szCs w:val="24"/>
        </w:rPr>
        <w:t xml:space="preserve"> </w:t>
      </w:r>
      <w:r>
        <w:rPr>
          <w:sz w:val="24"/>
          <w:szCs w:val="24"/>
        </w:rPr>
        <w:t>tend</w:t>
      </w:r>
      <w:r>
        <w:rPr>
          <w:spacing w:val="-4"/>
          <w:sz w:val="24"/>
          <w:szCs w:val="24"/>
        </w:rPr>
        <w:t xml:space="preserve"> </w:t>
      </w:r>
      <w:r>
        <w:rPr>
          <w:sz w:val="24"/>
          <w:szCs w:val="24"/>
        </w:rPr>
        <w:t>to</w:t>
      </w:r>
      <w:r>
        <w:rPr>
          <w:spacing w:val="-2"/>
          <w:sz w:val="24"/>
          <w:szCs w:val="24"/>
        </w:rPr>
        <w:t xml:space="preserve"> </w:t>
      </w:r>
      <w:r>
        <w:rPr>
          <w:sz w:val="24"/>
          <w:szCs w:val="24"/>
        </w:rPr>
        <w:t>be masculine).</w:t>
      </w:r>
      <w:r>
        <w:rPr>
          <w:spacing w:val="3"/>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note</w:t>
      </w:r>
      <w:r>
        <w:rPr>
          <w:spacing w:val="-4"/>
          <w:sz w:val="24"/>
          <w:szCs w:val="24"/>
        </w:rPr>
        <w:t xml:space="preserve"> </w:t>
      </w:r>
      <w:r>
        <w:rPr>
          <w:sz w:val="24"/>
          <w:szCs w:val="24"/>
        </w:rPr>
        <w:t>that</w:t>
      </w:r>
      <w:r>
        <w:rPr>
          <w:spacing w:val="-4"/>
          <w:sz w:val="24"/>
          <w:szCs w:val="24"/>
        </w:rPr>
        <w:t xml:space="preserve"> </w:t>
      </w:r>
      <w:r>
        <w:rPr>
          <w:sz w:val="24"/>
          <w:szCs w:val="24"/>
        </w:rPr>
        <w:t>second-order</w:t>
      </w:r>
      <w:r>
        <w:rPr>
          <w:spacing w:val="-13"/>
          <w:sz w:val="24"/>
          <w:szCs w:val="24"/>
        </w:rPr>
        <w:t xml:space="preserve"> </w:t>
      </w:r>
      <w:r>
        <w:rPr>
          <w:sz w:val="24"/>
          <w:szCs w:val="24"/>
        </w:rPr>
        <w:t>coherence</w:t>
      </w:r>
      <w:r>
        <w:rPr>
          <w:spacing w:val="-10"/>
          <w:sz w:val="24"/>
          <w:szCs w:val="24"/>
        </w:rPr>
        <w:t xml:space="preserve"> </w:t>
      </w:r>
      <w:r>
        <w:rPr>
          <w:sz w:val="24"/>
          <w:szCs w:val="24"/>
        </w:rPr>
        <w:t>occurs</w:t>
      </w:r>
      <w:r>
        <w:rPr>
          <w:spacing w:val="-6"/>
          <w:sz w:val="24"/>
          <w:szCs w:val="24"/>
        </w:rPr>
        <w:t xml:space="preserve"> </w:t>
      </w:r>
      <w:r>
        <w:rPr>
          <w:sz w:val="24"/>
          <w:szCs w:val="24"/>
        </w:rPr>
        <w:t>in</w:t>
      </w:r>
      <w:r>
        <w:rPr>
          <w:spacing w:val="-2"/>
          <w:sz w:val="24"/>
          <w:szCs w:val="24"/>
        </w:rPr>
        <w:t xml:space="preserve"> </w:t>
      </w:r>
      <w:r>
        <w:rPr>
          <w:sz w:val="24"/>
          <w:szCs w:val="24"/>
        </w:rPr>
        <w:t>languages</w:t>
      </w:r>
      <w:r>
        <w:rPr>
          <w:spacing w:val="-10"/>
          <w:sz w:val="24"/>
          <w:szCs w:val="24"/>
        </w:rPr>
        <w:t xml:space="preserve"> </w:t>
      </w:r>
      <w:r>
        <w:rPr>
          <w:sz w:val="24"/>
          <w:szCs w:val="24"/>
        </w:rPr>
        <w:t>li</w:t>
      </w:r>
      <w:r>
        <w:rPr>
          <w:spacing w:val="-2"/>
          <w:sz w:val="24"/>
          <w:szCs w:val="24"/>
        </w:rPr>
        <w:t>k</w:t>
      </w:r>
      <w:r>
        <w:rPr>
          <w:sz w:val="24"/>
          <w:szCs w:val="24"/>
        </w:rPr>
        <w:t>e</w:t>
      </w:r>
      <w:r>
        <w:rPr>
          <w:spacing w:val="-4"/>
          <w:sz w:val="24"/>
          <w:szCs w:val="24"/>
        </w:rPr>
        <w:t xml:space="preserve"> </w:t>
      </w:r>
      <w:r>
        <w:rPr>
          <w:sz w:val="24"/>
          <w:szCs w:val="24"/>
        </w:rPr>
        <w:t>Russian,</w:t>
      </w:r>
      <w:r>
        <w:rPr>
          <w:spacing w:val="-8"/>
          <w:sz w:val="24"/>
          <w:szCs w:val="24"/>
        </w:rPr>
        <w:t xml:space="preserve"> </w:t>
      </w:r>
      <w:r>
        <w:rPr>
          <w:sz w:val="24"/>
          <w:szCs w:val="24"/>
        </w:rPr>
        <w:t>which</w:t>
      </w:r>
      <w:r>
        <w:rPr>
          <w:spacing w:val="-6"/>
          <w:sz w:val="24"/>
          <w:szCs w:val="24"/>
        </w:rPr>
        <w:t xml:space="preserve"> </w:t>
      </w:r>
      <w:r>
        <w:rPr>
          <w:sz w:val="24"/>
          <w:szCs w:val="24"/>
        </w:rPr>
        <w:t>mark</w:t>
      </w:r>
      <w:r>
        <w:rPr>
          <w:spacing w:val="-5"/>
          <w:sz w:val="24"/>
          <w:szCs w:val="24"/>
        </w:rPr>
        <w:t xml:space="preserve"> </w:t>
      </w:r>
      <w:r>
        <w:rPr>
          <w:sz w:val="24"/>
          <w:szCs w:val="24"/>
        </w:rPr>
        <w:t>a noun</w:t>
      </w:r>
      <w:r>
        <w:rPr>
          <w:spacing w:val="-13"/>
          <w:sz w:val="24"/>
          <w:szCs w:val="24"/>
        </w:rPr>
        <w:t>’</w:t>
      </w:r>
      <w:r>
        <w:rPr>
          <w:sz w:val="24"/>
          <w:szCs w:val="24"/>
        </w:rPr>
        <w:t>s</w:t>
      </w:r>
      <w:r>
        <w:rPr>
          <w:spacing w:val="-7"/>
          <w:sz w:val="24"/>
          <w:szCs w:val="24"/>
        </w:rPr>
        <w:t xml:space="preserve"> </w:t>
      </w:r>
      <w:r>
        <w:rPr>
          <w:sz w:val="24"/>
          <w:szCs w:val="24"/>
        </w:rPr>
        <w:t>gender</w:t>
      </w:r>
      <w:r>
        <w:rPr>
          <w:spacing w:val="-7"/>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pacing w:val="-4"/>
          <w:sz w:val="24"/>
          <w:szCs w:val="24"/>
        </w:rPr>
        <w:t>v</w:t>
      </w:r>
      <w:r>
        <w:rPr>
          <w:sz w:val="24"/>
          <w:szCs w:val="24"/>
        </w:rPr>
        <w:t>er</w:t>
      </w:r>
      <w:r>
        <w:rPr>
          <w:spacing w:val="-10"/>
          <w:sz w:val="24"/>
          <w:szCs w:val="24"/>
        </w:rPr>
        <w:t>b</w:t>
      </w:r>
      <w:r>
        <w:rPr>
          <w:sz w:val="24"/>
          <w:szCs w:val="24"/>
        </w:rPr>
        <w:t>.</w:t>
      </w:r>
      <w:r>
        <w:rPr>
          <w:spacing w:val="9"/>
          <w:sz w:val="24"/>
          <w:szCs w:val="24"/>
        </w:rPr>
        <w:t xml:space="preserve"> </w:t>
      </w:r>
      <w:r>
        <w:rPr>
          <w:sz w:val="24"/>
          <w:szCs w:val="24"/>
        </w:rPr>
        <w:t>Thus,</w:t>
      </w:r>
      <w:r>
        <w:rPr>
          <w:spacing w:val="-5"/>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w:t>
      </w:r>
      <w:r>
        <w:rPr>
          <w:sz w:val="24"/>
          <w:szCs w:val="24"/>
        </w:rPr>
        <w:t>ord</w:t>
      </w:r>
      <w:r>
        <w:rPr>
          <w:spacing w:val="-5"/>
          <w:sz w:val="24"/>
          <w:szCs w:val="24"/>
        </w:rPr>
        <w:t xml:space="preserve"> </w:t>
      </w:r>
      <w:r>
        <w:rPr>
          <w:sz w:val="24"/>
          <w:szCs w:val="24"/>
        </w:rPr>
        <w:t>meaning</w:t>
      </w:r>
      <w:r>
        <w:rPr>
          <w:spacing w:val="-8"/>
          <w:sz w:val="24"/>
          <w:szCs w:val="24"/>
        </w:rPr>
        <w:t xml:space="preserve"> </w:t>
      </w:r>
      <w:r>
        <w:rPr>
          <w:sz w:val="24"/>
          <w:szCs w:val="24"/>
        </w:rPr>
        <w:t>may</w:t>
      </w:r>
      <w:r>
        <w:rPr>
          <w:spacing w:val="-4"/>
          <w:sz w:val="24"/>
          <w:szCs w:val="24"/>
        </w:rPr>
        <w:t xml:space="preserve"> </w:t>
      </w:r>
      <w:r>
        <w:rPr>
          <w:sz w:val="24"/>
          <w:szCs w:val="24"/>
        </w:rPr>
        <w:t>be</w:t>
      </w:r>
      <w:r>
        <w:rPr>
          <w:spacing w:val="-2"/>
          <w:sz w:val="24"/>
          <w:szCs w:val="24"/>
        </w:rPr>
        <w:t xml:space="preserve"> </w:t>
      </w:r>
      <w:r>
        <w:rPr>
          <w:sz w:val="24"/>
          <w:szCs w:val="24"/>
        </w:rPr>
        <w:t>sensit</w:t>
      </w:r>
      <w:r>
        <w:rPr>
          <w:spacing w:val="-6"/>
          <w:sz w:val="24"/>
          <w:szCs w:val="24"/>
        </w:rPr>
        <w:t>i</w:t>
      </w:r>
      <w:r>
        <w:rPr>
          <w:spacing w:val="-4"/>
          <w:sz w:val="24"/>
          <w:szCs w:val="24"/>
        </w:rPr>
        <w:t>v</w:t>
      </w:r>
      <w:r>
        <w:rPr>
          <w:sz w:val="24"/>
          <w:szCs w:val="24"/>
        </w:rPr>
        <w:t>e</w:t>
      </w:r>
      <w:r>
        <w:rPr>
          <w:spacing w:val="-8"/>
          <w:sz w:val="24"/>
          <w:szCs w:val="24"/>
        </w:rPr>
        <w:t xml:space="preserve"> </w:t>
      </w:r>
      <w:r>
        <w:rPr>
          <w:sz w:val="24"/>
          <w:szCs w:val="24"/>
        </w:rPr>
        <w:t>to di</w:t>
      </w:r>
      <w:r>
        <w:rPr>
          <w:spacing w:val="-6"/>
          <w:sz w:val="24"/>
          <w:szCs w:val="24"/>
        </w:rPr>
        <w:t>f</w:t>
      </w:r>
      <w:r>
        <w:rPr>
          <w:sz w:val="24"/>
          <w:szCs w:val="24"/>
        </w:rPr>
        <w:t>ferences</w:t>
      </w:r>
      <w:r>
        <w:rPr>
          <w:spacing w:val="-11"/>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kind</w:t>
      </w:r>
      <w:r>
        <w:rPr>
          <w:spacing w:val="-4"/>
          <w:sz w:val="24"/>
          <w:szCs w:val="24"/>
        </w:rPr>
        <w:t xml:space="preserve"> </w:t>
      </w:r>
      <w:r>
        <w:rPr>
          <w:sz w:val="24"/>
          <w:szCs w:val="24"/>
        </w:rPr>
        <w:t>of</w:t>
      </w:r>
      <w:r>
        <w:rPr>
          <w:spacing w:val="-2"/>
          <w:sz w:val="24"/>
          <w:szCs w:val="24"/>
        </w:rPr>
        <w:t xml:space="preserve"> </w:t>
      </w:r>
      <w:r>
        <w:rPr>
          <w:sz w:val="24"/>
          <w:szCs w:val="24"/>
        </w:rPr>
        <w:t>phonological</w:t>
      </w:r>
      <w:r>
        <w:rPr>
          <w:spacing w:val="-13"/>
          <w:sz w:val="24"/>
          <w:szCs w:val="24"/>
        </w:rPr>
        <w:t xml:space="preserve"> </w:t>
      </w:r>
      <w:r>
        <w:rPr>
          <w:sz w:val="24"/>
          <w:szCs w:val="24"/>
        </w:rPr>
        <w:t>coherence.</w:t>
      </w:r>
    </w:p>
    <w:p w:rsidR="00B72476" w:rsidRDefault="00B72476">
      <w:pPr>
        <w:spacing w:before="2" w:line="140" w:lineRule="exact"/>
        <w:rPr>
          <w:sz w:val="15"/>
          <w:szCs w:val="15"/>
        </w:rPr>
      </w:pPr>
    </w:p>
    <w:p w:rsidR="00B72476" w:rsidRDefault="00CB77E8">
      <w:pPr>
        <w:spacing w:line="415" w:lineRule="auto"/>
        <w:ind w:left="100" w:right="79" w:firstLine="576"/>
        <w:rPr>
          <w:sz w:val="24"/>
          <w:szCs w:val="24"/>
        </w:rPr>
        <w:sectPr w:rsidR="00B72476">
          <w:pgSz w:w="12240" w:h="15840"/>
          <w:pgMar w:top="960" w:right="1320" w:bottom="280" w:left="1340" w:header="736" w:footer="0" w:gutter="0"/>
          <w:cols w:space="720"/>
        </w:sectPr>
      </w:pPr>
      <w:r>
        <w:rPr>
          <w:sz w:val="24"/>
          <w:szCs w:val="24"/>
        </w:rPr>
        <w:t>Our</w:t>
      </w:r>
      <w:r>
        <w:rPr>
          <w:spacing w:val="-4"/>
          <w:sz w:val="24"/>
          <w:szCs w:val="24"/>
        </w:rPr>
        <w:t xml:space="preserve"> e</w:t>
      </w:r>
      <w:r>
        <w:rPr>
          <w:sz w:val="24"/>
          <w:szCs w:val="24"/>
        </w:rPr>
        <w:t>xperiments</w:t>
      </w:r>
      <w:r>
        <w:rPr>
          <w:spacing w:val="-12"/>
          <w:sz w:val="24"/>
          <w:szCs w:val="24"/>
        </w:rPr>
        <w:t xml:space="preserve"> </w:t>
      </w:r>
      <w:r>
        <w:rPr>
          <w:sz w:val="24"/>
          <w:szCs w:val="24"/>
        </w:rPr>
        <w:t>highlight</w:t>
      </w:r>
      <w:r>
        <w:rPr>
          <w:spacing w:val="-9"/>
          <w:sz w:val="24"/>
          <w:szCs w:val="24"/>
        </w:rPr>
        <w:t xml:space="preserve"> </w:t>
      </w:r>
      <w:r>
        <w:rPr>
          <w:sz w:val="24"/>
          <w:szCs w:val="24"/>
        </w:rPr>
        <w:t>a</w:t>
      </w:r>
      <w:r>
        <w:rPr>
          <w:spacing w:val="-1"/>
          <w:sz w:val="24"/>
          <w:szCs w:val="24"/>
        </w:rPr>
        <w:t xml:space="preserve"> </w:t>
      </w:r>
      <w:r>
        <w:rPr>
          <w:sz w:val="24"/>
          <w:szCs w:val="24"/>
        </w:rPr>
        <w:t>limitation</w:t>
      </w:r>
      <w:r>
        <w:rPr>
          <w:spacing w:val="-9"/>
          <w:sz w:val="24"/>
          <w:szCs w:val="24"/>
        </w:rPr>
        <w:t xml:space="preserve"> </w:t>
      </w:r>
      <w:r>
        <w:rPr>
          <w:sz w:val="24"/>
          <w:szCs w:val="24"/>
        </w:rPr>
        <w:t>of</w:t>
      </w:r>
      <w:r>
        <w:rPr>
          <w:spacing w:val="-2"/>
          <w:sz w:val="24"/>
          <w:szCs w:val="24"/>
        </w:rPr>
        <w:t xml:space="preserve"> </w:t>
      </w:r>
      <w:r>
        <w:rPr>
          <w:sz w:val="24"/>
          <w:szCs w:val="24"/>
        </w:rPr>
        <w:t>artificial</w:t>
      </w:r>
      <w:r>
        <w:rPr>
          <w:spacing w:val="-16"/>
          <w:sz w:val="24"/>
          <w:szCs w:val="24"/>
        </w:rPr>
        <w:t xml:space="preserve"> </w:t>
      </w:r>
      <w:r>
        <w:rPr>
          <w:sz w:val="24"/>
          <w:szCs w:val="24"/>
        </w:rPr>
        <w:t>language</w:t>
      </w:r>
      <w:r>
        <w:rPr>
          <w:spacing w:val="-9"/>
          <w:sz w:val="24"/>
          <w:szCs w:val="24"/>
        </w:rPr>
        <w:t xml:space="preserve"> </w:t>
      </w:r>
      <w:r>
        <w:rPr>
          <w:sz w:val="24"/>
          <w:szCs w:val="24"/>
        </w:rPr>
        <w:t>learning</w:t>
      </w:r>
      <w:r>
        <w:rPr>
          <w:spacing w:val="-8"/>
          <w:sz w:val="24"/>
          <w:szCs w:val="24"/>
        </w:rPr>
        <w:t xml:space="preserve"> </w:t>
      </w:r>
      <w:r>
        <w:rPr>
          <w:w w:val="99"/>
          <w:sz w:val="24"/>
          <w:szCs w:val="24"/>
        </w:rPr>
        <w:t>paradigms. Researchers</w:t>
      </w:r>
      <w:r>
        <w:rPr>
          <w:spacing w:val="-4"/>
          <w:sz w:val="24"/>
          <w:szCs w:val="24"/>
        </w:rPr>
        <w:t xml:space="preserve"> </w:t>
      </w:r>
      <w:r>
        <w:rPr>
          <w:sz w:val="24"/>
          <w:szCs w:val="24"/>
        </w:rPr>
        <w:t>using</w:t>
      </w:r>
      <w:r>
        <w:rPr>
          <w:spacing w:val="-10"/>
          <w:sz w:val="24"/>
          <w:szCs w:val="24"/>
        </w:rPr>
        <w:t xml:space="preserve"> </w:t>
      </w:r>
      <w:r>
        <w:rPr>
          <w:sz w:val="24"/>
          <w:szCs w:val="24"/>
        </w:rPr>
        <w:t>entirely</w:t>
      </w:r>
      <w:r>
        <w:rPr>
          <w:spacing w:val="-11"/>
          <w:sz w:val="24"/>
          <w:szCs w:val="24"/>
        </w:rPr>
        <w:t xml:space="preserve"> </w:t>
      </w:r>
      <w:r>
        <w:rPr>
          <w:sz w:val="24"/>
          <w:szCs w:val="24"/>
        </w:rPr>
        <w:t>artificial</w:t>
      </w:r>
      <w:r>
        <w:rPr>
          <w:spacing w:val="-20"/>
          <w:sz w:val="24"/>
          <w:szCs w:val="24"/>
        </w:rPr>
        <w:t xml:space="preserve"> </w:t>
      </w:r>
      <w:r>
        <w:rPr>
          <w:sz w:val="24"/>
          <w:szCs w:val="24"/>
        </w:rPr>
        <w:t>languages</w:t>
      </w:r>
      <w:r>
        <w:rPr>
          <w:spacing w:val="-15"/>
          <w:sz w:val="24"/>
          <w:szCs w:val="24"/>
        </w:rPr>
        <w:t xml:space="preserve"> </w:t>
      </w:r>
      <w:r>
        <w:rPr>
          <w:sz w:val="24"/>
          <w:szCs w:val="24"/>
        </w:rPr>
        <w:t>may</w:t>
      </w:r>
      <w:r>
        <w:rPr>
          <w:spacing w:val="-8"/>
          <w:sz w:val="24"/>
          <w:szCs w:val="24"/>
        </w:rPr>
        <w:t xml:space="preserve"> </w:t>
      </w:r>
      <w:r>
        <w:rPr>
          <w:sz w:val="24"/>
          <w:szCs w:val="24"/>
        </w:rPr>
        <w:t>be</w:t>
      </w:r>
      <w:r>
        <w:rPr>
          <w:spacing w:val="-6"/>
          <w:sz w:val="24"/>
          <w:szCs w:val="24"/>
        </w:rPr>
        <w:t xml:space="preserve"> </w:t>
      </w:r>
      <w:r>
        <w:rPr>
          <w:sz w:val="24"/>
          <w:szCs w:val="24"/>
        </w:rPr>
        <w:t>s</w:t>
      </w:r>
      <w:r>
        <w:rPr>
          <w:spacing w:val="-6"/>
          <w:sz w:val="24"/>
          <w:szCs w:val="24"/>
        </w:rPr>
        <w:t>e</w:t>
      </w:r>
      <w:r>
        <w:rPr>
          <w:spacing w:val="-4"/>
          <w:sz w:val="24"/>
          <w:szCs w:val="24"/>
        </w:rPr>
        <w:t>v</w:t>
      </w:r>
      <w:r>
        <w:rPr>
          <w:sz w:val="24"/>
          <w:szCs w:val="24"/>
        </w:rPr>
        <w:t>erely</w:t>
      </w:r>
      <w:r>
        <w:rPr>
          <w:spacing w:val="-13"/>
          <w:sz w:val="24"/>
          <w:szCs w:val="24"/>
        </w:rPr>
        <w:t xml:space="preserve"> </w:t>
      </w:r>
      <w:r>
        <w:rPr>
          <w:sz w:val="24"/>
          <w:szCs w:val="24"/>
        </w:rPr>
        <w:t>limiting</w:t>
      </w:r>
      <w:r>
        <w:rPr>
          <w:spacing w:val="-12"/>
          <w:sz w:val="24"/>
          <w:szCs w:val="24"/>
        </w:rPr>
        <w:t xml:space="preserve"> </w:t>
      </w:r>
      <w:r>
        <w:rPr>
          <w:sz w:val="24"/>
          <w:szCs w:val="24"/>
        </w:rPr>
        <w:t>the</w:t>
      </w:r>
      <w:r>
        <w:rPr>
          <w:spacing w:val="-7"/>
          <w:sz w:val="24"/>
          <w:szCs w:val="24"/>
        </w:rPr>
        <w:t xml:space="preserve"> </w:t>
      </w:r>
      <w:r>
        <w:rPr>
          <w:sz w:val="24"/>
          <w:szCs w:val="24"/>
        </w:rPr>
        <w:t>p</w:t>
      </w:r>
      <w:r>
        <w:rPr>
          <w:spacing w:val="-6"/>
          <w:sz w:val="24"/>
          <w:szCs w:val="24"/>
        </w:rPr>
        <w:t>o</w:t>
      </w:r>
      <w:r>
        <w:rPr>
          <w:sz w:val="24"/>
          <w:szCs w:val="24"/>
        </w:rPr>
        <w:t>wer</w:t>
      </w:r>
      <w:r>
        <w:rPr>
          <w:spacing w:val="-10"/>
          <w:sz w:val="24"/>
          <w:szCs w:val="24"/>
        </w:rPr>
        <w:t xml:space="preserve"> </w:t>
      </w:r>
      <w:r>
        <w:rPr>
          <w:sz w:val="24"/>
          <w:szCs w:val="24"/>
        </w:rPr>
        <w:t>of</w:t>
      </w:r>
      <w:r>
        <w:rPr>
          <w:spacing w:val="-7"/>
          <w:sz w:val="24"/>
          <w:szCs w:val="24"/>
        </w:rPr>
        <w:t xml:space="preserve"> </w:t>
      </w:r>
      <w:r>
        <w:rPr>
          <w:sz w:val="24"/>
          <w:szCs w:val="24"/>
        </w:rPr>
        <w:t>distri</w:t>
      </w:r>
      <w:r>
        <w:rPr>
          <w:spacing w:val="-5"/>
          <w:sz w:val="24"/>
          <w:szCs w:val="24"/>
        </w:rPr>
        <w:t>b</w:t>
      </w:r>
      <w:r>
        <w:rPr>
          <w:sz w:val="24"/>
          <w:szCs w:val="24"/>
        </w:rPr>
        <w:t>utional learning,</w:t>
      </w:r>
      <w:r>
        <w:rPr>
          <w:spacing w:val="-8"/>
          <w:sz w:val="24"/>
          <w:szCs w:val="24"/>
        </w:rPr>
        <w:t xml:space="preserve"> </w:t>
      </w:r>
      <w:r>
        <w:rPr>
          <w:sz w:val="24"/>
          <w:szCs w:val="24"/>
        </w:rPr>
        <w:t>which</w:t>
      </w:r>
      <w:r>
        <w:rPr>
          <w:spacing w:val="-6"/>
          <w:sz w:val="24"/>
          <w:szCs w:val="24"/>
        </w:rPr>
        <w:t xml:space="preserve"> </w:t>
      </w:r>
      <w:r>
        <w:rPr>
          <w:sz w:val="24"/>
          <w:szCs w:val="24"/>
        </w:rPr>
        <w:t>our</w:t>
      </w:r>
      <w:r>
        <w:rPr>
          <w:spacing w:val="-3"/>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sh</w:t>
      </w:r>
      <w:r>
        <w:rPr>
          <w:spacing w:val="-6"/>
          <w:sz w:val="24"/>
          <w:szCs w:val="24"/>
        </w:rPr>
        <w:t>o</w:t>
      </w:r>
      <w:r>
        <w:rPr>
          <w:sz w:val="24"/>
          <w:szCs w:val="24"/>
        </w:rPr>
        <w:t>w</w:t>
      </w:r>
      <w:r>
        <w:rPr>
          <w:spacing w:val="-5"/>
          <w:sz w:val="24"/>
          <w:szCs w:val="24"/>
        </w:rPr>
        <w:t xml:space="preserve"> </w:t>
      </w:r>
      <w:r>
        <w:rPr>
          <w:sz w:val="24"/>
          <w:szCs w:val="24"/>
        </w:rPr>
        <w:t>to</w:t>
      </w:r>
      <w:r>
        <w:rPr>
          <w:spacing w:val="-2"/>
          <w:sz w:val="24"/>
          <w:szCs w:val="24"/>
        </w:rPr>
        <w:t xml:space="preserve"> </w:t>
      </w:r>
      <w:r>
        <w:rPr>
          <w:sz w:val="24"/>
          <w:szCs w:val="24"/>
        </w:rPr>
        <w:t>be</w:t>
      </w:r>
      <w:r>
        <w:rPr>
          <w:spacing w:val="-2"/>
          <w:sz w:val="24"/>
          <w:szCs w:val="24"/>
        </w:rPr>
        <w:t xml:space="preserve"> </w:t>
      </w:r>
      <w:r>
        <w:rPr>
          <w:sz w:val="24"/>
          <w:szCs w:val="24"/>
        </w:rPr>
        <w:t>greatly</w:t>
      </w:r>
      <w:r>
        <w:rPr>
          <w:spacing w:val="-7"/>
          <w:sz w:val="24"/>
          <w:szCs w:val="24"/>
        </w:rPr>
        <w:t xml:space="preserve"> </w:t>
      </w:r>
      <w:r>
        <w:rPr>
          <w:sz w:val="24"/>
          <w:szCs w:val="24"/>
        </w:rPr>
        <w:t>enhanced</w:t>
      </w:r>
      <w:r>
        <w:rPr>
          <w:spacing w:val="-9"/>
          <w:sz w:val="24"/>
          <w:szCs w:val="24"/>
        </w:rPr>
        <w:t xml:space="preserve"> </w:t>
      </w:r>
      <w:r>
        <w:rPr>
          <w:sz w:val="24"/>
          <w:szCs w:val="24"/>
        </w:rPr>
        <w:t>by</w:t>
      </w:r>
      <w:r>
        <w:rPr>
          <w:spacing w:val="-2"/>
          <w:sz w:val="24"/>
          <w:szCs w:val="24"/>
        </w:rPr>
        <w:t xml:space="preserve"> </w:t>
      </w:r>
      <w:r>
        <w:rPr>
          <w:sz w:val="24"/>
          <w:szCs w:val="24"/>
        </w:rPr>
        <w:t>the</w:t>
      </w:r>
      <w:r>
        <w:rPr>
          <w:spacing w:val="-3"/>
          <w:sz w:val="24"/>
          <w:szCs w:val="24"/>
        </w:rPr>
        <w:t xml:space="preserve"> </w:t>
      </w:r>
      <w:r>
        <w:rPr>
          <w:sz w:val="24"/>
          <w:szCs w:val="24"/>
        </w:rPr>
        <w:t>presence</w:t>
      </w:r>
      <w:r>
        <w:rPr>
          <w:spacing w:val="-8"/>
          <w:sz w:val="24"/>
          <w:szCs w:val="24"/>
        </w:rPr>
        <w:t xml:space="preserve"> </w:t>
      </w:r>
      <w:r>
        <w:rPr>
          <w:sz w:val="24"/>
          <w:szCs w:val="24"/>
        </w:rPr>
        <w:t>of</w:t>
      </w:r>
      <w:r>
        <w:rPr>
          <w:spacing w:val="-2"/>
          <w:sz w:val="24"/>
          <w:szCs w:val="24"/>
        </w:rPr>
        <w:t xml:space="preserve"> </w:t>
      </w:r>
      <w:r>
        <w:rPr>
          <w:sz w:val="24"/>
          <w:szCs w:val="24"/>
        </w:rPr>
        <w:t>kn</w:t>
      </w:r>
      <w:r>
        <w:rPr>
          <w:spacing w:val="-6"/>
          <w:sz w:val="24"/>
          <w:szCs w:val="24"/>
        </w:rPr>
        <w:t>o</w:t>
      </w:r>
      <w:r>
        <w:rPr>
          <w:sz w:val="24"/>
          <w:szCs w:val="24"/>
        </w:rPr>
        <w:t>wn</w:t>
      </w:r>
      <w:r>
        <w:rPr>
          <w:spacing w:val="-7"/>
          <w:sz w:val="24"/>
          <w:szCs w:val="24"/>
        </w:rPr>
        <w:t xml:space="preserve"> </w:t>
      </w:r>
      <w:r>
        <w:rPr>
          <w:spacing w:val="-2"/>
          <w:sz w:val="24"/>
          <w:szCs w:val="24"/>
        </w:rPr>
        <w:t>w</w:t>
      </w:r>
      <w:r>
        <w:rPr>
          <w:sz w:val="24"/>
          <w:szCs w:val="24"/>
        </w:rPr>
        <w:t>ords</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100" w:right="76"/>
        <w:rPr>
          <w:sz w:val="24"/>
          <w:szCs w:val="24"/>
        </w:rPr>
      </w:pPr>
      <w:r>
        <w:rPr>
          <w:sz w:val="24"/>
          <w:szCs w:val="24"/>
        </w:rPr>
        <w:t>that</w:t>
      </w:r>
      <w:r>
        <w:rPr>
          <w:spacing w:val="-4"/>
          <w:sz w:val="24"/>
          <w:szCs w:val="24"/>
        </w:rPr>
        <w:t xml:space="preserve"> </w:t>
      </w:r>
      <w:r>
        <w:rPr>
          <w:sz w:val="24"/>
          <w:szCs w:val="24"/>
        </w:rPr>
        <w:t>adhere</w:t>
      </w:r>
      <w:r>
        <w:rPr>
          <w:spacing w:val="-6"/>
          <w:sz w:val="24"/>
          <w:szCs w:val="24"/>
        </w:rPr>
        <w:t xml:space="preserve"> </w:t>
      </w:r>
      <w:r>
        <w:rPr>
          <w:sz w:val="24"/>
          <w:szCs w:val="24"/>
        </w:rPr>
        <w:t>to</w:t>
      </w:r>
      <w:r>
        <w:rPr>
          <w:spacing w:val="-2"/>
          <w:sz w:val="24"/>
          <w:szCs w:val="24"/>
        </w:rPr>
        <w:t xml:space="preserve"> </w:t>
      </w:r>
      <w:r>
        <w:rPr>
          <w:sz w:val="24"/>
          <w:szCs w:val="24"/>
        </w:rPr>
        <w:t>some</w:t>
      </w:r>
      <w:r>
        <w:rPr>
          <w:spacing w:val="-5"/>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
          <w:sz w:val="24"/>
          <w:szCs w:val="24"/>
        </w:rPr>
        <w:t xml:space="preserve"> </w:t>
      </w:r>
      <w:r>
        <w:rPr>
          <w:sz w:val="24"/>
          <w:szCs w:val="24"/>
        </w:rPr>
        <w:t>In</w:t>
      </w:r>
      <w:r>
        <w:rPr>
          <w:spacing w:val="-2"/>
          <w:sz w:val="24"/>
          <w:szCs w:val="24"/>
        </w:rPr>
        <w:t xml:space="preserve"> </w:t>
      </w:r>
      <w:r>
        <w:rPr>
          <w:sz w:val="24"/>
          <w:szCs w:val="24"/>
        </w:rPr>
        <w:t>our</w:t>
      </w:r>
      <w:r>
        <w:rPr>
          <w:spacing w:val="-3"/>
          <w:sz w:val="24"/>
          <w:szCs w:val="24"/>
        </w:rPr>
        <w:t xml:space="preserve"> </w:t>
      </w:r>
      <w:r>
        <w:rPr>
          <w:sz w:val="24"/>
          <w:szCs w:val="24"/>
        </w:rPr>
        <w:t>analyses,</w:t>
      </w:r>
      <w:r>
        <w:rPr>
          <w:spacing w:val="-9"/>
          <w:sz w:val="24"/>
          <w:szCs w:val="24"/>
        </w:rPr>
        <w:t xml:space="preserve"> </w:t>
      </w:r>
      <w:r>
        <w:rPr>
          <w:sz w:val="24"/>
          <w:szCs w:val="24"/>
        </w:rPr>
        <w:t>memory</w:t>
      </w:r>
      <w:r>
        <w:rPr>
          <w:spacing w:val="-8"/>
          <w:sz w:val="24"/>
          <w:szCs w:val="24"/>
        </w:rPr>
        <w:t xml:space="preserve"> </w:t>
      </w:r>
      <w:r>
        <w:rPr>
          <w:spacing w:val="-2"/>
          <w:sz w:val="24"/>
          <w:szCs w:val="24"/>
        </w:rPr>
        <w:t>w</w:t>
      </w:r>
      <w:r>
        <w:rPr>
          <w:sz w:val="24"/>
          <w:szCs w:val="24"/>
        </w:rPr>
        <w:t>as</w:t>
      </w:r>
      <w:r>
        <w:rPr>
          <w:spacing w:val="-4"/>
          <w:sz w:val="24"/>
          <w:szCs w:val="24"/>
        </w:rPr>
        <w:t xml:space="preserve"> </w:t>
      </w:r>
      <w:r>
        <w:rPr>
          <w:sz w:val="24"/>
          <w:szCs w:val="24"/>
        </w:rPr>
        <w:t>a</w:t>
      </w:r>
      <w:r>
        <w:rPr>
          <w:spacing w:val="-1"/>
          <w:sz w:val="24"/>
          <w:szCs w:val="24"/>
        </w:rPr>
        <w:t xml:space="preserve"> </w:t>
      </w:r>
      <w:r>
        <w:rPr>
          <w:sz w:val="24"/>
          <w:szCs w:val="24"/>
        </w:rPr>
        <w:t>significant</w:t>
      </w:r>
      <w:r>
        <w:rPr>
          <w:spacing w:val="-20"/>
          <w:sz w:val="24"/>
          <w:szCs w:val="24"/>
        </w:rPr>
        <w:t xml:space="preserve"> </w:t>
      </w:r>
      <w:r>
        <w:rPr>
          <w:sz w:val="24"/>
          <w:szCs w:val="24"/>
        </w:rPr>
        <w:t>(albeit partial)</w:t>
      </w:r>
      <w:r>
        <w:rPr>
          <w:spacing w:val="-7"/>
          <w:sz w:val="24"/>
          <w:szCs w:val="24"/>
        </w:rPr>
        <w:t xml:space="preserve"> </w:t>
      </w:r>
      <w:r>
        <w:rPr>
          <w:sz w:val="24"/>
          <w:szCs w:val="24"/>
        </w:rPr>
        <w:t>mediator</w:t>
      </w:r>
      <w:r>
        <w:rPr>
          <w:spacing w:val="-9"/>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z w:val="24"/>
          <w:szCs w:val="24"/>
        </w:rPr>
        <w:t>on</w:t>
      </w:r>
      <w:r>
        <w:rPr>
          <w:spacing w:val="-2"/>
          <w:sz w:val="24"/>
          <w:szCs w:val="24"/>
        </w:rPr>
        <w:t xml:space="preserve"> </w:t>
      </w:r>
      <w:r>
        <w:rPr>
          <w:sz w:val="24"/>
          <w:szCs w:val="24"/>
        </w:rPr>
        <w:t>similarity</w:t>
      </w:r>
      <w:r>
        <w:rPr>
          <w:spacing w:val="-9"/>
          <w:sz w:val="24"/>
          <w:szCs w:val="24"/>
        </w:rPr>
        <w:t xml:space="preserve"> </w:t>
      </w:r>
      <w:r>
        <w:rPr>
          <w:sz w:val="24"/>
          <w:szCs w:val="24"/>
        </w:rPr>
        <w:t>and</w:t>
      </w:r>
      <w:r>
        <w:rPr>
          <w:spacing w:val="-3"/>
          <w:sz w:val="24"/>
          <w:szCs w:val="24"/>
        </w:rPr>
        <w:t xml:space="preserve"> </w:t>
      </w:r>
      <w:r>
        <w:rPr>
          <w:sz w:val="24"/>
          <w:szCs w:val="24"/>
        </w:rPr>
        <w:t>referent</w:t>
      </w:r>
      <w:r>
        <w:rPr>
          <w:spacing w:val="-7"/>
          <w:sz w:val="24"/>
          <w:szCs w:val="24"/>
        </w:rPr>
        <w:t xml:space="preserve"> </w:t>
      </w:r>
      <w:r>
        <w:rPr>
          <w:sz w:val="24"/>
          <w:szCs w:val="24"/>
        </w:rPr>
        <w:t>assignment</w:t>
      </w:r>
      <w:r>
        <w:rPr>
          <w:spacing w:val="-11"/>
          <w:sz w:val="24"/>
          <w:szCs w:val="24"/>
        </w:rPr>
        <w:t xml:space="preserve"> </w:t>
      </w:r>
      <w:r>
        <w:rPr>
          <w:sz w:val="24"/>
          <w:szCs w:val="24"/>
        </w:rPr>
        <w:t>scores. Thus,</w:t>
      </w:r>
      <w:r>
        <w:rPr>
          <w:spacing w:val="-5"/>
          <w:sz w:val="24"/>
          <w:szCs w:val="24"/>
        </w:rPr>
        <w:t xml:space="preserve"> </w:t>
      </w:r>
      <w:r>
        <w:rPr>
          <w:sz w:val="24"/>
          <w:szCs w:val="24"/>
        </w:rPr>
        <w:t>artificial</w:t>
      </w:r>
      <w:r>
        <w:rPr>
          <w:spacing w:val="-16"/>
          <w:sz w:val="24"/>
          <w:szCs w:val="24"/>
        </w:rPr>
        <w:t xml:space="preserve"> </w:t>
      </w:r>
      <w:r>
        <w:rPr>
          <w:sz w:val="24"/>
          <w:szCs w:val="24"/>
        </w:rPr>
        <w:t>languages</w:t>
      </w:r>
      <w:r>
        <w:rPr>
          <w:spacing w:val="-10"/>
          <w:sz w:val="24"/>
          <w:szCs w:val="24"/>
        </w:rPr>
        <w:t xml:space="preserve"> </w:t>
      </w:r>
      <w:r>
        <w:rPr>
          <w:sz w:val="24"/>
          <w:szCs w:val="24"/>
        </w:rPr>
        <w:t>may</w:t>
      </w:r>
      <w:r>
        <w:rPr>
          <w:spacing w:val="-4"/>
          <w:sz w:val="24"/>
          <w:szCs w:val="24"/>
        </w:rPr>
        <w:t xml:space="preserve"> </w:t>
      </w:r>
      <w:r>
        <w:rPr>
          <w:sz w:val="24"/>
          <w:szCs w:val="24"/>
        </w:rPr>
        <w:t>place</w:t>
      </w:r>
      <w:r>
        <w:rPr>
          <w:spacing w:val="-5"/>
          <w:sz w:val="24"/>
          <w:szCs w:val="24"/>
        </w:rPr>
        <w:t xml:space="preserve"> </w:t>
      </w:r>
      <w:r>
        <w:rPr>
          <w:sz w:val="24"/>
          <w:szCs w:val="24"/>
        </w:rPr>
        <w:t>too</w:t>
      </w:r>
      <w:r>
        <w:rPr>
          <w:spacing w:val="-3"/>
          <w:sz w:val="24"/>
          <w:szCs w:val="24"/>
        </w:rPr>
        <w:t xml:space="preserve"> </w:t>
      </w:r>
      <w:r>
        <w:rPr>
          <w:sz w:val="24"/>
          <w:szCs w:val="24"/>
        </w:rPr>
        <w:t>high</w:t>
      </w:r>
      <w:r>
        <w:rPr>
          <w:spacing w:val="-4"/>
          <w:sz w:val="24"/>
          <w:szCs w:val="24"/>
        </w:rPr>
        <w:t xml:space="preserve"> </w:t>
      </w:r>
      <w:r>
        <w:rPr>
          <w:sz w:val="24"/>
          <w:szCs w:val="24"/>
        </w:rPr>
        <w:t>a</w:t>
      </w:r>
      <w:r>
        <w:rPr>
          <w:spacing w:val="-1"/>
          <w:sz w:val="24"/>
          <w:szCs w:val="24"/>
        </w:rPr>
        <w:t xml:space="preserve"> </w:t>
      </w:r>
      <w:r>
        <w:rPr>
          <w:sz w:val="24"/>
          <w:szCs w:val="24"/>
        </w:rPr>
        <w:t>memory</w:t>
      </w:r>
      <w:r>
        <w:rPr>
          <w:spacing w:val="-8"/>
          <w:sz w:val="24"/>
          <w:szCs w:val="24"/>
        </w:rPr>
        <w:t xml:space="preserve"> </w:t>
      </w:r>
      <w:r>
        <w:rPr>
          <w:spacing w:val="-5"/>
          <w:sz w:val="24"/>
          <w:szCs w:val="24"/>
        </w:rPr>
        <w:t>b</w:t>
      </w:r>
      <w:r>
        <w:rPr>
          <w:sz w:val="24"/>
          <w:szCs w:val="24"/>
        </w:rPr>
        <w:t>urden</w:t>
      </w:r>
      <w:r>
        <w:rPr>
          <w:spacing w:val="-7"/>
          <w:sz w:val="24"/>
          <w:szCs w:val="24"/>
        </w:rPr>
        <w:t xml:space="preserve"> </w:t>
      </w:r>
      <w:r>
        <w:rPr>
          <w:sz w:val="24"/>
          <w:szCs w:val="24"/>
        </w:rPr>
        <w:t>on</w:t>
      </w:r>
      <w:r>
        <w:rPr>
          <w:spacing w:val="-2"/>
          <w:sz w:val="24"/>
          <w:szCs w:val="24"/>
        </w:rPr>
        <w:t xml:space="preserve"> </w:t>
      </w:r>
      <w:r>
        <w:rPr>
          <w:sz w:val="24"/>
          <w:szCs w:val="24"/>
        </w:rPr>
        <w:t>learners</w:t>
      </w:r>
      <w:r>
        <w:rPr>
          <w:spacing w:val="-8"/>
          <w:sz w:val="24"/>
          <w:szCs w:val="24"/>
        </w:rPr>
        <w:t xml:space="preserve"> </w:t>
      </w:r>
      <w:r>
        <w:rPr>
          <w:sz w:val="24"/>
          <w:szCs w:val="24"/>
        </w:rPr>
        <w:t>Frank</w:t>
      </w:r>
      <w:r>
        <w:rPr>
          <w:spacing w:val="-6"/>
          <w:sz w:val="24"/>
          <w:szCs w:val="24"/>
        </w:rPr>
        <w:t xml:space="preserve"> </w:t>
      </w:r>
      <w:r>
        <w:rPr>
          <w:sz w:val="24"/>
          <w:szCs w:val="24"/>
        </w:rPr>
        <w:t>and</w:t>
      </w:r>
      <w:r>
        <w:rPr>
          <w:spacing w:val="-3"/>
          <w:sz w:val="24"/>
          <w:szCs w:val="24"/>
        </w:rPr>
        <w:t xml:space="preserve"> </w:t>
      </w:r>
      <w:r>
        <w:rPr>
          <w:sz w:val="24"/>
          <w:szCs w:val="24"/>
        </w:rPr>
        <w:t>Gibson (2011).</w:t>
      </w:r>
      <w:r>
        <w:rPr>
          <w:spacing w:val="7"/>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better</w:t>
      </w:r>
      <w:r>
        <w:rPr>
          <w:spacing w:val="-5"/>
          <w:sz w:val="24"/>
          <w:szCs w:val="24"/>
        </w:rPr>
        <w:t xml:space="preserve"> </w:t>
      </w:r>
      <w:r>
        <w:rPr>
          <w:sz w:val="24"/>
          <w:szCs w:val="24"/>
        </w:rPr>
        <w:t>match</w:t>
      </w:r>
      <w:r>
        <w:rPr>
          <w:spacing w:val="-6"/>
          <w:sz w:val="24"/>
          <w:szCs w:val="24"/>
        </w:rPr>
        <w:t xml:space="preserve"> </w:t>
      </w:r>
      <w:r>
        <w:rPr>
          <w:spacing w:val="-4"/>
          <w:sz w:val="24"/>
          <w:szCs w:val="24"/>
        </w:rPr>
        <w:t>e</w:t>
      </w:r>
      <w:r>
        <w:rPr>
          <w:sz w:val="24"/>
          <w:szCs w:val="24"/>
        </w:rPr>
        <w:t>xperimental</w:t>
      </w:r>
      <w:r>
        <w:rPr>
          <w:spacing w:val="-13"/>
          <w:sz w:val="24"/>
          <w:szCs w:val="24"/>
        </w:rPr>
        <w:t xml:space="preserve"> </w:t>
      </w:r>
      <w:r>
        <w:rPr>
          <w:sz w:val="24"/>
          <w:szCs w:val="24"/>
        </w:rPr>
        <w:t>settings</w:t>
      </w:r>
      <w:r>
        <w:rPr>
          <w:spacing w:val="-7"/>
          <w:sz w:val="24"/>
          <w:szCs w:val="24"/>
        </w:rPr>
        <w:t xml:space="preserve"> </w:t>
      </w:r>
      <w:r>
        <w:rPr>
          <w:sz w:val="24"/>
          <w:szCs w:val="24"/>
        </w:rPr>
        <w:t>with</w:t>
      </w:r>
      <w:r>
        <w:rPr>
          <w:spacing w:val="-4"/>
          <w:sz w:val="24"/>
          <w:szCs w:val="24"/>
        </w:rPr>
        <w:t xml:space="preserve"> </w:t>
      </w:r>
      <w:r>
        <w:rPr>
          <w:sz w:val="24"/>
          <w:szCs w:val="24"/>
        </w:rPr>
        <w:t>conditions</w:t>
      </w:r>
      <w:r>
        <w:rPr>
          <w:spacing w:val="-10"/>
          <w:sz w:val="24"/>
          <w:szCs w:val="24"/>
        </w:rPr>
        <w:t xml:space="preserve"> </w:t>
      </w:r>
      <w:r>
        <w:rPr>
          <w:sz w:val="24"/>
          <w:szCs w:val="24"/>
        </w:rPr>
        <w:t>that</w:t>
      </w:r>
      <w:r>
        <w:rPr>
          <w:spacing w:val="-4"/>
          <w:sz w:val="24"/>
          <w:szCs w:val="24"/>
        </w:rPr>
        <w:t xml:space="preserve"> </w:t>
      </w:r>
      <w:r>
        <w:rPr>
          <w:sz w:val="24"/>
          <w:szCs w:val="24"/>
        </w:rPr>
        <w:t>real</w:t>
      </w:r>
      <w:r>
        <w:rPr>
          <w:spacing w:val="-4"/>
          <w:sz w:val="24"/>
          <w:szCs w:val="24"/>
        </w:rPr>
        <w:t xml:space="preserve"> </w:t>
      </w:r>
      <w:r>
        <w:rPr>
          <w:sz w:val="24"/>
          <w:szCs w:val="24"/>
        </w:rPr>
        <w:t>language</w:t>
      </w:r>
      <w:r>
        <w:rPr>
          <w:spacing w:val="-9"/>
          <w:sz w:val="24"/>
          <w:szCs w:val="24"/>
        </w:rPr>
        <w:t xml:space="preserve"> </w:t>
      </w:r>
      <w:r>
        <w:rPr>
          <w:sz w:val="24"/>
          <w:szCs w:val="24"/>
        </w:rPr>
        <w:t>learners</w:t>
      </w:r>
      <w:r>
        <w:rPr>
          <w:spacing w:val="-8"/>
          <w:sz w:val="24"/>
          <w:szCs w:val="24"/>
        </w:rPr>
        <w:t xml:space="preserve"> </w:t>
      </w:r>
      <w:r>
        <w:rPr>
          <w:sz w:val="24"/>
          <w:szCs w:val="24"/>
        </w:rPr>
        <w:t>find themsel</w:t>
      </w:r>
      <w:r>
        <w:rPr>
          <w:spacing w:val="-4"/>
          <w:sz w:val="24"/>
          <w:szCs w:val="24"/>
        </w:rPr>
        <w:t>v</w:t>
      </w:r>
      <w:r>
        <w:rPr>
          <w:sz w:val="24"/>
          <w:szCs w:val="24"/>
        </w:rPr>
        <w:t>es</w:t>
      </w:r>
      <w:r>
        <w:rPr>
          <w:spacing w:val="-11"/>
          <w:sz w:val="24"/>
          <w:szCs w:val="24"/>
        </w:rPr>
        <w:t xml:space="preserve"> </w:t>
      </w:r>
      <w:r>
        <w:rPr>
          <w:sz w:val="24"/>
          <w:szCs w:val="24"/>
        </w:rPr>
        <w:t>in,</w:t>
      </w:r>
      <w:r>
        <w:rPr>
          <w:spacing w:val="-2"/>
          <w:sz w:val="24"/>
          <w:szCs w:val="24"/>
        </w:rPr>
        <w:t xml:space="preserve"> </w:t>
      </w:r>
      <w:r>
        <w:rPr>
          <w:sz w:val="24"/>
          <w:szCs w:val="24"/>
        </w:rPr>
        <w:t>we</w:t>
      </w:r>
      <w:r>
        <w:rPr>
          <w:spacing w:val="-3"/>
          <w:sz w:val="24"/>
          <w:szCs w:val="24"/>
        </w:rPr>
        <w:t xml:space="preserve"> </w:t>
      </w:r>
      <w:r>
        <w:rPr>
          <w:sz w:val="24"/>
          <w:szCs w:val="24"/>
        </w:rPr>
        <w:t>a</w:t>
      </w:r>
      <w:r>
        <w:rPr>
          <w:spacing w:val="-4"/>
          <w:sz w:val="24"/>
          <w:szCs w:val="24"/>
        </w:rPr>
        <w:t>r</w:t>
      </w:r>
      <w:r>
        <w:rPr>
          <w:sz w:val="24"/>
          <w:szCs w:val="24"/>
        </w:rPr>
        <w:t>gue</w:t>
      </w:r>
      <w:r>
        <w:rPr>
          <w:spacing w:val="-5"/>
          <w:sz w:val="24"/>
          <w:szCs w:val="24"/>
        </w:rPr>
        <w:t xml:space="preserve"> </w:t>
      </w:r>
      <w:r>
        <w:rPr>
          <w:sz w:val="24"/>
          <w:szCs w:val="24"/>
        </w:rPr>
        <w:t>for</w:t>
      </w:r>
      <w:r>
        <w:rPr>
          <w:spacing w:val="-3"/>
          <w:sz w:val="24"/>
          <w:szCs w:val="24"/>
        </w:rPr>
        <w:t xml:space="preserve"> </w:t>
      </w:r>
      <w:r>
        <w:rPr>
          <w:sz w:val="24"/>
          <w:szCs w:val="24"/>
        </w:rPr>
        <w:t>more</w:t>
      </w:r>
      <w:r>
        <w:rPr>
          <w:spacing w:val="-5"/>
          <w:sz w:val="24"/>
          <w:szCs w:val="24"/>
        </w:rPr>
        <w:t xml:space="preserve"> </w:t>
      </w:r>
      <w:r>
        <w:rPr>
          <w:sz w:val="24"/>
          <w:szCs w:val="24"/>
        </w:rPr>
        <w:t>research</w:t>
      </w:r>
      <w:r>
        <w:rPr>
          <w:spacing w:val="-8"/>
          <w:sz w:val="24"/>
          <w:szCs w:val="24"/>
        </w:rPr>
        <w:t xml:space="preserve"> </w:t>
      </w:r>
      <w:r>
        <w:rPr>
          <w:sz w:val="24"/>
          <w:szCs w:val="24"/>
        </w:rPr>
        <w:t>using</w:t>
      </w:r>
      <w:r>
        <w:rPr>
          <w:spacing w:val="-5"/>
          <w:sz w:val="24"/>
          <w:szCs w:val="24"/>
        </w:rPr>
        <w:t xml:space="preserve"> </w:t>
      </w:r>
      <w:r>
        <w:rPr>
          <w:w w:val="98"/>
          <w:sz w:val="24"/>
          <w:szCs w:val="24"/>
        </w:rPr>
        <w:t>“semi-artificial”</w:t>
      </w:r>
      <w:r>
        <w:rPr>
          <w:spacing w:val="1"/>
          <w:w w:val="98"/>
          <w:sz w:val="24"/>
          <w:szCs w:val="24"/>
        </w:rPr>
        <w:t xml:space="preserve"> </w:t>
      </w:r>
      <w:r>
        <w:rPr>
          <w:sz w:val="24"/>
          <w:szCs w:val="24"/>
        </w:rPr>
        <w:t>languages.</w:t>
      </w:r>
      <w:r>
        <w:rPr>
          <w:spacing w:val="4"/>
          <w:sz w:val="24"/>
          <w:szCs w:val="24"/>
        </w:rPr>
        <w:t xml:space="preserve"> </w:t>
      </w:r>
      <w:r>
        <w:rPr>
          <w:sz w:val="24"/>
          <w:szCs w:val="24"/>
        </w:rPr>
        <w:t>Alternat</w:t>
      </w:r>
      <w:r>
        <w:rPr>
          <w:spacing w:val="-6"/>
          <w:sz w:val="24"/>
          <w:szCs w:val="24"/>
        </w:rPr>
        <w:t>i</w:t>
      </w:r>
      <w:r>
        <w:rPr>
          <w:spacing w:val="-4"/>
          <w:sz w:val="24"/>
          <w:szCs w:val="24"/>
        </w:rPr>
        <w:t>v</w:t>
      </w:r>
      <w:r>
        <w:rPr>
          <w:sz w:val="24"/>
          <w:szCs w:val="24"/>
        </w:rPr>
        <w:t>el</w:t>
      </w:r>
      <w:r>
        <w:rPr>
          <w:spacing w:val="-16"/>
          <w:sz w:val="24"/>
          <w:szCs w:val="24"/>
        </w:rPr>
        <w:t>y</w:t>
      </w:r>
      <w:r>
        <w:rPr>
          <w:sz w:val="24"/>
          <w:szCs w:val="24"/>
        </w:rPr>
        <w:t>,</w:t>
      </w:r>
      <w:r>
        <w:rPr>
          <w:spacing w:val="-13"/>
          <w:sz w:val="24"/>
          <w:szCs w:val="24"/>
        </w:rPr>
        <w:t xml:space="preserve"> </w:t>
      </w:r>
      <w:r>
        <w:rPr>
          <w:sz w:val="24"/>
          <w:szCs w:val="24"/>
        </w:rPr>
        <w:t>it</w:t>
      </w:r>
      <w:r>
        <w:rPr>
          <w:spacing w:val="-1"/>
          <w:sz w:val="24"/>
          <w:szCs w:val="24"/>
        </w:rPr>
        <w:t xml:space="preserve"> </w:t>
      </w:r>
      <w:r>
        <w:rPr>
          <w:sz w:val="24"/>
          <w:szCs w:val="24"/>
        </w:rPr>
        <w:t>may be</w:t>
      </w:r>
      <w:r>
        <w:rPr>
          <w:spacing w:val="-2"/>
          <w:sz w:val="24"/>
          <w:szCs w:val="24"/>
        </w:rPr>
        <w:t xml:space="preserve"> </w:t>
      </w:r>
      <w:r>
        <w:rPr>
          <w:sz w:val="24"/>
          <w:szCs w:val="24"/>
        </w:rPr>
        <w:t>possible</w:t>
      </w:r>
      <w:r>
        <w:rPr>
          <w:spacing w:val="-8"/>
          <w:sz w:val="24"/>
          <w:szCs w:val="24"/>
        </w:rPr>
        <w:t xml:space="preserve"> </w:t>
      </w:r>
      <w:r>
        <w:rPr>
          <w:sz w:val="24"/>
          <w:szCs w:val="24"/>
        </w:rPr>
        <w:t>to</w:t>
      </w:r>
      <w:r>
        <w:rPr>
          <w:spacing w:val="-2"/>
          <w:sz w:val="24"/>
          <w:szCs w:val="24"/>
        </w:rPr>
        <w:t xml:space="preserve"> </w:t>
      </w:r>
      <w:r>
        <w:rPr>
          <w:sz w:val="24"/>
          <w:szCs w:val="24"/>
        </w:rPr>
        <w:t>mimic</w:t>
      </w:r>
      <w:r>
        <w:rPr>
          <w:spacing w:val="-6"/>
          <w:sz w:val="24"/>
          <w:szCs w:val="24"/>
        </w:rPr>
        <w:t xml:space="preserve"> </w:t>
      </w:r>
      <w:r>
        <w:rPr>
          <w:sz w:val="24"/>
          <w:szCs w:val="24"/>
        </w:rPr>
        <w:t>semantic</w:t>
      </w:r>
      <w:r>
        <w:rPr>
          <w:spacing w:val="-9"/>
          <w:sz w:val="24"/>
          <w:szCs w:val="24"/>
        </w:rPr>
        <w:t xml:space="preserve"> </w:t>
      </w:r>
      <w:r>
        <w:rPr>
          <w:sz w:val="24"/>
          <w:szCs w:val="24"/>
        </w:rPr>
        <w:t>o</w:t>
      </w:r>
      <w:r>
        <w:rPr>
          <w:spacing w:val="-4"/>
          <w:sz w:val="24"/>
          <w:szCs w:val="24"/>
        </w:rPr>
        <w:t>r</w:t>
      </w:r>
      <w:r>
        <w:rPr>
          <w:spacing w:val="-1"/>
          <w:sz w:val="24"/>
          <w:szCs w:val="24"/>
        </w:rPr>
        <w:t>g</w:t>
      </w:r>
      <w:r>
        <w:rPr>
          <w:sz w:val="24"/>
          <w:szCs w:val="24"/>
        </w:rPr>
        <w:t>anization</w:t>
      </w:r>
      <w:r>
        <w:rPr>
          <w:spacing w:val="-12"/>
          <w:sz w:val="24"/>
          <w:szCs w:val="24"/>
        </w:rPr>
        <w:t xml:space="preserve"> </w:t>
      </w:r>
      <w:r>
        <w:rPr>
          <w:sz w:val="24"/>
          <w:szCs w:val="24"/>
        </w:rPr>
        <w:t>in</w:t>
      </w:r>
      <w:r>
        <w:rPr>
          <w:spacing w:val="-2"/>
          <w:sz w:val="24"/>
          <w:szCs w:val="24"/>
        </w:rPr>
        <w:t xml:space="preserve"> </w:t>
      </w:r>
      <w:r>
        <w:rPr>
          <w:sz w:val="24"/>
          <w:szCs w:val="24"/>
        </w:rPr>
        <w:t>entirely</w:t>
      </w:r>
      <w:r>
        <w:rPr>
          <w:spacing w:val="-7"/>
          <w:sz w:val="24"/>
          <w:szCs w:val="24"/>
        </w:rPr>
        <w:t xml:space="preserve"> </w:t>
      </w:r>
      <w:r>
        <w:rPr>
          <w:sz w:val="24"/>
          <w:szCs w:val="24"/>
        </w:rPr>
        <w:t>artificial</w:t>
      </w:r>
      <w:r>
        <w:rPr>
          <w:spacing w:val="-16"/>
          <w:sz w:val="24"/>
          <w:szCs w:val="24"/>
        </w:rPr>
        <w:t xml:space="preserve"> </w:t>
      </w:r>
      <w:r>
        <w:rPr>
          <w:sz w:val="24"/>
          <w:szCs w:val="24"/>
        </w:rPr>
        <w:t>languages</w:t>
      </w:r>
      <w:r>
        <w:rPr>
          <w:spacing w:val="-10"/>
          <w:sz w:val="24"/>
          <w:szCs w:val="24"/>
        </w:rPr>
        <w:t xml:space="preserve"> </w:t>
      </w:r>
      <w:r>
        <w:rPr>
          <w:sz w:val="24"/>
          <w:szCs w:val="24"/>
        </w:rPr>
        <w:t>by</w:t>
      </w:r>
      <w:r>
        <w:rPr>
          <w:spacing w:val="-2"/>
          <w:sz w:val="24"/>
          <w:szCs w:val="24"/>
        </w:rPr>
        <w:t xml:space="preserve"> </w:t>
      </w:r>
      <w:r>
        <w:rPr>
          <w:sz w:val="24"/>
          <w:szCs w:val="24"/>
        </w:rPr>
        <w:t>seeding</w:t>
      </w:r>
      <w:r>
        <w:rPr>
          <w:spacing w:val="-7"/>
          <w:sz w:val="24"/>
          <w:szCs w:val="24"/>
        </w:rPr>
        <w:t xml:space="preserve"> </w:t>
      </w:r>
      <w:r>
        <w:rPr>
          <w:sz w:val="24"/>
          <w:szCs w:val="24"/>
        </w:rPr>
        <w:t>sentences with</w:t>
      </w:r>
      <w:r>
        <w:rPr>
          <w:spacing w:val="-4"/>
          <w:sz w:val="24"/>
          <w:szCs w:val="24"/>
        </w:rPr>
        <w:t xml:space="preserve"> </w:t>
      </w:r>
      <w:r>
        <w:rPr>
          <w:sz w:val="24"/>
          <w:szCs w:val="24"/>
        </w:rPr>
        <w:t>nonce</w:t>
      </w:r>
      <w:r>
        <w:rPr>
          <w:spacing w:val="-6"/>
          <w:sz w:val="24"/>
          <w:szCs w:val="24"/>
        </w:rPr>
        <w:t xml:space="preserve"> </w:t>
      </w:r>
      <w:r>
        <w:rPr>
          <w:sz w:val="24"/>
          <w:szCs w:val="24"/>
        </w:rPr>
        <w:t>topics</w:t>
      </w:r>
      <w:r>
        <w:rPr>
          <w:spacing w:val="-6"/>
          <w:sz w:val="24"/>
          <w:szCs w:val="24"/>
        </w:rPr>
        <w:t xml:space="preserve"> </w:t>
      </w:r>
      <w:r>
        <w:rPr>
          <w:sz w:val="24"/>
          <w:szCs w:val="24"/>
        </w:rPr>
        <w:t>(e.g.,</w:t>
      </w:r>
      <w:r>
        <w:rPr>
          <w:spacing w:val="-5"/>
          <w:sz w:val="24"/>
          <w:szCs w:val="24"/>
        </w:rPr>
        <w:t xml:space="preserve"> </w:t>
      </w:r>
      <w:r>
        <w:rPr>
          <w:sz w:val="24"/>
          <w:szCs w:val="24"/>
        </w:rPr>
        <w:t>“the</w:t>
      </w:r>
      <w:r>
        <w:rPr>
          <w:spacing w:val="-4"/>
          <w:sz w:val="24"/>
          <w:szCs w:val="24"/>
        </w:rPr>
        <w:t xml:space="preserve"> </w:t>
      </w:r>
      <w:r>
        <w:rPr>
          <w:sz w:val="24"/>
          <w:szCs w:val="24"/>
        </w:rPr>
        <w:t>sentence</w:t>
      </w:r>
      <w:r>
        <w:rPr>
          <w:spacing w:val="-8"/>
          <w:sz w:val="24"/>
          <w:szCs w:val="24"/>
        </w:rPr>
        <w:t xml:space="preserve"> </w:t>
      </w:r>
      <w:r>
        <w:rPr>
          <w:sz w:val="24"/>
          <w:szCs w:val="24"/>
        </w:rPr>
        <w:t>you</w:t>
      </w:r>
      <w:r>
        <w:rPr>
          <w:spacing w:val="-4"/>
          <w:sz w:val="24"/>
          <w:szCs w:val="24"/>
        </w:rPr>
        <w:t xml:space="preserve"> </w:t>
      </w:r>
      <w:r>
        <w:rPr>
          <w:sz w:val="24"/>
          <w:szCs w:val="24"/>
        </w:rPr>
        <w:t>are</w:t>
      </w:r>
      <w:r>
        <w:rPr>
          <w:spacing w:val="-3"/>
          <w:sz w:val="24"/>
          <w:szCs w:val="24"/>
        </w:rPr>
        <w:t xml:space="preserve"> </w:t>
      </w:r>
      <w:r>
        <w:rPr>
          <w:sz w:val="24"/>
          <w:szCs w:val="24"/>
        </w:rPr>
        <w:t>about</w:t>
      </w:r>
      <w:r>
        <w:rPr>
          <w:spacing w:val="-5"/>
          <w:sz w:val="24"/>
          <w:szCs w:val="24"/>
        </w:rPr>
        <w:t xml:space="preserve"> </w:t>
      </w:r>
      <w:r>
        <w:rPr>
          <w:sz w:val="24"/>
          <w:szCs w:val="24"/>
        </w:rPr>
        <w:t>to</w:t>
      </w:r>
      <w:r>
        <w:rPr>
          <w:spacing w:val="-2"/>
          <w:sz w:val="24"/>
          <w:szCs w:val="24"/>
        </w:rPr>
        <w:t xml:space="preserve"> </w:t>
      </w:r>
      <w:r>
        <w:rPr>
          <w:sz w:val="24"/>
          <w:szCs w:val="24"/>
        </w:rPr>
        <w:t>hear</w:t>
      </w:r>
      <w:r>
        <w:rPr>
          <w:spacing w:val="-4"/>
          <w:sz w:val="24"/>
          <w:szCs w:val="24"/>
        </w:rPr>
        <w:t xml:space="preserve"> </w:t>
      </w:r>
      <w:r>
        <w:rPr>
          <w:sz w:val="24"/>
          <w:szCs w:val="24"/>
        </w:rPr>
        <w:t>is</w:t>
      </w:r>
      <w:r>
        <w:rPr>
          <w:spacing w:val="-2"/>
          <w:sz w:val="24"/>
          <w:szCs w:val="24"/>
        </w:rPr>
        <w:t xml:space="preserve"> </w:t>
      </w:r>
      <w:r>
        <w:rPr>
          <w:sz w:val="24"/>
          <w:szCs w:val="24"/>
        </w:rPr>
        <w:t>about</w:t>
      </w:r>
      <w:r>
        <w:rPr>
          <w:spacing w:val="-5"/>
          <w:sz w:val="24"/>
          <w:szCs w:val="24"/>
        </w:rPr>
        <w:t xml:space="preserve"> </w:t>
      </w:r>
      <w:r>
        <w:rPr>
          <w:spacing w:val="-4"/>
          <w:sz w:val="24"/>
          <w:szCs w:val="24"/>
        </w:rPr>
        <w:t>c</w:t>
      </w:r>
      <w:r>
        <w:rPr>
          <w:sz w:val="24"/>
          <w:szCs w:val="24"/>
        </w:rPr>
        <w:t>hylu”).</w:t>
      </w:r>
    </w:p>
    <w:p w:rsidR="00B72476" w:rsidRDefault="00B72476">
      <w:pPr>
        <w:spacing w:before="4" w:line="100" w:lineRule="exact"/>
        <w:rPr>
          <w:sz w:val="10"/>
          <w:szCs w:val="10"/>
        </w:rPr>
      </w:pPr>
    </w:p>
    <w:p w:rsidR="00B72476" w:rsidRDefault="00CB77E8">
      <w:pPr>
        <w:spacing w:line="415" w:lineRule="auto"/>
        <w:ind w:left="100" w:right="394" w:firstLine="576"/>
        <w:rPr>
          <w:sz w:val="24"/>
          <w:szCs w:val="24"/>
        </w:rPr>
      </w:pPr>
      <w:r>
        <w:rPr>
          <w:sz w:val="24"/>
          <w:szCs w:val="24"/>
        </w:rPr>
        <w:t>Our</w:t>
      </w:r>
      <w:r>
        <w:rPr>
          <w:spacing w:val="-4"/>
          <w:sz w:val="24"/>
          <w:szCs w:val="24"/>
        </w:rPr>
        <w:t xml:space="preserve"> </w:t>
      </w:r>
      <w:r>
        <w:rPr>
          <w:sz w:val="24"/>
          <w:szCs w:val="24"/>
        </w:rPr>
        <w:t>empirical</w:t>
      </w:r>
      <w:r>
        <w:rPr>
          <w:spacing w:val="-9"/>
          <w:sz w:val="24"/>
          <w:szCs w:val="24"/>
        </w:rPr>
        <w:t xml:space="preserve"> </w:t>
      </w:r>
      <w:r>
        <w:rPr>
          <w:sz w:val="24"/>
          <w:szCs w:val="24"/>
        </w:rPr>
        <w:t>results</w:t>
      </w:r>
      <w:r>
        <w:rPr>
          <w:spacing w:val="-6"/>
          <w:sz w:val="24"/>
          <w:szCs w:val="24"/>
        </w:rPr>
        <w:t xml:space="preserve"> </w:t>
      </w:r>
      <w:r>
        <w:rPr>
          <w:sz w:val="24"/>
          <w:szCs w:val="24"/>
        </w:rPr>
        <w:t>can</w:t>
      </w:r>
      <w:r>
        <w:rPr>
          <w:spacing w:val="-3"/>
          <w:sz w:val="24"/>
          <w:szCs w:val="24"/>
        </w:rPr>
        <w:t xml:space="preserve"> </w:t>
      </w:r>
      <w:r>
        <w:rPr>
          <w:sz w:val="24"/>
          <w:szCs w:val="24"/>
        </w:rPr>
        <w:t>ser</w:t>
      </w:r>
      <w:r>
        <w:rPr>
          <w:spacing w:val="-4"/>
          <w:sz w:val="24"/>
          <w:szCs w:val="24"/>
        </w:rPr>
        <w:t>v</w:t>
      </w:r>
      <w:r>
        <w:rPr>
          <w:sz w:val="24"/>
          <w:szCs w:val="24"/>
        </w:rPr>
        <w:t>e</w:t>
      </w:r>
      <w:r>
        <w:rPr>
          <w:spacing w:val="-5"/>
          <w:sz w:val="24"/>
          <w:szCs w:val="24"/>
        </w:rPr>
        <w:t xml:space="preserve"> </w:t>
      </w:r>
      <w:r>
        <w:rPr>
          <w:sz w:val="24"/>
          <w:szCs w:val="24"/>
        </w:rPr>
        <w:t>as</w:t>
      </w:r>
      <w:r>
        <w:rPr>
          <w:spacing w:val="-2"/>
          <w:sz w:val="24"/>
          <w:szCs w:val="24"/>
        </w:rPr>
        <w:t xml:space="preserve"> </w:t>
      </w:r>
      <w:r>
        <w:rPr>
          <w:sz w:val="24"/>
          <w:szCs w:val="24"/>
        </w:rPr>
        <w:t>a</w:t>
      </w:r>
      <w:r>
        <w:rPr>
          <w:spacing w:val="-1"/>
          <w:sz w:val="24"/>
          <w:szCs w:val="24"/>
        </w:rPr>
        <w:t xml:space="preserve"> </w:t>
      </w:r>
      <w:r>
        <w:rPr>
          <w:sz w:val="24"/>
          <w:szCs w:val="24"/>
        </w:rPr>
        <w:t>useful</w:t>
      </w:r>
      <w:r>
        <w:rPr>
          <w:spacing w:val="-6"/>
          <w:sz w:val="24"/>
          <w:szCs w:val="24"/>
        </w:rPr>
        <w:t xml:space="preserve"> </w:t>
      </w:r>
      <w:r>
        <w:rPr>
          <w:sz w:val="24"/>
          <w:szCs w:val="24"/>
        </w:rPr>
        <w:t>testbed</w:t>
      </w:r>
      <w:r>
        <w:rPr>
          <w:spacing w:val="-7"/>
          <w:sz w:val="24"/>
          <w:szCs w:val="24"/>
        </w:rPr>
        <w:t xml:space="preserve"> </w:t>
      </w:r>
      <w:r>
        <w:rPr>
          <w:sz w:val="24"/>
          <w:szCs w:val="24"/>
        </w:rPr>
        <w:t>for</w:t>
      </w:r>
      <w:r>
        <w:rPr>
          <w:spacing w:val="-3"/>
          <w:sz w:val="24"/>
          <w:szCs w:val="24"/>
        </w:rPr>
        <w:t xml:space="preserve"> </w:t>
      </w:r>
      <w:r>
        <w:rPr>
          <w:sz w:val="24"/>
          <w:szCs w:val="24"/>
        </w:rPr>
        <w:t>computational</w:t>
      </w:r>
      <w:r>
        <w:rPr>
          <w:spacing w:val="-14"/>
          <w:sz w:val="24"/>
          <w:szCs w:val="24"/>
        </w:rPr>
        <w:t xml:space="preserve"> </w:t>
      </w:r>
      <w:r>
        <w:rPr>
          <w:sz w:val="24"/>
          <w:szCs w:val="24"/>
        </w:rPr>
        <w:t>models.</w:t>
      </w:r>
      <w:r>
        <w:rPr>
          <w:spacing w:val="6"/>
          <w:sz w:val="24"/>
          <w:szCs w:val="24"/>
        </w:rPr>
        <w:t xml:space="preserve"> </w:t>
      </w:r>
      <w:r>
        <w:rPr>
          <w:spacing w:val="-19"/>
          <w:sz w:val="24"/>
          <w:szCs w:val="24"/>
        </w:rPr>
        <w:t>W</w:t>
      </w:r>
      <w:r>
        <w:rPr>
          <w:sz w:val="24"/>
          <w:szCs w:val="24"/>
        </w:rPr>
        <w:t>ork</w:t>
      </w:r>
      <w:r>
        <w:rPr>
          <w:spacing w:val="-5"/>
          <w:sz w:val="24"/>
          <w:szCs w:val="24"/>
        </w:rPr>
        <w:t xml:space="preserve"> </w:t>
      </w:r>
      <w:r>
        <w:rPr>
          <w:sz w:val="24"/>
          <w:szCs w:val="24"/>
        </w:rPr>
        <w:t>on distri</w:t>
      </w:r>
      <w:r>
        <w:rPr>
          <w:spacing w:val="-5"/>
          <w:sz w:val="24"/>
          <w:szCs w:val="24"/>
        </w:rPr>
        <w:t>b</w:t>
      </w:r>
      <w:r>
        <w:rPr>
          <w:sz w:val="24"/>
          <w:szCs w:val="24"/>
        </w:rPr>
        <w:t>utional</w:t>
      </w:r>
      <w:r>
        <w:rPr>
          <w:spacing w:val="-13"/>
          <w:sz w:val="24"/>
          <w:szCs w:val="24"/>
        </w:rPr>
        <w:t xml:space="preserve"> </w:t>
      </w:r>
      <w:r>
        <w:rPr>
          <w:sz w:val="24"/>
          <w:szCs w:val="24"/>
        </w:rPr>
        <w:t>learning</w:t>
      </w:r>
      <w:r>
        <w:rPr>
          <w:spacing w:val="-8"/>
          <w:sz w:val="24"/>
          <w:szCs w:val="24"/>
        </w:rPr>
        <w:t xml:space="preserve"> </w:t>
      </w:r>
      <w:r>
        <w:rPr>
          <w:sz w:val="24"/>
          <w:szCs w:val="24"/>
        </w:rPr>
        <w:t>of</w:t>
      </w:r>
      <w:r>
        <w:rPr>
          <w:spacing w:val="-2"/>
          <w:sz w:val="24"/>
          <w:szCs w:val="24"/>
        </w:rPr>
        <w:t xml:space="preserve"> </w:t>
      </w:r>
      <w:r>
        <w:rPr>
          <w:sz w:val="24"/>
          <w:szCs w:val="24"/>
        </w:rPr>
        <w:t>semantics</w:t>
      </w:r>
      <w:r>
        <w:rPr>
          <w:spacing w:val="-9"/>
          <w:sz w:val="24"/>
          <w:szCs w:val="24"/>
        </w:rPr>
        <w:t xml:space="preserve"> </w:t>
      </w:r>
      <w:r>
        <w:rPr>
          <w:sz w:val="24"/>
          <w:szCs w:val="24"/>
        </w:rPr>
        <w:t>(and</w:t>
      </w:r>
      <w:r>
        <w:rPr>
          <w:spacing w:val="-4"/>
          <w:sz w:val="24"/>
          <w:szCs w:val="24"/>
        </w:rPr>
        <w:t xml:space="preserve"> </w:t>
      </w:r>
      <w:r>
        <w:rPr>
          <w:sz w:val="24"/>
          <w:szCs w:val="24"/>
        </w:rPr>
        <w:t>syntax)</w:t>
      </w:r>
      <w:r>
        <w:rPr>
          <w:spacing w:val="-7"/>
          <w:sz w:val="24"/>
          <w:szCs w:val="24"/>
        </w:rPr>
        <w:t xml:space="preserve"> </w:t>
      </w:r>
      <w:r>
        <w:rPr>
          <w:sz w:val="24"/>
          <w:szCs w:val="24"/>
        </w:rPr>
        <w:t>has</w:t>
      </w:r>
      <w:r>
        <w:rPr>
          <w:spacing w:val="-3"/>
          <w:sz w:val="24"/>
          <w:szCs w:val="24"/>
        </w:rPr>
        <w:t xml:space="preserve"> </w:t>
      </w:r>
      <w:r>
        <w:rPr>
          <w:sz w:val="24"/>
          <w:szCs w:val="24"/>
        </w:rPr>
        <w:t>generally</w:t>
      </w:r>
      <w:r>
        <w:rPr>
          <w:spacing w:val="-9"/>
          <w:sz w:val="24"/>
          <w:szCs w:val="24"/>
        </w:rPr>
        <w:t xml:space="preserve"> </w:t>
      </w:r>
      <w:r>
        <w:rPr>
          <w:sz w:val="24"/>
          <w:szCs w:val="24"/>
        </w:rPr>
        <w:t>been</w:t>
      </w:r>
      <w:r>
        <w:rPr>
          <w:spacing w:val="-5"/>
          <w:sz w:val="24"/>
          <w:szCs w:val="24"/>
        </w:rPr>
        <w:t xml:space="preserve"> </w:t>
      </w:r>
      <w:r>
        <w:rPr>
          <w:sz w:val="24"/>
          <w:szCs w:val="24"/>
        </w:rPr>
        <w:t>either</w:t>
      </w:r>
      <w:r>
        <w:rPr>
          <w:spacing w:val="-5"/>
          <w:sz w:val="24"/>
          <w:szCs w:val="24"/>
        </w:rPr>
        <w:t xml:space="preserve"> </w:t>
      </w:r>
      <w:r>
        <w:rPr>
          <w:sz w:val="24"/>
          <w:szCs w:val="24"/>
        </w:rPr>
        <w:t>empirical</w:t>
      </w:r>
      <w:r>
        <w:rPr>
          <w:spacing w:val="-9"/>
          <w:sz w:val="24"/>
          <w:szCs w:val="24"/>
        </w:rPr>
        <w:t xml:space="preserve"> </w:t>
      </w:r>
      <w:r>
        <w:rPr>
          <w:sz w:val="24"/>
          <w:szCs w:val="24"/>
        </w:rPr>
        <w:t>or computational: the</w:t>
      </w:r>
      <w:r>
        <w:rPr>
          <w:spacing w:val="-3"/>
          <w:sz w:val="24"/>
          <w:szCs w:val="24"/>
        </w:rPr>
        <w:t xml:space="preserve"> </w:t>
      </w:r>
      <w:r>
        <w:rPr>
          <w:sz w:val="24"/>
          <w:szCs w:val="24"/>
        </w:rPr>
        <w:t>t</w:t>
      </w:r>
      <w:r>
        <w:rPr>
          <w:spacing w:val="-2"/>
          <w:sz w:val="24"/>
          <w:szCs w:val="24"/>
        </w:rPr>
        <w:t>w</w:t>
      </w:r>
      <w:r>
        <w:rPr>
          <w:sz w:val="24"/>
          <w:szCs w:val="24"/>
        </w:rPr>
        <w:t>o</w:t>
      </w:r>
      <w:r>
        <w:rPr>
          <w:spacing w:val="-4"/>
          <w:sz w:val="24"/>
          <w:szCs w:val="24"/>
        </w:rPr>
        <w:t xml:space="preserve"> </w:t>
      </w:r>
      <w:r>
        <w:rPr>
          <w:sz w:val="24"/>
          <w:szCs w:val="24"/>
        </w:rPr>
        <w:t>are</w:t>
      </w:r>
      <w:r>
        <w:rPr>
          <w:spacing w:val="-3"/>
          <w:sz w:val="24"/>
          <w:szCs w:val="24"/>
        </w:rPr>
        <w:t xml:space="preserve"> </w:t>
      </w:r>
      <w:r>
        <w:rPr>
          <w:sz w:val="24"/>
          <w:szCs w:val="24"/>
        </w:rPr>
        <w:t>rarely</w:t>
      </w:r>
      <w:r>
        <w:rPr>
          <w:spacing w:val="-6"/>
          <w:sz w:val="24"/>
          <w:szCs w:val="24"/>
        </w:rPr>
        <w:t xml:space="preserve"> </w:t>
      </w:r>
      <w:r>
        <w:rPr>
          <w:sz w:val="24"/>
          <w:szCs w:val="24"/>
        </w:rPr>
        <w:t>combined</w:t>
      </w:r>
      <w:r>
        <w:rPr>
          <w:spacing w:val="-9"/>
          <w:sz w:val="24"/>
          <w:szCs w:val="24"/>
        </w:rPr>
        <w:t xml:space="preserve"> </w:t>
      </w:r>
      <w:r>
        <w:rPr>
          <w:sz w:val="24"/>
          <w:szCs w:val="24"/>
        </w:rPr>
        <w:t>(cf.</w:t>
      </w:r>
      <w:r>
        <w:rPr>
          <w:spacing w:val="11"/>
          <w:sz w:val="24"/>
          <w:szCs w:val="24"/>
        </w:rPr>
        <w:t xml:space="preserve"> </w:t>
      </w:r>
      <w:r>
        <w:rPr>
          <w:sz w:val="24"/>
          <w:szCs w:val="24"/>
        </w:rPr>
        <w:t>Qian,</w:t>
      </w:r>
      <w:r>
        <w:rPr>
          <w:spacing w:val="-5"/>
          <w:sz w:val="24"/>
          <w:szCs w:val="24"/>
        </w:rPr>
        <w:t xml:space="preserve"> </w:t>
      </w:r>
      <w:r>
        <w:rPr>
          <w:sz w:val="24"/>
          <w:szCs w:val="24"/>
        </w:rPr>
        <w:t>Reede</w:t>
      </w:r>
      <w:r>
        <w:rPr>
          <w:spacing w:val="-10"/>
          <w:sz w:val="24"/>
          <w:szCs w:val="24"/>
        </w:rPr>
        <w:t>r</w:t>
      </w:r>
      <w:r>
        <w:rPr>
          <w:sz w:val="24"/>
          <w:szCs w:val="24"/>
        </w:rPr>
        <w:t>,</w:t>
      </w:r>
      <w:r>
        <w:rPr>
          <w:spacing w:val="-7"/>
          <w:sz w:val="24"/>
          <w:szCs w:val="24"/>
        </w:rPr>
        <w:t xml:space="preserve"> </w:t>
      </w:r>
      <w:r>
        <w:rPr>
          <w:sz w:val="24"/>
          <w:szCs w:val="24"/>
        </w:rPr>
        <w:t>Aslin,</w:t>
      </w:r>
      <w:r>
        <w:rPr>
          <w:spacing w:val="-6"/>
          <w:sz w:val="24"/>
          <w:szCs w:val="24"/>
        </w:rPr>
        <w:t xml:space="preserve"> </w:t>
      </w:r>
      <w:r>
        <w:rPr>
          <w:spacing w:val="-17"/>
          <w:sz w:val="24"/>
          <w:szCs w:val="24"/>
        </w:rPr>
        <w:t>T</w:t>
      </w:r>
      <w:r>
        <w:rPr>
          <w:sz w:val="24"/>
          <w:szCs w:val="24"/>
        </w:rPr>
        <w:t>enenbaum,</w:t>
      </w:r>
      <w:r>
        <w:rPr>
          <w:spacing w:val="-12"/>
          <w:sz w:val="24"/>
          <w:szCs w:val="24"/>
        </w:rPr>
        <w:t xml:space="preserve"> </w:t>
      </w:r>
      <w:r>
        <w:rPr>
          <w:sz w:val="24"/>
          <w:szCs w:val="24"/>
        </w:rPr>
        <w:t>&amp;</w:t>
      </w:r>
      <w:r>
        <w:rPr>
          <w:spacing w:val="-2"/>
          <w:sz w:val="24"/>
          <w:szCs w:val="24"/>
        </w:rPr>
        <w:t xml:space="preserve"> </w:t>
      </w:r>
      <w:r>
        <w:rPr>
          <w:sz w:val="24"/>
          <w:szCs w:val="24"/>
        </w:rPr>
        <w:t>N</w:t>
      </w:r>
      <w:r>
        <w:rPr>
          <w:spacing w:val="-6"/>
          <w:sz w:val="24"/>
          <w:szCs w:val="24"/>
        </w:rPr>
        <w:t>e</w:t>
      </w:r>
      <w:r>
        <w:rPr>
          <w:sz w:val="24"/>
          <w:szCs w:val="24"/>
        </w:rPr>
        <w:t>wport,</w:t>
      </w:r>
    </w:p>
    <w:p w:rsidR="00B72476" w:rsidRDefault="00CB77E8">
      <w:pPr>
        <w:spacing w:before="7" w:line="415" w:lineRule="auto"/>
        <w:ind w:left="100" w:right="88"/>
        <w:rPr>
          <w:sz w:val="24"/>
          <w:szCs w:val="24"/>
        </w:rPr>
      </w:pPr>
      <w:r>
        <w:rPr>
          <w:sz w:val="24"/>
          <w:szCs w:val="24"/>
        </w:rPr>
        <w:t>2012).</w:t>
      </w:r>
      <w:r>
        <w:rPr>
          <w:spacing w:val="8"/>
          <w:sz w:val="24"/>
          <w:szCs w:val="24"/>
        </w:rPr>
        <w:t xml:space="preserve"> </w:t>
      </w:r>
      <w:r>
        <w:rPr>
          <w:sz w:val="24"/>
          <w:szCs w:val="24"/>
        </w:rPr>
        <w:t>In</w:t>
      </w:r>
      <w:r>
        <w:rPr>
          <w:spacing w:val="-2"/>
          <w:sz w:val="24"/>
          <w:szCs w:val="24"/>
        </w:rPr>
        <w:t xml:space="preserve"> </w:t>
      </w:r>
      <w:r>
        <w:rPr>
          <w:sz w:val="24"/>
          <w:szCs w:val="24"/>
        </w:rPr>
        <w:t>computational</w:t>
      </w:r>
      <w:r>
        <w:rPr>
          <w:spacing w:val="-14"/>
          <w:sz w:val="24"/>
          <w:szCs w:val="24"/>
        </w:rPr>
        <w:t xml:space="preserve"> </w:t>
      </w:r>
      <w:r>
        <w:rPr>
          <w:spacing w:val="-2"/>
          <w:sz w:val="24"/>
          <w:szCs w:val="24"/>
        </w:rPr>
        <w:t>w</w:t>
      </w:r>
      <w:r>
        <w:rPr>
          <w:sz w:val="24"/>
          <w:szCs w:val="24"/>
        </w:rPr>
        <w:t>ork,</w:t>
      </w:r>
      <w:r>
        <w:rPr>
          <w:spacing w:val="-6"/>
          <w:sz w:val="24"/>
          <w:szCs w:val="24"/>
        </w:rPr>
        <w:t xml:space="preserve"> </w:t>
      </w:r>
      <w:r>
        <w:rPr>
          <w:sz w:val="24"/>
          <w:szCs w:val="24"/>
        </w:rPr>
        <w:t>researchers</w:t>
      </w:r>
      <w:r>
        <w:rPr>
          <w:spacing w:val="-11"/>
          <w:sz w:val="24"/>
          <w:szCs w:val="24"/>
        </w:rPr>
        <w:t xml:space="preserve"> </w:t>
      </w:r>
      <w:r>
        <w:rPr>
          <w:sz w:val="24"/>
          <w:szCs w:val="24"/>
        </w:rPr>
        <w:t>typically</w:t>
      </w:r>
      <w:r>
        <w:rPr>
          <w:spacing w:val="-8"/>
          <w:sz w:val="24"/>
          <w:szCs w:val="24"/>
        </w:rPr>
        <w:t xml:space="preserve"> </w:t>
      </w:r>
      <w:r>
        <w:rPr>
          <w:sz w:val="24"/>
          <w:szCs w:val="24"/>
        </w:rPr>
        <w:t>train</w:t>
      </w:r>
      <w:r>
        <w:rPr>
          <w:spacing w:val="-4"/>
          <w:sz w:val="24"/>
          <w:szCs w:val="24"/>
        </w:rPr>
        <w:t xml:space="preserve"> </w:t>
      </w:r>
      <w:r>
        <w:rPr>
          <w:sz w:val="24"/>
          <w:szCs w:val="24"/>
        </w:rPr>
        <w:t>models</w:t>
      </w:r>
      <w:r>
        <w:rPr>
          <w:spacing w:val="-7"/>
          <w:sz w:val="24"/>
          <w:szCs w:val="24"/>
        </w:rPr>
        <w:t xml:space="preserve"> </w:t>
      </w:r>
      <w:r>
        <w:rPr>
          <w:sz w:val="24"/>
          <w:szCs w:val="24"/>
        </w:rPr>
        <w:t>on</w:t>
      </w:r>
      <w:r>
        <w:rPr>
          <w:spacing w:val="-2"/>
          <w:sz w:val="24"/>
          <w:szCs w:val="24"/>
        </w:rPr>
        <w:t xml:space="preserve"> </w:t>
      </w:r>
      <w:r>
        <w:rPr>
          <w:sz w:val="24"/>
          <w:szCs w:val="24"/>
        </w:rPr>
        <w:t>la</w:t>
      </w:r>
      <w:r>
        <w:rPr>
          <w:spacing w:val="-4"/>
          <w:sz w:val="24"/>
          <w:szCs w:val="24"/>
        </w:rPr>
        <w:t>r</w:t>
      </w:r>
      <w:r>
        <w:rPr>
          <w:sz w:val="24"/>
          <w:szCs w:val="24"/>
        </w:rPr>
        <w:t>ge</w:t>
      </w:r>
      <w:r>
        <w:rPr>
          <w:spacing w:val="-5"/>
          <w:sz w:val="24"/>
          <w:szCs w:val="24"/>
        </w:rPr>
        <w:t xml:space="preserve"> </w:t>
      </w:r>
      <w:r>
        <w:rPr>
          <w:sz w:val="24"/>
          <w:szCs w:val="24"/>
        </w:rPr>
        <w:t>corpora,</w:t>
      </w:r>
      <w:r>
        <w:rPr>
          <w:spacing w:val="-8"/>
          <w:sz w:val="24"/>
          <w:szCs w:val="24"/>
        </w:rPr>
        <w:t xml:space="preserve"> </w:t>
      </w:r>
      <w:r>
        <w:rPr>
          <w:sz w:val="24"/>
          <w:szCs w:val="24"/>
        </w:rPr>
        <w:t>rather</w:t>
      </w:r>
      <w:r>
        <w:rPr>
          <w:spacing w:val="-6"/>
          <w:sz w:val="24"/>
          <w:szCs w:val="24"/>
        </w:rPr>
        <w:t xml:space="preserve"> </w:t>
      </w:r>
      <w:r>
        <w:rPr>
          <w:sz w:val="24"/>
          <w:szCs w:val="24"/>
        </w:rPr>
        <w:t>than</w:t>
      </w:r>
      <w:r>
        <w:rPr>
          <w:spacing w:val="-4"/>
          <w:sz w:val="24"/>
          <w:szCs w:val="24"/>
        </w:rPr>
        <w:t xml:space="preserve"> </w:t>
      </w:r>
      <w:r>
        <w:rPr>
          <w:sz w:val="24"/>
          <w:szCs w:val="24"/>
        </w:rPr>
        <w:t>the artificial</w:t>
      </w:r>
      <w:r>
        <w:rPr>
          <w:spacing w:val="-16"/>
          <w:sz w:val="24"/>
          <w:szCs w:val="24"/>
        </w:rPr>
        <w:t xml:space="preserve"> </w:t>
      </w:r>
      <w:r>
        <w:rPr>
          <w:sz w:val="24"/>
          <w:szCs w:val="24"/>
        </w:rPr>
        <w:t>languages</w:t>
      </w:r>
      <w:r>
        <w:rPr>
          <w:spacing w:val="-10"/>
          <w:sz w:val="24"/>
          <w:szCs w:val="24"/>
        </w:rPr>
        <w:t xml:space="preserve"> </w:t>
      </w:r>
      <w:r>
        <w:rPr>
          <w:sz w:val="24"/>
          <w:szCs w:val="24"/>
        </w:rPr>
        <w:t>for</w:t>
      </w:r>
      <w:r>
        <w:rPr>
          <w:spacing w:val="-3"/>
          <w:sz w:val="24"/>
          <w:szCs w:val="24"/>
        </w:rPr>
        <w:t xml:space="preserve"> </w:t>
      </w:r>
      <w:r>
        <w:rPr>
          <w:sz w:val="24"/>
          <w:szCs w:val="24"/>
        </w:rPr>
        <w:t>which</w:t>
      </w:r>
      <w:r>
        <w:rPr>
          <w:spacing w:val="-6"/>
          <w:sz w:val="24"/>
          <w:szCs w:val="24"/>
        </w:rPr>
        <w:t xml:space="preserve"> </w:t>
      </w:r>
      <w:r>
        <w:rPr>
          <w:sz w:val="24"/>
          <w:szCs w:val="24"/>
        </w:rPr>
        <w:t>there</w:t>
      </w:r>
      <w:r>
        <w:rPr>
          <w:spacing w:val="-5"/>
          <w:sz w:val="24"/>
          <w:szCs w:val="24"/>
        </w:rPr>
        <w:t xml:space="preserve"> </w:t>
      </w:r>
      <w:r>
        <w:rPr>
          <w:sz w:val="24"/>
          <w:szCs w:val="24"/>
        </w:rPr>
        <w:t>is</w:t>
      </w:r>
      <w:r>
        <w:rPr>
          <w:spacing w:val="-2"/>
          <w:sz w:val="24"/>
          <w:szCs w:val="24"/>
        </w:rPr>
        <w:t xml:space="preserve"> </w:t>
      </w:r>
      <w:r>
        <w:rPr>
          <w:sz w:val="24"/>
          <w:szCs w:val="24"/>
        </w:rPr>
        <w:t>more</w:t>
      </w:r>
      <w:r>
        <w:rPr>
          <w:spacing w:val="-5"/>
          <w:sz w:val="24"/>
          <w:szCs w:val="24"/>
        </w:rPr>
        <w:t xml:space="preserve"> </w:t>
      </w:r>
      <w:r>
        <w:rPr>
          <w:sz w:val="24"/>
          <w:szCs w:val="24"/>
        </w:rPr>
        <w:t>detailed</w:t>
      </w:r>
      <w:r>
        <w:rPr>
          <w:spacing w:val="-8"/>
          <w:sz w:val="24"/>
          <w:szCs w:val="24"/>
        </w:rPr>
        <w:t xml:space="preserve"> </w:t>
      </w:r>
      <w:r>
        <w:rPr>
          <w:sz w:val="24"/>
          <w:szCs w:val="24"/>
        </w:rPr>
        <w:t>human</w:t>
      </w:r>
      <w:r>
        <w:rPr>
          <w:spacing w:val="-7"/>
          <w:sz w:val="24"/>
          <w:szCs w:val="24"/>
        </w:rPr>
        <w:t xml:space="preserve"> </w:t>
      </w:r>
      <w:r>
        <w:rPr>
          <w:sz w:val="24"/>
          <w:szCs w:val="24"/>
        </w:rPr>
        <w:t>learning</w:t>
      </w:r>
      <w:r>
        <w:rPr>
          <w:spacing w:val="-8"/>
          <w:sz w:val="24"/>
          <w:szCs w:val="24"/>
        </w:rPr>
        <w:t xml:space="preserve"> </w:t>
      </w:r>
      <w:r>
        <w:rPr>
          <w:sz w:val="24"/>
          <w:szCs w:val="24"/>
        </w:rPr>
        <w:t>data.</w:t>
      </w:r>
      <w:r>
        <w:rPr>
          <w:spacing w:val="9"/>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w w:val="99"/>
          <w:sz w:val="24"/>
          <w:szCs w:val="24"/>
        </w:rPr>
        <w:t>future, researchers</w:t>
      </w:r>
      <w:r>
        <w:rPr>
          <w:sz w:val="24"/>
          <w:szCs w:val="24"/>
        </w:rPr>
        <w:t xml:space="preserve"> should</w:t>
      </w:r>
      <w:r>
        <w:rPr>
          <w:spacing w:val="-6"/>
          <w:sz w:val="24"/>
          <w:szCs w:val="24"/>
        </w:rPr>
        <w:t xml:space="preserve"> </w:t>
      </w:r>
      <w:r>
        <w:rPr>
          <w:sz w:val="24"/>
          <w:szCs w:val="24"/>
        </w:rPr>
        <w:t>i</w:t>
      </w:r>
      <w:r>
        <w:rPr>
          <w:spacing w:val="-10"/>
          <w:sz w:val="24"/>
          <w:szCs w:val="24"/>
        </w:rPr>
        <w:t>n</w:t>
      </w:r>
      <w:r>
        <w:rPr>
          <w:spacing w:val="-4"/>
          <w:sz w:val="24"/>
          <w:szCs w:val="24"/>
        </w:rPr>
        <w:t>v</w:t>
      </w:r>
      <w:r>
        <w:rPr>
          <w:sz w:val="24"/>
          <w:szCs w:val="24"/>
        </w:rPr>
        <w:t>esti</w:t>
      </w:r>
      <w:r>
        <w:rPr>
          <w:spacing w:val="-1"/>
          <w:sz w:val="24"/>
          <w:szCs w:val="24"/>
        </w:rPr>
        <w:t>g</w:t>
      </w:r>
      <w:r>
        <w:rPr>
          <w:sz w:val="24"/>
          <w:szCs w:val="24"/>
        </w:rPr>
        <w:t>ate</w:t>
      </w:r>
      <w:r>
        <w:rPr>
          <w:spacing w:val="-10"/>
          <w:sz w:val="24"/>
          <w:szCs w:val="24"/>
        </w:rPr>
        <w:t xml:space="preserve"> </w:t>
      </w:r>
      <w:r>
        <w:rPr>
          <w:sz w:val="24"/>
          <w:szCs w:val="24"/>
        </w:rPr>
        <w:t>model</w:t>
      </w:r>
      <w:r>
        <w:rPr>
          <w:spacing w:val="-6"/>
          <w:sz w:val="24"/>
          <w:szCs w:val="24"/>
        </w:rPr>
        <w:t xml:space="preserve"> </w:t>
      </w:r>
      <w:r>
        <w:rPr>
          <w:sz w:val="24"/>
          <w:szCs w:val="24"/>
        </w:rPr>
        <w:t>beh</w:t>
      </w:r>
      <w:r>
        <w:rPr>
          <w:spacing w:val="-5"/>
          <w:sz w:val="24"/>
          <w:szCs w:val="24"/>
        </w:rPr>
        <w:t>a</w:t>
      </w:r>
      <w:r>
        <w:rPr>
          <w:sz w:val="24"/>
          <w:szCs w:val="24"/>
        </w:rPr>
        <w:t>vior</w:t>
      </w:r>
      <w:r>
        <w:rPr>
          <w:spacing w:val="-8"/>
          <w:sz w:val="24"/>
          <w:szCs w:val="24"/>
        </w:rPr>
        <w:t xml:space="preserve"> </w:t>
      </w:r>
      <w:r>
        <w:rPr>
          <w:sz w:val="24"/>
          <w:szCs w:val="24"/>
        </w:rPr>
        <w:t>for</w:t>
      </w:r>
      <w:r>
        <w:rPr>
          <w:spacing w:val="-3"/>
          <w:sz w:val="24"/>
          <w:szCs w:val="24"/>
        </w:rPr>
        <w:t xml:space="preserve"> </w:t>
      </w:r>
      <w:r>
        <w:rPr>
          <w:sz w:val="24"/>
          <w:szCs w:val="24"/>
        </w:rPr>
        <w:t>these</w:t>
      </w:r>
      <w:r>
        <w:rPr>
          <w:spacing w:val="-5"/>
          <w:sz w:val="24"/>
          <w:szCs w:val="24"/>
        </w:rPr>
        <w:t xml:space="preserve"> </w:t>
      </w:r>
      <w:r>
        <w:rPr>
          <w:sz w:val="24"/>
          <w:szCs w:val="24"/>
        </w:rPr>
        <w:t>smaller</w:t>
      </w:r>
      <w:r>
        <w:rPr>
          <w:spacing w:val="-7"/>
          <w:sz w:val="24"/>
          <w:szCs w:val="24"/>
        </w:rPr>
        <w:t xml:space="preserve"> </w:t>
      </w:r>
      <w:r>
        <w:rPr>
          <w:sz w:val="24"/>
          <w:szCs w:val="24"/>
        </w:rPr>
        <w:t>“corpora”</w:t>
      </w:r>
      <w:r>
        <w:rPr>
          <w:spacing w:val="-9"/>
          <w:sz w:val="24"/>
          <w:szCs w:val="24"/>
        </w:rPr>
        <w:t xml:space="preserve"> </w:t>
      </w:r>
      <w:r>
        <w:rPr>
          <w:sz w:val="24"/>
          <w:szCs w:val="24"/>
        </w:rPr>
        <w:t>der</w:t>
      </w:r>
      <w:r>
        <w:rPr>
          <w:spacing w:val="-6"/>
          <w:sz w:val="24"/>
          <w:szCs w:val="24"/>
        </w:rPr>
        <w:t>i</w:t>
      </w:r>
      <w:r>
        <w:rPr>
          <w:spacing w:val="-4"/>
          <w:sz w:val="24"/>
          <w:szCs w:val="24"/>
        </w:rPr>
        <w:t>v</w:t>
      </w:r>
      <w:r>
        <w:rPr>
          <w:sz w:val="24"/>
          <w:szCs w:val="24"/>
        </w:rPr>
        <w:t>ed</w:t>
      </w:r>
      <w:r>
        <w:rPr>
          <w:spacing w:val="-7"/>
          <w:sz w:val="24"/>
          <w:szCs w:val="24"/>
        </w:rPr>
        <w:t xml:space="preserve"> </w:t>
      </w:r>
      <w:r>
        <w:rPr>
          <w:sz w:val="24"/>
          <w:szCs w:val="24"/>
        </w:rPr>
        <w:t>from</w:t>
      </w:r>
      <w:r>
        <w:rPr>
          <w:spacing w:val="-5"/>
          <w:sz w:val="24"/>
          <w:szCs w:val="24"/>
        </w:rPr>
        <w:t xml:space="preserve"> </w:t>
      </w:r>
      <w:r>
        <w:rPr>
          <w:sz w:val="24"/>
          <w:szCs w:val="24"/>
        </w:rPr>
        <w:t>artificial languages.</w:t>
      </w:r>
      <w:r>
        <w:rPr>
          <w:spacing w:val="4"/>
          <w:sz w:val="24"/>
          <w:szCs w:val="24"/>
        </w:rPr>
        <w:t xml:space="preserve"> </w:t>
      </w:r>
      <w:r>
        <w:rPr>
          <w:sz w:val="24"/>
          <w:szCs w:val="24"/>
        </w:rPr>
        <w:t>These</w:t>
      </w:r>
      <w:r>
        <w:rPr>
          <w:spacing w:val="-6"/>
          <w:sz w:val="24"/>
          <w:szCs w:val="24"/>
        </w:rPr>
        <w:t xml:space="preserve"> </w:t>
      </w:r>
      <w:r>
        <w:rPr>
          <w:sz w:val="24"/>
          <w:szCs w:val="24"/>
        </w:rPr>
        <w:t>are</w:t>
      </w:r>
      <w:r>
        <w:rPr>
          <w:spacing w:val="-3"/>
          <w:sz w:val="24"/>
          <w:szCs w:val="24"/>
        </w:rPr>
        <w:t xml:space="preserve"> </w:t>
      </w:r>
      <w:r>
        <w:rPr>
          <w:sz w:val="24"/>
          <w:szCs w:val="24"/>
        </w:rPr>
        <w:t>simpler</w:t>
      </w:r>
      <w:r>
        <w:rPr>
          <w:spacing w:val="-7"/>
          <w:sz w:val="24"/>
          <w:szCs w:val="24"/>
        </w:rPr>
        <w:t xml:space="preserve"> </w:t>
      </w:r>
      <w:r>
        <w:rPr>
          <w:sz w:val="24"/>
          <w:szCs w:val="24"/>
        </w:rPr>
        <w:t>to</w:t>
      </w:r>
      <w:r>
        <w:rPr>
          <w:spacing w:val="-2"/>
          <w:sz w:val="24"/>
          <w:szCs w:val="24"/>
        </w:rPr>
        <w:t xml:space="preserve"> </w:t>
      </w:r>
      <w:r>
        <w:rPr>
          <w:sz w:val="24"/>
          <w:szCs w:val="24"/>
        </w:rPr>
        <w:t>collect</w:t>
      </w:r>
      <w:r>
        <w:rPr>
          <w:spacing w:val="-6"/>
          <w:sz w:val="24"/>
          <w:szCs w:val="24"/>
        </w:rPr>
        <w:t xml:space="preserve"> </w:t>
      </w:r>
      <w:r>
        <w:rPr>
          <w:sz w:val="24"/>
          <w:szCs w:val="24"/>
        </w:rPr>
        <w:t>and</w:t>
      </w:r>
      <w:r>
        <w:rPr>
          <w:spacing w:val="-3"/>
          <w:sz w:val="24"/>
          <w:szCs w:val="24"/>
        </w:rPr>
        <w:t xml:space="preserve"> </w:t>
      </w:r>
      <w:r>
        <w:rPr>
          <w:sz w:val="24"/>
          <w:szCs w:val="24"/>
        </w:rPr>
        <w:t>can</w:t>
      </w:r>
      <w:r>
        <w:rPr>
          <w:spacing w:val="-3"/>
          <w:sz w:val="24"/>
          <w:szCs w:val="24"/>
        </w:rPr>
        <w:t xml:space="preserve"> </w:t>
      </w:r>
      <w:r>
        <w:rPr>
          <w:sz w:val="24"/>
          <w:szCs w:val="24"/>
        </w:rPr>
        <w:t>ser</w:t>
      </w:r>
      <w:r>
        <w:rPr>
          <w:spacing w:val="-4"/>
          <w:sz w:val="24"/>
          <w:szCs w:val="24"/>
        </w:rPr>
        <w:t>v</w:t>
      </w:r>
      <w:r>
        <w:rPr>
          <w:sz w:val="24"/>
          <w:szCs w:val="24"/>
        </w:rPr>
        <w:t>e</w:t>
      </w:r>
      <w:r>
        <w:rPr>
          <w:spacing w:val="-5"/>
          <w:sz w:val="24"/>
          <w:szCs w:val="24"/>
        </w:rPr>
        <w:t xml:space="preserve"> </w:t>
      </w:r>
      <w:r>
        <w:rPr>
          <w:sz w:val="24"/>
          <w:szCs w:val="24"/>
        </w:rPr>
        <w:t>as</w:t>
      </w:r>
      <w:r>
        <w:rPr>
          <w:spacing w:val="-2"/>
          <w:sz w:val="24"/>
          <w:szCs w:val="24"/>
        </w:rPr>
        <w:t xml:space="preserve"> </w:t>
      </w:r>
      <w:r>
        <w:rPr>
          <w:sz w:val="24"/>
          <w:szCs w:val="24"/>
        </w:rPr>
        <w:t>stronger</w:t>
      </w:r>
      <w:r>
        <w:rPr>
          <w:spacing w:val="-8"/>
          <w:sz w:val="24"/>
          <w:szCs w:val="24"/>
        </w:rPr>
        <w:t xml:space="preserve"> </w:t>
      </w:r>
      <w:r>
        <w:rPr>
          <w:sz w:val="24"/>
          <w:szCs w:val="24"/>
        </w:rPr>
        <w:t>constraints</w:t>
      </w:r>
      <w:r>
        <w:rPr>
          <w:spacing w:val="-10"/>
          <w:sz w:val="24"/>
          <w:szCs w:val="24"/>
        </w:rPr>
        <w:t xml:space="preserve"> </w:t>
      </w:r>
      <w:r>
        <w:rPr>
          <w:sz w:val="24"/>
          <w:szCs w:val="24"/>
        </w:rPr>
        <w:t>on</w:t>
      </w:r>
      <w:r>
        <w:rPr>
          <w:spacing w:val="-2"/>
          <w:sz w:val="24"/>
          <w:szCs w:val="24"/>
        </w:rPr>
        <w:t xml:space="preserve"> </w:t>
      </w:r>
      <w:r>
        <w:rPr>
          <w:sz w:val="24"/>
          <w:szCs w:val="24"/>
        </w:rPr>
        <w:t>theorizing, because</w:t>
      </w:r>
      <w:r>
        <w:rPr>
          <w:spacing w:val="-8"/>
          <w:sz w:val="24"/>
          <w:szCs w:val="24"/>
        </w:rPr>
        <w:t xml:space="preserve"> </w:t>
      </w:r>
      <w:del w:id="48" w:author="lera boroditsky" w:date="2013-12-05T09:58:00Z">
        <w:r w:rsidDel="00875887">
          <w:rPr>
            <w:sz w:val="24"/>
            <w:szCs w:val="24"/>
          </w:rPr>
          <w:delText>(e.g.,)</w:delText>
        </w:r>
        <w:r w:rsidDel="00875887">
          <w:rPr>
            <w:spacing w:val="-6"/>
            <w:sz w:val="24"/>
            <w:szCs w:val="24"/>
          </w:rPr>
          <w:delText xml:space="preserve"> </w:delText>
        </w:r>
      </w:del>
      <w:r>
        <w:rPr>
          <w:sz w:val="24"/>
          <w:szCs w:val="24"/>
        </w:rPr>
        <w:t>detailed</w:t>
      </w:r>
      <w:r>
        <w:rPr>
          <w:spacing w:val="-8"/>
          <w:sz w:val="24"/>
          <w:szCs w:val="24"/>
        </w:rPr>
        <w:t xml:space="preserve"> </w:t>
      </w:r>
      <w:r>
        <w:rPr>
          <w:sz w:val="24"/>
          <w:szCs w:val="24"/>
        </w:rPr>
        <w:t>human</w:t>
      </w:r>
      <w:r>
        <w:rPr>
          <w:spacing w:val="-7"/>
          <w:sz w:val="24"/>
          <w:szCs w:val="24"/>
        </w:rPr>
        <w:t xml:space="preserve"> </w:t>
      </w:r>
      <w:r>
        <w:rPr>
          <w:sz w:val="24"/>
          <w:szCs w:val="24"/>
        </w:rPr>
        <w:t>judgments</w:t>
      </w:r>
      <w:r>
        <w:rPr>
          <w:spacing w:val="-10"/>
          <w:sz w:val="24"/>
          <w:szCs w:val="24"/>
        </w:rPr>
        <w:t xml:space="preserve"> </w:t>
      </w:r>
      <w:r>
        <w:rPr>
          <w:sz w:val="24"/>
          <w:szCs w:val="24"/>
        </w:rPr>
        <w:t>about</w:t>
      </w:r>
      <w:r>
        <w:rPr>
          <w:spacing w:val="-5"/>
          <w:sz w:val="24"/>
          <w:szCs w:val="24"/>
        </w:rPr>
        <w:t xml:space="preserve"> </w:t>
      </w:r>
      <w:r>
        <w:rPr>
          <w:sz w:val="24"/>
          <w:szCs w:val="24"/>
        </w:rPr>
        <w:t>sentence</w:t>
      </w:r>
      <w:r>
        <w:rPr>
          <w:spacing w:val="-8"/>
          <w:sz w:val="24"/>
          <w:szCs w:val="24"/>
        </w:rPr>
        <w:t xml:space="preserve"> </w:t>
      </w:r>
      <w:r>
        <w:rPr>
          <w:spacing w:val="-2"/>
          <w:sz w:val="24"/>
          <w:szCs w:val="24"/>
        </w:rPr>
        <w:t>f</w:t>
      </w:r>
      <w:r>
        <w:rPr>
          <w:sz w:val="24"/>
          <w:szCs w:val="24"/>
        </w:rPr>
        <w:t>amiliarity</w:t>
      </w:r>
      <w:r>
        <w:rPr>
          <w:spacing w:val="-10"/>
          <w:sz w:val="24"/>
          <w:szCs w:val="24"/>
        </w:rPr>
        <w:t xml:space="preserve"> </w:t>
      </w:r>
      <w:r>
        <w:rPr>
          <w:sz w:val="24"/>
          <w:szCs w:val="24"/>
        </w:rPr>
        <w:t>are</w:t>
      </w:r>
      <w:r>
        <w:rPr>
          <w:spacing w:val="-3"/>
          <w:sz w:val="24"/>
          <w:szCs w:val="24"/>
        </w:rPr>
        <w:t xml:space="preserve"> </w:t>
      </w:r>
      <w:r>
        <w:rPr>
          <w:spacing w:val="-5"/>
          <w:sz w:val="24"/>
          <w:szCs w:val="24"/>
        </w:rPr>
        <w:t>a</w:t>
      </w:r>
      <w:r>
        <w:rPr>
          <w:spacing w:val="-6"/>
          <w:sz w:val="24"/>
          <w:szCs w:val="24"/>
        </w:rPr>
        <w:t>v</w:t>
      </w:r>
      <w:r>
        <w:rPr>
          <w:sz w:val="24"/>
          <w:szCs w:val="24"/>
        </w:rPr>
        <w:t>ailable.</w:t>
      </w:r>
    </w:p>
    <w:p w:rsidR="00B72476" w:rsidRDefault="00B72476">
      <w:pPr>
        <w:spacing w:before="4" w:line="100" w:lineRule="exact"/>
        <w:rPr>
          <w:sz w:val="10"/>
          <w:szCs w:val="10"/>
        </w:rPr>
      </w:pPr>
    </w:p>
    <w:p w:rsidR="00B72476" w:rsidRDefault="00CB77E8">
      <w:pPr>
        <w:spacing w:line="415" w:lineRule="auto"/>
        <w:ind w:left="100" w:right="213" w:firstLine="576"/>
        <w:rPr>
          <w:sz w:val="24"/>
          <w:szCs w:val="24"/>
        </w:rPr>
      </w:pPr>
      <w:r>
        <w:rPr>
          <w:sz w:val="24"/>
          <w:szCs w:val="24"/>
        </w:rPr>
        <w:t>Using</w:t>
      </w:r>
      <w:r>
        <w:rPr>
          <w:spacing w:val="-6"/>
          <w:sz w:val="24"/>
          <w:szCs w:val="24"/>
        </w:rPr>
        <w:t xml:space="preserve"> </w:t>
      </w:r>
      <w:r>
        <w:rPr>
          <w:sz w:val="24"/>
          <w:szCs w:val="24"/>
        </w:rPr>
        <w:t>mediation</w:t>
      </w:r>
      <w:r>
        <w:rPr>
          <w:spacing w:val="-10"/>
          <w:sz w:val="24"/>
          <w:szCs w:val="24"/>
        </w:rPr>
        <w:t xml:space="preserve"> </w:t>
      </w:r>
      <w:r>
        <w:rPr>
          <w:sz w:val="24"/>
          <w:szCs w:val="24"/>
        </w:rPr>
        <w:t>analysis,</w:t>
      </w:r>
      <w:r>
        <w:rPr>
          <w:spacing w:val="-8"/>
          <w:sz w:val="24"/>
          <w:szCs w:val="24"/>
        </w:rPr>
        <w:t xml:space="preserve"> </w:t>
      </w:r>
      <w:r>
        <w:rPr>
          <w:sz w:val="24"/>
          <w:szCs w:val="24"/>
        </w:rPr>
        <w:t>we</w:t>
      </w:r>
      <w:r>
        <w:rPr>
          <w:spacing w:val="-3"/>
          <w:sz w:val="24"/>
          <w:szCs w:val="24"/>
        </w:rPr>
        <w:t xml:space="preserve"> </w:t>
      </w:r>
      <w:r>
        <w:rPr>
          <w:sz w:val="24"/>
          <w:szCs w:val="24"/>
        </w:rPr>
        <w:t>found</w:t>
      </w:r>
      <w:r>
        <w:rPr>
          <w:spacing w:val="-6"/>
          <w:sz w:val="24"/>
          <w:szCs w:val="24"/>
        </w:rPr>
        <w:t xml:space="preserve"> e</w:t>
      </w:r>
      <w:r>
        <w:rPr>
          <w:sz w:val="24"/>
          <w:szCs w:val="24"/>
        </w:rPr>
        <w:t>vidence</w:t>
      </w:r>
      <w:r>
        <w:rPr>
          <w:spacing w:val="-9"/>
          <w:sz w:val="24"/>
          <w:szCs w:val="24"/>
        </w:rPr>
        <w:t xml:space="preserve"> </w:t>
      </w:r>
      <w:r>
        <w:rPr>
          <w:sz w:val="24"/>
          <w:szCs w:val="24"/>
        </w:rPr>
        <w:t>that</w:t>
      </w:r>
      <w:r>
        <w:rPr>
          <w:spacing w:val="-4"/>
          <w:sz w:val="24"/>
          <w:szCs w:val="24"/>
        </w:rPr>
        <w:t xml:space="preserve"> </w:t>
      </w:r>
      <w:r>
        <w:rPr>
          <w:sz w:val="24"/>
          <w:szCs w:val="24"/>
        </w:rPr>
        <w:t>reduced</w:t>
      </w:r>
      <w:r>
        <w:rPr>
          <w:spacing w:val="-8"/>
          <w:sz w:val="24"/>
          <w:szCs w:val="24"/>
        </w:rPr>
        <w:t xml:space="preserve"> </w:t>
      </w:r>
      <w:r>
        <w:rPr>
          <w:sz w:val="24"/>
          <w:szCs w:val="24"/>
        </w:rPr>
        <w:t>memory</w:t>
      </w:r>
      <w:r>
        <w:rPr>
          <w:spacing w:val="-8"/>
          <w:sz w:val="24"/>
          <w:szCs w:val="24"/>
        </w:rPr>
        <w:t xml:space="preserve"> </w:t>
      </w:r>
      <w:r>
        <w:rPr>
          <w:sz w:val="24"/>
          <w:szCs w:val="24"/>
        </w:rPr>
        <w:t>load</w:t>
      </w:r>
      <w:r>
        <w:rPr>
          <w:spacing w:val="-4"/>
          <w:sz w:val="24"/>
          <w:szCs w:val="24"/>
        </w:rPr>
        <w:t xml:space="preserve"> </w:t>
      </w:r>
      <w:r>
        <w:rPr>
          <w:sz w:val="24"/>
          <w:szCs w:val="24"/>
        </w:rPr>
        <w:t>appears</w:t>
      </w:r>
      <w:r>
        <w:rPr>
          <w:spacing w:val="-7"/>
          <w:sz w:val="24"/>
          <w:szCs w:val="24"/>
        </w:rPr>
        <w:t xml:space="preserve"> </w:t>
      </w:r>
      <w:r>
        <w:rPr>
          <w:sz w:val="24"/>
          <w:szCs w:val="24"/>
        </w:rPr>
        <w:t>to</w:t>
      </w:r>
      <w:r>
        <w:rPr>
          <w:spacing w:val="-2"/>
          <w:sz w:val="24"/>
          <w:szCs w:val="24"/>
        </w:rPr>
        <w:t xml:space="preserve"> </w:t>
      </w:r>
      <w:r>
        <w:rPr>
          <w:sz w:val="24"/>
          <w:szCs w:val="24"/>
        </w:rPr>
        <w:t>dr</w:t>
      </w:r>
      <w:r>
        <w:rPr>
          <w:spacing w:val="-6"/>
          <w:sz w:val="24"/>
          <w:szCs w:val="24"/>
        </w:rPr>
        <w:t>i</w:t>
      </w:r>
      <w:r>
        <w:rPr>
          <w:spacing w:val="-4"/>
          <w:sz w:val="24"/>
          <w:szCs w:val="24"/>
        </w:rPr>
        <w:t>v</w:t>
      </w:r>
      <w:r>
        <w:rPr>
          <w:sz w:val="24"/>
          <w:szCs w:val="24"/>
        </w:rPr>
        <w:t>e some,</w:t>
      </w:r>
      <w:r>
        <w:rPr>
          <w:spacing w:val="-6"/>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not</w:t>
      </w:r>
      <w:r>
        <w:rPr>
          <w:spacing w:val="-3"/>
          <w:sz w:val="24"/>
          <w:szCs w:val="24"/>
        </w:rPr>
        <w:t xml:space="preserve"> </w:t>
      </w:r>
      <w:r>
        <w:rPr>
          <w:sz w:val="24"/>
          <w:szCs w:val="24"/>
        </w:rPr>
        <w:t>all,</w:t>
      </w:r>
      <w:r>
        <w:rPr>
          <w:spacing w:val="-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5"/>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coherence.</w:t>
      </w:r>
      <w:r>
        <w:rPr>
          <w:spacing w:val="4"/>
          <w:sz w:val="24"/>
          <w:szCs w:val="24"/>
        </w:rPr>
        <w:t xml:space="preserve"> </w:t>
      </w:r>
      <w:r>
        <w:rPr>
          <w:sz w:val="24"/>
          <w:szCs w:val="24"/>
        </w:rPr>
        <w:t>What</w:t>
      </w:r>
      <w:r>
        <w:rPr>
          <w:spacing w:val="-5"/>
          <w:sz w:val="24"/>
          <w:szCs w:val="24"/>
        </w:rPr>
        <w:t xml:space="preserve"> </w:t>
      </w:r>
      <w:r>
        <w:rPr>
          <w:sz w:val="24"/>
          <w:szCs w:val="24"/>
        </w:rPr>
        <w:t>other</w:t>
      </w:r>
      <w:r>
        <w:rPr>
          <w:spacing w:val="-5"/>
          <w:sz w:val="24"/>
          <w:szCs w:val="24"/>
        </w:rPr>
        <w:t xml:space="preserve"> </w:t>
      </w:r>
      <w:r>
        <w:rPr>
          <w:spacing w:val="-2"/>
          <w:sz w:val="24"/>
          <w:szCs w:val="24"/>
        </w:rPr>
        <w:t>f</w:t>
      </w:r>
      <w:r>
        <w:rPr>
          <w:sz w:val="24"/>
          <w:szCs w:val="24"/>
        </w:rPr>
        <w:t>actors</w:t>
      </w:r>
      <w:r>
        <w:rPr>
          <w:spacing w:val="-7"/>
          <w:sz w:val="24"/>
          <w:szCs w:val="24"/>
        </w:rPr>
        <w:t xml:space="preserve"> </w:t>
      </w:r>
      <w:r>
        <w:rPr>
          <w:sz w:val="24"/>
          <w:szCs w:val="24"/>
        </w:rPr>
        <w:t>are</w:t>
      </w:r>
      <w:r>
        <w:rPr>
          <w:spacing w:val="-3"/>
          <w:sz w:val="24"/>
          <w:szCs w:val="24"/>
        </w:rPr>
        <w:t xml:space="preserve"> </w:t>
      </w:r>
      <w:r>
        <w:rPr>
          <w:sz w:val="24"/>
          <w:szCs w:val="24"/>
        </w:rPr>
        <w:t>in</w:t>
      </w:r>
      <w:r>
        <w:rPr>
          <w:spacing w:val="-2"/>
          <w:sz w:val="24"/>
          <w:szCs w:val="24"/>
        </w:rPr>
        <w:t xml:space="preserve"> </w:t>
      </w:r>
      <w:r>
        <w:rPr>
          <w:sz w:val="24"/>
          <w:szCs w:val="24"/>
        </w:rPr>
        <w:t>play?</w:t>
      </w:r>
      <w:r>
        <w:rPr>
          <w:spacing w:val="9"/>
          <w:sz w:val="24"/>
          <w:szCs w:val="24"/>
        </w:rPr>
        <w:t xml:space="preserve"> </w:t>
      </w:r>
      <w:r>
        <w:rPr>
          <w:spacing w:val="-19"/>
          <w:sz w:val="24"/>
          <w:szCs w:val="24"/>
        </w:rPr>
        <w:t>W</w:t>
      </w:r>
      <w:r>
        <w:rPr>
          <w:sz w:val="24"/>
          <w:szCs w:val="24"/>
        </w:rPr>
        <w:t>e speculate</w:t>
      </w:r>
      <w:r>
        <w:rPr>
          <w:spacing w:val="-9"/>
          <w:sz w:val="24"/>
          <w:szCs w:val="24"/>
        </w:rPr>
        <w:t xml:space="preserve"> </w:t>
      </w:r>
      <w:r>
        <w:rPr>
          <w:sz w:val="24"/>
          <w:szCs w:val="24"/>
        </w:rPr>
        <w:t>learners</w:t>
      </w:r>
      <w:r>
        <w:rPr>
          <w:spacing w:val="-8"/>
          <w:sz w:val="24"/>
          <w:szCs w:val="24"/>
        </w:rPr>
        <w:t xml:space="preserve"> </w:t>
      </w:r>
      <w:r>
        <w:rPr>
          <w:sz w:val="24"/>
          <w:szCs w:val="24"/>
        </w:rPr>
        <w:t>might</w:t>
      </w:r>
      <w:r>
        <w:rPr>
          <w:spacing w:val="-6"/>
          <w:sz w:val="24"/>
          <w:szCs w:val="24"/>
        </w:rPr>
        <w:t xml:space="preserve"> </w:t>
      </w:r>
      <w:r>
        <w:rPr>
          <w:sz w:val="24"/>
          <w:szCs w:val="24"/>
        </w:rPr>
        <w:t>use</w:t>
      </w:r>
      <w:r>
        <w:rPr>
          <w:spacing w:val="-3"/>
          <w:sz w:val="24"/>
          <w:szCs w:val="24"/>
        </w:rPr>
        <w:t xml:space="preserve"> </w:t>
      </w:r>
      <w:r>
        <w:rPr>
          <w:sz w:val="24"/>
          <w:szCs w:val="24"/>
        </w:rPr>
        <w:t>semantic</w:t>
      </w:r>
      <w:r>
        <w:rPr>
          <w:spacing w:val="-9"/>
          <w:sz w:val="24"/>
          <w:szCs w:val="24"/>
        </w:rPr>
        <w:t xml:space="preserve"> </w:t>
      </w:r>
      <w:r>
        <w:rPr>
          <w:sz w:val="24"/>
          <w:szCs w:val="24"/>
        </w:rPr>
        <w:t>coherence</w:t>
      </w:r>
      <w:r>
        <w:rPr>
          <w:spacing w:val="-10"/>
          <w:sz w:val="24"/>
          <w:szCs w:val="24"/>
        </w:rPr>
        <w:t xml:space="preserve"> </w:t>
      </w:r>
      <w:r>
        <w:rPr>
          <w:sz w:val="24"/>
          <w:szCs w:val="24"/>
        </w:rPr>
        <w:t>to</w:t>
      </w:r>
      <w:r>
        <w:rPr>
          <w:spacing w:val="-2"/>
          <w:sz w:val="24"/>
          <w:szCs w:val="24"/>
        </w:rPr>
        <w:t xml:space="preserve"> </w:t>
      </w:r>
      <w:r>
        <w:rPr>
          <w:sz w:val="24"/>
          <w:szCs w:val="24"/>
        </w:rPr>
        <w:t>infer</w:t>
      </w:r>
      <w:r>
        <w:rPr>
          <w:spacing w:val="-5"/>
          <w:sz w:val="24"/>
          <w:szCs w:val="24"/>
        </w:rPr>
        <w:t xml:space="preserve"> </w:t>
      </w:r>
      <w:r>
        <w:rPr>
          <w:sz w:val="24"/>
          <w:szCs w:val="24"/>
        </w:rPr>
        <w:t>the</w:t>
      </w:r>
      <w:r>
        <w:rPr>
          <w:spacing w:val="-3"/>
          <w:sz w:val="24"/>
          <w:szCs w:val="24"/>
        </w:rPr>
        <w:t xml:space="preserve"> </w:t>
      </w:r>
      <w:r>
        <w:rPr>
          <w:sz w:val="24"/>
          <w:szCs w:val="24"/>
        </w:rPr>
        <w:t>topic</w:t>
      </w:r>
      <w:r>
        <w:rPr>
          <w:spacing w:val="-5"/>
          <w:sz w:val="24"/>
          <w:szCs w:val="24"/>
        </w:rPr>
        <w:t xml:space="preserve"> </w:t>
      </w:r>
      <w:r>
        <w:rPr>
          <w:sz w:val="24"/>
          <w:szCs w:val="24"/>
        </w:rPr>
        <w:t>of</w:t>
      </w:r>
      <w:r>
        <w:rPr>
          <w:spacing w:val="-2"/>
          <w:sz w:val="24"/>
          <w:szCs w:val="24"/>
        </w:rPr>
        <w:t xml:space="preserve"> </w:t>
      </w:r>
      <w:r>
        <w:rPr>
          <w:sz w:val="24"/>
          <w:szCs w:val="24"/>
        </w:rPr>
        <w:t>discourse.</w:t>
      </w:r>
      <w:r>
        <w:rPr>
          <w:spacing w:val="4"/>
          <w:sz w:val="24"/>
          <w:szCs w:val="24"/>
        </w:rPr>
        <w:t xml:space="preserve"> </w:t>
      </w:r>
      <w:r>
        <w:rPr>
          <w:sz w:val="24"/>
          <w:szCs w:val="24"/>
        </w:rPr>
        <w:t>Then,</w:t>
      </w:r>
      <w:r>
        <w:rPr>
          <w:spacing w:val="-6"/>
          <w:sz w:val="24"/>
          <w:szCs w:val="24"/>
        </w:rPr>
        <w:t xml:space="preserve"> </w:t>
      </w:r>
      <w:r>
        <w:rPr>
          <w:sz w:val="24"/>
          <w:szCs w:val="24"/>
        </w:rPr>
        <w:t>learners attach</w:t>
      </w:r>
      <w:r>
        <w:rPr>
          <w:spacing w:val="-6"/>
          <w:sz w:val="24"/>
          <w:szCs w:val="24"/>
        </w:rPr>
        <w:t xml:space="preserve"> </w:t>
      </w:r>
      <w:r>
        <w:rPr>
          <w:sz w:val="24"/>
          <w:szCs w:val="24"/>
        </w:rPr>
        <w:t>meaning</w:t>
      </w:r>
      <w:r>
        <w:rPr>
          <w:spacing w:val="-8"/>
          <w:sz w:val="24"/>
          <w:szCs w:val="24"/>
        </w:rPr>
        <w:t xml:space="preserve"> </w:t>
      </w:r>
      <w:r>
        <w:rPr>
          <w:sz w:val="24"/>
          <w:szCs w:val="24"/>
        </w:rPr>
        <w:t>to</w:t>
      </w:r>
      <w:r>
        <w:rPr>
          <w:spacing w:val="-2"/>
          <w:sz w:val="24"/>
          <w:szCs w:val="24"/>
        </w:rPr>
        <w:t xml:space="preserve"> </w:t>
      </w:r>
      <w:r>
        <w:rPr>
          <w:sz w:val="24"/>
          <w:szCs w:val="24"/>
        </w:rPr>
        <w:t>n</w:t>
      </w:r>
      <w:r>
        <w:rPr>
          <w:spacing w:val="-4"/>
          <w:sz w:val="24"/>
          <w:szCs w:val="24"/>
        </w:rPr>
        <w:t>ov</w:t>
      </w:r>
      <w:r>
        <w:rPr>
          <w:sz w:val="24"/>
          <w:szCs w:val="24"/>
        </w:rPr>
        <w:t>el</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basis</w:t>
      </w:r>
      <w:r>
        <w:rPr>
          <w:spacing w:val="-5"/>
          <w:sz w:val="24"/>
          <w:szCs w:val="24"/>
        </w:rPr>
        <w:t xml:space="preserve"> </w:t>
      </w:r>
      <w:r>
        <w:rPr>
          <w:sz w:val="24"/>
          <w:szCs w:val="24"/>
        </w:rPr>
        <w:t>of</w:t>
      </w:r>
      <w:r>
        <w:rPr>
          <w:spacing w:val="-2"/>
          <w:sz w:val="24"/>
          <w:szCs w:val="24"/>
        </w:rPr>
        <w:t xml:space="preserve"> </w:t>
      </w:r>
      <w:r>
        <w:rPr>
          <w:sz w:val="24"/>
          <w:szCs w:val="24"/>
        </w:rPr>
        <w:t>co-occurrences</w:t>
      </w:r>
      <w:r>
        <w:rPr>
          <w:spacing w:val="-14"/>
          <w:sz w:val="24"/>
          <w:szCs w:val="24"/>
        </w:rPr>
        <w:t xml:space="preserve"> </w:t>
      </w:r>
      <w:r>
        <w:rPr>
          <w:sz w:val="24"/>
          <w:szCs w:val="24"/>
        </w:rPr>
        <w:t>with</w:t>
      </w:r>
      <w:r>
        <w:rPr>
          <w:spacing w:val="-4"/>
          <w:sz w:val="24"/>
          <w:szCs w:val="24"/>
        </w:rPr>
        <w:t xml:space="preserve"> </w:t>
      </w:r>
      <w:r>
        <w:rPr>
          <w:sz w:val="24"/>
          <w:szCs w:val="24"/>
        </w:rPr>
        <w:t>these</w:t>
      </w:r>
      <w:r>
        <w:rPr>
          <w:spacing w:val="-5"/>
          <w:sz w:val="24"/>
          <w:szCs w:val="24"/>
        </w:rPr>
        <w:t xml:space="preserve"> </w:t>
      </w:r>
      <w:r>
        <w:rPr>
          <w:sz w:val="24"/>
          <w:szCs w:val="24"/>
        </w:rPr>
        <w:t>topics.</w:t>
      </w:r>
      <w:r>
        <w:rPr>
          <w:spacing w:val="8"/>
          <w:sz w:val="24"/>
          <w:szCs w:val="24"/>
        </w:rPr>
        <w:t xml:space="preserve"> </w:t>
      </w:r>
      <w:r>
        <w:rPr>
          <w:spacing w:val="-4"/>
          <w:sz w:val="24"/>
          <w:szCs w:val="24"/>
        </w:rPr>
        <w:t>F</w:t>
      </w:r>
      <w:r>
        <w:rPr>
          <w:sz w:val="24"/>
          <w:szCs w:val="24"/>
        </w:rPr>
        <w:t>or</w:t>
      </w:r>
      <w:r>
        <w:rPr>
          <w:spacing w:val="-3"/>
          <w:sz w:val="24"/>
          <w:szCs w:val="24"/>
        </w:rPr>
        <w:t xml:space="preserve"> </w:t>
      </w:r>
      <w:r>
        <w:rPr>
          <w:spacing w:val="-4"/>
          <w:sz w:val="24"/>
          <w:szCs w:val="24"/>
        </w:rPr>
        <w:t>e</w:t>
      </w:r>
      <w:r>
        <w:rPr>
          <w:sz w:val="24"/>
          <w:szCs w:val="24"/>
        </w:rPr>
        <w:t>xample,</w:t>
      </w:r>
      <w:r>
        <w:rPr>
          <w:spacing w:val="-9"/>
          <w:sz w:val="24"/>
          <w:szCs w:val="24"/>
        </w:rPr>
        <w:t xml:space="preserve"> </w:t>
      </w:r>
      <w:r>
        <w:rPr>
          <w:sz w:val="24"/>
          <w:szCs w:val="24"/>
        </w:rPr>
        <w:t>in the</w:t>
      </w:r>
      <w:r>
        <w:rPr>
          <w:spacing w:val="-3"/>
          <w:sz w:val="24"/>
          <w:szCs w:val="24"/>
        </w:rPr>
        <w:t xml:space="preserve"> </w:t>
      </w:r>
      <w:r>
        <w:rPr>
          <w:sz w:val="24"/>
          <w:szCs w:val="24"/>
        </w:rPr>
        <w:t>3/3</w:t>
      </w:r>
      <w:r>
        <w:rPr>
          <w:spacing w:val="-3"/>
          <w:sz w:val="24"/>
          <w:szCs w:val="24"/>
        </w:rPr>
        <w:t xml:space="preserve"> </w:t>
      </w:r>
      <w:r>
        <w:rPr>
          <w:sz w:val="24"/>
          <w:szCs w:val="24"/>
        </w:rPr>
        <w:t>condition</w:t>
      </w:r>
      <w:r>
        <w:rPr>
          <w:spacing w:val="-9"/>
          <w:sz w:val="24"/>
          <w:szCs w:val="24"/>
        </w:rPr>
        <w:t xml:space="preserve"> </w:t>
      </w:r>
      <w:r>
        <w:rPr>
          <w:sz w:val="24"/>
          <w:szCs w:val="24"/>
        </w:rPr>
        <w:t>of</w:t>
      </w:r>
      <w:r>
        <w:rPr>
          <w:spacing w:val="-2"/>
          <w:sz w:val="24"/>
          <w:szCs w:val="24"/>
        </w:rPr>
        <w:t xml:space="preserve"> </w:t>
      </w:r>
      <w:r>
        <w:rPr>
          <w:sz w:val="24"/>
          <w:szCs w:val="24"/>
        </w:rPr>
        <w:t>our</w:t>
      </w:r>
      <w:r>
        <w:rPr>
          <w:spacing w:val="-3"/>
          <w:sz w:val="24"/>
          <w:szCs w:val="24"/>
        </w:rPr>
        <w:t xml:space="preserve"> </w:t>
      </w:r>
      <w:r>
        <w:rPr>
          <w:spacing w:val="-4"/>
          <w:sz w:val="24"/>
          <w:szCs w:val="24"/>
        </w:rPr>
        <w:t>e</w:t>
      </w:r>
      <w:r>
        <w:rPr>
          <w:sz w:val="24"/>
          <w:szCs w:val="24"/>
        </w:rPr>
        <w:t>xperiments,</w:t>
      </w:r>
      <w:r>
        <w:rPr>
          <w:spacing w:val="-12"/>
          <w:sz w:val="24"/>
          <w:szCs w:val="24"/>
        </w:rPr>
        <w:t xml:space="preserve"> </w:t>
      </w:r>
      <w:r>
        <w:rPr>
          <w:sz w:val="24"/>
          <w:szCs w:val="24"/>
        </w:rPr>
        <w:t>participants</w:t>
      </w:r>
      <w:r>
        <w:rPr>
          <w:spacing w:val="-11"/>
          <w:sz w:val="24"/>
          <w:szCs w:val="24"/>
        </w:rPr>
        <w:t xml:space="preserve"> </w:t>
      </w:r>
      <w:r>
        <w:rPr>
          <w:sz w:val="24"/>
          <w:szCs w:val="24"/>
        </w:rPr>
        <w:t>may</w:t>
      </w:r>
      <w:r>
        <w:rPr>
          <w:spacing w:val="-4"/>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learned</w:t>
      </w:r>
      <w:r>
        <w:rPr>
          <w:spacing w:val="-7"/>
          <w:sz w:val="24"/>
          <w:szCs w:val="24"/>
        </w:rPr>
        <w:t xml:space="preserve"> </w:t>
      </w:r>
      <w:r>
        <w:rPr>
          <w:sz w:val="24"/>
          <w:szCs w:val="24"/>
        </w:rPr>
        <w:t>that</w:t>
      </w:r>
      <w:r>
        <w:rPr>
          <w:spacing w:val="-4"/>
          <w:sz w:val="24"/>
          <w:szCs w:val="24"/>
        </w:rPr>
        <w:t xml:space="preserve"> </w:t>
      </w:r>
      <w:r>
        <w:rPr>
          <w:sz w:val="24"/>
          <w:szCs w:val="24"/>
        </w:rPr>
        <w:t>the</w:t>
      </w:r>
      <w:r>
        <w:rPr>
          <w:spacing w:val="-3"/>
          <w:sz w:val="24"/>
          <w:szCs w:val="24"/>
        </w:rPr>
        <w:t xml:space="preserve"> </w:t>
      </w:r>
      <w:r>
        <w:rPr>
          <w:sz w:val="24"/>
          <w:szCs w:val="24"/>
        </w:rPr>
        <w:t>topic</w:t>
      </w:r>
      <w:r>
        <w:rPr>
          <w:spacing w:val="-5"/>
          <w:sz w:val="24"/>
          <w:szCs w:val="24"/>
        </w:rPr>
        <w:t xml:space="preserve"> </w:t>
      </w:r>
      <w:r>
        <w:rPr>
          <w:sz w:val="24"/>
          <w:szCs w:val="24"/>
        </w:rPr>
        <w:t>of</w:t>
      </w:r>
      <w:r>
        <w:rPr>
          <w:spacing w:val="-2"/>
          <w:sz w:val="24"/>
          <w:szCs w:val="24"/>
        </w:rPr>
        <w:t xml:space="preserve"> </w:t>
      </w:r>
      <w:r>
        <w:rPr>
          <w:sz w:val="24"/>
          <w:szCs w:val="24"/>
        </w:rPr>
        <w:t>discourse</w:t>
      </w:r>
      <w:r>
        <w:rPr>
          <w:spacing w:val="-9"/>
          <w:sz w:val="24"/>
          <w:szCs w:val="24"/>
        </w:rPr>
        <w:t xml:space="preserve"> </w:t>
      </w:r>
      <w:r>
        <w:rPr>
          <w:sz w:val="24"/>
          <w:szCs w:val="24"/>
        </w:rPr>
        <w:t>is either</w:t>
      </w:r>
      <w:r>
        <w:rPr>
          <w:spacing w:val="-5"/>
          <w:sz w:val="24"/>
          <w:szCs w:val="24"/>
        </w:rPr>
        <w:t xml:space="preserve"> </w:t>
      </w:r>
      <w:r>
        <w:rPr>
          <w:sz w:val="24"/>
          <w:szCs w:val="24"/>
        </w:rPr>
        <w:t>animals</w:t>
      </w:r>
      <w:r>
        <w:rPr>
          <w:spacing w:val="-7"/>
          <w:sz w:val="24"/>
          <w:szCs w:val="24"/>
        </w:rPr>
        <w:t xml:space="preserve"> </w:t>
      </w:r>
      <w:r>
        <w:rPr>
          <w:sz w:val="24"/>
          <w:szCs w:val="24"/>
        </w:rPr>
        <w:t>or</w:t>
      </w:r>
      <w:r>
        <w:rPr>
          <w:spacing w:val="-2"/>
          <w:sz w:val="24"/>
          <w:szCs w:val="24"/>
        </w:rPr>
        <w:t xml:space="preserve"> </w:t>
      </w:r>
      <w:r>
        <w:rPr>
          <w:spacing w:val="-4"/>
          <w:sz w:val="24"/>
          <w:szCs w:val="24"/>
        </w:rPr>
        <w:t>v</w:t>
      </w:r>
      <w:r>
        <w:rPr>
          <w:sz w:val="24"/>
          <w:szCs w:val="24"/>
        </w:rPr>
        <w:t>ehicles</w:t>
      </w:r>
      <w:r>
        <w:rPr>
          <w:spacing w:val="-8"/>
          <w:sz w:val="24"/>
          <w:szCs w:val="24"/>
        </w:rPr>
        <w:t xml:space="preserve"> </w:t>
      </w:r>
      <w:r>
        <w:rPr>
          <w:sz w:val="24"/>
          <w:szCs w:val="24"/>
        </w:rPr>
        <w:t>and</w:t>
      </w:r>
      <w:r>
        <w:rPr>
          <w:spacing w:val="-3"/>
          <w:sz w:val="24"/>
          <w:szCs w:val="24"/>
        </w:rPr>
        <w:t xml:space="preserve"> </w:t>
      </w:r>
      <w:r>
        <w:rPr>
          <w:sz w:val="24"/>
          <w:szCs w:val="24"/>
        </w:rPr>
        <w:t>then</w:t>
      </w:r>
      <w:r>
        <w:rPr>
          <w:spacing w:val="-4"/>
          <w:sz w:val="24"/>
          <w:szCs w:val="24"/>
        </w:rPr>
        <w:t xml:space="preserve"> </w:t>
      </w:r>
      <w:r>
        <w:rPr>
          <w:sz w:val="24"/>
          <w:szCs w:val="24"/>
        </w:rPr>
        <w:t>trac</w:t>
      </w:r>
      <w:r>
        <w:rPr>
          <w:spacing w:val="-2"/>
          <w:sz w:val="24"/>
          <w:szCs w:val="24"/>
        </w:rPr>
        <w:t>k</w:t>
      </w:r>
      <w:r>
        <w:rPr>
          <w:sz w:val="24"/>
          <w:szCs w:val="24"/>
        </w:rPr>
        <w:t>ed</w:t>
      </w:r>
      <w:r>
        <w:rPr>
          <w:spacing w:val="-7"/>
          <w:sz w:val="24"/>
          <w:szCs w:val="24"/>
        </w:rPr>
        <w:t xml:space="preserve"> </w:t>
      </w:r>
      <w:r>
        <w:rPr>
          <w:sz w:val="24"/>
          <w:szCs w:val="24"/>
        </w:rPr>
        <w:t>co-occurrence</w:t>
      </w:r>
      <w:r>
        <w:rPr>
          <w:spacing w:val="-14"/>
          <w:sz w:val="24"/>
          <w:szCs w:val="24"/>
        </w:rPr>
        <w:t xml:space="preserve"> </w:t>
      </w:r>
      <w:r>
        <w:rPr>
          <w:sz w:val="24"/>
          <w:szCs w:val="24"/>
        </w:rPr>
        <w:t>between</w:t>
      </w:r>
      <w:r>
        <w:rPr>
          <w:spacing w:val="-8"/>
          <w:sz w:val="24"/>
          <w:szCs w:val="24"/>
        </w:rPr>
        <w:t xml:space="preserve"> </w:t>
      </w:r>
      <w:r>
        <w:rPr>
          <w:sz w:val="24"/>
          <w:szCs w:val="24"/>
        </w:rPr>
        <w:t>these</w:t>
      </w:r>
      <w:r>
        <w:rPr>
          <w:spacing w:val="-5"/>
          <w:sz w:val="24"/>
          <w:szCs w:val="24"/>
        </w:rPr>
        <w:t xml:space="preserve"> </w:t>
      </w:r>
      <w:r>
        <w:rPr>
          <w:sz w:val="24"/>
          <w:szCs w:val="24"/>
        </w:rPr>
        <w:t>taxonomic</w:t>
      </w:r>
      <w:r>
        <w:rPr>
          <w:spacing w:val="-10"/>
          <w:sz w:val="24"/>
          <w:szCs w:val="24"/>
        </w:rPr>
        <w:t xml:space="preserve"> </w:t>
      </w:r>
      <w:r>
        <w:rPr>
          <w:sz w:val="24"/>
          <w:szCs w:val="24"/>
        </w:rPr>
        <w:t>topics</w:t>
      </w:r>
      <w:r>
        <w:rPr>
          <w:spacing w:val="-6"/>
          <w:sz w:val="24"/>
          <w:szCs w:val="24"/>
        </w:rPr>
        <w:t xml:space="preserve"> </w:t>
      </w:r>
      <w:r>
        <w:rPr>
          <w:sz w:val="24"/>
          <w:szCs w:val="24"/>
        </w:rPr>
        <w:t>and n</w:t>
      </w:r>
      <w:r>
        <w:rPr>
          <w:spacing w:val="-4"/>
          <w:sz w:val="24"/>
          <w:szCs w:val="24"/>
        </w:rPr>
        <w:t>ov</w:t>
      </w:r>
      <w:r>
        <w:rPr>
          <w:sz w:val="24"/>
          <w:szCs w:val="24"/>
        </w:rPr>
        <w:t>el</w:t>
      </w:r>
      <w:r>
        <w:rPr>
          <w:spacing w:val="-5"/>
          <w:sz w:val="24"/>
          <w:szCs w:val="24"/>
        </w:rPr>
        <w:t xml:space="preserve"> </w:t>
      </w:r>
      <w:r>
        <w:rPr>
          <w:spacing w:val="-2"/>
          <w:sz w:val="24"/>
          <w:szCs w:val="24"/>
        </w:rPr>
        <w:t>w</w:t>
      </w:r>
      <w:r>
        <w:rPr>
          <w:sz w:val="24"/>
          <w:szCs w:val="24"/>
        </w:rPr>
        <w:t>ords.</w:t>
      </w:r>
    </w:p>
    <w:p w:rsidR="00B72476" w:rsidRDefault="00B72476">
      <w:pPr>
        <w:spacing w:before="4" w:line="100" w:lineRule="exact"/>
        <w:rPr>
          <w:sz w:val="10"/>
          <w:szCs w:val="10"/>
        </w:rPr>
      </w:pPr>
    </w:p>
    <w:p w:rsidR="00B72476" w:rsidRDefault="00CB77E8">
      <w:pPr>
        <w:spacing w:line="415" w:lineRule="auto"/>
        <w:ind w:left="100" w:right="59" w:firstLine="576"/>
        <w:rPr>
          <w:sz w:val="24"/>
          <w:szCs w:val="24"/>
        </w:rPr>
      </w:pPr>
      <w:r>
        <w:rPr>
          <w:sz w:val="24"/>
          <w:szCs w:val="24"/>
        </w:rPr>
        <w:t>Through</w:t>
      </w:r>
      <w:r>
        <w:rPr>
          <w:spacing w:val="-8"/>
          <w:sz w:val="24"/>
          <w:szCs w:val="24"/>
        </w:rPr>
        <w:t xml:space="preserve"> </w:t>
      </w:r>
      <w:r>
        <w:rPr>
          <w:sz w:val="24"/>
          <w:szCs w:val="24"/>
        </w:rPr>
        <w:t>this</w:t>
      </w:r>
      <w:r>
        <w:rPr>
          <w:spacing w:val="-3"/>
          <w:sz w:val="24"/>
          <w:szCs w:val="24"/>
        </w:rPr>
        <w:t xml:space="preserve"> </w:t>
      </w:r>
      <w:r>
        <w:rPr>
          <w:sz w:val="24"/>
          <w:szCs w:val="24"/>
        </w:rPr>
        <w:t>kind</w:t>
      </w:r>
      <w:r>
        <w:rPr>
          <w:spacing w:val="-4"/>
          <w:sz w:val="24"/>
          <w:szCs w:val="24"/>
        </w:rPr>
        <w:t xml:space="preserve"> </w:t>
      </w:r>
      <w:r>
        <w:rPr>
          <w:sz w:val="24"/>
          <w:szCs w:val="24"/>
        </w:rPr>
        <w:t>of</w:t>
      </w:r>
      <w:r>
        <w:rPr>
          <w:spacing w:val="-2"/>
          <w:sz w:val="24"/>
          <w:szCs w:val="24"/>
        </w:rPr>
        <w:t xml:space="preserve"> </w:t>
      </w:r>
      <w:r>
        <w:rPr>
          <w:sz w:val="24"/>
          <w:szCs w:val="24"/>
        </w:rPr>
        <w:t>process,</w:t>
      </w:r>
      <w:r>
        <w:rPr>
          <w:spacing w:val="-8"/>
          <w:sz w:val="24"/>
          <w:szCs w:val="24"/>
        </w:rPr>
        <w:t xml:space="preserve"> </w:t>
      </w:r>
      <w:r>
        <w:rPr>
          <w:sz w:val="24"/>
          <w:szCs w:val="24"/>
        </w:rPr>
        <w:t>people</w:t>
      </w:r>
      <w:r>
        <w:rPr>
          <w:spacing w:val="-6"/>
          <w:sz w:val="24"/>
          <w:szCs w:val="24"/>
        </w:rPr>
        <w:t xml:space="preserve"> </w:t>
      </w:r>
      <w:r>
        <w:rPr>
          <w:sz w:val="24"/>
          <w:szCs w:val="24"/>
        </w:rPr>
        <w:t>might</w:t>
      </w:r>
      <w:r>
        <w:rPr>
          <w:spacing w:val="-6"/>
          <w:sz w:val="24"/>
          <w:szCs w:val="24"/>
        </w:rPr>
        <w:t xml:space="preserve"> </w:t>
      </w:r>
      <w:r>
        <w:rPr>
          <w:sz w:val="24"/>
          <w:szCs w:val="24"/>
        </w:rPr>
        <w:t>acquire</w:t>
      </w:r>
      <w:r>
        <w:rPr>
          <w:spacing w:val="-7"/>
          <w:sz w:val="24"/>
          <w:szCs w:val="24"/>
        </w:rPr>
        <w:t xml:space="preserve"> </w:t>
      </w:r>
      <w:r>
        <w:rPr>
          <w:sz w:val="24"/>
          <w:szCs w:val="24"/>
        </w:rPr>
        <w:t>meanings</w:t>
      </w:r>
      <w:r>
        <w:rPr>
          <w:spacing w:val="-9"/>
          <w:sz w:val="24"/>
          <w:szCs w:val="24"/>
        </w:rPr>
        <w:t xml:space="preserve"> </w:t>
      </w:r>
      <w:r>
        <w:rPr>
          <w:sz w:val="24"/>
          <w:szCs w:val="24"/>
        </w:rPr>
        <w:t>for</w:t>
      </w:r>
      <w:r>
        <w:rPr>
          <w:spacing w:val="-3"/>
          <w:sz w:val="24"/>
          <w:szCs w:val="24"/>
        </w:rPr>
        <w:t xml:space="preserve"> </w:t>
      </w:r>
      <w:r>
        <w:rPr>
          <w:sz w:val="24"/>
          <w:szCs w:val="24"/>
        </w:rPr>
        <w:t>abstract</w:t>
      </w:r>
      <w:r>
        <w:rPr>
          <w:spacing w:val="-7"/>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 xml:space="preserve">(e.g., </w:t>
      </w:r>
      <w:commentRangeStart w:id="49"/>
      <w:r>
        <w:rPr>
          <w:w w:val="95"/>
          <w:sz w:val="24"/>
          <w:szCs w:val="24"/>
        </w:rPr>
        <w:t>system)</w:t>
      </w:r>
      <w:r>
        <w:rPr>
          <w:spacing w:val="3"/>
          <w:w w:val="95"/>
          <w:sz w:val="24"/>
          <w:szCs w:val="24"/>
        </w:rPr>
        <w:t xml:space="preserve"> </w:t>
      </w:r>
      <w:r>
        <w:rPr>
          <w:sz w:val="24"/>
          <w:szCs w:val="24"/>
        </w:rPr>
        <w:t>or</w:t>
      </w:r>
      <w:r>
        <w:rPr>
          <w:spacing w:val="-5"/>
          <w:sz w:val="24"/>
          <w:szCs w:val="24"/>
        </w:rPr>
        <w:t xml:space="preserve"> </w:t>
      </w:r>
      <w:r>
        <w:rPr>
          <w:sz w:val="24"/>
          <w:szCs w:val="24"/>
        </w:rPr>
        <w:t>inchoate</w:t>
      </w:r>
      <w:r>
        <w:rPr>
          <w:spacing w:val="-10"/>
          <w:sz w:val="24"/>
          <w:szCs w:val="24"/>
        </w:rPr>
        <w:t xml:space="preserve"> </w:t>
      </w:r>
      <w:r>
        <w:rPr>
          <w:sz w:val="24"/>
          <w:szCs w:val="24"/>
        </w:rPr>
        <w:t>meanings</w:t>
      </w:r>
      <w:r>
        <w:rPr>
          <w:spacing w:val="-12"/>
          <w:sz w:val="24"/>
          <w:szCs w:val="24"/>
        </w:rPr>
        <w:t xml:space="preserve"> </w:t>
      </w:r>
      <w:r>
        <w:rPr>
          <w:sz w:val="24"/>
          <w:szCs w:val="24"/>
        </w:rPr>
        <w:t>for</w:t>
      </w:r>
      <w:r>
        <w:rPr>
          <w:spacing w:val="-6"/>
          <w:sz w:val="24"/>
          <w:szCs w:val="24"/>
        </w:rPr>
        <w:t xml:space="preserve"> </w:t>
      </w:r>
      <w:r>
        <w:rPr>
          <w:sz w:val="24"/>
          <w:szCs w:val="24"/>
        </w:rPr>
        <w:t>concrete</w:t>
      </w:r>
      <w:r>
        <w:rPr>
          <w:spacing w:val="-11"/>
          <w:sz w:val="24"/>
          <w:szCs w:val="24"/>
        </w:rPr>
        <w:t xml:space="preserve"> </w:t>
      </w:r>
      <w:r>
        <w:rPr>
          <w:spacing w:val="-2"/>
          <w:sz w:val="24"/>
          <w:szCs w:val="24"/>
        </w:rPr>
        <w:t>w</w:t>
      </w:r>
      <w:r>
        <w:rPr>
          <w:sz w:val="24"/>
          <w:szCs w:val="24"/>
        </w:rPr>
        <w:t>ords</w:t>
      </w:r>
      <w:r>
        <w:rPr>
          <w:spacing w:val="-8"/>
          <w:sz w:val="24"/>
          <w:szCs w:val="24"/>
        </w:rPr>
        <w:t xml:space="preserve"> </w:t>
      </w:r>
      <w:r>
        <w:rPr>
          <w:sz w:val="24"/>
          <w:szCs w:val="24"/>
        </w:rPr>
        <w:t>(e.g.,</w:t>
      </w:r>
      <w:r>
        <w:rPr>
          <w:spacing w:val="-7"/>
          <w:sz w:val="24"/>
          <w:szCs w:val="24"/>
        </w:rPr>
        <w:t xml:space="preserve"> </w:t>
      </w:r>
      <w:r>
        <w:rPr>
          <w:sz w:val="24"/>
          <w:szCs w:val="24"/>
        </w:rPr>
        <w:t>people</w:t>
      </w:r>
      <w:r>
        <w:rPr>
          <w:spacing w:val="-9"/>
          <w:sz w:val="24"/>
          <w:szCs w:val="24"/>
        </w:rPr>
        <w:t xml:space="preserve"> </w:t>
      </w:r>
      <w:r>
        <w:rPr>
          <w:sz w:val="24"/>
          <w:szCs w:val="24"/>
        </w:rPr>
        <w:t>may</w:t>
      </w:r>
      <w:r>
        <w:rPr>
          <w:spacing w:val="-7"/>
          <w:sz w:val="24"/>
          <w:szCs w:val="24"/>
        </w:rPr>
        <w:t xml:space="preserve"> </w:t>
      </w:r>
      <w:r>
        <w:rPr>
          <w:sz w:val="24"/>
          <w:szCs w:val="24"/>
        </w:rPr>
        <w:t>kn</w:t>
      </w:r>
      <w:r>
        <w:rPr>
          <w:spacing w:val="-6"/>
          <w:sz w:val="24"/>
          <w:szCs w:val="24"/>
        </w:rPr>
        <w:t>o</w:t>
      </w:r>
      <w:r>
        <w:rPr>
          <w:sz w:val="24"/>
          <w:szCs w:val="24"/>
        </w:rPr>
        <w:t>w</w:t>
      </w:r>
      <w:r>
        <w:rPr>
          <w:spacing w:val="-8"/>
          <w:sz w:val="24"/>
          <w:szCs w:val="24"/>
        </w:rPr>
        <w:t xml:space="preserve"> </w:t>
      </w:r>
      <w:r>
        <w:rPr>
          <w:sz w:val="24"/>
          <w:szCs w:val="24"/>
        </w:rPr>
        <w:t>that</w:t>
      </w:r>
      <w:r>
        <w:rPr>
          <w:spacing w:val="-6"/>
          <w:sz w:val="24"/>
          <w:szCs w:val="24"/>
        </w:rPr>
        <w:t xml:space="preserve"> </w:t>
      </w:r>
      <w:r>
        <w:rPr>
          <w:sz w:val="24"/>
          <w:szCs w:val="24"/>
        </w:rPr>
        <w:t>brigade</w:t>
      </w:r>
      <w:commentRangeEnd w:id="49"/>
      <w:r w:rsidR="00875887">
        <w:rPr>
          <w:rStyle w:val="CommentReference"/>
        </w:rPr>
        <w:commentReference w:id="49"/>
      </w:r>
      <w:r>
        <w:rPr>
          <w:spacing w:val="19"/>
          <w:sz w:val="24"/>
          <w:szCs w:val="24"/>
        </w:rPr>
        <w:t xml:space="preserve"> </w:t>
      </w:r>
      <w:r>
        <w:rPr>
          <w:sz w:val="24"/>
          <w:szCs w:val="24"/>
        </w:rPr>
        <w:t>is</w:t>
      </w:r>
      <w:r>
        <w:rPr>
          <w:spacing w:val="-5"/>
          <w:sz w:val="24"/>
          <w:szCs w:val="24"/>
        </w:rPr>
        <w:t xml:space="preserve"> </w:t>
      </w:r>
      <w:r>
        <w:rPr>
          <w:sz w:val="24"/>
          <w:szCs w:val="24"/>
        </w:rPr>
        <w:t>a</w:t>
      </w:r>
      <w:r>
        <w:rPr>
          <w:spacing w:val="-3"/>
          <w:sz w:val="24"/>
          <w:szCs w:val="24"/>
        </w:rPr>
        <w:t xml:space="preserve"> </w:t>
      </w:r>
      <w:r>
        <w:rPr>
          <w:sz w:val="24"/>
          <w:szCs w:val="24"/>
        </w:rPr>
        <w:t>military term</w:t>
      </w:r>
      <w:r>
        <w:rPr>
          <w:spacing w:val="-4"/>
          <w:sz w:val="24"/>
          <w:szCs w:val="24"/>
        </w:rPr>
        <w:t xml:space="preserve"> </w:t>
      </w:r>
      <w:r>
        <w:rPr>
          <w:spacing w:val="-5"/>
          <w:sz w:val="24"/>
          <w:szCs w:val="24"/>
        </w:rPr>
        <w:t>b</w:t>
      </w:r>
      <w:r>
        <w:rPr>
          <w:sz w:val="24"/>
          <w:szCs w:val="24"/>
        </w:rPr>
        <w:t>ut</w:t>
      </w:r>
      <w:r>
        <w:rPr>
          <w:spacing w:val="-3"/>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tend</w:t>
      </w:r>
      <w:r>
        <w:rPr>
          <w:spacing w:val="-4"/>
          <w:sz w:val="24"/>
          <w:szCs w:val="24"/>
        </w:rPr>
        <w:t xml:space="preserve"> </w:t>
      </w:r>
      <w:r>
        <w:rPr>
          <w:sz w:val="24"/>
          <w:szCs w:val="24"/>
        </w:rPr>
        <w:t>not</w:t>
      </w:r>
      <w:r>
        <w:rPr>
          <w:spacing w:val="-3"/>
          <w:sz w:val="24"/>
          <w:szCs w:val="24"/>
        </w:rPr>
        <w:t xml:space="preserve"> </w:t>
      </w:r>
      <w:r>
        <w:rPr>
          <w:sz w:val="24"/>
          <w:szCs w:val="24"/>
        </w:rPr>
        <w:t>to</w:t>
      </w:r>
      <w:r>
        <w:rPr>
          <w:spacing w:val="-2"/>
          <w:sz w:val="24"/>
          <w:szCs w:val="24"/>
        </w:rPr>
        <w:t xml:space="preserve"> </w:t>
      </w:r>
      <w:r>
        <w:rPr>
          <w:sz w:val="24"/>
          <w:szCs w:val="24"/>
        </w:rPr>
        <w:t>kn</w:t>
      </w:r>
      <w:r>
        <w:rPr>
          <w:spacing w:val="-6"/>
          <w:sz w:val="24"/>
          <w:szCs w:val="24"/>
        </w:rPr>
        <w:t>o</w:t>
      </w:r>
      <w:r>
        <w:rPr>
          <w:sz w:val="24"/>
          <w:szCs w:val="24"/>
        </w:rPr>
        <w:t>w</w:t>
      </w:r>
      <w:r>
        <w:rPr>
          <w:spacing w:val="-5"/>
          <w:sz w:val="24"/>
          <w:szCs w:val="24"/>
        </w:rPr>
        <w:t xml:space="preserve"> </w:t>
      </w:r>
      <w:r>
        <w:rPr>
          <w:sz w:val="24"/>
          <w:szCs w:val="24"/>
        </w:rPr>
        <w:t>its</w:t>
      </w:r>
      <w:r>
        <w:rPr>
          <w:spacing w:val="-2"/>
          <w:sz w:val="24"/>
          <w:szCs w:val="24"/>
        </w:rPr>
        <w:t xml:space="preserve"> </w:t>
      </w:r>
      <w:r>
        <w:rPr>
          <w:sz w:val="24"/>
          <w:szCs w:val="24"/>
        </w:rPr>
        <w:t>precise</w:t>
      </w:r>
      <w:r>
        <w:rPr>
          <w:spacing w:val="-7"/>
          <w:sz w:val="24"/>
          <w:szCs w:val="24"/>
        </w:rPr>
        <w:t xml:space="preserve"> </w:t>
      </w:r>
      <w:r>
        <w:rPr>
          <w:sz w:val="24"/>
          <w:szCs w:val="24"/>
        </w:rPr>
        <w:t>meaning).</w:t>
      </w:r>
      <w:r>
        <w:rPr>
          <w:spacing w:val="4"/>
          <w:sz w:val="24"/>
          <w:szCs w:val="24"/>
        </w:rPr>
        <w:t xml:space="preserve"> </w:t>
      </w:r>
      <w:r>
        <w:rPr>
          <w:sz w:val="24"/>
          <w:szCs w:val="24"/>
        </w:rPr>
        <w:t>If</w:t>
      </w:r>
      <w:r>
        <w:rPr>
          <w:spacing w:val="-2"/>
          <w:sz w:val="24"/>
          <w:szCs w:val="24"/>
        </w:rPr>
        <w:t xml:space="preserve"> </w:t>
      </w:r>
      <w:r>
        <w:rPr>
          <w:sz w:val="24"/>
          <w:szCs w:val="24"/>
        </w:rPr>
        <w:t>such</w:t>
      </w:r>
      <w:r>
        <w:rPr>
          <w:spacing w:val="-4"/>
          <w:sz w:val="24"/>
          <w:szCs w:val="24"/>
        </w:rPr>
        <w:t xml:space="preserve"> </w:t>
      </w:r>
      <w:r>
        <w:rPr>
          <w:sz w:val="24"/>
          <w:szCs w:val="24"/>
        </w:rPr>
        <w:t>a</w:t>
      </w:r>
      <w:r>
        <w:rPr>
          <w:spacing w:val="-1"/>
          <w:sz w:val="24"/>
          <w:szCs w:val="24"/>
        </w:rPr>
        <w:t xml:space="preserve"> </w:t>
      </w:r>
      <w:r>
        <w:rPr>
          <w:sz w:val="24"/>
          <w:szCs w:val="24"/>
        </w:rPr>
        <w:t>mechanism</w:t>
      </w:r>
      <w:r>
        <w:rPr>
          <w:spacing w:val="-11"/>
          <w:sz w:val="24"/>
          <w:szCs w:val="24"/>
        </w:rPr>
        <w:t xml:space="preserve"> </w:t>
      </w:r>
      <w:r>
        <w:rPr>
          <w:sz w:val="24"/>
          <w:szCs w:val="24"/>
        </w:rPr>
        <w:t>were</w:t>
      </w:r>
      <w:r>
        <w:rPr>
          <w:spacing w:val="-5"/>
          <w:sz w:val="24"/>
          <w:szCs w:val="24"/>
        </w:rPr>
        <w:t xml:space="preserve"> </w:t>
      </w:r>
      <w:r>
        <w:rPr>
          <w:sz w:val="24"/>
          <w:szCs w:val="24"/>
        </w:rPr>
        <w:t>at</w:t>
      </w:r>
      <w:r>
        <w:rPr>
          <w:spacing w:val="-2"/>
          <w:sz w:val="24"/>
          <w:szCs w:val="24"/>
        </w:rPr>
        <w:t xml:space="preserve"> w</w:t>
      </w:r>
      <w:r>
        <w:rPr>
          <w:sz w:val="24"/>
          <w:szCs w:val="24"/>
        </w:rPr>
        <w:t>ork,</w:t>
      </w:r>
      <w:r>
        <w:rPr>
          <w:spacing w:val="-6"/>
          <w:sz w:val="24"/>
          <w:szCs w:val="24"/>
        </w:rPr>
        <w:t xml:space="preserve"> </w:t>
      </w:r>
      <w:r>
        <w:rPr>
          <w:sz w:val="24"/>
          <w:szCs w:val="24"/>
        </w:rPr>
        <w:t>it</w:t>
      </w:r>
      <w:r>
        <w:rPr>
          <w:spacing w:val="-1"/>
          <w:sz w:val="24"/>
          <w:szCs w:val="24"/>
        </w:rPr>
        <w:t xml:space="preserve"> </w:t>
      </w:r>
      <w:r>
        <w:rPr>
          <w:sz w:val="24"/>
          <w:szCs w:val="24"/>
        </w:rPr>
        <w:t>might also</w:t>
      </w:r>
      <w:r>
        <w:rPr>
          <w:spacing w:val="-4"/>
          <w:sz w:val="24"/>
          <w:szCs w:val="24"/>
        </w:rPr>
        <w:t xml:space="preserve"> </w:t>
      </w:r>
      <w:r>
        <w:rPr>
          <w:sz w:val="24"/>
          <w:szCs w:val="24"/>
        </w:rPr>
        <w:t>predict</w:t>
      </w:r>
      <w:r>
        <w:rPr>
          <w:spacing w:val="-7"/>
          <w:sz w:val="24"/>
          <w:szCs w:val="24"/>
        </w:rPr>
        <w:t xml:space="preserve"> </w:t>
      </w:r>
      <w:r>
        <w:rPr>
          <w:sz w:val="24"/>
          <w:szCs w:val="24"/>
        </w:rPr>
        <w:t>that</w:t>
      </w:r>
      <w:r>
        <w:rPr>
          <w:spacing w:val="-4"/>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learning</w:t>
      </w:r>
      <w:r>
        <w:rPr>
          <w:spacing w:val="-8"/>
          <w:sz w:val="24"/>
          <w:szCs w:val="24"/>
        </w:rPr>
        <w:t xml:space="preserve"> </w:t>
      </w:r>
      <w:r>
        <w:rPr>
          <w:spacing w:val="-2"/>
          <w:sz w:val="24"/>
          <w:szCs w:val="24"/>
        </w:rPr>
        <w:t>w</w:t>
      </w:r>
      <w:r>
        <w:rPr>
          <w:sz w:val="24"/>
          <w:szCs w:val="24"/>
        </w:rPr>
        <w:t>ould</w:t>
      </w:r>
      <w:r>
        <w:rPr>
          <w:spacing w:val="-6"/>
          <w:sz w:val="24"/>
          <w:szCs w:val="24"/>
        </w:rPr>
        <w:t xml:space="preserve"> </w:t>
      </w:r>
      <w:r>
        <w:rPr>
          <w:sz w:val="24"/>
          <w:szCs w:val="24"/>
        </w:rPr>
        <w:t>h</w:t>
      </w:r>
      <w:r>
        <w:rPr>
          <w:spacing w:val="-5"/>
          <w:sz w:val="24"/>
          <w:szCs w:val="24"/>
        </w:rPr>
        <w:t>a</w:t>
      </w:r>
      <w:r>
        <w:rPr>
          <w:spacing w:val="-4"/>
          <w:sz w:val="24"/>
          <w:szCs w:val="24"/>
        </w:rPr>
        <w:t>v</w:t>
      </w:r>
      <w:r>
        <w:rPr>
          <w:sz w:val="24"/>
          <w:szCs w:val="24"/>
        </w:rPr>
        <w:t>e</w:t>
      </w:r>
      <w:r>
        <w:rPr>
          <w:spacing w:val="-5"/>
          <w:sz w:val="24"/>
          <w:szCs w:val="24"/>
        </w:rPr>
        <w:t xml:space="preserve"> </w:t>
      </w:r>
      <w:r>
        <w:rPr>
          <w:sz w:val="24"/>
          <w:szCs w:val="24"/>
        </w:rPr>
        <w:t>a</w:t>
      </w:r>
      <w:r>
        <w:rPr>
          <w:spacing w:val="-1"/>
          <w:sz w:val="24"/>
          <w:szCs w:val="24"/>
        </w:rPr>
        <w:t xml:space="preserve"> </w:t>
      </w:r>
      <w:r>
        <w:rPr>
          <w:sz w:val="24"/>
          <w:szCs w:val="24"/>
        </w:rPr>
        <w:t>“contiguous”</w:t>
      </w:r>
      <w:r>
        <w:rPr>
          <w:spacing w:val="-13"/>
          <w:sz w:val="24"/>
          <w:szCs w:val="24"/>
        </w:rPr>
        <w:t xml:space="preserve"> </w:t>
      </w:r>
      <w:r>
        <w:rPr>
          <w:sz w:val="24"/>
          <w:szCs w:val="24"/>
        </w:rPr>
        <w:t>characte</w:t>
      </w:r>
      <w:r>
        <w:rPr>
          <w:spacing w:val="-10"/>
          <w:sz w:val="24"/>
          <w:szCs w:val="24"/>
        </w:rPr>
        <w:t>r</w:t>
      </w:r>
      <w:r>
        <w:rPr>
          <w:sz w:val="24"/>
          <w:szCs w:val="24"/>
        </w:rPr>
        <w:t>,</w:t>
      </w:r>
      <w:r>
        <w:rPr>
          <w:spacing w:val="-9"/>
          <w:sz w:val="24"/>
          <w:szCs w:val="24"/>
        </w:rPr>
        <w:t xml:space="preserve"> </w:t>
      </w:r>
      <w:r>
        <w:rPr>
          <w:sz w:val="24"/>
          <w:szCs w:val="24"/>
        </w:rPr>
        <w:t>with</w:t>
      </w:r>
      <w:r>
        <w:rPr>
          <w:spacing w:val="-4"/>
          <w:sz w:val="24"/>
          <w:szCs w:val="24"/>
        </w:rPr>
        <w:t xml:space="preserve"> </w:t>
      </w:r>
      <w:r>
        <w:rPr>
          <w:spacing w:val="-2"/>
          <w:sz w:val="24"/>
          <w:szCs w:val="24"/>
        </w:rPr>
        <w:t>f</w:t>
      </w:r>
      <w:r>
        <w:rPr>
          <w:sz w:val="24"/>
          <w:szCs w:val="24"/>
        </w:rPr>
        <w:t>aster</w:t>
      </w:r>
      <w:r>
        <w:rPr>
          <w:spacing w:val="-5"/>
          <w:sz w:val="24"/>
          <w:szCs w:val="24"/>
        </w:rPr>
        <w:t xml:space="preserve"> </w:t>
      </w:r>
      <w:r>
        <w:rPr>
          <w:sz w:val="24"/>
          <w:szCs w:val="24"/>
        </w:rPr>
        <w:t>learning</w:t>
      </w:r>
      <w:r>
        <w:rPr>
          <w:spacing w:val="-8"/>
          <w:sz w:val="24"/>
          <w:szCs w:val="24"/>
        </w:rPr>
        <w:t xml:space="preserve"> </w:t>
      </w:r>
      <w:r>
        <w:rPr>
          <w:sz w:val="24"/>
          <w:szCs w:val="24"/>
        </w:rPr>
        <w:t>for</w:t>
      </w:r>
    </w:p>
    <w:p w:rsidR="00B72476" w:rsidRDefault="00CB77E8">
      <w:pPr>
        <w:spacing w:before="7"/>
        <w:ind w:left="100"/>
        <w:rPr>
          <w:sz w:val="24"/>
          <w:szCs w:val="24"/>
        </w:rPr>
        <w:sectPr w:rsidR="00B72476">
          <w:pgSz w:w="12240" w:h="15840"/>
          <w:pgMar w:top="960" w:right="1340" w:bottom="280" w:left="1340" w:header="736" w:footer="0" w:gutter="0"/>
          <w:cols w:space="720"/>
        </w:sectPr>
      </w:pPr>
      <w:r>
        <w:rPr>
          <w:spacing w:val="-2"/>
          <w:sz w:val="24"/>
          <w:szCs w:val="24"/>
        </w:rPr>
        <w:t>w</w:t>
      </w:r>
      <w:r>
        <w:rPr>
          <w:sz w:val="24"/>
          <w:szCs w:val="24"/>
        </w:rPr>
        <w:t>ords</w:t>
      </w:r>
      <w:r>
        <w:rPr>
          <w:spacing w:val="-6"/>
          <w:sz w:val="24"/>
          <w:szCs w:val="24"/>
        </w:rPr>
        <w:t xml:space="preserve"> </w:t>
      </w:r>
      <w:r>
        <w:rPr>
          <w:sz w:val="24"/>
          <w:szCs w:val="24"/>
        </w:rPr>
        <w:t>that</w:t>
      </w:r>
      <w:r>
        <w:rPr>
          <w:spacing w:val="-4"/>
          <w:sz w:val="24"/>
          <w:szCs w:val="24"/>
        </w:rPr>
        <w:t xml:space="preserve"> </w:t>
      </w:r>
      <w:r>
        <w:rPr>
          <w:sz w:val="24"/>
          <w:szCs w:val="24"/>
        </w:rPr>
        <w:t>occur</w:t>
      </w:r>
      <w:r>
        <w:rPr>
          <w:spacing w:val="-5"/>
          <w:sz w:val="24"/>
          <w:szCs w:val="24"/>
        </w:rPr>
        <w:t xml:space="preserve"> </w:t>
      </w:r>
      <w:r>
        <w:rPr>
          <w:sz w:val="24"/>
          <w:szCs w:val="24"/>
        </w:rPr>
        <w:t>in</w:t>
      </w:r>
      <w:r>
        <w:rPr>
          <w:spacing w:val="-2"/>
          <w:sz w:val="24"/>
          <w:szCs w:val="24"/>
        </w:rPr>
        <w:t xml:space="preserve"> </w:t>
      </w:r>
      <w:r>
        <w:rPr>
          <w:sz w:val="24"/>
          <w:szCs w:val="24"/>
        </w:rPr>
        <w:t>more</w:t>
      </w:r>
      <w:r>
        <w:rPr>
          <w:spacing w:val="-5"/>
          <w:sz w:val="24"/>
          <w:szCs w:val="24"/>
        </w:rPr>
        <w:t xml:space="preserve"> </w:t>
      </w:r>
      <w:r>
        <w:rPr>
          <w:sz w:val="24"/>
          <w:szCs w:val="24"/>
        </w:rPr>
        <w:t>coherent</w:t>
      </w:r>
      <w:r>
        <w:rPr>
          <w:spacing w:val="-8"/>
          <w:sz w:val="24"/>
          <w:szCs w:val="24"/>
        </w:rPr>
        <w:t xml:space="preserve"> </w:t>
      </w:r>
      <w:r>
        <w:rPr>
          <w:sz w:val="24"/>
          <w:szCs w:val="24"/>
        </w:rPr>
        <w:t>cont</w:t>
      </w:r>
      <w:r>
        <w:rPr>
          <w:spacing w:val="-4"/>
          <w:sz w:val="24"/>
          <w:szCs w:val="24"/>
        </w:rPr>
        <w:t>e</w:t>
      </w:r>
      <w:r>
        <w:rPr>
          <w:sz w:val="24"/>
          <w:szCs w:val="24"/>
        </w:rPr>
        <w:t>xts.</w:t>
      </w:r>
      <w:r>
        <w:rPr>
          <w:spacing w:val="5"/>
          <w:sz w:val="24"/>
          <w:szCs w:val="24"/>
        </w:rPr>
        <w:t xml:space="preserve"> </w:t>
      </w:r>
      <w:r>
        <w:rPr>
          <w:sz w:val="24"/>
          <w:szCs w:val="24"/>
        </w:rPr>
        <w:t>Indeed,</w:t>
      </w:r>
      <w:r>
        <w:rPr>
          <w:spacing w:val="-7"/>
          <w:sz w:val="24"/>
          <w:szCs w:val="24"/>
        </w:rPr>
        <w:t xml:space="preserve"> </w:t>
      </w:r>
      <w:r>
        <w:rPr>
          <w:sz w:val="24"/>
          <w:szCs w:val="24"/>
        </w:rPr>
        <w:t>the</w:t>
      </w:r>
      <w:r>
        <w:rPr>
          <w:spacing w:val="-3"/>
          <w:sz w:val="24"/>
          <w:szCs w:val="24"/>
        </w:rPr>
        <w:t xml:space="preserve"> </w:t>
      </w:r>
      <w:r>
        <w:rPr>
          <w:sz w:val="24"/>
          <w:szCs w:val="24"/>
        </w:rPr>
        <w:t>original</w:t>
      </w:r>
      <w:r>
        <w:rPr>
          <w:spacing w:val="-7"/>
          <w:sz w:val="24"/>
          <w:szCs w:val="24"/>
        </w:rPr>
        <w:t xml:space="preserve"> </w:t>
      </w:r>
      <w:r>
        <w:rPr>
          <w:sz w:val="24"/>
          <w:szCs w:val="24"/>
        </w:rPr>
        <w:t>LSA</w:t>
      </w:r>
      <w:r>
        <w:rPr>
          <w:spacing w:val="-5"/>
          <w:sz w:val="24"/>
          <w:szCs w:val="24"/>
        </w:rPr>
        <w:t xml:space="preserve"> </w:t>
      </w:r>
      <w:r>
        <w:rPr>
          <w:spacing w:val="-2"/>
          <w:sz w:val="24"/>
          <w:szCs w:val="24"/>
        </w:rPr>
        <w:t>w</w:t>
      </w:r>
      <w:r>
        <w:rPr>
          <w:sz w:val="24"/>
          <w:szCs w:val="24"/>
        </w:rPr>
        <w:t>ork</w:t>
      </w:r>
      <w:r>
        <w:rPr>
          <w:spacing w:val="-5"/>
          <w:sz w:val="24"/>
          <w:szCs w:val="24"/>
        </w:rPr>
        <w:t xml:space="preserve"> </w:t>
      </w:r>
      <w:r>
        <w:rPr>
          <w:sz w:val="24"/>
          <w:szCs w:val="24"/>
        </w:rPr>
        <w:t>by</w:t>
      </w:r>
      <w:ins w:id="50" w:author="lera boroditsky" w:date="2013-12-05T10:00:00Z">
        <w:r w:rsidR="00875887">
          <w:rPr>
            <w:sz w:val="24"/>
            <w:szCs w:val="24"/>
          </w:rPr>
          <w:t xml:space="preserve"> </w:t>
        </w:r>
      </w:ins>
      <w:r>
        <w:rPr>
          <w:sz w:val="24"/>
          <w:szCs w:val="24"/>
        </w:rPr>
        <w:t>Landauer</w:t>
      </w:r>
      <w:r>
        <w:rPr>
          <w:spacing w:val="-11"/>
          <w:sz w:val="24"/>
          <w:szCs w:val="24"/>
        </w:rPr>
        <w:t xml:space="preserve"> </w:t>
      </w:r>
      <w:r>
        <w:rPr>
          <w:sz w:val="24"/>
          <w:szCs w:val="24"/>
        </w:rPr>
        <w:t>and</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ind w:left="100"/>
        <w:rPr>
          <w:sz w:val="24"/>
          <w:szCs w:val="24"/>
        </w:rPr>
      </w:pPr>
      <w:r>
        <w:rPr>
          <w:sz w:val="24"/>
          <w:szCs w:val="24"/>
        </w:rPr>
        <w:t>Dumais</w:t>
      </w:r>
      <w:r>
        <w:rPr>
          <w:spacing w:val="-7"/>
          <w:sz w:val="24"/>
          <w:szCs w:val="24"/>
        </w:rPr>
        <w:t xml:space="preserve"> </w:t>
      </w:r>
      <w:r>
        <w:rPr>
          <w:sz w:val="24"/>
          <w:szCs w:val="24"/>
        </w:rPr>
        <w:t>(1997)</w:t>
      </w:r>
      <w:r>
        <w:rPr>
          <w:spacing w:val="-6"/>
          <w:sz w:val="24"/>
          <w:szCs w:val="24"/>
        </w:rPr>
        <w:t xml:space="preserve"> </w:t>
      </w:r>
      <w:r>
        <w:rPr>
          <w:sz w:val="24"/>
          <w:szCs w:val="24"/>
        </w:rPr>
        <w:t>anticipated</w:t>
      </w:r>
      <w:r>
        <w:rPr>
          <w:spacing w:val="-11"/>
          <w:sz w:val="24"/>
          <w:szCs w:val="24"/>
        </w:rPr>
        <w:t xml:space="preserve"> </w:t>
      </w:r>
      <w:r>
        <w:rPr>
          <w:sz w:val="24"/>
          <w:szCs w:val="24"/>
        </w:rPr>
        <w:t>this</w:t>
      </w:r>
      <w:r>
        <w:rPr>
          <w:spacing w:val="-3"/>
          <w:sz w:val="24"/>
          <w:szCs w:val="24"/>
        </w:rPr>
        <w:t xml:space="preserve"> </w:t>
      </w:r>
      <w:r>
        <w:rPr>
          <w:sz w:val="24"/>
          <w:szCs w:val="24"/>
        </w:rPr>
        <w:t>possibility—learning</w:t>
      </w:r>
      <w:r>
        <w:rPr>
          <w:spacing w:val="-20"/>
          <w:sz w:val="24"/>
          <w:szCs w:val="24"/>
        </w:rPr>
        <w:t xml:space="preserve"> </w:t>
      </w:r>
      <w:r>
        <w:rPr>
          <w:spacing w:val="-2"/>
          <w:sz w:val="24"/>
          <w:szCs w:val="24"/>
        </w:rPr>
        <w:t>w</w:t>
      </w:r>
      <w:r>
        <w:rPr>
          <w:sz w:val="24"/>
          <w:szCs w:val="24"/>
        </w:rPr>
        <w:t>as</w:t>
      </w:r>
      <w:r>
        <w:rPr>
          <w:spacing w:val="-4"/>
          <w:sz w:val="24"/>
          <w:szCs w:val="24"/>
        </w:rPr>
        <w:t xml:space="preserve"> </w:t>
      </w:r>
      <w:r>
        <w:rPr>
          <w:spacing w:val="-2"/>
          <w:sz w:val="24"/>
          <w:szCs w:val="24"/>
        </w:rPr>
        <w:t>f</w:t>
      </w:r>
      <w:r>
        <w:rPr>
          <w:sz w:val="24"/>
          <w:szCs w:val="24"/>
        </w:rPr>
        <w:t>aster</w:t>
      </w:r>
      <w:r>
        <w:rPr>
          <w:spacing w:val="-5"/>
          <w:sz w:val="24"/>
          <w:szCs w:val="24"/>
        </w:rPr>
        <w:t xml:space="preserve"> </w:t>
      </w:r>
      <w:r>
        <w:rPr>
          <w:sz w:val="24"/>
          <w:szCs w:val="24"/>
        </w:rPr>
        <w:t>when</w:t>
      </w:r>
      <w:r>
        <w:rPr>
          <w:spacing w:val="-5"/>
          <w:sz w:val="24"/>
          <w:szCs w:val="24"/>
        </w:rPr>
        <w:t xml:space="preserve"> </w:t>
      </w:r>
      <w:r>
        <w:rPr>
          <w:sz w:val="24"/>
          <w:szCs w:val="24"/>
        </w:rPr>
        <w:t>the</w:t>
      </w:r>
      <w:r>
        <w:rPr>
          <w:spacing w:val="-3"/>
          <w:sz w:val="24"/>
          <w:szCs w:val="24"/>
        </w:rPr>
        <w:t xml:space="preserve"> </w:t>
      </w:r>
      <w:r>
        <w:rPr>
          <w:sz w:val="24"/>
          <w:szCs w:val="24"/>
        </w:rPr>
        <w:t>model</w:t>
      </w:r>
      <w:r>
        <w:rPr>
          <w:spacing w:val="-6"/>
          <w:sz w:val="24"/>
          <w:szCs w:val="24"/>
        </w:rPr>
        <w:t xml:space="preserve"> </w:t>
      </w:r>
      <w:r>
        <w:rPr>
          <w:sz w:val="24"/>
          <w:szCs w:val="24"/>
        </w:rPr>
        <w:t>already</w:t>
      </w:r>
      <w:r>
        <w:rPr>
          <w:spacing w:val="-7"/>
          <w:sz w:val="24"/>
          <w:szCs w:val="24"/>
        </w:rPr>
        <w:t xml:space="preserve"> </w:t>
      </w:r>
      <w:r>
        <w:rPr>
          <w:sz w:val="24"/>
          <w:szCs w:val="24"/>
        </w:rPr>
        <w:t>“kn</w:t>
      </w:r>
      <w:r>
        <w:rPr>
          <w:spacing w:val="-6"/>
          <w:sz w:val="24"/>
          <w:szCs w:val="24"/>
        </w:rPr>
        <w:t>e</w:t>
      </w:r>
      <w:r>
        <w:rPr>
          <w:sz w:val="24"/>
          <w:szCs w:val="24"/>
        </w:rPr>
        <w:t>w”</w:t>
      </w:r>
    </w:p>
    <w:p w:rsidR="00B72476" w:rsidRDefault="00B72476">
      <w:pPr>
        <w:spacing w:before="2" w:line="200" w:lineRule="exact"/>
      </w:pPr>
    </w:p>
    <w:p w:rsidR="00B72476" w:rsidRDefault="00CB77E8">
      <w:pPr>
        <w:ind w:left="100"/>
        <w:rPr>
          <w:sz w:val="24"/>
          <w:szCs w:val="24"/>
        </w:rPr>
      </w:pPr>
      <w:r>
        <w:rPr>
          <w:sz w:val="24"/>
          <w:szCs w:val="24"/>
        </w:rPr>
        <w:t>ma</w:t>
      </w:r>
      <w:r>
        <w:rPr>
          <w:spacing w:val="-4"/>
          <w:sz w:val="24"/>
          <w:szCs w:val="24"/>
        </w:rPr>
        <w:t>n</w:t>
      </w:r>
      <w:r>
        <w:rPr>
          <w:sz w:val="24"/>
          <w:szCs w:val="24"/>
        </w:rPr>
        <w:t>y</w:t>
      </w:r>
      <w:r>
        <w:rPr>
          <w:spacing w:val="-5"/>
          <w:sz w:val="24"/>
          <w:szCs w:val="24"/>
        </w:rPr>
        <w:t xml:space="preserve"> </w:t>
      </w:r>
      <w:r>
        <w:rPr>
          <w:spacing w:val="-2"/>
          <w:sz w:val="24"/>
          <w:szCs w:val="24"/>
        </w:rPr>
        <w:t>w</w:t>
      </w:r>
      <w:r>
        <w:rPr>
          <w:sz w:val="24"/>
          <w:szCs w:val="24"/>
        </w:rPr>
        <w:t>ords</w:t>
      </w:r>
      <w:r>
        <w:rPr>
          <w:spacing w:val="-6"/>
          <w:sz w:val="24"/>
          <w:szCs w:val="24"/>
        </w:rPr>
        <w:t xml:space="preserve"> </w:t>
      </w:r>
      <w:r>
        <w:rPr>
          <w:sz w:val="24"/>
          <w:szCs w:val="24"/>
        </w:rPr>
        <w:t>compared</w:t>
      </w:r>
      <w:r>
        <w:rPr>
          <w:spacing w:val="-9"/>
          <w:sz w:val="24"/>
          <w:szCs w:val="24"/>
        </w:rPr>
        <w:t xml:space="preserve"> </w:t>
      </w:r>
      <w:r>
        <w:rPr>
          <w:sz w:val="24"/>
          <w:szCs w:val="24"/>
        </w:rPr>
        <w:t>to</w:t>
      </w:r>
      <w:r>
        <w:rPr>
          <w:spacing w:val="-2"/>
          <w:sz w:val="24"/>
          <w:szCs w:val="24"/>
        </w:rPr>
        <w:t xml:space="preserve"> </w:t>
      </w:r>
      <w:r>
        <w:rPr>
          <w:sz w:val="24"/>
          <w:szCs w:val="24"/>
        </w:rPr>
        <w:t>when</w:t>
      </w:r>
      <w:r>
        <w:rPr>
          <w:spacing w:val="-5"/>
          <w:sz w:val="24"/>
          <w:szCs w:val="24"/>
        </w:rPr>
        <w:t xml:space="preserve"> </w:t>
      </w:r>
      <w:r>
        <w:rPr>
          <w:sz w:val="24"/>
          <w:szCs w:val="24"/>
        </w:rPr>
        <w:t>it</w:t>
      </w:r>
      <w:r>
        <w:rPr>
          <w:spacing w:val="-1"/>
          <w:sz w:val="24"/>
          <w:szCs w:val="24"/>
        </w:rPr>
        <w:t xml:space="preserve"> </w:t>
      </w:r>
      <w:r>
        <w:rPr>
          <w:sz w:val="24"/>
          <w:szCs w:val="24"/>
        </w:rPr>
        <w:t>kn</w:t>
      </w:r>
      <w:r>
        <w:rPr>
          <w:spacing w:val="-6"/>
          <w:sz w:val="24"/>
          <w:szCs w:val="24"/>
        </w:rPr>
        <w:t>e</w:t>
      </w:r>
      <w:r>
        <w:rPr>
          <w:sz w:val="24"/>
          <w:szCs w:val="24"/>
        </w:rPr>
        <w:t>w</w:t>
      </w:r>
      <w:r>
        <w:rPr>
          <w:spacing w:val="-5"/>
          <w:sz w:val="24"/>
          <w:szCs w:val="24"/>
        </w:rPr>
        <w:t xml:space="preserve"> </w:t>
      </w:r>
      <w:r>
        <w:rPr>
          <w:spacing w:val="-4"/>
          <w:sz w:val="24"/>
          <w:szCs w:val="24"/>
        </w:rPr>
        <w:t>v</w:t>
      </w:r>
      <w:r>
        <w:rPr>
          <w:sz w:val="24"/>
          <w:szCs w:val="24"/>
        </w:rPr>
        <w:t>ery</w:t>
      </w:r>
      <w:r>
        <w:rPr>
          <w:spacing w:val="-4"/>
          <w:sz w:val="24"/>
          <w:szCs w:val="24"/>
        </w:rPr>
        <w:t xml:space="preserve"> </w:t>
      </w:r>
      <w:r>
        <w:rPr>
          <w:sz w:val="24"/>
          <w:szCs w:val="24"/>
        </w:rPr>
        <w:t>f</w:t>
      </w:r>
      <w:r>
        <w:rPr>
          <w:spacing w:val="-6"/>
          <w:sz w:val="24"/>
          <w:szCs w:val="24"/>
        </w:rPr>
        <w:t>e</w:t>
      </w:r>
      <w:r>
        <w:rPr>
          <w:sz w:val="24"/>
          <w:szCs w:val="24"/>
        </w:rPr>
        <w:t>w</w:t>
      </w:r>
      <w:r>
        <w:rPr>
          <w:spacing w:val="-4"/>
          <w:sz w:val="24"/>
          <w:szCs w:val="24"/>
        </w:rPr>
        <w:t xml:space="preserve"> </w:t>
      </w:r>
      <w:r>
        <w:rPr>
          <w:sz w:val="24"/>
          <w:szCs w:val="24"/>
        </w:rPr>
        <w:t>(p229).</w:t>
      </w:r>
    </w:p>
    <w:p w:rsidR="00B72476" w:rsidRDefault="00B72476">
      <w:pPr>
        <w:spacing w:before="2" w:line="200" w:lineRule="exact"/>
      </w:pPr>
    </w:p>
    <w:p w:rsidR="00B72476" w:rsidRDefault="00CB77E8">
      <w:pPr>
        <w:spacing w:line="415" w:lineRule="auto"/>
        <w:ind w:left="100" w:right="242" w:firstLine="576"/>
        <w:rPr>
          <w:sz w:val="24"/>
          <w:szCs w:val="24"/>
        </w:rPr>
        <w:sectPr w:rsidR="00B72476">
          <w:pgSz w:w="12240" w:h="15840"/>
          <w:pgMar w:top="960" w:right="1340" w:bottom="280" w:left="1340" w:header="736" w:footer="0" w:gutter="0"/>
          <w:cols w:space="720"/>
        </w:sectPr>
      </w:pPr>
      <w:commentRangeStart w:id="51"/>
      <w:r>
        <w:rPr>
          <w:sz w:val="24"/>
          <w:szCs w:val="24"/>
        </w:rPr>
        <w:t>So</w:t>
      </w:r>
      <w:r>
        <w:rPr>
          <w:spacing w:val="-3"/>
          <w:sz w:val="24"/>
          <w:szCs w:val="24"/>
        </w:rPr>
        <w:t xml:space="preserve"> </w:t>
      </w:r>
      <w:r>
        <w:rPr>
          <w:sz w:val="24"/>
          <w:szCs w:val="24"/>
        </w:rPr>
        <w:t>what</w:t>
      </w:r>
      <w:r>
        <w:rPr>
          <w:spacing w:val="-5"/>
          <w:sz w:val="24"/>
          <w:szCs w:val="24"/>
        </w:rPr>
        <w:t xml:space="preserve"> </w:t>
      </w:r>
      <w:r>
        <w:rPr>
          <w:sz w:val="24"/>
          <w:szCs w:val="24"/>
        </w:rPr>
        <w:t>role</w:t>
      </w:r>
      <w:r>
        <w:rPr>
          <w:spacing w:val="-4"/>
          <w:sz w:val="24"/>
          <w:szCs w:val="24"/>
        </w:rPr>
        <w:t xml:space="preserve"> </w:t>
      </w:r>
      <w:r>
        <w:rPr>
          <w:sz w:val="24"/>
          <w:szCs w:val="24"/>
        </w:rPr>
        <w:t>does</w:t>
      </w:r>
      <w:r>
        <w:rPr>
          <w:spacing w:val="-4"/>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information</w:t>
      </w:r>
      <w:r>
        <w:rPr>
          <w:spacing w:val="-11"/>
          <w:sz w:val="24"/>
          <w:szCs w:val="24"/>
        </w:rPr>
        <w:t xml:space="preserve"> </w:t>
      </w:r>
      <w:r>
        <w:rPr>
          <w:sz w:val="24"/>
          <w:szCs w:val="24"/>
        </w:rPr>
        <w:t>play</w:t>
      </w:r>
      <w:r>
        <w:rPr>
          <w:spacing w:val="-4"/>
          <w:sz w:val="24"/>
          <w:szCs w:val="24"/>
        </w:rPr>
        <w:t xml:space="preserve"> </w:t>
      </w:r>
      <w:r>
        <w:rPr>
          <w:sz w:val="24"/>
          <w:szCs w:val="24"/>
        </w:rPr>
        <w:t>in</w:t>
      </w:r>
      <w:r>
        <w:rPr>
          <w:spacing w:val="-2"/>
          <w:sz w:val="24"/>
          <w:szCs w:val="24"/>
        </w:rPr>
        <w:t xml:space="preserve"> w</w:t>
      </w:r>
      <w:r>
        <w:rPr>
          <w:sz w:val="24"/>
          <w:szCs w:val="24"/>
        </w:rPr>
        <w:t>ord</w:t>
      </w:r>
      <w:r>
        <w:rPr>
          <w:spacing w:val="-5"/>
          <w:sz w:val="24"/>
          <w:szCs w:val="24"/>
        </w:rPr>
        <w:t xml:space="preserve"> </w:t>
      </w:r>
      <w:r>
        <w:rPr>
          <w:sz w:val="24"/>
          <w:szCs w:val="24"/>
        </w:rPr>
        <w:t>learning?</w:t>
      </w:r>
      <w:r>
        <w:rPr>
          <w:spacing w:val="5"/>
          <w:sz w:val="24"/>
          <w:szCs w:val="24"/>
        </w:rPr>
        <w:t xml:space="preserve"> </w:t>
      </w:r>
      <w:r>
        <w:rPr>
          <w:sz w:val="24"/>
          <w:szCs w:val="24"/>
        </w:rPr>
        <w:t>The</w:t>
      </w:r>
      <w:r>
        <w:rPr>
          <w:spacing w:val="-4"/>
          <w:sz w:val="24"/>
          <w:szCs w:val="24"/>
        </w:rPr>
        <w:t xml:space="preserve"> </w:t>
      </w:r>
      <w:r>
        <w:rPr>
          <w:sz w:val="24"/>
          <w:szCs w:val="24"/>
        </w:rPr>
        <w:t>earliest</w:t>
      </w:r>
      <w:r>
        <w:rPr>
          <w:spacing w:val="-7"/>
          <w:sz w:val="24"/>
          <w:szCs w:val="24"/>
        </w:rPr>
        <w:t xml:space="preserve"> </w:t>
      </w:r>
      <w:r>
        <w:rPr>
          <w:sz w:val="24"/>
          <w:szCs w:val="24"/>
        </w:rPr>
        <w:t xml:space="preserve">empirical </w:t>
      </w:r>
      <w:r>
        <w:rPr>
          <w:spacing w:val="-2"/>
          <w:sz w:val="24"/>
          <w:szCs w:val="24"/>
        </w:rPr>
        <w:t>w</w:t>
      </w:r>
      <w:r>
        <w:rPr>
          <w:sz w:val="24"/>
          <w:szCs w:val="24"/>
        </w:rPr>
        <w:t>ork</w:t>
      </w:r>
      <w:r>
        <w:rPr>
          <w:spacing w:val="-5"/>
          <w:sz w:val="24"/>
          <w:szCs w:val="24"/>
        </w:rPr>
        <w:t xml:space="preserve"> </w:t>
      </w:r>
      <w:r>
        <w:rPr>
          <w:sz w:val="24"/>
          <w:szCs w:val="24"/>
        </w:rPr>
        <w:t>on</w:t>
      </w:r>
      <w:r>
        <w:rPr>
          <w:spacing w:val="-2"/>
          <w:sz w:val="24"/>
          <w:szCs w:val="24"/>
        </w:rPr>
        <w:t xml:space="preserve"> </w:t>
      </w:r>
      <w:r>
        <w:rPr>
          <w:sz w:val="24"/>
          <w:szCs w:val="24"/>
        </w:rPr>
        <w:t>the</w:t>
      </w:r>
      <w:r>
        <w:rPr>
          <w:spacing w:val="-3"/>
          <w:sz w:val="24"/>
          <w:szCs w:val="24"/>
        </w:rPr>
        <w:t xml:space="preserve"> </w:t>
      </w:r>
      <w:r>
        <w:rPr>
          <w:sz w:val="24"/>
          <w:szCs w:val="24"/>
        </w:rPr>
        <w:t>MNPQ</w:t>
      </w:r>
      <w:r>
        <w:rPr>
          <w:spacing w:val="-7"/>
          <w:sz w:val="24"/>
          <w:szCs w:val="24"/>
        </w:rPr>
        <w:t xml:space="preserve"> </w:t>
      </w:r>
      <w:r>
        <w:rPr>
          <w:sz w:val="24"/>
          <w:szCs w:val="24"/>
        </w:rPr>
        <w:t>language</w:t>
      </w:r>
      <w:r>
        <w:rPr>
          <w:spacing w:val="-9"/>
          <w:sz w:val="24"/>
          <w:szCs w:val="24"/>
        </w:rPr>
        <w:t xml:space="preserve"> </w:t>
      </w:r>
      <w:r>
        <w:rPr>
          <w:sz w:val="24"/>
          <w:szCs w:val="24"/>
        </w:rPr>
        <w:t>suggested</w:t>
      </w:r>
      <w:r>
        <w:rPr>
          <w:spacing w:val="-9"/>
          <w:sz w:val="24"/>
          <w:szCs w:val="24"/>
        </w:rPr>
        <w:t xml:space="preserve"> </w:t>
      </w:r>
      <w:r>
        <w:rPr>
          <w:sz w:val="24"/>
          <w:szCs w:val="24"/>
        </w:rPr>
        <w:t>a</w:t>
      </w:r>
      <w:r>
        <w:rPr>
          <w:spacing w:val="-1"/>
          <w:sz w:val="24"/>
          <w:szCs w:val="24"/>
        </w:rPr>
        <w:t xml:space="preserve"> </w:t>
      </w:r>
      <w:r>
        <w:rPr>
          <w:sz w:val="24"/>
          <w:szCs w:val="24"/>
        </w:rPr>
        <w:t>quite</w:t>
      </w:r>
      <w:r>
        <w:rPr>
          <w:spacing w:val="-5"/>
          <w:sz w:val="24"/>
          <w:szCs w:val="24"/>
        </w:rPr>
        <w:t xml:space="preserve"> </w:t>
      </w:r>
      <w:r>
        <w:rPr>
          <w:sz w:val="24"/>
          <w:szCs w:val="24"/>
        </w:rPr>
        <w:t>limited</w:t>
      </w:r>
      <w:r>
        <w:rPr>
          <w:spacing w:val="-7"/>
          <w:sz w:val="24"/>
          <w:szCs w:val="24"/>
        </w:rPr>
        <w:t xml:space="preserve"> </w:t>
      </w:r>
      <w:r>
        <w:rPr>
          <w:sz w:val="24"/>
          <w:szCs w:val="24"/>
        </w:rPr>
        <w:t>role.</w:t>
      </w:r>
      <w:r>
        <w:rPr>
          <w:spacing w:val="10"/>
          <w:sz w:val="24"/>
          <w:szCs w:val="24"/>
        </w:rPr>
        <w:t xml:space="preserve"> </w:t>
      </w:r>
      <w:r>
        <w:rPr>
          <w:sz w:val="24"/>
          <w:szCs w:val="24"/>
        </w:rPr>
        <w:t>Later</w:t>
      </w:r>
      <w:r>
        <w:rPr>
          <w:spacing w:val="-5"/>
          <w:sz w:val="24"/>
          <w:szCs w:val="24"/>
        </w:rPr>
        <w:t xml:space="preserve"> </w:t>
      </w:r>
      <w:r>
        <w:rPr>
          <w:sz w:val="24"/>
          <w:szCs w:val="24"/>
        </w:rPr>
        <w:t>research</w:t>
      </w:r>
      <w:r>
        <w:rPr>
          <w:spacing w:val="-8"/>
          <w:sz w:val="24"/>
          <w:szCs w:val="24"/>
        </w:rPr>
        <w:t xml:space="preserve"> </w:t>
      </w:r>
      <w:r>
        <w:rPr>
          <w:sz w:val="24"/>
          <w:szCs w:val="24"/>
        </w:rPr>
        <w:t>on</w:t>
      </w:r>
      <w:r>
        <w:rPr>
          <w:spacing w:val="-2"/>
          <w:sz w:val="24"/>
          <w:szCs w:val="24"/>
        </w:rPr>
        <w:t xml:space="preserve"> </w:t>
      </w:r>
      <w:r>
        <w:rPr>
          <w:sz w:val="24"/>
          <w:szCs w:val="24"/>
        </w:rPr>
        <w:t>correlated</w:t>
      </w:r>
      <w:r>
        <w:rPr>
          <w:spacing w:val="-10"/>
          <w:sz w:val="24"/>
          <w:szCs w:val="24"/>
        </w:rPr>
        <w:t xml:space="preserve"> </w:t>
      </w:r>
      <w:r>
        <w:rPr>
          <w:sz w:val="24"/>
          <w:szCs w:val="24"/>
        </w:rPr>
        <w:t>cues suggested</w:t>
      </w:r>
      <w:r>
        <w:rPr>
          <w:spacing w:val="-9"/>
          <w:sz w:val="24"/>
          <w:szCs w:val="24"/>
        </w:rPr>
        <w:t xml:space="preserve"> </w:t>
      </w:r>
      <w:r>
        <w:rPr>
          <w:sz w:val="24"/>
          <w:szCs w:val="24"/>
        </w:rPr>
        <w:t>that</w:t>
      </w:r>
      <w:r>
        <w:rPr>
          <w:spacing w:val="-4"/>
          <w:sz w:val="24"/>
          <w:szCs w:val="24"/>
        </w:rPr>
        <w:t xml:space="preserve"> </w:t>
      </w:r>
      <w:r>
        <w:rPr>
          <w:sz w:val="24"/>
          <w:szCs w:val="24"/>
        </w:rPr>
        <w:t>learning</w:t>
      </w:r>
      <w:r>
        <w:rPr>
          <w:spacing w:val="-8"/>
          <w:sz w:val="24"/>
          <w:szCs w:val="24"/>
        </w:rPr>
        <w:t xml:space="preserve"> </w:t>
      </w:r>
      <w:r>
        <w:rPr>
          <w:sz w:val="24"/>
          <w:szCs w:val="24"/>
        </w:rPr>
        <w:t>might</w:t>
      </w:r>
      <w:r>
        <w:rPr>
          <w:spacing w:val="-6"/>
          <w:sz w:val="24"/>
          <w:szCs w:val="24"/>
        </w:rPr>
        <w:t xml:space="preserve"> </w:t>
      </w:r>
      <w:r>
        <w:rPr>
          <w:sz w:val="24"/>
          <w:szCs w:val="24"/>
        </w:rPr>
        <w:t>be</w:t>
      </w:r>
      <w:r>
        <w:rPr>
          <w:spacing w:val="-2"/>
          <w:sz w:val="24"/>
          <w:szCs w:val="24"/>
        </w:rPr>
        <w:t xml:space="preserve"> </w:t>
      </w:r>
      <w:r>
        <w:rPr>
          <w:sz w:val="24"/>
          <w:szCs w:val="24"/>
        </w:rPr>
        <w:t>more</w:t>
      </w:r>
      <w:r>
        <w:rPr>
          <w:spacing w:val="-5"/>
          <w:sz w:val="24"/>
          <w:szCs w:val="24"/>
        </w:rPr>
        <w:t xml:space="preserve"> </w:t>
      </w:r>
      <w:r>
        <w:rPr>
          <w:sz w:val="24"/>
          <w:szCs w:val="24"/>
        </w:rPr>
        <w:t>e</w:t>
      </w:r>
      <w:r>
        <w:rPr>
          <w:spacing w:val="-6"/>
          <w:sz w:val="24"/>
          <w:szCs w:val="24"/>
        </w:rPr>
        <w:t>f</w:t>
      </w:r>
      <w:r>
        <w:rPr>
          <w:sz w:val="24"/>
          <w:szCs w:val="24"/>
        </w:rPr>
        <w:t>fect</w:t>
      </w:r>
      <w:r>
        <w:rPr>
          <w:spacing w:val="-6"/>
          <w:sz w:val="24"/>
          <w:szCs w:val="24"/>
        </w:rPr>
        <w:t>i</w:t>
      </w:r>
      <w:r>
        <w:rPr>
          <w:spacing w:val="-4"/>
          <w:sz w:val="24"/>
          <w:szCs w:val="24"/>
        </w:rPr>
        <w:t>v</w:t>
      </w:r>
      <w:r>
        <w:rPr>
          <w:sz w:val="24"/>
          <w:szCs w:val="24"/>
        </w:rPr>
        <w:t>e</w:t>
      </w:r>
      <w:r>
        <w:rPr>
          <w:spacing w:val="-8"/>
          <w:sz w:val="24"/>
          <w:szCs w:val="24"/>
        </w:rPr>
        <w:t xml:space="preserve"> </w:t>
      </w:r>
      <w:r>
        <w:rPr>
          <w:sz w:val="24"/>
          <w:szCs w:val="24"/>
        </w:rPr>
        <w:t>when</w:t>
      </w:r>
      <w:r>
        <w:rPr>
          <w:spacing w:val="-5"/>
          <w:sz w:val="24"/>
          <w:szCs w:val="24"/>
        </w:rPr>
        <w:t xml:space="preserve"> </w:t>
      </w:r>
      <w:r>
        <w:rPr>
          <w:sz w:val="24"/>
          <w:szCs w:val="24"/>
        </w:rPr>
        <w:t>combined</w:t>
      </w:r>
      <w:r>
        <w:rPr>
          <w:spacing w:val="-9"/>
          <w:sz w:val="24"/>
          <w:szCs w:val="24"/>
        </w:rPr>
        <w:t xml:space="preserve"> </w:t>
      </w:r>
      <w:r>
        <w:rPr>
          <w:sz w:val="24"/>
          <w:szCs w:val="24"/>
        </w:rPr>
        <w:t>with</w:t>
      </w:r>
      <w:r>
        <w:rPr>
          <w:spacing w:val="-4"/>
          <w:sz w:val="24"/>
          <w:szCs w:val="24"/>
        </w:rPr>
        <w:t xml:space="preserve"> </w:t>
      </w:r>
      <w:r>
        <w:rPr>
          <w:sz w:val="24"/>
          <w:szCs w:val="24"/>
        </w:rPr>
        <w:t>other</w:t>
      </w:r>
      <w:r>
        <w:rPr>
          <w:spacing w:val="-5"/>
          <w:sz w:val="24"/>
          <w:szCs w:val="24"/>
        </w:rPr>
        <w:t xml:space="preserve"> </w:t>
      </w:r>
      <w:r>
        <w:rPr>
          <w:sz w:val="24"/>
          <w:szCs w:val="24"/>
        </w:rPr>
        <w:t>cues.</w:t>
      </w:r>
      <w:r>
        <w:rPr>
          <w:spacing w:val="9"/>
          <w:sz w:val="24"/>
          <w:szCs w:val="24"/>
        </w:rPr>
        <w:t xml:space="preserve"> </w:t>
      </w:r>
      <w:r>
        <w:rPr>
          <w:sz w:val="24"/>
          <w:szCs w:val="24"/>
        </w:rPr>
        <w:t>Our</w:t>
      </w:r>
      <w:r>
        <w:rPr>
          <w:spacing w:val="-4"/>
          <w:sz w:val="24"/>
          <w:szCs w:val="24"/>
        </w:rPr>
        <w:t xml:space="preserve"> </w:t>
      </w:r>
      <w:r>
        <w:rPr>
          <w:sz w:val="24"/>
          <w:szCs w:val="24"/>
        </w:rPr>
        <w:t>research highlights</w:t>
      </w:r>
      <w:r>
        <w:rPr>
          <w:spacing w:val="-10"/>
          <w:sz w:val="24"/>
          <w:szCs w:val="24"/>
        </w:rPr>
        <w:t xml:space="preserve"> </w:t>
      </w:r>
      <w:r>
        <w:rPr>
          <w:sz w:val="24"/>
          <w:szCs w:val="24"/>
        </w:rPr>
        <w:t>the</w:t>
      </w:r>
      <w:r>
        <w:rPr>
          <w:spacing w:val="-3"/>
          <w:sz w:val="24"/>
          <w:szCs w:val="24"/>
        </w:rPr>
        <w:t xml:space="preserve"> </w:t>
      </w:r>
      <w:r>
        <w:rPr>
          <w:sz w:val="24"/>
          <w:szCs w:val="24"/>
        </w:rPr>
        <w:t>e</w:t>
      </w:r>
      <w:r>
        <w:rPr>
          <w:spacing w:val="-6"/>
          <w:sz w:val="24"/>
          <w:szCs w:val="24"/>
        </w:rPr>
        <w:t>f</w:t>
      </w:r>
      <w:r>
        <w:rPr>
          <w:sz w:val="24"/>
          <w:szCs w:val="24"/>
        </w:rPr>
        <w:t>fect</w:t>
      </w:r>
      <w:r>
        <w:rPr>
          <w:spacing w:val="-6"/>
          <w:sz w:val="24"/>
          <w:szCs w:val="24"/>
        </w:rPr>
        <w:t>i</w:t>
      </w:r>
      <w:r>
        <w:rPr>
          <w:spacing w:val="-4"/>
          <w:sz w:val="24"/>
          <w:szCs w:val="24"/>
        </w:rPr>
        <w:t>v</w:t>
      </w:r>
      <w:r>
        <w:rPr>
          <w:sz w:val="24"/>
          <w:szCs w:val="24"/>
        </w:rPr>
        <w:t>eness</w:t>
      </w:r>
      <w:r>
        <w:rPr>
          <w:spacing w:val="-13"/>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z w:val="24"/>
          <w:szCs w:val="24"/>
        </w:rPr>
        <w:t>n</w:t>
      </w:r>
      <w:r>
        <w:rPr>
          <w:spacing w:val="-6"/>
          <w:sz w:val="24"/>
          <w:szCs w:val="24"/>
        </w:rPr>
        <w:t>e</w:t>
      </w:r>
      <w:r>
        <w:rPr>
          <w:sz w:val="24"/>
          <w:szCs w:val="24"/>
        </w:rPr>
        <w:t>w</w:t>
      </w:r>
      <w:r>
        <w:rPr>
          <w:spacing w:val="-4"/>
          <w:sz w:val="24"/>
          <w:szCs w:val="24"/>
        </w:rPr>
        <w:t xml:space="preserve"> </w:t>
      </w:r>
      <w:r>
        <w:rPr>
          <w:sz w:val="24"/>
          <w:szCs w:val="24"/>
        </w:rPr>
        <w:t>cue:</w:t>
      </w:r>
      <w:r>
        <w:rPr>
          <w:spacing w:val="10"/>
          <w:sz w:val="24"/>
          <w:szCs w:val="24"/>
        </w:rPr>
        <w:t xml:space="preserve"> </w:t>
      </w:r>
      <w:r>
        <w:rPr>
          <w:sz w:val="24"/>
          <w:szCs w:val="24"/>
        </w:rPr>
        <w:t>semantic</w:t>
      </w:r>
      <w:r>
        <w:rPr>
          <w:spacing w:val="-9"/>
          <w:sz w:val="24"/>
          <w:szCs w:val="24"/>
        </w:rPr>
        <w:t xml:space="preserve"> </w:t>
      </w:r>
      <w:r>
        <w:rPr>
          <w:sz w:val="24"/>
          <w:szCs w:val="24"/>
        </w:rPr>
        <w:t>coherence.</w:t>
      </w:r>
      <w:commentRangeEnd w:id="51"/>
      <w:r w:rsidR="00875887">
        <w:rPr>
          <w:rStyle w:val="CommentReference"/>
        </w:rPr>
        <w:commentReference w:id="51"/>
      </w:r>
      <w:bookmarkStart w:id="52" w:name="_GoBack"/>
      <w:bookmarkEnd w:id="52"/>
    </w:p>
    <w:p w:rsidR="00B72476" w:rsidRDefault="00B72476">
      <w:pPr>
        <w:spacing w:line="200" w:lineRule="exact"/>
      </w:pPr>
    </w:p>
    <w:p w:rsidR="00B72476" w:rsidRDefault="00B72476">
      <w:pPr>
        <w:spacing w:line="200" w:lineRule="exact"/>
      </w:pPr>
    </w:p>
    <w:p w:rsidR="00B72476" w:rsidRDefault="00B72476">
      <w:pPr>
        <w:spacing w:before="17" w:line="200" w:lineRule="exact"/>
      </w:pPr>
    </w:p>
    <w:p w:rsidR="00B72476" w:rsidRDefault="00CB77E8">
      <w:pPr>
        <w:spacing w:before="19"/>
        <w:ind w:left="100"/>
        <w:rPr>
          <w:sz w:val="24"/>
          <w:szCs w:val="24"/>
        </w:rPr>
      </w:pPr>
      <w:r>
        <w:rPr>
          <w:spacing w:val="-19"/>
          <w:sz w:val="24"/>
          <w:szCs w:val="24"/>
        </w:rPr>
        <w:t>T</w:t>
      </w:r>
      <w:r>
        <w:rPr>
          <w:sz w:val="24"/>
          <w:szCs w:val="24"/>
        </w:rPr>
        <w:t>able</w:t>
      </w:r>
      <w:r>
        <w:rPr>
          <w:spacing w:val="-5"/>
          <w:sz w:val="24"/>
          <w:szCs w:val="24"/>
        </w:rPr>
        <w:t xml:space="preserve"> </w:t>
      </w:r>
      <w:r>
        <w:rPr>
          <w:sz w:val="24"/>
          <w:szCs w:val="24"/>
        </w:rPr>
        <w:t>1</w:t>
      </w:r>
    </w:p>
    <w:p w:rsidR="00B72476" w:rsidRDefault="00B72476">
      <w:pPr>
        <w:spacing w:before="2" w:line="200" w:lineRule="exact"/>
      </w:pPr>
    </w:p>
    <w:p w:rsidR="00B72476" w:rsidRDefault="00CB77E8">
      <w:pPr>
        <w:ind w:left="100"/>
        <w:rPr>
          <w:sz w:val="24"/>
          <w:szCs w:val="24"/>
        </w:rPr>
      </w:pPr>
      <w:r>
        <w:rPr>
          <w:sz w:val="24"/>
          <w:szCs w:val="24"/>
        </w:rPr>
        <w:t>R</w:t>
      </w:r>
      <w:r>
        <w:rPr>
          <w:spacing w:val="-10"/>
          <w:sz w:val="24"/>
          <w:szCs w:val="24"/>
        </w:rPr>
        <w:t>e</w:t>
      </w:r>
      <w:r>
        <w:rPr>
          <w:sz w:val="24"/>
          <w:szCs w:val="24"/>
        </w:rPr>
        <w:t>g</w:t>
      </w:r>
      <w:r>
        <w:rPr>
          <w:spacing w:val="-9"/>
          <w:sz w:val="24"/>
          <w:szCs w:val="24"/>
        </w:rPr>
        <w:t>r</w:t>
      </w:r>
      <w:r>
        <w:rPr>
          <w:sz w:val="24"/>
          <w:szCs w:val="24"/>
        </w:rPr>
        <w:t>ession</w:t>
      </w:r>
      <w:r>
        <w:rPr>
          <w:spacing w:val="-10"/>
          <w:sz w:val="24"/>
          <w:szCs w:val="24"/>
        </w:rPr>
        <w:t xml:space="preserve"> </w:t>
      </w:r>
      <w:r>
        <w:rPr>
          <w:sz w:val="24"/>
          <w:szCs w:val="24"/>
        </w:rPr>
        <w:t>model</w:t>
      </w:r>
      <w:r>
        <w:rPr>
          <w:spacing w:val="-18"/>
          <w:sz w:val="24"/>
          <w:szCs w:val="24"/>
        </w:rPr>
        <w:t xml:space="preserve"> </w:t>
      </w:r>
      <w:r>
        <w:rPr>
          <w:sz w:val="24"/>
          <w:szCs w:val="24"/>
        </w:rPr>
        <w:t>for</w:t>
      </w:r>
      <w:r>
        <w:rPr>
          <w:spacing w:val="-3"/>
          <w:sz w:val="24"/>
          <w:szCs w:val="24"/>
        </w:rPr>
        <w:t xml:space="preserve"> </w:t>
      </w:r>
      <w:r>
        <w:rPr>
          <w:sz w:val="24"/>
          <w:szCs w:val="24"/>
        </w:rPr>
        <w:t>Experiment</w:t>
      </w:r>
      <w:r>
        <w:rPr>
          <w:spacing w:val="-22"/>
          <w:sz w:val="24"/>
          <w:szCs w:val="24"/>
        </w:rPr>
        <w:t xml:space="preserve"> </w:t>
      </w:r>
      <w:r>
        <w:rPr>
          <w:sz w:val="24"/>
          <w:szCs w:val="24"/>
        </w:rPr>
        <w:t>1.</w:t>
      </w:r>
      <w:r>
        <w:rPr>
          <w:spacing w:val="12"/>
          <w:sz w:val="24"/>
          <w:szCs w:val="24"/>
        </w:rPr>
        <w:t xml:space="preserve"> </w:t>
      </w:r>
      <w:r>
        <w:rPr>
          <w:spacing w:val="-25"/>
          <w:sz w:val="24"/>
          <w:szCs w:val="24"/>
        </w:rPr>
        <w:t>F</w:t>
      </w:r>
      <w:r>
        <w:rPr>
          <w:sz w:val="24"/>
          <w:szCs w:val="24"/>
        </w:rPr>
        <w:t>or</w:t>
      </w:r>
      <w:r>
        <w:rPr>
          <w:spacing w:val="24"/>
          <w:sz w:val="24"/>
          <w:szCs w:val="24"/>
        </w:rPr>
        <w:t xml:space="preserve"> </w:t>
      </w:r>
      <w:r>
        <w:rPr>
          <w:spacing w:val="-9"/>
          <w:sz w:val="24"/>
          <w:szCs w:val="24"/>
        </w:rPr>
        <w:t>r</w:t>
      </w:r>
      <w:r>
        <w:rPr>
          <w:sz w:val="24"/>
          <w:szCs w:val="24"/>
        </w:rPr>
        <w:t>eadabilit</w:t>
      </w:r>
      <w:r>
        <w:rPr>
          <w:spacing w:val="-13"/>
          <w:sz w:val="24"/>
          <w:szCs w:val="24"/>
        </w:rPr>
        <w:t>y</w:t>
      </w:r>
      <w:r>
        <w:rPr>
          <w:sz w:val="24"/>
          <w:szCs w:val="24"/>
        </w:rPr>
        <w:t>,</w:t>
      </w:r>
      <w:r>
        <w:rPr>
          <w:spacing w:val="22"/>
          <w:sz w:val="24"/>
          <w:szCs w:val="24"/>
        </w:rPr>
        <w:t xml:space="preserve"> </w:t>
      </w:r>
      <w:r>
        <w:rPr>
          <w:spacing w:val="-5"/>
          <w:sz w:val="24"/>
          <w:szCs w:val="24"/>
        </w:rPr>
        <w:t>e</w:t>
      </w:r>
      <w:r>
        <w:rPr>
          <w:sz w:val="24"/>
          <w:szCs w:val="24"/>
        </w:rPr>
        <w:t>xposu</w:t>
      </w:r>
      <w:r>
        <w:rPr>
          <w:spacing w:val="-9"/>
          <w:sz w:val="24"/>
          <w:szCs w:val="24"/>
        </w:rPr>
        <w:t>r</w:t>
      </w:r>
      <w:r>
        <w:rPr>
          <w:sz w:val="24"/>
          <w:szCs w:val="24"/>
        </w:rPr>
        <w:t>e</w:t>
      </w:r>
      <w:r>
        <w:rPr>
          <w:spacing w:val="-9"/>
          <w:sz w:val="24"/>
          <w:szCs w:val="24"/>
        </w:rPr>
        <w:t xml:space="preserve"> </w:t>
      </w:r>
      <w:r>
        <w:rPr>
          <w:sz w:val="24"/>
          <w:szCs w:val="24"/>
        </w:rPr>
        <w:t>values</w:t>
      </w:r>
      <w:r>
        <w:rPr>
          <w:spacing w:val="-6"/>
          <w:sz w:val="24"/>
          <w:szCs w:val="24"/>
        </w:rPr>
        <w:t xml:space="preserve"> </w:t>
      </w:r>
      <w:r>
        <w:rPr>
          <w:sz w:val="24"/>
          <w:szCs w:val="24"/>
        </w:rPr>
        <w:t>have</w:t>
      </w:r>
      <w:r>
        <w:rPr>
          <w:spacing w:val="-5"/>
          <w:sz w:val="24"/>
          <w:szCs w:val="24"/>
        </w:rPr>
        <w:t xml:space="preserve"> </w:t>
      </w:r>
      <w:r>
        <w:rPr>
          <w:sz w:val="24"/>
          <w:szCs w:val="24"/>
        </w:rPr>
        <w:t>been</w:t>
      </w:r>
      <w:r>
        <w:rPr>
          <w:spacing w:val="-5"/>
          <w:sz w:val="24"/>
          <w:szCs w:val="24"/>
        </w:rPr>
        <w:t xml:space="preserve"> </w:t>
      </w:r>
      <w:r>
        <w:rPr>
          <w:sz w:val="24"/>
          <w:szCs w:val="24"/>
        </w:rPr>
        <w:t>divided</w:t>
      </w:r>
      <w:r>
        <w:rPr>
          <w:spacing w:val="-22"/>
          <w:sz w:val="24"/>
          <w:szCs w:val="24"/>
        </w:rPr>
        <w:t xml:space="preserve"> </w:t>
      </w:r>
      <w:r>
        <w:rPr>
          <w:sz w:val="24"/>
          <w:szCs w:val="24"/>
        </w:rPr>
        <w:t>by</w:t>
      </w:r>
      <w:r>
        <w:rPr>
          <w:spacing w:val="-14"/>
          <w:sz w:val="24"/>
          <w:szCs w:val="24"/>
        </w:rPr>
        <w:t xml:space="preserve"> </w:t>
      </w:r>
      <w:r>
        <w:rPr>
          <w:sz w:val="24"/>
          <w:szCs w:val="24"/>
        </w:rPr>
        <w:t>1000.</w:t>
      </w:r>
    </w:p>
    <w:p w:rsidR="00B72476" w:rsidRDefault="00B72476">
      <w:pPr>
        <w:spacing w:line="200" w:lineRule="exact"/>
      </w:pPr>
    </w:p>
    <w:p w:rsidR="00B72476" w:rsidRDefault="00B72476">
      <w:pPr>
        <w:spacing w:line="200" w:lineRule="exact"/>
      </w:pPr>
    </w:p>
    <w:p w:rsidR="00B72476" w:rsidRDefault="00B72476">
      <w:pPr>
        <w:spacing w:before="2" w:line="220" w:lineRule="exact"/>
        <w:rPr>
          <w:sz w:val="22"/>
          <w:szCs w:val="22"/>
        </w:rPr>
      </w:pPr>
    </w:p>
    <w:p w:rsidR="00B72476" w:rsidRDefault="00875887">
      <w:pPr>
        <w:spacing w:before="26"/>
        <w:ind w:left="1907"/>
      </w:pPr>
      <w:r>
        <w:rPr>
          <w:noProof/>
        </w:rPr>
        <mc:AlternateContent>
          <mc:Choice Requires="wpg">
            <w:drawing>
              <wp:anchor distT="0" distB="0" distL="114300" distR="114300" simplePos="0" relativeHeight="503314342" behindDoc="1" locked="0" layoutInCell="1" allowOverlap="1">
                <wp:simplePos x="0" y="0"/>
                <wp:positionH relativeFrom="page">
                  <wp:posOffset>1985645</wp:posOffset>
                </wp:positionH>
                <wp:positionV relativeFrom="paragraph">
                  <wp:posOffset>-43180</wp:posOffset>
                </wp:positionV>
                <wp:extent cx="3800475" cy="0"/>
                <wp:effectExtent l="0" t="45720" r="1998980" b="0"/>
                <wp:wrapNone/>
                <wp:docPr id="792"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0"/>
                          <a:chOff x="3127" y="-68"/>
                          <a:chExt cx="5986" cy="0"/>
                        </a:xfrm>
                      </wpg:grpSpPr>
                      <wps:wsp>
                        <wps:cNvPr id="793" name="Freeform 789"/>
                        <wps:cNvSpPr>
                          <a:spLocks noEditPoints="1"/>
                        </wps:cNvSpPr>
                        <wps:spPr bwMode="auto">
                          <a:xfrm>
                            <a:off x="6254" y="-136"/>
                            <a:ext cx="5986" cy="0"/>
                          </a:xfrm>
                          <a:custGeom>
                            <a:avLst/>
                            <a:gdLst>
                              <a:gd name="T0" fmla="+- 0 3127 3127"/>
                              <a:gd name="T1" fmla="*/ T0 w 5986"/>
                              <a:gd name="T2" fmla="+- 0 9113 3127"/>
                              <a:gd name="T3" fmla="*/ T2 w 5986"/>
                            </a:gdLst>
                            <a:ahLst/>
                            <a:cxnLst>
                              <a:cxn ang="0">
                                <a:pos x="T1" y="0"/>
                              </a:cxn>
                              <a:cxn ang="0">
                                <a:pos x="T3" y="0"/>
                              </a:cxn>
                            </a:cxnLst>
                            <a:rect l="0" t="0" r="r" b="b"/>
                            <a:pathLst>
                              <a:path w="5986">
                                <a:moveTo>
                                  <a:pt x="0" y="0"/>
                                </a:moveTo>
                                <a:lnTo>
                                  <a:pt x="5986"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8" o:spid="_x0000_s1026" style="position:absolute;margin-left:156.35pt;margin-top:-3.35pt;width:299.25pt;height:0;z-index:-2138;mso-position-horizontal-relative:page" coordorigin="3127,-68" coordsize="598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">
                <v:polyline id="Freeform 789" o:spid="_x0000_s1027" style="position:absolute;visibility:visible;mso-wrap-style:square;v-text-anchor:top" points="6254,-136,12240,-136" coordsize="59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7HxQAA&#10;ANwAAAAPAAAAZHJzL2Rvd25yZXYueG1sRI9Ba8JAFITvBf/D8gq91U2tRo1ZpZRaPBW0Ba+P7Es2&#10;JPs2ZNeY/nu3IPQ4zMw3TL4bbSsG6n3tWMHLNAFBXDhdc6Xg53v/vALhA7LG1jEp+CUPu+3kIcdM&#10;uysfaTiFSkQI+wwVmBC6TEpfGLLop64jjl7peoshyr6SusdrhNtWzpIklRZrjgsGO3o3VDSni1VQ&#10;XpqvIV3Kz0P6YcpFe5xLPs+Venoc3zYgAo3hP3xvH7SC5foV/s7EIyC3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P7sfFAAAA3AAAAA8AAAAAAAAAAAAAAAAAlwIAAGRycy9k&#10;b3ducmV2LnhtbFBLBQYAAAAABAAEAPUAAACJAwAAAAA=&#10;" filled="f" strokeweight="5054emu">
                  <v:path arrowok="t" o:connecttype="custom" o:connectlocs="0,0;5986,0" o:connectangles="0,0"/>
                  <o:lock v:ext="edit" verticies="t"/>
                </v:polyline>
                <w10:wrap anchorx="page"/>
              </v:group>
            </w:pict>
          </mc:Fallback>
        </mc:AlternateContent>
      </w:r>
      <w:r w:rsidR="00CB77E8">
        <w:t>R</w:t>
      </w:r>
      <w:r w:rsidR="00CB77E8">
        <w:rPr>
          <w:spacing w:val="-3"/>
        </w:rPr>
        <w:t>e</w:t>
      </w:r>
      <w:r w:rsidR="00CB77E8">
        <w:t xml:space="preserve">gressor                                            </w:t>
      </w:r>
      <w:r w:rsidR="00CB77E8">
        <w:rPr>
          <w:spacing w:val="43"/>
        </w:rPr>
        <w:t xml:space="preserve"> </w:t>
      </w:r>
      <w:r w:rsidR="00CB77E8">
        <w:t xml:space="preserve">β    </w:t>
      </w:r>
      <w:r w:rsidR="00CB77E8">
        <w:rPr>
          <w:spacing w:val="11"/>
        </w:rPr>
        <w:t xml:space="preserve"> </w:t>
      </w:r>
      <w:r w:rsidR="00CB77E8">
        <w:t>Std</w:t>
      </w:r>
      <w:r w:rsidR="00CB77E8">
        <w:rPr>
          <w:spacing w:val="-3"/>
        </w:rPr>
        <w:t xml:space="preserve"> </w:t>
      </w:r>
      <w:r w:rsidR="00CB77E8">
        <w:t xml:space="preserve">Error          </w:t>
      </w:r>
      <w:r w:rsidR="00CB77E8">
        <w:rPr>
          <w:spacing w:val="28"/>
        </w:rPr>
        <w:t xml:space="preserve"> </w:t>
      </w:r>
      <w:r w:rsidR="00CB77E8">
        <w:rPr>
          <w:w w:val="129"/>
        </w:rPr>
        <w:t xml:space="preserve">t           </w:t>
      </w:r>
      <w:r w:rsidR="00CB77E8">
        <w:rPr>
          <w:spacing w:val="25"/>
          <w:w w:val="129"/>
        </w:rPr>
        <w:t xml:space="preserve"> </w:t>
      </w:r>
      <w:r w:rsidR="00CB77E8">
        <w:t>p</w:t>
      </w:r>
    </w:p>
    <w:p w:rsidR="00B72476" w:rsidRDefault="00B72476">
      <w:pPr>
        <w:spacing w:before="3" w:line="80" w:lineRule="exact"/>
        <w:rPr>
          <w:sz w:val="8"/>
          <w:szCs w:val="8"/>
        </w:rPr>
      </w:pPr>
    </w:p>
    <w:tbl>
      <w:tblPr>
        <w:tblW w:w="0" w:type="auto"/>
        <w:tblInd w:w="1787" w:type="dxa"/>
        <w:tblLayout w:type="fixed"/>
        <w:tblCellMar>
          <w:left w:w="0" w:type="dxa"/>
          <w:right w:w="0" w:type="dxa"/>
        </w:tblCellMar>
        <w:tblLook w:val="01E0" w:firstRow="1" w:lastRow="1" w:firstColumn="1" w:lastColumn="1" w:noHBand="0" w:noVBand="0"/>
      </w:tblPr>
      <w:tblGrid>
        <w:gridCol w:w="2554"/>
        <w:gridCol w:w="1046"/>
        <w:gridCol w:w="831"/>
        <w:gridCol w:w="654"/>
        <w:gridCol w:w="900"/>
      </w:tblGrid>
      <w:tr w:rsidR="00B72476">
        <w:trPr>
          <w:trHeight w:hRule="exact" w:val="422"/>
        </w:trPr>
        <w:tc>
          <w:tcPr>
            <w:tcW w:w="2554" w:type="dxa"/>
            <w:tcBorders>
              <w:top w:val="single" w:sz="3" w:space="0" w:color="000000"/>
              <w:left w:val="nil"/>
              <w:bottom w:val="nil"/>
              <w:right w:val="nil"/>
            </w:tcBorders>
          </w:tcPr>
          <w:p w:rsidR="00B72476" w:rsidRDefault="00B72476"/>
        </w:tc>
        <w:tc>
          <w:tcPr>
            <w:tcW w:w="1046" w:type="dxa"/>
            <w:tcBorders>
              <w:top w:val="single" w:sz="3" w:space="0" w:color="000000"/>
              <w:left w:val="nil"/>
              <w:bottom w:val="nil"/>
              <w:right w:val="nil"/>
            </w:tcBorders>
          </w:tcPr>
          <w:p w:rsidR="00B72476" w:rsidRDefault="00CB77E8">
            <w:pPr>
              <w:spacing w:before="90"/>
              <w:ind w:left="70"/>
            </w:pPr>
            <w:r>
              <w:t>Memory</w:t>
            </w:r>
          </w:p>
        </w:tc>
        <w:tc>
          <w:tcPr>
            <w:tcW w:w="2385" w:type="dxa"/>
            <w:gridSpan w:val="3"/>
            <w:tcBorders>
              <w:top w:val="single" w:sz="3" w:space="0" w:color="000000"/>
              <w:left w:val="nil"/>
              <w:bottom w:val="nil"/>
              <w:right w:val="nil"/>
            </w:tcBorders>
          </w:tcPr>
          <w:p w:rsidR="00B72476" w:rsidRDefault="00B72476"/>
        </w:tc>
      </w:tr>
      <w:tr w:rsidR="00B72476">
        <w:trPr>
          <w:trHeight w:hRule="exact" w:val="396"/>
        </w:trPr>
        <w:tc>
          <w:tcPr>
            <w:tcW w:w="2554" w:type="dxa"/>
            <w:tcBorders>
              <w:top w:val="nil"/>
              <w:left w:val="nil"/>
              <w:bottom w:val="nil"/>
              <w:right w:val="nil"/>
            </w:tcBorders>
          </w:tcPr>
          <w:p w:rsidR="00B72476" w:rsidRDefault="00CB77E8">
            <w:pPr>
              <w:spacing w:before="64"/>
              <w:ind w:left="120"/>
            </w:pPr>
            <w:r>
              <w:t>Intercept</w:t>
            </w:r>
          </w:p>
        </w:tc>
        <w:tc>
          <w:tcPr>
            <w:tcW w:w="1046" w:type="dxa"/>
            <w:tcBorders>
              <w:top w:val="nil"/>
              <w:left w:val="nil"/>
              <w:bottom w:val="nil"/>
              <w:right w:val="nil"/>
            </w:tcBorders>
          </w:tcPr>
          <w:p w:rsidR="00B72476" w:rsidRDefault="00CB77E8">
            <w:pPr>
              <w:spacing w:before="64"/>
              <w:ind w:left="235"/>
            </w:pPr>
            <w:r>
              <w:t>0.0359</w:t>
            </w:r>
          </w:p>
        </w:tc>
        <w:tc>
          <w:tcPr>
            <w:tcW w:w="831" w:type="dxa"/>
            <w:tcBorders>
              <w:top w:val="nil"/>
              <w:left w:val="nil"/>
              <w:bottom w:val="nil"/>
              <w:right w:val="nil"/>
            </w:tcBorders>
          </w:tcPr>
          <w:p w:rsidR="00B72476" w:rsidRDefault="00CB77E8">
            <w:pPr>
              <w:spacing w:before="64"/>
              <w:ind w:left="263"/>
            </w:pPr>
            <w:r>
              <w:t>0.018</w:t>
            </w:r>
          </w:p>
        </w:tc>
        <w:tc>
          <w:tcPr>
            <w:tcW w:w="654" w:type="dxa"/>
            <w:tcBorders>
              <w:top w:val="nil"/>
              <w:left w:val="nil"/>
              <w:bottom w:val="nil"/>
              <w:right w:val="nil"/>
            </w:tcBorders>
          </w:tcPr>
          <w:p w:rsidR="00B72476" w:rsidRDefault="00CB77E8">
            <w:pPr>
              <w:spacing w:before="64"/>
              <w:ind w:left="186"/>
            </w:pPr>
            <w:r>
              <w:t>1.91</w:t>
            </w:r>
          </w:p>
        </w:tc>
        <w:tc>
          <w:tcPr>
            <w:tcW w:w="899" w:type="dxa"/>
            <w:tcBorders>
              <w:top w:val="nil"/>
              <w:left w:val="nil"/>
              <w:bottom w:val="nil"/>
              <w:right w:val="nil"/>
            </w:tcBorders>
          </w:tcPr>
          <w:p w:rsidR="00B72476" w:rsidRDefault="00CB77E8">
            <w:pPr>
              <w:spacing w:before="64"/>
              <w:ind w:left="232"/>
            </w:pPr>
            <w:r>
              <w:t>0.056</w:t>
            </w:r>
          </w:p>
        </w:tc>
      </w:tr>
      <w:tr w:rsidR="00B72476">
        <w:trPr>
          <w:trHeight w:hRule="exact" w:val="396"/>
        </w:trPr>
        <w:tc>
          <w:tcPr>
            <w:tcW w:w="2554" w:type="dxa"/>
            <w:tcBorders>
              <w:top w:val="nil"/>
              <w:left w:val="nil"/>
              <w:bottom w:val="nil"/>
              <w:right w:val="nil"/>
            </w:tcBorders>
          </w:tcPr>
          <w:p w:rsidR="00B72476" w:rsidRDefault="00CB77E8">
            <w:pPr>
              <w:spacing w:before="64"/>
              <w:ind w:left="120"/>
            </w:pPr>
            <w:r>
              <w:t>Condition:</w:t>
            </w:r>
            <w:r>
              <w:rPr>
                <w:spacing w:val="3"/>
              </w:rPr>
              <w:t xml:space="preserve"> </w:t>
            </w:r>
            <w:r>
              <w:t>1/3</w:t>
            </w:r>
            <w:r>
              <w:rPr>
                <w:spacing w:val="-3"/>
              </w:rPr>
              <w:t xml:space="preserve"> </w:t>
            </w:r>
            <w:r>
              <w:t>–</w:t>
            </w:r>
            <w:r>
              <w:rPr>
                <w:spacing w:val="-1"/>
              </w:rPr>
              <w:t xml:space="preserve"> </w:t>
            </w:r>
            <w:r>
              <w:t>(0/3)</w:t>
            </w:r>
          </w:p>
        </w:tc>
        <w:tc>
          <w:tcPr>
            <w:tcW w:w="1046" w:type="dxa"/>
            <w:tcBorders>
              <w:top w:val="nil"/>
              <w:left w:val="nil"/>
              <w:bottom w:val="nil"/>
              <w:right w:val="nil"/>
            </w:tcBorders>
          </w:tcPr>
          <w:p w:rsidR="00B72476" w:rsidRDefault="00CB77E8">
            <w:pPr>
              <w:spacing w:before="64"/>
              <w:ind w:left="169"/>
            </w:pPr>
            <w:r>
              <w:t>-0.0005</w:t>
            </w:r>
          </w:p>
        </w:tc>
        <w:tc>
          <w:tcPr>
            <w:tcW w:w="831" w:type="dxa"/>
            <w:tcBorders>
              <w:top w:val="nil"/>
              <w:left w:val="nil"/>
              <w:bottom w:val="nil"/>
              <w:right w:val="nil"/>
            </w:tcBorders>
          </w:tcPr>
          <w:p w:rsidR="00B72476" w:rsidRDefault="00CB77E8">
            <w:pPr>
              <w:spacing w:before="64"/>
              <w:ind w:left="263"/>
            </w:pPr>
            <w:r>
              <w:t>0.027</w:t>
            </w:r>
          </w:p>
        </w:tc>
        <w:tc>
          <w:tcPr>
            <w:tcW w:w="654" w:type="dxa"/>
            <w:tcBorders>
              <w:top w:val="nil"/>
              <w:left w:val="nil"/>
              <w:bottom w:val="nil"/>
              <w:right w:val="nil"/>
            </w:tcBorders>
          </w:tcPr>
          <w:p w:rsidR="00B72476" w:rsidRDefault="00CB77E8">
            <w:pPr>
              <w:spacing w:before="64"/>
              <w:ind w:left="120"/>
            </w:pPr>
            <w:r>
              <w:t>-0.01</w:t>
            </w:r>
          </w:p>
        </w:tc>
        <w:tc>
          <w:tcPr>
            <w:tcW w:w="899" w:type="dxa"/>
            <w:tcBorders>
              <w:top w:val="nil"/>
              <w:left w:val="nil"/>
              <w:bottom w:val="nil"/>
              <w:right w:val="nil"/>
            </w:tcBorders>
          </w:tcPr>
          <w:p w:rsidR="00B72476" w:rsidRDefault="00CB77E8">
            <w:pPr>
              <w:spacing w:before="64"/>
              <w:ind w:left="232"/>
            </w:pPr>
            <w:r>
              <w:t>0.984</w:t>
            </w:r>
          </w:p>
        </w:tc>
      </w:tr>
      <w:tr w:rsidR="00B72476">
        <w:trPr>
          <w:trHeight w:hRule="exact" w:val="396"/>
        </w:trPr>
        <w:tc>
          <w:tcPr>
            <w:tcW w:w="2554" w:type="dxa"/>
            <w:tcBorders>
              <w:top w:val="nil"/>
              <w:left w:val="nil"/>
              <w:bottom w:val="nil"/>
              <w:right w:val="nil"/>
            </w:tcBorders>
          </w:tcPr>
          <w:p w:rsidR="00B72476" w:rsidRDefault="00CB77E8">
            <w:pPr>
              <w:spacing w:before="64"/>
              <w:ind w:left="120"/>
            </w:pPr>
            <w:r>
              <w:t>Condition:</w:t>
            </w:r>
            <w:r>
              <w:rPr>
                <w:spacing w:val="3"/>
              </w:rPr>
              <w:t xml:space="preserve"> </w:t>
            </w:r>
            <w:r>
              <w:t>2/3</w:t>
            </w:r>
            <w:r>
              <w:rPr>
                <w:spacing w:val="-3"/>
              </w:rPr>
              <w:t xml:space="preserve"> </w:t>
            </w:r>
            <w:r>
              <w:t>–</w:t>
            </w:r>
            <w:r>
              <w:rPr>
                <w:spacing w:val="-1"/>
              </w:rPr>
              <w:t xml:space="preserve"> </w:t>
            </w:r>
            <w:r>
              <w:t>(0/3,1/3)</w:t>
            </w:r>
          </w:p>
        </w:tc>
        <w:tc>
          <w:tcPr>
            <w:tcW w:w="1046" w:type="dxa"/>
            <w:tcBorders>
              <w:top w:val="nil"/>
              <w:left w:val="nil"/>
              <w:bottom w:val="nil"/>
              <w:right w:val="nil"/>
            </w:tcBorders>
          </w:tcPr>
          <w:p w:rsidR="00B72476" w:rsidRDefault="00CB77E8">
            <w:pPr>
              <w:spacing w:before="64"/>
              <w:ind w:left="235"/>
            </w:pPr>
            <w:r>
              <w:t>0.0309</w:t>
            </w:r>
          </w:p>
        </w:tc>
        <w:tc>
          <w:tcPr>
            <w:tcW w:w="831" w:type="dxa"/>
            <w:tcBorders>
              <w:top w:val="nil"/>
              <w:left w:val="nil"/>
              <w:bottom w:val="nil"/>
              <w:right w:val="nil"/>
            </w:tcBorders>
          </w:tcPr>
          <w:p w:rsidR="00B72476" w:rsidRDefault="00CB77E8">
            <w:pPr>
              <w:spacing w:before="64"/>
              <w:ind w:left="263"/>
            </w:pPr>
            <w:r>
              <w:t>0.014</w:t>
            </w:r>
          </w:p>
        </w:tc>
        <w:tc>
          <w:tcPr>
            <w:tcW w:w="654" w:type="dxa"/>
            <w:tcBorders>
              <w:top w:val="nil"/>
              <w:left w:val="nil"/>
              <w:bottom w:val="nil"/>
              <w:right w:val="nil"/>
            </w:tcBorders>
          </w:tcPr>
          <w:p w:rsidR="00B72476" w:rsidRDefault="00CB77E8">
            <w:pPr>
              <w:spacing w:before="64"/>
              <w:ind w:left="186"/>
            </w:pPr>
            <w:r>
              <w:t>2.09</w:t>
            </w:r>
          </w:p>
        </w:tc>
        <w:tc>
          <w:tcPr>
            <w:tcW w:w="899" w:type="dxa"/>
            <w:tcBorders>
              <w:top w:val="nil"/>
              <w:left w:val="nil"/>
              <w:bottom w:val="nil"/>
              <w:right w:val="nil"/>
            </w:tcBorders>
          </w:tcPr>
          <w:p w:rsidR="00B72476" w:rsidRDefault="00CB77E8">
            <w:pPr>
              <w:spacing w:before="64"/>
              <w:ind w:left="219"/>
            </w:pPr>
            <w:r>
              <w:t>&lt;0.05*</w:t>
            </w:r>
          </w:p>
        </w:tc>
      </w:tr>
      <w:tr w:rsidR="00B72476">
        <w:trPr>
          <w:trHeight w:hRule="exact" w:val="396"/>
        </w:trPr>
        <w:tc>
          <w:tcPr>
            <w:tcW w:w="2554" w:type="dxa"/>
            <w:tcBorders>
              <w:top w:val="nil"/>
              <w:left w:val="nil"/>
              <w:bottom w:val="nil"/>
              <w:right w:val="nil"/>
            </w:tcBorders>
          </w:tcPr>
          <w:p w:rsidR="00B72476" w:rsidRDefault="00CB77E8">
            <w:pPr>
              <w:spacing w:before="64"/>
              <w:ind w:left="120"/>
            </w:pPr>
            <w:r>
              <w:t>Condition:</w:t>
            </w:r>
            <w:r>
              <w:rPr>
                <w:spacing w:val="3"/>
              </w:rPr>
              <w:t xml:space="preserve"> </w:t>
            </w:r>
            <w:r>
              <w:t>3/3</w:t>
            </w:r>
            <w:r>
              <w:rPr>
                <w:spacing w:val="-3"/>
              </w:rPr>
              <w:t xml:space="preserve"> </w:t>
            </w:r>
            <w:r>
              <w:t>–</w:t>
            </w:r>
            <w:r>
              <w:rPr>
                <w:spacing w:val="-1"/>
              </w:rPr>
              <w:t xml:space="preserve"> </w:t>
            </w:r>
            <w:r>
              <w:t>(0/3,1/3,2/3)</w:t>
            </w:r>
          </w:p>
        </w:tc>
        <w:tc>
          <w:tcPr>
            <w:tcW w:w="1046" w:type="dxa"/>
            <w:tcBorders>
              <w:top w:val="nil"/>
              <w:left w:val="nil"/>
              <w:bottom w:val="nil"/>
              <w:right w:val="nil"/>
            </w:tcBorders>
          </w:tcPr>
          <w:p w:rsidR="00B72476" w:rsidRDefault="00CB77E8">
            <w:pPr>
              <w:spacing w:before="64"/>
              <w:ind w:left="235"/>
            </w:pPr>
            <w:r>
              <w:t>0.0396</w:t>
            </w:r>
          </w:p>
        </w:tc>
        <w:tc>
          <w:tcPr>
            <w:tcW w:w="831" w:type="dxa"/>
            <w:tcBorders>
              <w:top w:val="nil"/>
              <w:left w:val="nil"/>
              <w:bottom w:val="nil"/>
              <w:right w:val="nil"/>
            </w:tcBorders>
          </w:tcPr>
          <w:p w:rsidR="00B72476" w:rsidRDefault="00CB77E8">
            <w:pPr>
              <w:spacing w:before="64"/>
              <w:ind w:left="263"/>
            </w:pPr>
            <w:r>
              <w:t>0.010</w:t>
            </w:r>
          </w:p>
        </w:tc>
        <w:tc>
          <w:tcPr>
            <w:tcW w:w="654" w:type="dxa"/>
            <w:tcBorders>
              <w:top w:val="nil"/>
              <w:left w:val="nil"/>
              <w:bottom w:val="nil"/>
              <w:right w:val="nil"/>
            </w:tcBorders>
          </w:tcPr>
          <w:p w:rsidR="00B72476" w:rsidRDefault="00CB77E8">
            <w:pPr>
              <w:spacing w:before="64"/>
              <w:ind w:left="186"/>
            </w:pPr>
            <w:r>
              <w:t>3.65</w:t>
            </w:r>
          </w:p>
        </w:tc>
        <w:tc>
          <w:tcPr>
            <w:tcW w:w="899" w:type="dxa"/>
            <w:tcBorders>
              <w:top w:val="nil"/>
              <w:left w:val="nil"/>
              <w:bottom w:val="nil"/>
              <w:right w:val="nil"/>
            </w:tcBorders>
          </w:tcPr>
          <w:p w:rsidR="00B72476" w:rsidRDefault="00CB77E8">
            <w:pPr>
              <w:spacing w:before="64"/>
              <w:ind w:left="120"/>
            </w:pPr>
            <w:r>
              <w:t>&lt;0.001*</w:t>
            </w:r>
          </w:p>
        </w:tc>
      </w:tr>
      <w:tr w:rsidR="00B72476">
        <w:trPr>
          <w:trHeight w:hRule="exact" w:val="396"/>
        </w:trPr>
        <w:tc>
          <w:tcPr>
            <w:tcW w:w="2554" w:type="dxa"/>
            <w:tcBorders>
              <w:top w:val="nil"/>
              <w:left w:val="nil"/>
              <w:bottom w:val="nil"/>
              <w:right w:val="nil"/>
            </w:tcBorders>
          </w:tcPr>
          <w:p w:rsidR="00B72476" w:rsidRDefault="00CB77E8">
            <w:pPr>
              <w:spacing w:before="64"/>
              <w:ind w:left="120"/>
            </w:pPr>
            <w:r>
              <w:t>Exposures</w:t>
            </w:r>
          </w:p>
        </w:tc>
        <w:tc>
          <w:tcPr>
            <w:tcW w:w="1046" w:type="dxa"/>
            <w:tcBorders>
              <w:top w:val="nil"/>
              <w:left w:val="nil"/>
              <w:bottom w:val="nil"/>
              <w:right w:val="nil"/>
            </w:tcBorders>
          </w:tcPr>
          <w:p w:rsidR="00B72476" w:rsidRDefault="00CB77E8">
            <w:pPr>
              <w:spacing w:before="64"/>
              <w:ind w:left="235"/>
            </w:pPr>
            <w:r>
              <w:t>0.2346</w:t>
            </w:r>
          </w:p>
        </w:tc>
        <w:tc>
          <w:tcPr>
            <w:tcW w:w="831" w:type="dxa"/>
            <w:tcBorders>
              <w:top w:val="nil"/>
              <w:left w:val="nil"/>
              <w:bottom w:val="nil"/>
              <w:right w:val="nil"/>
            </w:tcBorders>
          </w:tcPr>
          <w:p w:rsidR="00B72476" w:rsidRDefault="00CB77E8">
            <w:pPr>
              <w:spacing w:before="64"/>
              <w:ind w:left="263"/>
            </w:pPr>
            <w:r>
              <w:t>0.083</w:t>
            </w:r>
          </w:p>
        </w:tc>
        <w:tc>
          <w:tcPr>
            <w:tcW w:w="654" w:type="dxa"/>
            <w:tcBorders>
              <w:top w:val="nil"/>
              <w:left w:val="nil"/>
              <w:bottom w:val="nil"/>
              <w:right w:val="nil"/>
            </w:tcBorders>
          </w:tcPr>
          <w:p w:rsidR="00B72476" w:rsidRDefault="00CB77E8">
            <w:pPr>
              <w:spacing w:before="64"/>
              <w:ind w:left="186"/>
            </w:pPr>
            <w:r>
              <w:t>2.81</w:t>
            </w:r>
          </w:p>
        </w:tc>
        <w:tc>
          <w:tcPr>
            <w:tcW w:w="899" w:type="dxa"/>
            <w:tcBorders>
              <w:top w:val="nil"/>
              <w:left w:val="nil"/>
              <w:bottom w:val="nil"/>
              <w:right w:val="nil"/>
            </w:tcBorders>
          </w:tcPr>
          <w:p w:rsidR="00B72476" w:rsidRDefault="00CB77E8">
            <w:pPr>
              <w:spacing w:before="64"/>
              <w:ind w:left="120"/>
            </w:pPr>
            <w:r>
              <w:t>&lt;0.005*</w:t>
            </w:r>
          </w:p>
        </w:tc>
      </w:tr>
      <w:tr w:rsidR="00B72476">
        <w:trPr>
          <w:trHeight w:hRule="exact" w:val="428"/>
        </w:trPr>
        <w:tc>
          <w:tcPr>
            <w:tcW w:w="2554" w:type="dxa"/>
            <w:tcBorders>
              <w:top w:val="nil"/>
              <w:left w:val="nil"/>
              <w:bottom w:val="nil"/>
              <w:right w:val="nil"/>
            </w:tcBorders>
          </w:tcPr>
          <w:p w:rsidR="00B72476" w:rsidRDefault="00CB77E8">
            <w:pPr>
              <w:spacing w:before="28"/>
              <w:ind w:left="120"/>
            </w:pPr>
            <w:r>
              <w:t>E</w:t>
            </w:r>
            <w:r>
              <w:rPr>
                <w:spacing w:val="-1"/>
              </w:rPr>
              <w:t xml:space="preserve"> </w:t>
            </w:r>
            <w:r>
              <w:rPr>
                <w:rFonts w:ascii="Batang" w:eastAsia="Batang" w:hAnsi="Batang" w:cs="Batang"/>
              </w:rPr>
              <w:t>×</w:t>
            </w:r>
            <w:r>
              <w:rPr>
                <w:rFonts w:ascii="Batang" w:eastAsia="Batang" w:hAnsi="Batang" w:cs="Batang"/>
                <w:spacing w:val="-25"/>
              </w:rPr>
              <w:t xml:space="preserve"> </w:t>
            </w:r>
            <w:r>
              <w:t>C:</w:t>
            </w:r>
            <w:r>
              <w:rPr>
                <w:spacing w:val="-2"/>
              </w:rPr>
              <w:t xml:space="preserve"> </w:t>
            </w:r>
            <w:r>
              <w:t>1/3</w:t>
            </w:r>
            <w:r>
              <w:rPr>
                <w:spacing w:val="-3"/>
              </w:rPr>
              <w:t xml:space="preserve"> </w:t>
            </w:r>
            <w:r>
              <w:t>–</w:t>
            </w:r>
            <w:r>
              <w:rPr>
                <w:spacing w:val="-1"/>
              </w:rPr>
              <w:t xml:space="preserve"> </w:t>
            </w:r>
            <w:r>
              <w:t>(0/3)</w:t>
            </w:r>
          </w:p>
        </w:tc>
        <w:tc>
          <w:tcPr>
            <w:tcW w:w="1046" w:type="dxa"/>
            <w:tcBorders>
              <w:top w:val="nil"/>
              <w:left w:val="nil"/>
              <w:bottom w:val="nil"/>
              <w:right w:val="nil"/>
            </w:tcBorders>
          </w:tcPr>
          <w:p w:rsidR="00B72476" w:rsidRDefault="00CB77E8">
            <w:pPr>
              <w:spacing w:before="64"/>
              <w:ind w:left="235"/>
            </w:pPr>
            <w:r>
              <w:t>0.0033</w:t>
            </w:r>
          </w:p>
        </w:tc>
        <w:tc>
          <w:tcPr>
            <w:tcW w:w="831" w:type="dxa"/>
            <w:tcBorders>
              <w:top w:val="nil"/>
              <w:left w:val="nil"/>
              <w:bottom w:val="nil"/>
              <w:right w:val="nil"/>
            </w:tcBorders>
          </w:tcPr>
          <w:p w:rsidR="00B72476" w:rsidRDefault="00CB77E8">
            <w:pPr>
              <w:spacing w:before="64"/>
              <w:ind w:left="263"/>
            </w:pPr>
            <w:r>
              <w:t>0.120</w:t>
            </w:r>
          </w:p>
        </w:tc>
        <w:tc>
          <w:tcPr>
            <w:tcW w:w="654" w:type="dxa"/>
            <w:tcBorders>
              <w:top w:val="nil"/>
              <w:left w:val="nil"/>
              <w:bottom w:val="nil"/>
              <w:right w:val="nil"/>
            </w:tcBorders>
          </w:tcPr>
          <w:p w:rsidR="00B72476" w:rsidRDefault="00CB77E8">
            <w:pPr>
              <w:spacing w:before="64"/>
              <w:ind w:left="186"/>
            </w:pPr>
            <w:r>
              <w:t>0.02</w:t>
            </w:r>
          </w:p>
        </w:tc>
        <w:tc>
          <w:tcPr>
            <w:tcW w:w="899" w:type="dxa"/>
            <w:tcBorders>
              <w:top w:val="nil"/>
              <w:left w:val="nil"/>
              <w:bottom w:val="nil"/>
              <w:right w:val="nil"/>
            </w:tcBorders>
          </w:tcPr>
          <w:p w:rsidR="00B72476" w:rsidRDefault="00CB77E8">
            <w:pPr>
              <w:spacing w:before="64"/>
              <w:ind w:left="232"/>
            </w:pPr>
            <w:r>
              <w:t>0.977</w:t>
            </w:r>
          </w:p>
        </w:tc>
      </w:tr>
      <w:tr w:rsidR="00B72476">
        <w:trPr>
          <w:trHeight w:hRule="exact" w:val="429"/>
        </w:trPr>
        <w:tc>
          <w:tcPr>
            <w:tcW w:w="2554" w:type="dxa"/>
            <w:tcBorders>
              <w:top w:val="nil"/>
              <w:left w:val="nil"/>
              <w:bottom w:val="nil"/>
              <w:right w:val="nil"/>
            </w:tcBorders>
          </w:tcPr>
          <w:p w:rsidR="00B72476" w:rsidRDefault="00CB77E8">
            <w:pPr>
              <w:spacing w:line="260" w:lineRule="exact"/>
              <w:ind w:left="120"/>
            </w:pPr>
            <w:r>
              <w:rPr>
                <w:position w:val="-1"/>
              </w:rPr>
              <w:t>E</w:t>
            </w:r>
            <w:r>
              <w:rPr>
                <w:spacing w:val="-1"/>
                <w:position w:val="-1"/>
              </w:rPr>
              <w:t xml:space="preserve"> </w:t>
            </w:r>
            <w:r>
              <w:rPr>
                <w:rFonts w:ascii="Batang" w:eastAsia="Batang" w:hAnsi="Batang" w:cs="Batang"/>
                <w:position w:val="-1"/>
              </w:rPr>
              <w:t>×</w:t>
            </w:r>
            <w:r>
              <w:rPr>
                <w:rFonts w:ascii="Batang" w:eastAsia="Batang" w:hAnsi="Batang" w:cs="Batang"/>
                <w:spacing w:val="-25"/>
                <w:position w:val="-1"/>
              </w:rPr>
              <w:t xml:space="preserve"> </w:t>
            </w:r>
            <w:r>
              <w:rPr>
                <w:position w:val="-1"/>
              </w:rPr>
              <w:t>C:</w:t>
            </w:r>
            <w:r>
              <w:rPr>
                <w:spacing w:val="-2"/>
                <w:position w:val="-1"/>
              </w:rPr>
              <w:t xml:space="preserve"> </w:t>
            </w:r>
            <w:r>
              <w:rPr>
                <w:position w:val="-1"/>
              </w:rPr>
              <w:t>2/3</w:t>
            </w:r>
            <w:r>
              <w:rPr>
                <w:spacing w:val="-3"/>
                <w:position w:val="-1"/>
              </w:rPr>
              <w:t xml:space="preserve"> </w:t>
            </w:r>
            <w:r>
              <w:rPr>
                <w:position w:val="-1"/>
              </w:rPr>
              <w:t>–</w:t>
            </w:r>
            <w:r>
              <w:rPr>
                <w:spacing w:val="-1"/>
                <w:position w:val="-1"/>
              </w:rPr>
              <w:t xml:space="preserve"> </w:t>
            </w:r>
            <w:r>
              <w:rPr>
                <w:position w:val="-1"/>
              </w:rPr>
              <w:t>(0/3,1/3)</w:t>
            </w:r>
          </w:p>
        </w:tc>
        <w:tc>
          <w:tcPr>
            <w:tcW w:w="1046" w:type="dxa"/>
            <w:tcBorders>
              <w:top w:val="nil"/>
              <w:left w:val="nil"/>
              <w:bottom w:val="nil"/>
              <w:right w:val="nil"/>
            </w:tcBorders>
          </w:tcPr>
          <w:p w:rsidR="00B72476" w:rsidRDefault="00CB77E8">
            <w:pPr>
              <w:spacing w:before="32"/>
              <w:ind w:left="169"/>
            </w:pPr>
            <w:r>
              <w:t>-0.0215</w:t>
            </w:r>
          </w:p>
        </w:tc>
        <w:tc>
          <w:tcPr>
            <w:tcW w:w="831" w:type="dxa"/>
            <w:tcBorders>
              <w:top w:val="nil"/>
              <w:left w:val="nil"/>
              <w:bottom w:val="nil"/>
              <w:right w:val="nil"/>
            </w:tcBorders>
          </w:tcPr>
          <w:p w:rsidR="00B72476" w:rsidRDefault="00CB77E8">
            <w:pPr>
              <w:spacing w:before="32"/>
              <w:ind w:left="263"/>
            </w:pPr>
            <w:r>
              <w:t>0.065</w:t>
            </w:r>
          </w:p>
        </w:tc>
        <w:tc>
          <w:tcPr>
            <w:tcW w:w="654" w:type="dxa"/>
            <w:tcBorders>
              <w:top w:val="nil"/>
              <w:left w:val="nil"/>
              <w:bottom w:val="nil"/>
              <w:right w:val="nil"/>
            </w:tcBorders>
          </w:tcPr>
          <w:p w:rsidR="00B72476" w:rsidRDefault="00CB77E8">
            <w:pPr>
              <w:spacing w:before="32"/>
              <w:ind w:left="120"/>
            </w:pPr>
            <w:r>
              <w:t>-0.32</w:t>
            </w:r>
          </w:p>
        </w:tc>
        <w:tc>
          <w:tcPr>
            <w:tcW w:w="899" w:type="dxa"/>
            <w:tcBorders>
              <w:top w:val="nil"/>
              <w:left w:val="nil"/>
              <w:bottom w:val="nil"/>
              <w:right w:val="nil"/>
            </w:tcBorders>
          </w:tcPr>
          <w:p w:rsidR="00B72476" w:rsidRDefault="00CB77E8">
            <w:pPr>
              <w:spacing w:before="32"/>
              <w:ind w:left="232"/>
            </w:pPr>
            <w:r>
              <w:t>0.743</w:t>
            </w:r>
          </w:p>
        </w:tc>
      </w:tr>
    </w:tbl>
    <w:p w:rsidR="00B72476" w:rsidRDefault="00CB77E8">
      <w:pPr>
        <w:spacing w:line="220" w:lineRule="exact"/>
        <w:ind w:left="1747" w:right="1747"/>
        <w:jc w:val="center"/>
      </w:pPr>
      <w:r>
        <w:rPr>
          <w:w w:val="99"/>
          <w:u w:val="single" w:color="000000"/>
        </w:rPr>
        <w:t xml:space="preserve"> </w:t>
      </w:r>
      <w:r>
        <w:rPr>
          <w:spacing w:val="20"/>
          <w:u w:val="single" w:color="000000"/>
        </w:rPr>
        <w:t xml:space="preserve"> </w:t>
      </w:r>
      <w:r>
        <w:rPr>
          <w:w w:val="99"/>
          <w:u w:val="single" w:color="000000"/>
        </w:rPr>
        <w:t xml:space="preserve">E </w:t>
      </w:r>
      <w:r>
        <w:rPr>
          <w:rFonts w:ascii="Batang" w:eastAsia="Batang" w:hAnsi="Batang" w:cs="Batang"/>
          <w:w w:val="95"/>
          <w:u w:val="single" w:color="000000"/>
        </w:rPr>
        <w:t>×</w:t>
      </w:r>
      <w:r>
        <w:rPr>
          <w:rFonts w:ascii="Batang" w:eastAsia="Batang" w:hAnsi="Batang" w:cs="Batang"/>
          <w:spacing w:val="-6"/>
          <w:w w:val="83"/>
          <w:u w:val="single" w:color="000000"/>
        </w:rPr>
        <w:t xml:space="preserve"> </w:t>
      </w:r>
      <w:r>
        <w:rPr>
          <w:w w:val="99"/>
          <w:u w:val="single" w:color="000000"/>
        </w:rPr>
        <w:t xml:space="preserve">C: 3/3 – (0/3,1/3,2/3) </w:t>
      </w:r>
      <w:r>
        <w:rPr>
          <w:u w:val="single" w:color="000000"/>
        </w:rPr>
        <w:t xml:space="preserve">          </w:t>
      </w:r>
      <w:r>
        <w:rPr>
          <w:spacing w:val="6"/>
          <w:u w:val="single" w:color="000000"/>
        </w:rPr>
        <w:t xml:space="preserve"> </w:t>
      </w:r>
      <w:r>
        <w:rPr>
          <w:w w:val="99"/>
          <w:u w:val="single" w:color="000000"/>
        </w:rPr>
        <w:t xml:space="preserve">0.1326 </w:t>
      </w:r>
      <w:r>
        <w:rPr>
          <w:u w:val="single" w:color="000000"/>
        </w:rPr>
        <w:t xml:space="preserve">         </w:t>
      </w:r>
      <w:r>
        <w:rPr>
          <w:spacing w:val="-23"/>
          <w:u w:val="single" w:color="000000"/>
        </w:rPr>
        <w:t xml:space="preserve"> </w:t>
      </w:r>
      <w:r>
        <w:rPr>
          <w:w w:val="99"/>
          <w:u w:val="single" w:color="000000"/>
        </w:rPr>
        <w:t xml:space="preserve">0.048 </w:t>
      </w:r>
      <w:r>
        <w:rPr>
          <w:u w:val="single" w:color="000000"/>
        </w:rPr>
        <w:t xml:space="preserve">    </w:t>
      </w:r>
      <w:r>
        <w:rPr>
          <w:spacing w:val="6"/>
          <w:u w:val="single" w:color="000000"/>
        </w:rPr>
        <w:t xml:space="preserve"> </w:t>
      </w:r>
      <w:r>
        <w:rPr>
          <w:w w:val="99"/>
          <w:u w:val="single" w:color="000000"/>
        </w:rPr>
        <w:t xml:space="preserve">2.73 </w:t>
      </w:r>
      <w:r>
        <w:rPr>
          <w:u w:val="single" w:color="000000"/>
        </w:rPr>
        <w:t xml:space="preserve">     </w:t>
      </w:r>
      <w:r>
        <w:rPr>
          <w:spacing w:val="-11"/>
          <w:u w:val="single" w:color="000000"/>
        </w:rPr>
        <w:t xml:space="preserve"> </w:t>
      </w:r>
      <w:r>
        <w:rPr>
          <w:w w:val="99"/>
          <w:u w:val="single" w:color="000000"/>
        </w:rPr>
        <w:t xml:space="preserve">&lt;0.01* </w:t>
      </w:r>
      <w:r>
        <w:rPr>
          <w:spacing w:val="20"/>
          <w:u w:val="single" w:color="000000"/>
        </w:rPr>
        <w:t xml:space="preserve"> </w:t>
      </w:r>
    </w:p>
    <w:p w:rsidR="00B72476" w:rsidRDefault="00B72476">
      <w:pPr>
        <w:spacing w:before="4" w:line="160" w:lineRule="exact"/>
        <w:rPr>
          <w:sz w:val="17"/>
          <w:szCs w:val="17"/>
        </w:rPr>
      </w:pPr>
    </w:p>
    <w:p w:rsidR="00B72476" w:rsidRDefault="00CB77E8">
      <w:pPr>
        <w:ind w:left="4322" w:right="4371"/>
        <w:jc w:val="center"/>
      </w:pPr>
      <w:r>
        <w:rPr>
          <w:w w:val="99"/>
        </w:rPr>
        <w:t>Similarity</w:t>
      </w:r>
    </w:p>
    <w:p w:rsidR="00B72476" w:rsidRDefault="00B72476">
      <w:pPr>
        <w:spacing w:before="6" w:line="160" w:lineRule="exact"/>
        <w:rPr>
          <w:sz w:val="16"/>
          <w:szCs w:val="16"/>
        </w:rPr>
      </w:pPr>
    </w:p>
    <w:p w:rsidR="00B72476" w:rsidRDefault="00CB77E8">
      <w:pPr>
        <w:spacing w:line="413" w:lineRule="auto"/>
        <w:ind w:left="1907" w:right="1872"/>
      </w:pPr>
      <w:r>
        <w:t xml:space="preserve">Intercept                                      </w:t>
      </w:r>
      <w:r>
        <w:rPr>
          <w:spacing w:val="5"/>
        </w:rPr>
        <w:t xml:space="preserve"> </w:t>
      </w:r>
      <w:r>
        <w:t xml:space="preserve">0.0501         </w:t>
      </w:r>
      <w:r>
        <w:rPr>
          <w:spacing w:val="22"/>
        </w:rPr>
        <w:t xml:space="preserve"> </w:t>
      </w:r>
      <w:r>
        <w:t xml:space="preserve">0.018      2.64     </w:t>
      </w:r>
      <w:r>
        <w:rPr>
          <w:spacing w:val="35"/>
        </w:rPr>
        <w:t xml:space="preserve"> </w:t>
      </w:r>
      <w:r>
        <w:t>&lt;0.01* Condition:</w:t>
      </w:r>
      <w:r>
        <w:rPr>
          <w:spacing w:val="3"/>
        </w:rPr>
        <w:t xml:space="preserve"> </w:t>
      </w:r>
      <w:r>
        <w:t>1/3</w:t>
      </w:r>
      <w:r>
        <w:rPr>
          <w:spacing w:val="-3"/>
        </w:rPr>
        <w:t xml:space="preserve"> </w:t>
      </w:r>
      <w:r>
        <w:t>–</w:t>
      </w:r>
      <w:r>
        <w:rPr>
          <w:spacing w:val="-1"/>
        </w:rPr>
        <w:t xml:space="preserve"> </w:t>
      </w:r>
      <w:r>
        <w:t xml:space="preserve">(0/3)               </w:t>
      </w:r>
      <w:r>
        <w:rPr>
          <w:spacing w:val="44"/>
        </w:rPr>
        <w:t xml:space="preserve"> </w:t>
      </w:r>
      <w:r>
        <w:t xml:space="preserve">-0.0070         </w:t>
      </w:r>
      <w:r>
        <w:rPr>
          <w:spacing w:val="21"/>
        </w:rPr>
        <w:t xml:space="preserve"> </w:t>
      </w:r>
      <w:r>
        <w:t xml:space="preserve">0.027   </w:t>
      </w:r>
      <w:r>
        <w:rPr>
          <w:spacing w:val="34"/>
        </w:rPr>
        <w:t xml:space="preserve"> </w:t>
      </w:r>
      <w:r>
        <w:t xml:space="preserve">-0.25     </w:t>
      </w:r>
      <w:r>
        <w:rPr>
          <w:spacing w:val="47"/>
        </w:rPr>
        <w:t xml:space="preserve"> </w:t>
      </w:r>
      <w:r>
        <w:t>0.798</w:t>
      </w:r>
    </w:p>
    <w:p w:rsidR="00B72476" w:rsidRDefault="00CB77E8">
      <w:pPr>
        <w:spacing w:before="6"/>
        <w:ind w:left="1907"/>
      </w:pPr>
      <w:r>
        <w:t>Condition:</w:t>
      </w:r>
      <w:r>
        <w:rPr>
          <w:spacing w:val="3"/>
        </w:rPr>
        <w:t xml:space="preserve"> </w:t>
      </w:r>
      <w:r>
        <w:t>2/3</w:t>
      </w:r>
      <w:r>
        <w:rPr>
          <w:spacing w:val="-3"/>
        </w:rPr>
        <w:t xml:space="preserve"> </w:t>
      </w:r>
      <w:r>
        <w:t>–</w:t>
      </w:r>
      <w:r>
        <w:rPr>
          <w:spacing w:val="-1"/>
        </w:rPr>
        <w:t xml:space="preserve"> </w:t>
      </w:r>
      <w:r>
        <w:t xml:space="preserve">(0/3,1/3)           </w:t>
      </w:r>
      <w:r>
        <w:rPr>
          <w:spacing w:val="3"/>
        </w:rPr>
        <w:t xml:space="preserve"> </w:t>
      </w:r>
      <w:r>
        <w:t xml:space="preserve">0.0237         </w:t>
      </w:r>
      <w:r>
        <w:rPr>
          <w:spacing w:val="22"/>
        </w:rPr>
        <w:t xml:space="preserve"> </w:t>
      </w:r>
      <w:r>
        <w:t xml:space="preserve">0.014      1.59     </w:t>
      </w:r>
      <w:r>
        <w:rPr>
          <w:spacing w:val="47"/>
        </w:rPr>
        <w:t xml:space="preserve"> </w:t>
      </w:r>
      <w:r>
        <w:t>0.112</w:t>
      </w:r>
    </w:p>
    <w:p w:rsidR="00B72476" w:rsidRDefault="00B72476">
      <w:pPr>
        <w:spacing w:before="6" w:line="160" w:lineRule="exact"/>
        <w:rPr>
          <w:sz w:val="16"/>
          <w:szCs w:val="16"/>
        </w:rPr>
      </w:pPr>
    </w:p>
    <w:p w:rsidR="00B72476" w:rsidRDefault="00CB77E8">
      <w:pPr>
        <w:spacing w:line="413" w:lineRule="auto"/>
        <w:ind w:left="1907" w:right="1872"/>
      </w:pPr>
      <w:r>
        <w:t>Condition:</w:t>
      </w:r>
      <w:r>
        <w:rPr>
          <w:spacing w:val="3"/>
        </w:rPr>
        <w:t xml:space="preserve"> </w:t>
      </w:r>
      <w:r>
        <w:t>3/3</w:t>
      </w:r>
      <w:r>
        <w:rPr>
          <w:spacing w:val="-3"/>
        </w:rPr>
        <w:t xml:space="preserve"> </w:t>
      </w:r>
      <w:r>
        <w:t>–</w:t>
      </w:r>
      <w:r>
        <w:rPr>
          <w:spacing w:val="-1"/>
        </w:rPr>
        <w:t xml:space="preserve"> </w:t>
      </w:r>
      <w:r>
        <w:t xml:space="preserve">(0/3,1/3,2/3)    </w:t>
      </w:r>
      <w:r>
        <w:rPr>
          <w:spacing w:val="45"/>
        </w:rPr>
        <w:t xml:space="preserve"> </w:t>
      </w:r>
      <w:r>
        <w:t xml:space="preserve">0.0224         </w:t>
      </w:r>
      <w:r>
        <w:rPr>
          <w:spacing w:val="22"/>
        </w:rPr>
        <w:t xml:space="preserve"> </w:t>
      </w:r>
      <w:r>
        <w:t xml:space="preserve">0.010      2.04     </w:t>
      </w:r>
      <w:r>
        <w:rPr>
          <w:spacing w:val="35"/>
        </w:rPr>
        <w:t xml:space="preserve"> </w:t>
      </w:r>
      <w:r>
        <w:t xml:space="preserve">&lt;0.05* Exposures                                   </w:t>
      </w:r>
      <w:r>
        <w:rPr>
          <w:spacing w:val="32"/>
        </w:rPr>
        <w:t xml:space="preserve"> </w:t>
      </w:r>
      <w:r>
        <w:t xml:space="preserve">0.1487         </w:t>
      </w:r>
      <w:r>
        <w:rPr>
          <w:spacing w:val="22"/>
        </w:rPr>
        <w:t xml:space="preserve"> </w:t>
      </w:r>
      <w:r>
        <w:t xml:space="preserve">0.084      1.77     </w:t>
      </w:r>
      <w:r>
        <w:rPr>
          <w:spacing w:val="47"/>
        </w:rPr>
        <w:t xml:space="preserve"> </w:t>
      </w:r>
      <w:r>
        <w:t>0.077</w:t>
      </w:r>
    </w:p>
    <w:p w:rsidR="00B72476" w:rsidRDefault="00CB77E8">
      <w:pPr>
        <w:spacing w:line="220" w:lineRule="exact"/>
        <w:ind w:left="1907"/>
      </w:pPr>
      <w:r>
        <w:t>E</w:t>
      </w:r>
      <w:r>
        <w:rPr>
          <w:spacing w:val="-1"/>
        </w:rPr>
        <w:t xml:space="preserve"> </w:t>
      </w:r>
      <w:r>
        <w:rPr>
          <w:rFonts w:ascii="Batang" w:eastAsia="Batang" w:hAnsi="Batang" w:cs="Batang"/>
        </w:rPr>
        <w:t>×</w:t>
      </w:r>
      <w:r>
        <w:rPr>
          <w:rFonts w:ascii="Batang" w:eastAsia="Batang" w:hAnsi="Batang" w:cs="Batang"/>
          <w:spacing w:val="-25"/>
        </w:rPr>
        <w:t xml:space="preserve"> </w:t>
      </w:r>
      <w:r>
        <w:t>C:</w:t>
      </w:r>
      <w:r>
        <w:rPr>
          <w:spacing w:val="-2"/>
        </w:rPr>
        <w:t xml:space="preserve"> </w:t>
      </w:r>
      <w:r>
        <w:t>1/3</w:t>
      </w:r>
      <w:r>
        <w:rPr>
          <w:spacing w:val="-3"/>
        </w:rPr>
        <w:t xml:space="preserve"> </w:t>
      </w:r>
      <w:r>
        <w:t>–</w:t>
      </w:r>
      <w:r>
        <w:rPr>
          <w:spacing w:val="-1"/>
        </w:rPr>
        <w:t xml:space="preserve"> </w:t>
      </w:r>
      <w:r>
        <w:t xml:space="preserve">(0/3)                       </w:t>
      </w:r>
      <w:r>
        <w:rPr>
          <w:spacing w:val="10"/>
        </w:rPr>
        <w:t xml:space="preserve"> </w:t>
      </w:r>
      <w:r>
        <w:t xml:space="preserve">0.0514         </w:t>
      </w:r>
      <w:r>
        <w:rPr>
          <w:spacing w:val="22"/>
        </w:rPr>
        <w:t xml:space="preserve"> </w:t>
      </w:r>
      <w:r>
        <w:t xml:space="preserve">0.121      0.42     </w:t>
      </w:r>
      <w:r>
        <w:rPr>
          <w:spacing w:val="47"/>
        </w:rPr>
        <w:t xml:space="preserve"> </w:t>
      </w:r>
      <w:r>
        <w:t>0.671</w:t>
      </w:r>
    </w:p>
    <w:p w:rsidR="00B72476" w:rsidRDefault="00B72476">
      <w:pPr>
        <w:spacing w:before="9" w:line="120" w:lineRule="exact"/>
        <w:rPr>
          <w:sz w:val="12"/>
          <w:szCs w:val="12"/>
        </w:rPr>
      </w:pPr>
    </w:p>
    <w:p w:rsidR="00B72476" w:rsidRDefault="00CB77E8">
      <w:pPr>
        <w:ind w:left="1907"/>
      </w:pPr>
      <w:r>
        <w:t>E</w:t>
      </w:r>
      <w:r>
        <w:rPr>
          <w:spacing w:val="-1"/>
        </w:rPr>
        <w:t xml:space="preserve"> </w:t>
      </w:r>
      <w:r>
        <w:rPr>
          <w:rFonts w:ascii="Batang" w:eastAsia="Batang" w:hAnsi="Batang" w:cs="Batang"/>
        </w:rPr>
        <w:t>×</w:t>
      </w:r>
      <w:r>
        <w:rPr>
          <w:rFonts w:ascii="Batang" w:eastAsia="Batang" w:hAnsi="Batang" w:cs="Batang"/>
          <w:spacing w:val="-25"/>
        </w:rPr>
        <w:t xml:space="preserve"> </w:t>
      </w:r>
      <w:r>
        <w:t>C:</w:t>
      </w:r>
      <w:r>
        <w:rPr>
          <w:spacing w:val="-2"/>
        </w:rPr>
        <w:t xml:space="preserve"> </w:t>
      </w:r>
      <w:r>
        <w:t>2/3</w:t>
      </w:r>
      <w:r>
        <w:rPr>
          <w:spacing w:val="-3"/>
        </w:rPr>
        <w:t xml:space="preserve"> </w:t>
      </w:r>
      <w:r>
        <w:t>–</w:t>
      </w:r>
      <w:r>
        <w:rPr>
          <w:spacing w:val="-1"/>
        </w:rPr>
        <w:t xml:space="preserve"> </w:t>
      </w:r>
      <w:r>
        <w:t xml:space="preserve">(0/3,1/3)                 </w:t>
      </w:r>
      <w:r>
        <w:rPr>
          <w:spacing w:val="3"/>
        </w:rPr>
        <w:t xml:space="preserve"> </w:t>
      </w:r>
      <w:r>
        <w:t xml:space="preserve">0.0208         </w:t>
      </w:r>
      <w:r>
        <w:rPr>
          <w:spacing w:val="22"/>
        </w:rPr>
        <w:t xml:space="preserve"> </w:t>
      </w:r>
      <w:r>
        <w:t xml:space="preserve">0.066      0.31     </w:t>
      </w:r>
      <w:r>
        <w:rPr>
          <w:spacing w:val="47"/>
        </w:rPr>
        <w:t xml:space="preserve"> </w:t>
      </w:r>
      <w:r>
        <w:t>0.754</w:t>
      </w:r>
    </w:p>
    <w:p w:rsidR="00B72476" w:rsidRDefault="00B72476">
      <w:pPr>
        <w:spacing w:before="9" w:line="120" w:lineRule="exact"/>
        <w:rPr>
          <w:sz w:val="12"/>
          <w:szCs w:val="12"/>
        </w:rPr>
      </w:pPr>
    </w:p>
    <w:p w:rsidR="00B72476" w:rsidRDefault="00CB77E8">
      <w:pPr>
        <w:spacing w:line="396" w:lineRule="auto"/>
        <w:ind w:left="3939" w:right="1748" w:hanging="2152"/>
      </w:pPr>
      <w:r>
        <w:rPr>
          <w:w w:val="99"/>
          <w:u w:val="single" w:color="000000"/>
        </w:rPr>
        <w:t xml:space="preserve"> </w:t>
      </w:r>
      <w:r>
        <w:rPr>
          <w:spacing w:val="20"/>
          <w:u w:val="single" w:color="000000"/>
        </w:rPr>
        <w:t xml:space="preserve"> </w:t>
      </w:r>
      <w:r>
        <w:rPr>
          <w:u w:val="single" w:color="000000"/>
        </w:rPr>
        <w:t>E</w:t>
      </w:r>
      <w:r>
        <w:rPr>
          <w:spacing w:val="-2"/>
          <w:u w:val="single" w:color="000000"/>
        </w:rPr>
        <w:t xml:space="preserve"> </w:t>
      </w:r>
      <w:r>
        <w:rPr>
          <w:rFonts w:ascii="Batang" w:eastAsia="Batang" w:hAnsi="Batang" w:cs="Batang"/>
          <w:u w:val="single" w:color="000000"/>
        </w:rPr>
        <w:t>×</w:t>
      </w:r>
      <w:r>
        <w:rPr>
          <w:rFonts w:ascii="Batang" w:eastAsia="Batang" w:hAnsi="Batang" w:cs="Batang"/>
          <w:spacing w:val="-25"/>
          <w:u w:val="single" w:color="000000"/>
        </w:rPr>
        <w:t xml:space="preserve"> </w:t>
      </w:r>
      <w:r>
        <w:rPr>
          <w:u w:val="single" w:color="000000"/>
        </w:rPr>
        <w:t>C:</w:t>
      </w:r>
      <w:r>
        <w:rPr>
          <w:spacing w:val="-2"/>
          <w:u w:val="single" w:color="000000"/>
        </w:rPr>
        <w:t xml:space="preserve"> </w:t>
      </w:r>
      <w:r>
        <w:rPr>
          <w:u w:val="single" w:color="000000"/>
        </w:rPr>
        <w:t>3/3</w:t>
      </w:r>
      <w:r>
        <w:rPr>
          <w:spacing w:val="-3"/>
          <w:u w:val="single" w:color="000000"/>
        </w:rPr>
        <w:t xml:space="preserve"> </w:t>
      </w:r>
      <w:r>
        <w:rPr>
          <w:u w:val="single" w:color="000000"/>
        </w:rPr>
        <w:t>–</w:t>
      </w:r>
      <w:r>
        <w:rPr>
          <w:spacing w:val="-1"/>
          <w:u w:val="single" w:color="000000"/>
        </w:rPr>
        <w:t xml:space="preserve"> </w:t>
      </w:r>
      <w:r>
        <w:rPr>
          <w:u w:val="single" w:color="000000"/>
        </w:rPr>
        <w:t xml:space="preserve">(0/3,1/3,2/3)          </w:t>
      </w:r>
      <w:r>
        <w:rPr>
          <w:spacing w:val="45"/>
          <w:u w:val="single" w:color="000000"/>
        </w:rPr>
        <w:t xml:space="preserve"> </w:t>
      </w:r>
      <w:r>
        <w:rPr>
          <w:u w:val="single" w:color="000000"/>
        </w:rPr>
        <w:t xml:space="preserve">0.1373         </w:t>
      </w:r>
      <w:r>
        <w:rPr>
          <w:spacing w:val="21"/>
          <w:u w:val="single" w:color="000000"/>
        </w:rPr>
        <w:t xml:space="preserve"> </w:t>
      </w:r>
      <w:r>
        <w:rPr>
          <w:u w:val="single" w:color="000000"/>
        </w:rPr>
        <w:t xml:space="preserve">0.048     </w:t>
      </w:r>
      <w:r>
        <w:rPr>
          <w:spacing w:val="1"/>
          <w:u w:val="single" w:color="000000"/>
        </w:rPr>
        <w:t xml:space="preserve"> </w:t>
      </w:r>
      <w:r>
        <w:rPr>
          <w:u w:val="single" w:color="000000"/>
        </w:rPr>
        <w:t xml:space="preserve">2.80     </w:t>
      </w:r>
      <w:r>
        <w:rPr>
          <w:spacing w:val="35"/>
          <w:u w:val="single" w:color="000000"/>
        </w:rPr>
        <w:t xml:space="preserve"> </w:t>
      </w:r>
      <w:r>
        <w:rPr>
          <w:u w:val="single" w:color="000000"/>
        </w:rPr>
        <w:t xml:space="preserve">&lt;0.01* </w:t>
      </w:r>
      <w:r>
        <w:rPr>
          <w:spacing w:val="20"/>
          <w:u w:val="single" w:color="000000"/>
        </w:rPr>
        <w:t xml:space="preserve"> </w:t>
      </w:r>
      <w:r>
        <w:rPr>
          <w:spacing w:val="20"/>
        </w:rPr>
        <w:t xml:space="preserve"> </w:t>
      </w:r>
      <w:r>
        <w:t>Referent</w:t>
      </w:r>
      <w:r>
        <w:rPr>
          <w:spacing w:val="-7"/>
        </w:rPr>
        <w:t xml:space="preserve"> </w:t>
      </w:r>
      <w:r>
        <w:t>assignment</w:t>
      </w:r>
    </w:p>
    <w:p w:rsidR="00B72476" w:rsidRDefault="00CB77E8">
      <w:pPr>
        <w:spacing w:before="21" w:line="413" w:lineRule="auto"/>
        <w:ind w:left="1907" w:right="1872"/>
      </w:pPr>
      <w:r>
        <w:t xml:space="preserve">Intercept                                      </w:t>
      </w:r>
      <w:r>
        <w:rPr>
          <w:spacing w:val="5"/>
        </w:rPr>
        <w:t xml:space="preserve"> </w:t>
      </w:r>
      <w:r>
        <w:t xml:space="preserve">0.1087         </w:t>
      </w:r>
      <w:r>
        <w:rPr>
          <w:spacing w:val="22"/>
        </w:rPr>
        <w:t xml:space="preserve"> </w:t>
      </w:r>
      <w:r>
        <w:t xml:space="preserve">0.036      3.01   </w:t>
      </w:r>
      <w:r>
        <w:rPr>
          <w:spacing w:val="35"/>
        </w:rPr>
        <w:t xml:space="preserve"> </w:t>
      </w:r>
      <w:r>
        <w:t>&lt;0.005* Condition:</w:t>
      </w:r>
      <w:r>
        <w:rPr>
          <w:spacing w:val="3"/>
        </w:rPr>
        <w:t xml:space="preserve"> </w:t>
      </w:r>
      <w:r>
        <w:t>1/3</w:t>
      </w:r>
      <w:r>
        <w:rPr>
          <w:spacing w:val="-3"/>
        </w:rPr>
        <w:t xml:space="preserve"> </w:t>
      </w:r>
      <w:r>
        <w:t>–</w:t>
      </w:r>
      <w:r>
        <w:rPr>
          <w:spacing w:val="-1"/>
        </w:rPr>
        <w:t xml:space="preserve"> </w:t>
      </w:r>
      <w:r>
        <w:t xml:space="preserve">(0/3)                 </w:t>
      </w:r>
      <w:r>
        <w:rPr>
          <w:spacing w:val="10"/>
        </w:rPr>
        <w:t xml:space="preserve"> </w:t>
      </w:r>
      <w:r>
        <w:t xml:space="preserve">0.0664         </w:t>
      </w:r>
      <w:r>
        <w:rPr>
          <w:spacing w:val="22"/>
        </w:rPr>
        <w:t xml:space="preserve"> </w:t>
      </w:r>
      <w:r>
        <w:t xml:space="preserve">0.052      1.26     </w:t>
      </w:r>
      <w:r>
        <w:rPr>
          <w:spacing w:val="47"/>
        </w:rPr>
        <w:t xml:space="preserve"> </w:t>
      </w:r>
      <w:r>
        <w:t>0.208</w:t>
      </w:r>
    </w:p>
    <w:p w:rsidR="00B72476" w:rsidRDefault="00CB77E8">
      <w:pPr>
        <w:spacing w:before="6" w:line="413" w:lineRule="auto"/>
        <w:ind w:left="1907" w:right="1872"/>
      </w:pPr>
      <w:r>
        <w:t>Condition:</w:t>
      </w:r>
      <w:r>
        <w:rPr>
          <w:spacing w:val="3"/>
        </w:rPr>
        <w:t xml:space="preserve"> </w:t>
      </w:r>
      <w:r>
        <w:t>2/3</w:t>
      </w:r>
      <w:r>
        <w:rPr>
          <w:spacing w:val="-3"/>
        </w:rPr>
        <w:t xml:space="preserve"> </w:t>
      </w:r>
      <w:r>
        <w:t>–</w:t>
      </w:r>
      <w:r>
        <w:rPr>
          <w:spacing w:val="-1"/>
        </w:rPr>
        <w:t xml:space="preserve"> </w:t>
      </w:r>
      <w:r>
        <w:t xml:space="preserve">(0/3,1/3)           </w:t>
      </w:r>
      <w:r>
        <w:rPr>
          <w:spacing w:val="3"/>
        </w:rPr>
        <w:t xml:space="preserve"> </w:t>
      </w:r>
      <w:r>
        <w:t xml:space="preserve">0.0616         </w:t>
      </w:r>
      <w:r>
        <w:rPr>
          <w:spacing w:val="22"/>
        </w:rPr>
        <w:t xml:space="preserve"> </w:t>
      </w:r>
      <w:r>
        <w:t xml:space="preserve">0.028      2.17     </w:t>
      </w:r>
      <w:r>
        <w:rPr>
          <w:spacing w:val="35"/>
        </w:rPr>
        <w:t xml:space="preserve"> </w:t>
      </w:r>
      <w:r>
        <w:t>&lt;0.05* Condition:</w:t>
      </w:r>
      <w:r>
        <w:rPr>
          <w:spacing w:val="3"/>
        </w:rPr>
        <w:t xml:space="preserve"> </w:t>
      </w:r>
      <w:r>
        <w:t>3/3</w:t>
      </w:r>
      <w:r>
        <w:rPr>
          <w:spacing w:val="-3"/>
        </w:rPr>
        <w:t xml:space="preserve"> </w:t>
      </w:r>
      <w:r>
        <w:t>–</w:t>
      </w:r>
      <w:r>
        <w:rPr>
          <w:spacing w:val="-1"/>
        </w:rPr>
        <w:t xml:space="preserve"> </w:t>
      </w:r>
      <w:r>
        <w:t xml:space="preserve">(0/3,1/3,2/3)    </w:t>
      </w:r>
      <w:r>
        <w:rPr>
          <w:spacing w:val="45"/>
        </w:rPr>
        <w:t xml:space="preserve"> </w:t>
      </w:r>
      <w:r>
        <w:t xml:space="preserve">0.0359         </w:t>
      </w:r>
      <w:r>
        <w:rPr>
          <w:spacing w:val="22"/>
        </w:rPr>
        <w:t xml:space="preserve"> </w:t>
      </w:r>
      <w:r>
        <w:t xml:space="preserve">0.020      1.72     </w:t>
      </w:r>
      <w:r>
        <w:rPr>
          <w:spacing w:val="47"/>
        </w:rPr>
        <w:t xml:space="preserve"> </w:t>
      </w:r>
      <w:r>
        <w:t>0.084</w:t>
      </w:r>
    </w:p>
    <w:p w:rsidR="00B72476" w:rsidRDefault="00CB77E8">
      <w:pPr>
        <w:spacing w:before="6" w:line="375" w:lineRule="auto"/>
        <w:ind w:left="1907" w:right="1867"/>
      </w:pPr>
      <w:r>
        <w:t xml:space="preserve">Exposures                                   </w:t>
      </w:r>
      <w:r>
        <w:rPr>
          <w:spacing w:val="32"/>
        </w:rPr>
        <w:t xml:space="preserve"> </w:t>
      </w:r>
      <w:r>
        <w:t xml:space="preserve">0.4577         </w:t>
      </w:r>
      <w:r>
        <w:rPr>
          <w:spacing w:val="22"/>
        </w:rPr>
        <w:t xml:space="preserve"> </w:t>
      </w:r>
      <w:r>
        <w:t xml:space="preserve">0.159      2.86   </w:t>
      </w:r>
      <w:r>
        <w:rPr>
          <w:spacing w:val="35"/>
        </w:rPr>
        <w:t xml:space="preserve"> </w:t>
      </w:r>
      <w:r>
        <w:t>&lt;0.005* E</w:t>
      </w:r>
      <w:r>
        <w:rPr>
          <w:spacing w:val="-1"/>
        </w:rPr>
        <w:t xml:space="preserve"> </w:t>
      </w:r>
      <w:r>
        <w:rPr>
          <w:rFonts w:ascii="Batang" w:eastAsia="Batang" w:hAnsi="Batang" w:cs="Batang"/>
        </w:rPr>
        <w:t>×</w:t>
      </w:r>
      <w:r>
        <w:rPr>
          <w:rFonts w:ascii="Batang" w:eastAsia="Batang" w:hAnsi="Batang" w:cs="Batang"/>
          <w:spacing w:val="-25"/>
        </w:rPr>
        <w:t xml:space="preserve"> </w:t>
      </w:r>
      <w:r>
        <w:t>C:</w:t>
      </w:r>
      <w:r>
        <w:rPr>
          <w:spacing w:val="-2"/>
        </w:rPr>
        <w:t xml:space="preserve"> </w:t>
      </w:r>
      <w:r>
        <w:t>1/3</w:t>
      </w:r>
      <w:r>
        <w:rPr>
          <w:spacing w:val="-3"/>
        </w:rPr>
        <w:t xml:space="preserve"> </w:t>
      </w:r>
      <w:r>
        <w:t>–</w:t>
      </w:r>
      <w:r>
        <w:rPr>
          <w:spacing w:val="-1"/>
        </w:rPr>
        <w:t xml:space="preserve"> </w:t>
      </w:r>
      <w:r>
        <w:t xml:space="preserve">(0/3)                     </w:t>
      </w:r>
      <w:r>
        <w:rPr>
          <w:spacing w:val="44"/>
        </w:rPr>
        <w:t xml:space="preserve"> </w:t>
      </w:r>
      <w:r>
        <w:t xml:space="preserve">-0.0919         </w:t>
      </w:r>
      <w:r>
        <w:rPr>
          <w:spacing w:val="21"/>
        </w:rPr>
        <w:t xml:space="preserve"> </w:t>
      </w:r>
      <w:r>
        <w:t xml:space="preserve">0.230   </w:t>
      </w:r>
      <w:r>
        <w:rPr>
          <w:spacing w:val="34"/>
        </w:rPr>
        <w:t xml:space="preserve"> </w:t>
      </w:r>
      <w:r>
        <w:t xml:space="preserve">-0.39     </w:t>
      </w:r>
      <w:r>
        <w:rPr>
          <w:spacing w:val="47"/>
        </w:rPr>
        <w:t xml:space="preserve"> </w:t>
      </w:r>
      <w:r>
        <w:t>0.690</w:t>
      </w:r>
    </w:p>
    <w:p w:rsidR="00B72476" w:rsidRDefault="00CB77E8">
      <w:pPr>
        <w:spacing w:before="4"/>
        <w:ind w:left="1907"/>
      </w:pPr>
      <w:r>
        <w:t>E</w:t>
      </w:r>
      <w:r>
        <w:rPr>
          <w:spacing w:val="-1"/>
        </w:rPr>
        <w:t xml:space="preserve"> </w:t>
      </w:r>
      <w:r>
        <w:rPr>
          <w:rFonts w:ascii="Batang" w:eastAsia="Batang" w:hAnsi="Batang" w:cs="Batang"/>
        </w:rPr>
        <w:t>×</w:t>
      </w:r>
      <w:r>
        <w:rPr>
          <w:rFonts w:ascii="Batang" w:eastAsia="Batang" w:hAnsi="Batang" w:cs="Batang"/>
          <w:spacing w:val="-25"/>
        </w:rPr>
        <w:t xml:space="preserve"> </w:t>
      </w:r>
      <w:r>
        <w:t>C:</w:t>
      </w:r>
      <w:r>
        <w:rPr>
          <w:spacing w:val="-2"/>
        </w:rPr>
        <w:t xml:space="preserve"> </w:t>
      </w:r>
      <w:r>
        <w:t>2/3</w:t>
      </w:r>
      <w:r>
        <w:rPr>
          <w:spacing w:val="-3"/>
        </w:rPr>
        <w:t xml:space="preserve"> </w:t>
      </w:r>
      <w:r>
        <w:t>–</w:t>
      </w:r>
      <w:r>
        <w:rPr>
          <w:spacing w:val="-1"/>
        </w:rPr>
        <w:t xml:space="preserve"> </w:t>
      </w:r>
      <w:r>
        <w:t xml:space="preserve">(0/3,1/3)               </w:t>
      </w:r>
      <w:r>
        <w:rPr>
          <w:spacing w:val="36"/>
        </w:rPr>
        <w:t xml:space="preserve"> </w:t>
      </w:r>
      <w:r>
        <w:t xml:space="preserve">-0.1257         </w:t>
      </w:r>
      <w:r>
        <w:rPr>
          <w:spacing w:val="21"/>
        </w:rPr>
        <w:t xml:space="preserve"> </w:t>
      </w:r>
      <w:r>
        <w:t xml:space="preserve">0.126   </w:t>
      </w:r>
      <w:r>
        <w:rPr>
          <w:spacing w:val="34"/>
        </w:rPr>
        <w:t xml:space="preserve"> </w:t>
      </w:r>
      <w:r>
        <w:t xml:space="preserve">-0.99     </w:t>
      </w:r>
      <w:r>
        <w:rPr>
          <w:spacing w:val="47"/>
        </w:rPr>
        <w:t xml:space="preserve"> </w:t>
      </w:r>
      <w:r>
        <w:t>0.319</w:t>
      </w:r>
    </w:p>
    <w:p w:rsidR="00B72476" w:rsidRDefault="00B72476">
      <w:pPr>
        <w:spacing w:before="9" w:line="120" w:lineRule="exact"/>
        <w:rPr>
          <w:sz w:val="12"/>
          <w:szCs w:val="12"/>
        </w:rPr>
      </w:pPr>
    </w:p>
    <w:p w:rsidR="00B72476" w:rsidRDefault="00CB77E8">
      <w:pPr>
        <w:tabs>
          <w:tab w:val="left" w:pos="7720"/>
        </w:tabs>
        <w:ind w:left="1747" w:right="1747"/>
        <w:jc w:val="center"/>
        <w:sectPr w:rsidR="00B72476">
          <w:pgSz w:w="12240" w:h="15840"/>
          <w:pgMar w:top="960" w:right="1340" w:bottom="280" w:left="1340" w:header="736" w:footer="0" w:gutter="0"/>
          <w:cols w:space="720"/>
        </w:sectPr>
      </w:pPr>
      <w:r>
        <w:rPr>
          <w:w w:val="99"/>
          <w:u w:val="single" w:color="000000"/>
        </w:rPr>
        <w:t xml:space="preserve"> </w:t>
      </w:r>
      <w:r>
        <w:rPr>
          <w:spacing w:val="20"/>
          <w:u w:val="single" w:color="000000"/>
        </w:rPr>
        <w:t xml:space="preserve"> </w:t>
      </w:r>
      <w:r>
        <w:rPr>
          <w:w w:val="99"/>
          <w:u w:val="single" w:color="000000"/>
        </w:rPr>
        <w:t xml:space="preserve">E </w:t>
      </w:r>
      <w:r>
        <w:rPr>
          <w:rFonts w:ascii="Batang" w:eastAsia="Batang" w:hAnsi="Batang" w:cs="Batang"/>
          <w:w w:val="95"/>
          <w:u w:val="single" w:color="000000"/>
        </w:rPr>
        <w:t>×</w:t>
      </w:r>
      <w:r>
        <w:rPr>
          <w:rFonts w:ascii="Batang" w:eastAsia="Batang" w:hAnsi="Batang" w:cs="Batang"/>
          <w:spacing w:val="-6"/>
          <w:w w:val="83"/>
          <w:u w:val="single" w:color="000000"/>
        </w:rPr>
        <w:t xml:space="preserve"> </w:t>
      </w:r>
      <w:r>
        <w:rPr>
          <w:w w:val="99"/>
          <w:u w:val="single" w:color="000000"/>
        </w:rPr>
        <w:t xml:space="preserve">C: 3/3 – (0/3,1/3,2/3) </w:t>
      </w:r>
      <w:r>
        <w:rPr>
          <w:u w:val="single" w:color="000000"/>
        </w:rPr>
        <w:t xml:space="preserve">          </w:t>
      </w:r>
      <w:r>
        <w:rPr>
          <w:spacing w:val="6"/>
          <w:u w:val="single" w:color="000000"/>
        </w:rPr>
        <w:t xml:space="preserve"> </w:t>
      </w:r>
      <w:r>
        <w:rPr>
          <w:w w:val="99"/>
          <w:u w:val="single" w:color="000000"/>
        </w:rPr>
        <w:t xml:space="preserve">0.1292 </w:t>
      </w:r>
      <w:r>
        <w:rPr>
          <w:u w:val="single" w:color="000000"/>
        </w:rPr>
        <w:t xml:space="preserve">         </w:t>
      </w:r>
      <w:r>
        <w:rPr>
          <w:spacing w:val="-23"/>
          <w:u w:val="single" w:color="000000"/>
        </w:rPr>
        <w:t xml:space="preserve"> </w:t>
      </w:r>
      <w:r>
        <w:rPr>
          <w:w w:val="99"/>
          <w:u w:val="single" w:color="000000"/>
        </w:rPr>
        <w:t xml:space="preserve">0.093 </w:t>
      </w:r>
      <w:r>
        <w:rPr>
          <w:u w:val="single" w:color="000000"/>
        </w:rPr>
        <w:t xml:space="preserve">    </w:t>
      </w:r>
      <w:r>
        <w:rPr>
          <w:spacing w:val="6"/>
          <w:u w:val="single" w:color="000000"/>
        </w:rPr>
        <w:t xml:space="preserve"> </w:t>
      </w:r>
      <w:r>
        <w:rPr>
          <w:w w:val="99"/>
          <w:u w:val="single" w:color="000000"/>
        </w:rPr>
        <w:t xml:space="preserve">1.38 </w:t>
      </w:r>
      <w:r>
        <w:rPr>
          <w:u w:val="single" w:color="000000"/>
        </w:rPr>
        <w:t xml:space="preserve">     </w:t>
      </w:r>
      <w:r>
        <w:rPr>
          <w:spacing w:val="2"/>
          <w:u w:val="single" w:color="000000"/>
        </w:rPr>
        <w:t xml:space="preserve"> </w:t>
      </w:r>
      <w:r>
        <w:rPr>
          <w:w w:val="99"/>
          <w:u w:val="single" w:color="000000"/>
        </w:rPr>
        <w:t xml:space="preserve">0.167 </w:t>
      </w:r>
      <w:r>
        <w:rPr>
          <w:u w:val="single" w:color="000000"/>
        </w:rPr>
        <w:tab/>
      </w:r>
    </w:p>
    <w:p w:rsidR="00B72476" w:rsidRDefault="00B72476">
      <w:pPr>
        <w:spacing w:before="3" w:line="180" w:lineRule="exact"/>
        <w:rPr>
          <w:sz w:val="19"/>
          <w:szCs w:val="19"/>
        </w:rPr>
      </w:pPr>
    </w:p>
    <w:p w:rsidR="00B72476" w:rsidRDefault="00B72476">
      <w:pPr>
        <w:spacing w:line="200" w:lineRule="exact"/>
      </w:pPr>
    </w:p>
    <w:p w:rsidR="00B72476" w:rsidRDefault="00B72476">
      <w:pPr>
        <w:spacing w:line="200" w:lineRule="exact"/>
      </w:pPr>
    </w:p>
    <w:p w:rsidR="00B72476" w:rsidRDefault="00CB77E8">
      <w:pPr>
        <w:spacing w:before="19"/>
        <w:ind w:left="100"/>
        <w:rPr>
          <w:sz w:val="24"/>
          <w:szCs w:val="24"/>
        </w:rPr>
      </w:pPr>
      <w:r>
        <w:rPr>
          <w:spacing w:val="-19"/>
          <w:sz w:val="24"/>
          <w:szCs w:val="24"/>
        </w:rPr>
        <w:t>T</w:t>
      </w:r>
      <w:r>
        <w:rPr>
          <w:sz w:val="24"/>
          <w:szCs w:val="24"/>
        </w:rPr>
        <w:t>able</w:t>
      </w:r>
      <w:r>
        <w:rPr>
          <w:spacing w:val="-5"/>
          <w:sz w:val="24"/>
          <w:szCs w:val="24"/>
        </w:rPr>
        <w:t xml:space="preserve"> </w:t>
      </w:r>
      <w:r>
        <w:rPr>
          <w:sz w:val="24"/>
          <w:szCs w:val="24"/>
        </w:rPr>
        <w:t>2</w:t>
      </w:r>
    </w:p>
    <w:p w:rsidR="00B72476" w:rsidRDefault="00B72476">
      <w:pPr>
        <w:spacing w:before="2" w:line="200" w:lineRule="exact"/>
      </w:pPr>
    </w:p>
    <w:p w:rsidR="00B72476" w:rsidRDefault="00CB77E8">
      <w:pPr>
        <w:ind w:left="100"/>
        <w:rPr>
          <w:sz w:val="24"/>
          <w:szCs w:val="24"/>
        </w:rPr>
      </w:pPr>
      <w:r>
        <w:rPr>
          <w:sz w:val="24"/>
          <w:szCs w:val="24"/>
        </w:rPr>
        <w:t>R</w:t>
      </w:r>
      <w:r>
        <w:rPr>
          <w:spacing w:val="-10"/>
          <w:sz w:val="24"/>
          <w:szCs w:val="24"/>
        </w:rPr>
        <w:t>e</w:t>
      </w:r>
      <w:r>
        <w:rPr>
          <w:sz w:val="24"/>
          <w:szCs w:val="24"/>
        </w:rPr>
        <w:t>g</w:t>
      </w:r>
      <w:r>
        <w:rPr>
          <w:spacing w:val="-9"/>
          <w:sz w:val="24"/>
          <w:szCs w:val="24"/>
        </w:rPr>
        <w:t>r</w:t>
      </w:r>
      <w:r>
        <w:rPr>
          <w:sz w:val="24"/>
          <w:szCs w:val="24"/>
        </w:rPr>
        <w:t>ession</w:t>
      </w:r>
      <w:r>
        <w:rPr>
          <w:spacing w:val="-10"/>
          <w:sz w:val="24"/>
          <w:szCs w:val="24"/>
        </w:rPr>
        <w:t xml:space="preserve"> </w:t>
      </w:r>
      <w:r>
        <w:rPr>
          <w:sz w:val="24"/>
          <w:szCs w:val="24"/>
        </w:rPr>
        <w:t>model</w:t>
      </w:r>
      <w:r>
        <w:rPr>
          <w:spacing w:val="-18"/>
          <w:sz w:val="24"/>
          <w:szCs w:val="24"/>
        </w:rPr>
        <w:t xml:space="preserve"> </w:t>
      </w:r>
      <w:r>
        <w:rPr>
          <w:sz w:val="24"/>
          <w:szCs w:val="24"/>
        </w:rPr>
        <w:t>for</w:t>
      </w:r>
      <w:r>
        <w:rPr>
          <w:spacing w:val="-3"/>
          <w:sz w:val="24"/>
          <w:szCs w:val="24"/>
        </w:rPr>
        <w:t xml:space="preserve"> </w:t>
      </w:r>
      <w:r>
        <w:rPr>
          <w:w w:val="98"/>
          <w:sz w:val="24"/>
          <w:szCs w:val="24"/>
        </w:rPr>
        <w:t>Experiments</w:t>
      </w:r>
      <w:r>
        <w:rPr>
          <w:spacing w:val="1"/>
          <w:w w:val="98"/>
          <w:sz w:val="24"/>
          <w:szCs w:val="24"/>
        </w:rPr>
        <w:t xml:space="preserve"> </w:t>
      </w:r>
      <w:r>
        <w:rPr>
          <w:sz w:val="24"/>
          <w:szCs w:val="24"/>
        </w:rPr>
        <w:t>2</w:t>
      </w:r>
      <w:r>
        <w:rPr>
          <w:spacing w:val="-1"/>
          <w:sz w:val="24"/>
          <w:szCs w:val="24"/>
        </w:rPr>
        <w:t xml:space="preserve"> </w:t>
      </w:r>
      <w:r>
        <w:rPr>
          <w:sz w:val="24"/>
          <w:szCs w:val="24"/>
        </w:rPr>
        <w:t>and</w:t>
      </w:r>
      <w:r>
        <w:rPr>
          <w:spacing w:val="10"/>
          <w:sz w:val="24"/>
          <w:szCs w:val="24"/>
        </w:rPr>
        <w:t xml:space="preserve"> </w:t>
      </w:r>
      <w:r>
        <w:rPr>
          <w:sz w:val="24"/>
          <w:szCs w:val="24"/>
        </w:rPr>
        <w:t>3.</w:t>
      </w:r>
      <w:r>
        <w:rPr>
          <w:spacing w:val="12"/>
          <w:sz w:val="24"/>
          <w:szCs w:val="24"/>
        </w:rPr>
        <w:t xml:space="preserve"> </w:t>
      </w:r>
      <w:r>
        <w:rPr>
          <w:spacing w:val="-25"/>
          <w:sz w:val="24"/>
          <w:szCs w:val="24"/>
        </w:rPr>
        <w:t>F</w:t>
      </w:r>
      <w:r>
        <w:rPr>
          <w:sz w:val="24"/>
          <w:szCs w:val="24"/>
        </w:rPr>
        <w:t>or</w:t>
      </w:r>
      <w:r>
        <w:rPr>
          <w:spacing w:val="24"/>
          <w:sz w:val="24"/>
          <w:szCs w:val="24"/>
        </w:rPr>
        <w:t xml:space="preserve"> </w:t>
      </w:r>
      <w:r>
        <w:rPr>
          <w:spacing w:val="-9"/>
          <w:sz w:val="24"/>
          <w:szCs w:val="24"/>
        </w:rPr>
        <w:t>r</w:t>
      </w:r>
      <w:r>
        <w:rPr>
          <w:sz w:val="24"/>
          <w:szCs w:val="24"/>
        </w:rPr>
        <w:t>eadabilit</w:t>
      </w:r>
      <w:r>
        <w:rPr>
          <w:spacing w:val="-13"/>
          <w:sz w:val="24"/>
          <w:szCs w:val="24"/>
        </w:rPr>
        <w:t>y</w:t>
      </w:r>
      <w:r>
        <w:rPr>
          <w:sz w:val="24"/>
          <w:szCs w:val="24"/>
        </w:rPr>
        <w:t>,</w:t>
      </w:r>
      <w:r>
        <w:rPr>
          <w:spacing w:val="22"/>
          <w:sz w:val="24"/>
          <w:szCs w:val="24"/>
        </w:rPr>
        <w:t xml:space="preserve"> </w:t>
      </w:r>
      <w:r>
        <w:rPr>
          <w:spacing w:val="-5"/>
          <w:sz w:val="24"/>
          <w:szCs w:val="24"/>
        </w:rPr>
        <w:t>e</w:t>
      </w:r>
      <w:r>
        <w:rPr>
          <w:sz w:val="24"/>
          <w:szCs w:val="24"/>
        </w:rPr>
        <w:t>xposu</w:t>
      </w:r>
      <w:r>
        <w:rPr>
          <w:spacing w:val="-9"/>
          <w:sz w:val="24"/>
          <w:szCs w:val="24"/>
        </w:rPr>
        <w:t>r</w:t>
      </w:r>
      <w:r>
        <w:rPr>
          <w:sz w:val="24"/>
          <w:szCs w:val="24"/>
        </w:rPr>
        <w:t>e</w:t>
      </w:r>
      <w:r>
        <w:rPr>
          <w:spacing w:val="-9"/>
          <w:sz w:val="24"/>
          <w:szCs w:val="24"/>
        </w:rPr>
        <w:t xml:space="preserve"> </w:t>
      </w:r>
      <w:r>
        <w:rPr>
          <w:sz w:val="24"/>
          <w:szCs w:val="24"/>
        </w:rPr>
        <w:t>values</w:t>
      </w:r>
      <w:r>
        <w:rPr>
          <w:spacing w:val="-6"/>
          <w:sz w:val="24"/>
          <w:szCs w:val="24"/>
        </w:rPr>
        <w:t xml:space="preserve"> </w:t>
      </w:r>
      <w:r>
        <w:rPr>
          <w:sz w:val="24"/>
          <w:szCs w:val="24"/>
        </w:rPr>
        <w:t>have</w:t>
      </w:r>
      <w:r>
        <w:rPr>
          <w:spacing w:val="-5"/>
          <w:sz w:val="24"/>
          <w:szCs w:val="24"/>
        </w:rPr>
        <w:t xml:space="preserve"> </w:t>
      </w:r>
      <w:r>
        <w:rPr>
          <w:sz w:val="24"/>
          <w:szCs w:val="24"/>
        </w:rPr>
        <w:t>been</w:t>
      </w:r>
      <w:r>
        <w:rPr>
          <w:spacing w:val="-5"/>
          <w:sz w:val="24"/>
          <w:szCs w:val="24"/>
        </w:rPr>
        <w:t xml:space="preserve"> </w:t>
      </w:r>
      <w:r>
        <w:rPr>
          <w:sz w:val="24"/>
          <w:szCs w:val="24"/>
        </w:rPr>
        <w:t>divided</w:t>
      </w:r>
      <w:r>
        <w:rPr>
          <w:spacing w:val="-22"/>
          <w:sz w:val="24"/>
          <w:szCs w:val="24"/>
        </w:rPr>
        <w:t xml:space="preserve"> </w:t>
      </w:r>
      <w:r>
        <w:rPr>
          <w:sz w:val="24"/>
          <w:szCs w:val="24"/>
        </w:rPr>
        <w:t>by</w:t>
      </w:r>
    </w:p>
    <w:p w:rsidR="00B72476" w:rsidRDefault="00B72476">
      <w:pPr>
        <w:spacing w:before="2" w:line="200" w:lineRule="exact"/>
      </w:pPr>
    </w:p>
    <w:p w:rsidR="00B72476" w:rsidRDefault="00875887">
      <w:pPr>
        <w:ind w:left="100"/>
        <w:rPr>
          <w:sz w:val="24"/>
          <w:szCs w:val="24"/>
        </w:rPr>
      </w:pPr>
      <w:r>
        <w:rPr>
          <w:noProof/>
        </w:rPr>
        <mc:AlternateContent>
          <mc:Choice Requires="wpg">
            <w:drawing>
              <wp:anchor distT="0" distB="0" distL="114300" distR="114300" simplePos="0" relativeHeight="503314343" behindDoc="1" locked="0" layoutInCell="1" allowOverlap="1">
                <wp:simplePos x="0" y="0"/>
                <wp:positionH relativeFrom="page">
                  <wp:posOffset>2153285</wp:posOffset>
                </wp:positionH>
                <wp:positionV relativeFrom="paragraph">
                  <wp:posOffset>526415</wp:posOffset>
                </wp:positionV>
                <wp:extent cx="3464560" cy="0"/>
                <wp:effectExtent l="0" t="0" r="2167255" b="540385"/>
                <wp:wrapNone/>
                <wp:docPr id="790"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4560" cy="0"/>
                          <a:chOff x="3392" y="830"/>
                          <a:chExt cx="5457" cy="0"/>
                        </a:xfrm>
                      </wpg:grpSpPr>
                      <wps:wsp>
                        <wps:cNvPr id="791" name="Freeform 787"/>
                        <wps:cNvSpPr>
                          <a:spLocks noEditPoints="1"/>
                        </wps:cNvSpPr>
                        <wps:spPr bwMode="auto">
                          <a:xfrm>
                            <a:off x="6784" y="1660"/>
                            <a:ext cx="5456" cy="0"/>
                          </a:xfrm>
                          <a:custGeom>
                            <a:avLst/>
                            <a:gdLst>
                              <a:gd name="T0" fmla="+- 0 3392 3392"/>
                              <a:gd name="T1" fmla="*/ T0 w 5457"/>
                              <a:gd name="T2" fmla="+- 0 8849 3392"/>
                              <a:gd name="T3" fmla="*/ T2 w 5457"/>
                            </a:gdLst>
                            <a:ahLst/>
                            <a:cxnLst>
                              <a:cxn ang="0">
                                <a:pos x="T1" y="0"/>
                              </a:cxn>
                              <a:cxn ang="0">
                                <a:pos x="T3" y="0"/>
                              </a:cxn>
                            </a:cxnLst>
                            <a:rect l="0" t="0" r="r" b="b"/>
                            <a:pathLst>
                              <a:path w="5457">
                                <a:moveTo>
                                  <a:pt x="0" y="0"/>
                                </a:moveTo>
                                <a:lnTo>
                                  <a:pt x="545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6" o:spid="_x0000_s1026" style="position:absolute;margin-left:169.55pt;margin-top:41.45pt;width:272.8pt;height:0;z-index:-2137;mso-position-horizontal-relative:page" coordorigin="3392,830" coordsize="545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">
                <v:shape id="Freeform 787" o:spid="_x0000_s1027" style="position:absolute;left:6784;top:1660;width:5456;height:0;visibility:visible;mso-wrap-style:square;v-text-anchor:top" coordsize="545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lb/UxQAA&#10;ANwAAAAPAAAAZHJzL2Rvd25yZXYueG1sRI9La8MwEITvhfwHsYVeQiK7hzzcKCEPCj2lxAnkuljr&#10;R2utjKQ67r+PAoUeh5n5hlltBtOKnpxvLCtIpwkI4sLqhisFl/P7ZAHCB2SNrWVS8EseNuvR0woz&#10;bW98oj4PlYgQ9hkqqEPoMil9UZNBP7UdcfRK6wyGKF0ltcNbhJtWvibJTBpsOC7U2NG+puI7/zEK&#10;rn3+1bq0sOX+eNj58a6Uy8OnUi/Pw/YNRKAh/If/2h9awXyZwuNMPAJyf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uVv9TFAAAA3AAAAA8AAAAAAAAAAAAAAAAAlwIAAGRycy9k&#10;b3ducmV2LnhtbFBLBQYAAAAABAAEAPUAAACJAwAAAAA=&#10;" path="m0,0l5457,0e" filled="f" strokeweight="5054emu">
                  <v:path arrowok="t" o:connecttype="custom" o:connectlocs="0,0;5456,0" o:connectangles="0,0"/>
                  <o:lock v:ext="edit" verticies="t"/>
                </v:shape>
                <w10:wrap anchorx="page"/>
              </v:group>
            </w:pict>
          </mc:Fallback>
        </mc:AlternateContent>
      </w:r>
      <w:r>
        <w:rPr>
          <w:noProof/>
        </w:rPr>
        <mc:AlternateContent>
          <mc:Choice Requires="wpg">
            <w:drawing>
              <wp:anchor distT="0" distB="0" distL="114300" distR="114300" simplePos="0" relativeHeight="503314344" behindDoc="1" locked="0" layoutInCell="1" allowOverlap="1">
                <wp:simplePos x="0" y="0"/>
                <wp:positionH relativeFrom="page">
                  <wp:posOffset>2153285</wp:posOffset>
                </wp:positionH>
                <wp:positionV relativeFrom="paragraph">
                  <wp:posOffset>730885</wp:posOffset>
                </wp:positionV>
                <wp:extent cx="3464560" cy="0"/>
                <wp:effectExtent l="0" t="0" r="2167255" b="742315"/>
                <wp:wrapNone/>
                <wp:docPr id="788"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4560" cy="0"/>
                          <a:chOff x="3392" y="1151"/>
                          <a:chExt cx="5457" cy="0"/>
                        </a:xfrm>
                      </wpg:grpSpPr>
                      <wps:wsp>
                        <wps:cNvPr id="789" name="Freeform 785"/>
                        <wps:cNvSpPr>
                          <a:spLocks noEditPoints="1"/>
                        </wps:cNvSpPr>
                        <wps:spPr bwMode="auto">
                          <a:xfrm>
                            <a:off x="6784" y="2302"/>
                            <a:ext cx="5456" cy="0"/>
                          </a:xfrm>
                          <a:custGeom>
                            <a:avLst/>
                            <a:gdLst>
                              <a:gd name="T0" fmla="+- 0 3392 3392"/>
                              <a:gd name="T1" fmla="*/ T0 w 5457"/>
                              <a:gd name="T2" fmla="+- 0 8849 3392"/>
                              <a:gd name="T3" fmla="*/ T2 w 5457"/>
                            </a:gdLst>
                            <a:ahLst/>
                            <a:cxnLst>
                              <a:cxn ang="0">
                                <a:pos x="T1" y="0"/>
                              </a:cxn>
                              <a:cxn ang="0">
                                <a:pos x="T3" y="0"/>
                              </a:cxn>
                            </a:cxnLst>
                            <a:rect l="0" t="0" r="r" b="b"/>
                            <a:pathLst>
                              <a:path w="5457">
                                <a:moveTo>
                                  <a:pt x="0" y="0"/>
                                </a:moveTo>
                                <a:lnTo>
                                  <a:pt x="545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4" o:spid="_x0000_s1026" style="position:absolute;margin-left:169.55pt;margin-top:57.55pt;width:272.8pt;height:0;z-index:-2136;mso-position-horizontal-relative:page" coordorigin="3392,1151" coordsize="545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">
                <v:shape id="Freeform 785" o:spid="_x0000_s1027" style="position:absolute;left:6784;top:2302;width:5456;height:0;visibility:visible;mso-wrap-style:square;v-text-anchor:top" coordsize="545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OiUPxQAA&#10;ANwAAAAPAAAAZHJzL2Rvd25yZXYueG1sRI/NawIxFMTvBf+H8AQvRbN6aHU1ih8UempxFbw+Nm8/&#10;dPOyJHHd/vdNoeBxmJnfMKtNbxrRkfO1ZQXTSQKCOLe65lLB+fQxnoPwAVljY5kU/JCHzXrwssJU&#10;2wcfqctCKSKEfYoKqhDaVEqfV2TQT2xLHL3COoMhSldK7fAR4aaRsyR5kwZrjgsVtrSvKL9ld6Pg&#10;0mXXxk1zW+y/Djv/uivk4vCt1GjYb5cgAvXhGf5vf2oF7/MF/J2JR0C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A6JQ/FAAAA3AAAAA8AAAAAAAAAAAAAAAAAlwIAAGRycy9k&#10;b3ducmV2LnhtbFBLBQYAAAAABAAEAPUAAACJAwAAAAA=&#10;" path="m0,0l5457,0e" filled="f" strokeweight="5054emu">
                  <v:path arrowok="t" o:connecttype="custom" o:connectlocs="0,0;5456,0" o:connectangles="0,0"/>
                  <o:lock v:ext="edit" verticies="t"/>
                </v:shape>
                <w10:wrap anchorx="page"/>
              </v:group>
            </w:pict>
          </mc:Fallback>
        </mc:AlternateContent>
      </w:r>
      <w:r w:rsidR="00CB77E8">
        <w:rPr>
          <w:sz w:val="24"/>
          <w:szCs w:val="24"/>
        </w:rPr>
        <w:t>1000.</w:t>
      </w:r>
    </w:p>
    <w:p w:rsidR="00B72476" w:rsidRDefault="00B72476">
      <w:pPr>
        <w:spacing w:before="8" w:line="140" w:lineRule="exact"/>
        <w:rPr>
          <w:sz w:val="15"/>
          <w:szCs w:val="15"/>
        </w:rPr>
      </w:pPr>
    </w:p>
    <w:p w:rsidR="00B72476" w:rsidRDefault="00B72476">
      <w:pPr>
        <w:spacing w:line="200" w:lineRule="exact"/>
      </w:pPr>
    </w:p>
    <w:p w:rsidR="00B72476" w:rsidRDefault="00B72476">
      <w:pPr>
        <w:spacing w:line="200" w:lineRule="exact"/>
      </w:pPr>
    </w:p>
    <w:tbl>
      <w:tblPr>
        <w:tblW w:w="0" w:type="auto"/>
        <w:tblInd w:w="2131" w:type="dxa"/>
        <w:tblLayout w:type="fixed"/>
        <w:tblCellMar>
          <w:left w:w="0" w:type="dxa"/>
          <w:right w:w="0" w:type="dxa"/>
        </w:tblCellMar>
        <w:tblLook w:val="01E0" w:firstRow="1" w:lastRow="1" w:firstColumn="1" w:lastColumn="1" w:noHBand="0" w:noVBand="0"/>
      </w:tblPr>
      <w:tblGrid>
        <w:gridCol w:w="2560"/>
        <w:gridCol w:w="731"/>
        <w:gridCol w:w="828"/>
        <w:gridCol w:w="576"/>
        <w:gridCol w:w="683"/>
      </w:tblGrid>
      <w:tr w:rsidR="00B72476">
        <w:trPr>
          <w:trHeight w:hRule="exact" w:val="321"/>
        </w:trPr>
        <w:tc>
          <w:tcPr>
            <w:tcW w:w="3291" w:type="dxa"/>
            <w:gridSpan w:val="2"/>
            <w:tcBorders>
              <w:top w:val="single" w:sz="3" w:space="0" w:color="000000"/>
              <w:left w:val="nil"/>
              <w:bottom w:val="single" w:sz="3" w:space="0" w:color="000000"/>
              <w:right w:val="nil"/>
            </w:tcBorders>
          </w:tcPr>
          <w:p w:rsidR="00B72476" w:rsidRDefault="00CB77E8">
            <w:pPr>
              <w:spacing w:before="70"/>
              <w:ind w:left="40"/>
              <w:rPr>
                <w:sz w:val="16"/>
                <w:szCs w:val="16"/>
              </w:rPr>
            </w:pPr>
            <w:r>
              <w:rPr>
                <w:sz w:val="16"/>
                <w:szCs w:val="16"/>
              </w:rPr>
              <w:t xml:space="preserve">Predictor                                                           </w:t>
            </w:r>
            <w:r>
              <w:rPr>
                <w:spacing w:val="38"/>
                <w:sz w:val="16"/>
                <w:szCs w:val="16"/>
              </w:rPr>
              <w:t xml:space="preserve"> </w:t>
            </w:r>
            <w:r>
              <w:rPr>
                <w:w w:val="116"/>
                <w:sz w:val="16"/>
                <w:szCs w:val="16"/>
              </w:rPr>
              <w:t>β</w:t>
            </w:r>
          </w:p>
        </w:tc>
        <w:tc>
          <w:tcPr>
            <w:tcW w:w="828" w:type="dxa"/>
            <w:tcBorders>
              <w:top w:val="single" w:sz="3" w:space="0" w:color="000000"/>
              <w:left w:val="nil"/>
              <w:bottom w:val="single" w:sz="3" w:space="0" w:color="000000"/>
              <w:right w:val="nil"/>
            </w:tcBorders>
          </w:tcPr>
          <w:p w:rsidR="00B72476" w:rsidRDefault="00CB77E8">
            <w:pPr>
              <w:spacing w:before="70"/>
              <w:ind w:left="120"/>
              <w:rPr>
                <w:sz w:val="16"/>
                <w:szCs w:val="16"/>
              </w:rPr>
            </w:pPr>
            <w:r>
              <w:rPr>
                <w:sz w:val="16"/>
                <w:szCs w:val="16"/>
              </w:rPr>
              <w:t>Std</w:t>
            </w:r>
            <w:r>
              <w:rPr>
                <w:spacing w:val="-2"/>
                <w:sz w:val="16"/>
                <w:szCs w:val="16"/>
              </w:rPr>
              <w:t xml:space="preserve"> </w:t>
            </w:r>
            <w:r>
              <w:rPr>
                <w:sz w:val="16"/>
                <w:szCs w:val="16"/>
              </w:rPr>
              <w:t>Error</w:t>
            </w:r>
          </w:p>
        </w:tc>
        <w:tc>
          <w:tcPr>
            <w:tcW w:w="576" w:type="dxa"/>
            <w:tcBorders>
              <w:top w:val="single" w:sz="3" w:space="0" w:color="000000"/>
              <w:left w:val="nil"/>
              <w:bottom w:val="single" w:sz="3" w:space="0" w:color="000000"/>
              <w:right w:val="nil"/>
            </w:tcBorders>
          </w:tcPr>
          <w:p w:rsidR="00B72476" w:rsidRDefault="00CB77E8">
            <w:pPr>
              <w:spacing w:before="70"/>
              <w:ind w:right="125"/>
              <w:jc w:val="right"/>
              <w:rPr>
                <w:sz w:val="16"/>
                <w:szCs w:val="16"/>
              </w:rPr>
            </w:pPr>
            <w:r>
              <w:rPr>
                <w:w w:val="138"/>
                <w:sz w:val="16"/>
                <w:szCs w:val="16"/>
              </w:rPr>
              <w:t>t</w:t>
            </w:r>
          </w:p>
        </w:tc>
        <w:tc>
          <w:tcPr>
            <w:tcW w:w="683" w:type="dxa"/>
            <w:tcBorders>
              <w:top w:val="single" w:sz="3" w:space="0" w:color="000000"/>
              <w:left w:val="nil"/>
              <w:bottom w:val="single" w:sz="3" w:space="0" w:color="000000"/>
              <w:right w:val="nil"/>
            </w:tcBorders>
          </w:tcPr>
          <w:p w:rsidR="00B72476" w:rsidRDefault="00CB77E8">
            <w:pPr>
              <w:spacing w:before="70"/>
              <w:ind w:right="120"/>
              <w:jc w:val="right"/>
              <w:rPr>
                <w:sz w:val="16"/>
                <w:szCs w:val="16"/>
              </w:rPr>
            </w:pPr>
            <w:r>
              <w:rPr>
                <w:w w:val="106"/>
                <w:sz w:val="16"/>
                <w:szCs w:val="16"/>
              </w:rPr>
              <w:t>p</w:t>
            </w:r>
          </w:p>
        </w:tc>
      </w:tr>
      <w:tr w:rsidR="00B72476">
        <w:trPr>
          <w:trHeight w:hRule="exact" w:val="333"/>
        </w:trPr>
        <w:tc>
          <w:tcPr>
            <w:tcW w:w="5377" w:type="dxa"/>
            <w:gridSpan w:val="5"/>
            <w:tcBorders>
              <w:top w:val="nil"/>
              <w:left w:val="nil"/>
              <w:bottom w:val="nil"/>
              <w:right w:val="nil"/>
            </w:tcBorders>
          </w:tcPr>
          <w:p w:rsidR="00B72476" w:rsidRDefault="00CB77E8">
            <w:pPr>
              <w:spacing w:before="70"/>
              <w:ind w:left="2323" w:right="2442"/>
              <w:jc w:val="center"/>
              <w:rPr>
                <w:sz w:val="16"/>
                <w:szCs w:val="16"/>
              </w:rPr>
            </w:pPr>
            <w:r>
              <w:rPr>
                <w:w w:val="99"/>
                <w:sz w:val="16"/>
                <w:szCs w:val="16"/>
              </w:rPr>
              <w:t>Memory</w:t>
            </w:r>
          </w:p>
        </w:tc>
      </w:tr>
      <w:tr w:rsidR="00B72476">
        <w:trPr>
          <w:trHeight w:hRule="exact" w:val="313"/>
        </w:trPr>
        <w:tc>
          <w:tcPr>
            <w:tcW w:w="2560" w:type="dxa"/>
            <w:tcBorders>
              <w:top w:val="nil"/>
              <w:left w:val="nil"/>
              <w:bottom w:val="nil"/>
              <w:right w:val="nil"/>
            </w:tcBorders>
          </w:tcPr>
          <w:p w:rsidR="00B72476" w:rsidRDefault="00CB77E8">
            <w:pPr>
              <w:spacing w:before="49"/>
              <w:ind w:left="40"/>
              <w:rPr>
                <w:sz w:val="16"/>
                <w:szCs w:val="16"/>
              </w:rPr>
            </w:pPr>
            <w:r>
              <w:rPr>
                <w:sz w:val="16"/>
                <w:szCs w:val="16"/>
              </w:rPr>
              <w:t>Intercept</w:t>
            </w:r>
          </w:p>
        </w:tc>
        <w:tc>
          <w:tcPr>
            <w:tcW w:w="731" w:type="dxa"/>
            <w:tcBorders>
              <w:top w:val="nil"/>
              <w:left w:val="nil"/>
              <w:bottom w:val="nil"/>
              <w:right w:val="nil"/>
            </w:tcBorders>
          </w:tcPr>
          <w:p w:rsidR="00B72476" w:rsidRDefault="00CB77E8">
            <w:pPr>
              <w:spacing w:before="49"/>
              <w:ind w:left="120"/>
              <w:rPr>
                <w:sz w:val="16"/>
                <w:szCs w:val="16"/>
              </w:rPr>
            </w:pPr>
            <w:r>
              <w:rPr>
                <w:sz w:val="16"/>
                <w:szCs w:val="16"/>
              </w:rPr>
              <w:t>-0.0341</w:t>
            </w:r>
          </w:p>
        </w:tc>
        <w:tc>
          <w:tcPr>
            <w:tcW w:w="828" w:type="dxa"/>
            <w:tcBorders>
              <w:top w:val="nil"/>
              <w:left w:val="nil"/>
              <w:bottom w:val="nil"/>
              <w:right w:val="nil"/>
            </w:tcBorders>
          </w:tcPr>
          <w:p w:rsidR="00B72476" w:rsidRDefault="00CB77E8">
            <w:pPr>
              <w:spacing w:before="49"/>
              <w:ind w:left="350"/>
              <w:rPr>
                <w:sz w:val="16"/>
                <w:szCs w:val="16"/>
              </w:rPr>
            </w:pPr>
            <w:r>
              <w:rPr>
                <w:sz w:val="16"/>
                <w:szCs w:val="16"/>
              </w:rPr>
              <w:t>0.027</w:t>
            </w:r>
          </w:p>
        </w:tc>
        <w:tc>
          <w:tcPr>
            <w:tcW w:w="576" w:type="dxa"/>
            <w:tcBorders>
              <w:top w:val="nil"/>
              <w:left w:val="nil"/>
              <w:bottom w:val="nil"/>
              <w:right w:val="nil"/>
            </w:tcBorders>
          </w:tcPr>
          <w:p w:rsidR="00B72476" w:rsidRDefault="00CB77E8">
            <w:pPr>
              <w:spacing w:before="49"/>
              <w:ind w:left="120"/>
              <w:rPr>
                <w:sz w:val="16"/>
                <w:szCs w:val="16"/>
              </w:rPr>
            </w:pPr>
            <w:r>
              <w:rPr>
                <w:sz w:val="16"/>
                <w:szCs w:val="16"/>
              </w:rPr>
              <w:t>-1.24</w:t>
            </w:r>
          </w:p>
        </w:tc>
        <w:tc>
          <w:tcPr>
            <w:tcW w:w="683" w:type="dxa"/>
            <w:tcBorders>
              <w:top w:val="nil"/>
              <w:left w:val="nil"/>
              <w:bottom w:val="nil"/>
              <w:right w:val="nil"/>
            </w:tcBorders>
          </w:tcPr>
          <w:p w:rsidR="00B72476" w:rsidRDefault="00CB77E8">
            <w:pPr>
              <w:spacing w:before="49"/>
              <w:ind w:left="125"/>
              <w:rPr>
                <w:sz w:val="16"/>
                <w:szCs w:val="16"/>
              </w:rPr>
            </w:pPr>
            <w:r>
              <w:rPr>
                <w:sz w:val="16"/>
                <w:szCs w:val="16"/>
              </w:rPr>
              <w:t>0.215</w:t>
            </w:r>
          </w:p>
        </w:tc>
      </w:tr>
      <w:tr w:rsidR="00B72476">
        <w:trPr>
          <w:trHeight w:hRule="exact" w:val="313"/>
        </w:trPr>
        <w:tc>
          <w:tcPr>
            <w:tcW w:w="2560" w:type="dxa"/>
            <w:tcBorders>
              <w:top w:val="nil"/>
              <w:left w:val="nil"/>
              <w:bottom w:val="nil"/>
              <w:right w:val="nil"/>
            </w:tcBorders>
          </w:tcPr>
          <w:p w:rsidR="00B72476" w:rsidRDefault="00CB77E8">
            <w:pPr>
              <w:spacing w:before="49"/>
              <w:ind w:left="40"/>
              <w:rPr>
                <w:sz w:val="16"/>
                <w:szCs w:val="16"/>
              </w:rPr>
            </w:pPr>
            <w:r>
              <w:rPr>
                <w:sz w:val="16"/>
                <w:szCs w:val="16"/>
              </w:rPr>
              <w:t>Condition:</w:t>
            </w:r>
            <w:r>
              <w:rPr>
                <w:spacing w:val="2"/>
                <w:sz w:val="16"/>
                <w:szCs w:val="16"/>
              </w:rPr>
              <w:t xml:space="preserve"> </w:t>
            </w:r>
            <w:r>
              <w:rPr>
                <w:sz w:val="16"/>
                <w:szCs w:val="16"/>
              </w:rPr>
              <w:t>Onset</w:t>
            </w:r>
            <w:r>
              <w:rPr>
                <w:spacing w:val="-4"/>
                <w:sz w:val="16"/>
                <w:szCs w:val="16"/>
              </w:rPr>
              <w:t xml:space="preserve"> </w:t>
            </w:r>
            <w:r>
              <w:rPr>
                <w:sz w:val="16"/>
                <w:szCs w:val="16"/>
              </w:rPr>
              <w:t>–</w:t>
            </w:r>
            <w:r>
              <w:rPr>
                <w:spacing w:val="-1"/>
                <w:sz w:val="16"/>
                <w:szCs w:val="16"/>
              </w:rPr>
              <w:t xml:space="preserve"> </w:t>
            </w:r>
            <w:r>
              <w:rPr>
                <w:sz w:val="16"/>
                <w:szCs w:val="16"/>
              </w:rPr>
              <w:t>0/3</w:t>
            </w:r>
          </w:p>
        </w:tc>
        <w:tc>
          <w:tcPr>
            <w:tcW w:w="731" w:type="dxa"/>
            <w:tcBorders>
              <w:top w:val="nil"/>
              <w:left w:val="nil"/>
              <w:bottom w:val="nil"/>
              <w:right w:val="nil"/>
            </w:tcBorders>
          </w:tcPr>
          <w:p w:rsidR="00B72476" w:rsidRDefault="00CB77E8">
            <w:pPr>
              <w:spacing w:before="49"/>
              <w:ind w:left="173"/>
              <w:rPr>
                <w:sz w:val="16"/>
                <w:szCs w:val="16"/>
              </w:rPr>
            </w:pPr>
            <w:r>
              <w:rPr>
                <w:sz w:val="16"/>
                <w:szCs w:val="16"/>
              </w:rPr>
              <w:t>0.0626</w:t>
            </w:r>
          </w:p>
        </w:tc>
        <w:tc>
          <w:tcPr>
            <w:tcW w:w="828" w:type="dxa"/>
            <w:tcBorders>
              <w:top w:val="nil"/>
              <w:left w:val="nil"/>
              <w:bottom w:val="nil"/>
              <w:right w:val="nil"/>
            </w:tcBorders>
          </w:tcPr>
          <w:p w:rsidR="00B72476" w:rsidRDefault="00CB77E8">
            <w:pPr>
              <w:spacing w:before="49"/>
              <w:ind w:left="350"/>
              <w:rPr>
                <w:sz w:val="16"/>
                <w:szCs w:val="16"/>
              </w:rPr>
            </w:pPr>
            <w:r>
              <w:rPr>
                <w:sz w:val="16"/>
                <w:szCs w:val="16"/>
              </w:rPr>
              <w:t>0.038</w:t>
            </w:r>
          </w:p>
        </w:tc>
        <w:tc>
          <w:tcPr>
            <w:tcW w:w="576" w:type="dxa"/>
            <w:tcBorders>
              <w:top w:val="nil"/>
              <w:left w:val="nil"/>
              <w:bottom w:val="nil"/>
              <w:right w:val="nil"/>
            </w:tcBorders>
          </w:tcPr>
          <w:p w:rsidR="00B72476" w:rsidRDefault="00CB77E8">
            <w:pPr>
              <w:spacing w:before="49"/>
              <w:ind w:left="173"/>
              <w:rPr>
                <w:sz w:val="16"/>
                <w:szCs w:val="16"/>
              </w:rPr>
            </w:pPr>
            <w:r>
              <w:rPr>
                <w:sz w:val="16"/>
                <w:szCs w:val="16"/>
              </w:rPr>
              <w:t>1.64</w:t>
            </w:r>
          </w:p>
        </w:tc>
        <w:tc>
          <w:tcPr>
            <w:tcW w:w="683" w:type="dxa"/>
            <w:tcBorders>
              <w:top w:val="nil"/>
              <w:left w:val="nil"/>
              <w:bottom w:val="nil"/>
              <w:right w:val="nil"/>
            </w:tcBorders>
          </w:tcPr>
          <w:p w:rsidR="00B72476" w:rsidRDefault="00CB77E8">
            <w:pPr>
              <w:spacing w:before="49"/>
              <w:ind w:left="125"/>
              <w:rPr>
                <w:sz w:val="16"/>
                <w:szCs w:val="16"/>
              </w:rPr>
            </w:pPr>
            <w:r>
              <w:rPr>
                <w:sz w:val="16"/>
                <w:szCs w:val="16"/>
              </w:rPr>
              <w:t>0.100</w:t>
            </w:r>
          </w:p>
        </w:tc>
      </w:tr>
      <w:tr w:rsidR="00B72476">
        <w:trPr>
          <w:trHeight w:hRule="exact" w:val="313"/>
        </w:trPr>
        <w:tc>
          <w:tcPr>
            <w:tcW w:w="2560" w:type="dxa"/>
            <w:tcBorders>
              <w:top w:val="nil"/>
              <w:left w:val="nil"/>
              <w:bottom w:val="nil"/>
              <w:right w:val="nil"/>
            </w:tcBorders>
          </w:tcPr>
          <w:p w:rsidR="00B72476" w:rsidRDefault="00CB77E8">
            <w:pPr>
              <w:spacing w:before="49"/>
              <w:ind w:left="40"/>
              <w:rPr>
                <w:sz w:val="16"/>
                <w:szCs w:val="16"/>
              </w:rPr>
            </w:pPr>
            <w:r>
              <w:rPr>
                <w:sz w:val="16"/>
                <w:szCs w:val="16"/>
              </w:rPr>
              <w:t>Condition:</w:t>
            </w:r>
            <w:r>
              <w:rPr>
                <w:spacing w:val="2"/>
                <w:sz w:val="16"/>
                <w:szCs w:val="16"/>
              </w:rPr>
              <w:t xml:space="preserve"> </w:t>
            </w:r>
            <w:r>
              <w:rPr>
                <w:sz w:val="16"/>
                <w:szCs w:val="16"/>
              </w:rPr>
              <w:t>Rime</w:t>
            </w:r>
            <w:r>
              <w:rPr>
                <w:spacing w:val="-3"/>
                <w:sz w:val="16"/>
                <w:szCs w:val="16"/>
              </w:rPr>
              <w:t xml:space="preserve"> </w:t>
            </w:r>
            <w:r>
              <w:rPr>
                <w:sz w:val="16"/>
                <w:szCs w:val="16"/>
              </w:rPr>
              <w:t>–</w:t>
            </w:r>
            <w:r>
              <w:rPr>
                <w:spacing w:val="-1"/>
                <w:sz w:val="16"/>
                <w:szCs w:val="16"/>
              </w:rPr>
              <w:t xml:space="preserve"> </w:t>
            </w:r>
            <w:r>
              <w:rPr>
                <w:sz w:val="16"/>
                <w:szCs w:val="16"/>
              </w:rPr>
              <w:t>0/3</w:t>
            </w:r>
          </w:p>
        </w:tc>
        <w:tc>
          <w:tcPr>
            <w:tcW w:w="731" w:type="dxa"/>
            <w:tcBorders>
              <w:top w:val="nil"/>
              <w:left w:val="nil"/>
              <w:bottom w:val="nil"/>
              <w:right w:val="nil"/>
            </w:tcBorders>
          </w:tcPr>
          <w:p w:rsidR="00B72476" w:rsidRDefault="00CB77E8">
            <w:pPr>
              <w:spacing w:before="49"/>
              <w:ind w:left="173"/>
              <w:rPr>
                <w:sz w:val="16"/>
                <w:szCs w:val="16"/>
              </w:rPr>
            </w:pPr>
            <w:r>
              <w:rPr>
                <w:sz w:val="16"/>
                <w:szCs w:val="16"/>
              </w:rPr>
              <w:t>0.0652</w:t>
            </w:r>
          </w:p>
        </w:tc>
        <w:tc>
          <w:tcPr>
            <w:tcW w:w="828" w:type="dxa"/>
            <w:tcBorders>
              <w:top w:val="nil"/>
              <w:left w:val="nil"/>
              <w:bottom w:val="nil"/>
              <w:right w:val="nil"/>
            </w:tcBorders>
          </w:tcPr>
          <w:p w:rsidR="00B72476" w:rsidRDefault="00CB77E8">
            <w:pPr>
              <w:spacing w:before="49"/>
              <w:ind w:left="350"/>
              <w:rPr>
                <w:sz w:val="16"/>
                <w:szCs w:val="16"/>
              </w:rPr>
            </w:pPr>
            <w:r>
              <w:rPr>
                <w:sz w:val="16"/>
                <w:szCs w:val="16"/>
              </w:rPr>
              <w:t>0.035</w:t>
            </w:r>
          </w:p>
        </w:tc>
        <w:tc>
          <w:tcPr>
            <w:tcW w:w="576" w:type="dxa"/>
            <w:tcBorders>
              <w:top w:val="nil"/>
              <w:left w:val="nil"/>
              <w:bottom w:val="nil"/>
              <w:right w:val="nil"/>
            </w:tcBorders>
          </w:tcPr>
          <w:p w:rsidR="00B72476" w:rsidRDefault="00CB77E8">
            <w:pPr>
              <w:spacing w:before="49"/>
              <w:ind w:left="173"/>
              <w:rPr>
                <w:sz w:val="16"/>
                <w:szCs w:val="16"/>
              </w:rPr>
            </w:pPr>
            <w:r>
              <w:rPr>
                <w:sz w:val="16"/>
                <w:szCs w:val="16"/>
              </w:rPr>
              <w:t>1.82</w:t>
            </w:r>
          </w:p>
        </w:tc>
        <w:tc>
          <w:tcPr>
            <w:tcW w:w="683" w:type="dxa"/>
            <w:tcBorders>
              <w:top w:val="nil"/>
              <w:left w:val="nil"/>
              <w:bottom w:val="nil"/>
              <w:right w:val="nil"/>
            </w:tcBorders>
          </w:tcPr>
          <w:p w:rsidR="00B72476" w:rsidRDefault="00CB77E8">
            <w:pPr>
              <w:spacing w:before="49"/>
              <w:ind w:left="125"/>
              <w:rPr>
                <w:sz w:val="16"/>
                <w:szCs w:val="16"/>
              </w:rPr>
            </w:pPr>
            <w:r>
              <w:rPr>
                <w:sz w:val="16"/>
                <w:szCs w:val="16"/>
              </w:rPr>
              <w:t>0.068</w:t>
            </w:r>
          </w:p>
        </w:tc>
      </w:tr>
      <w:tr w:rsidR="00B72476">
        <w:trPr>
          <w:trHeight w:hRule="exact" w:val="313"/>
        </w:trPr>
        <w:tc>
          <w:tcPr>
            <w:tcW w:w="2560" w:type="dxa"/>
            <w:tcBorders>
              <w:top w:val="nil"/>
              <w:left w:val="nil"/>
              <w:bottom w:val="nil"/>
              <w:right w:val="nil"/>
            </w:tcBorders>
          </w:tcPr>
          <w:p w:rsidR="00B72476" w:rsidRDefault="00CB77E8">
            <w:pPr>
              <w:spacing w:before="49"/>
              <w:ind w:left="40"/>
              <w:rPr>
                <w:sz w:val="16"/>
                <w:szCs w:val="16"/>
              </w:rPr>
            </w:pPr>
            <w:r>
              <w:rPr>
                <w:sz w:val="16"/>
                <w:szCs w:val="16"/>
              </w:rPr>
              <w:t>Condition:</w:t>
            </w:r>
            <w:r>
              <w:rPr>
                <w:spacing w:val="2"/>
                <w:sz w:val="16"/>
                <w:szCs w:val="16"/>
              </w:rPr>
              <w:t xml:space="preserve"> </w:t>
            </w:r>
            <w:r>
              <w:rPr>
                <w:sz w:val="16"/>
                <w:szCs w:val="16"/>
              </w:rPr>
              <w:t>Syllable</w:t>
            </w:r>
            <w:r>
              <w:rPr>
                <w:spacing w:val="-5"/>
                <w:sz w:val="16"/>
                <w:szCs w:val="16"/>
              </w:rPr>
              <w:t xml:space="preserve"> </w:t>
            </w:r>
            <w:r>
              <w:rPr>
                <w:sz w:val="16"/>
                <w:szCs w:val="16"/>
              </w:rPr>
              <w:t>count</w:t>
            </w:r>
            <w:r>
              <w:rPr>
                <w:spacing w:val="-4"/>
                <w:sz w:val="16"/>
                <w:szCs w:val="16"/>
              </w:rPr>
              <w:t xml:space="preserve"> </w:t>
            </w:r>
            <w:r>
              <w:rPr>
                <w:sz w:val="16"/>
                <w:szCs w:val="16"/>
              </w:rPr>
              <w:t>–</w:t>
            </w:r>
            <w:r>
              <w:rPr>
                <w:spacing w:val="-1"/>
                <w:sz w:val="16"/>
                <w:szCs w:val="16"/>
              </w:rPr>
              <w:t xml:space="preserve"> </w:t>
            </w:r>
            <w:r>
              <w:rPr>
                <w:sz w:val="16"/>
                <w:szCs w:val="16"/>
              </w:rPr>
              <w:t>0/3</w:t>
            </w:r>
          </w:p>
        </w:tc>
        <w:tc>
          <w:tcPr>
            <w:tcW w:w="731" w:type="dxa"/>
            <w:tcBorders>
              <w:top w:val="nil"/>
              <w:left w:val="nil"/>
              <w:bottom w:val="nil"/>
              <w:right w:val="nil"/>
            </w:tcBorders>
          </w:tcPr>
          <w:p w:rsidR="00B72476" w:rsidRDefault="00CB77E8">
            <w:pPr>
              <w:spacing w:before="49"/>
              <w:ind w:left="173"/>
              <w:rPr>
                <w:sz w:val="16"/>
                <w:szCs w:val="16"/>
              </w:rPr>
            </w:pPr>
            <w:r>
              <w:rPr>
                <w:sz w:val="16"/>
                <w:szCs w:val="16"/>
              </w:rPr>
              <w:t>0.0410</w:t>
            </w:r>
          </w:p>
        </w:tc>
        <w:tc>
          <w:tcPr>
            <w:tcW w:w="828" w:type="dxa"/>
            <w:tcBorders>
              <w:top w:val="nil"/>
              <w:left w:val="nil"/>
              <w:bottom w:val="nil"/>
              <w:right w:val="nil"/>
            </w:tcBorders>
          </w:tcPr>
          <w:p w:rsidR="00B72476" w:rsidRDefault="00CB77E8">
            <w:pPr>
              <w:spacing w:before="49"/>
              <w:ind w:left="350"/>
              <w:rPr>
                <w:sz w:val="16"/>
                <w:szCs w:val="16"/>
              </w:rPr>
            </w:pPr>
            <w:r>
              <w:rPr>
                <w:sz w:val="16"/>
                <w:szCs w:val="16"/>
              </w:rPr>
              <w:t>0.038</w:t>
            </w:r>
          </w:p>
        </w:tc>
        <w:tc>
          <w:tcPr>
            <w:tcW w:w="576" w:type="dxa"/>
            <w:tcBorders>
              <w:top w:val="nil"/>
              <w:left w:val="nil"/>
              <w:bottom w:val="nil"/>
              <w:right w:val="nil"/>
            </w:tcBorders>
          </w:tcPr>
          <w:p w:rsidR="00B72476" w:rsidRDefault="00CB77E8">
            <w:pPr>
              <w:spacing w:before="49"/>
              <w:ind w:left="173"/>
              <w:rPr>
                <w:sz w:val="16"/>
                <w:szCs w:val="16"/>
              </w:rPr>
            </w:pPr>
            <w:r>
              <w:rPr>
                <w:sz w:val="16"/>
                <w:szCs w:val="16"/>
              </w:rPr>
              <w:t>1.06</w:t>
            </w:r>
          </w:p>
        </w:tc>
        <w:tc>
          <w:tcPr>
            <w:tcW w:w="683" w:type="dxa"/>
            <w:tcBorders>
              <w:top w:val="nil"/>
              <w:left w:val="nil"/>
              <w:bottom w:val="nil"/>
              <w:right w:val="nil"/>
            </w:tcBorders>
          </w:tcPr>
          <w:p w:rsidR="00B72476" w:rsidRDefault="00CB77E8">
            <w:pPr>
              <w:spacing w:before="49"/>
              <w:ind w:left="125"/>
              <w:rPr>
                <w:sz w:val="16"/>
                <w:szCs w:val="16"/>
              </w:rPr>
            </w:pPr>
            <w:r>
              <w:rPr>
                <w:sz w:val="16"/>
                <w:szCs w:val="16"/>
              </w:rPr>
              <w:t>0.287</w:t>
            </w:r>
          </w:p>
        </w:tc>
      </w:tr>
      <w:tr w:rsidR="00B72476">
        <w:trPr>
          <w:trHeight w:hRule="exact" w:val="313"/>
        </w:trPr>
        <w:tc>
          <w:tcPr>
            <w:tcW w:w="2560" w:type="dxa"/>
            <w:tcBorders>
              <w:top w:val="nil"/>
              <w:left w:val="nil"/>
              <w:bottom w:val="nil"/>
              <w:right w:val="nil"/>
            </w:tcBorders>
          </w:tcPr>
          <w:p w:rsidR="00B72476" w:rsidRDefault="00CB77E8">
            <w:pPr>
              <w:spacing w:before="49"/>
              <w:ind w:left="40"/>
              <w:rPr>
                <w:sz w:val="16"/>
                <w:szCs w:val="16"/>
              </w:rPr>
            </w:pPr>
            <w:r>
              <w:rPr>
                <w:sz w:val="16"/>
                <w:szCs w:val="16"/>
              </w:rPr>
              <w:t>Condition:</w:t>
            </w:r>
            <w:r>
              <w:rPr>
                <w:spacing w:val="2"/>
                <w:sz w:val="16"/>
                <w:szCs w:val="16"/>
              </w:rPr>
              <w:t xml:space="preserve"> </w:t>
            </w:r>
            <w:r>
              <w:rPr>
                <w:sz w:val="16"/>
                <w:szCs w:val="16"/>
              </w:rPr>
              <w:t>Semantic</w:t>
            </w:r>
            <w:r>
              <w:rPr>
                <w:spacing w:val="-6"/>
                <w:sz w:val="16"/>
                <w:szCs w:val="16"/>
              </w:rPr>
              <w:t xml:space="preserve"> </w:t>
            </w:r>
            <w:r>
              <w:rPr>
                <w:sz w:val="16"/>
                <w:szCs w:val="16"/>
              </w:rPr>
              <w:t>incoherent</w:t>
            </w:r>
            <w:r>
              <w:rPr>
                <w:spacing w:val="-7"/>
                <w:sz w:val="16"/>
                <w:szCs w:val="16"/>
              </w:rPr>
              <w:t xml:space="preserve"> </w:t>
            </w:r>
            <w:r>
              <w:rPr>
                <w:sz w:val="16"/>
                <w:szCs w:val="16"/>
              </w:rPr>
              <w:t>–</w:t>
            </w:r>
            <w:r>
              <w:rPr>
                <w:spacing w:val="-1"/>
                <w:sz w:val="16"/>
                <w:szCs w:val="16"/>
              </w:rPr>
              <w:t xml:space="preserve"> </w:t>
            </w:r>
            <w:r>
              <w:rPr>
                <w:sz w:val="16"/>
                <w:szCs w:val="16"/>
              </w:rPr>
              <w:t>0/3</w:t>
            </w:r>
          </w:p>
        </w:tc>
        <w:tc>
          <w:tcPr>
            <w:tcW w:w="731" w:type="dxa"/>
            <w:tcBorders>
              <w:top w:val="nil"/>
              <w:left w:val="nil"/>
              <w:bottom w:val="nil"/>
              <w:right w:val="nil"/>
            </w:tcBorders>
          </w:tcPr>
          <w:p w:rsidR="00B72476" w:rsidRDefault="00CB77E8">
            <w:pPr>
              <w:spacing w:before="49"/>
              <w:ind w:left="173"/>
              <w:rPr>
                <w:sz w:val="16"/>
                <w:szCs w:val="16"/>
              </w:rPr>
            </w:pPr>
            <w:r>
              <w:rPr>
                <w:sz w:val="16"/>
                <w:szCs w:val="16"/>
              </w:rPr>
              <w:t>0.0055</w:t>
            </w:r>
          </w:p>
        </w:tc>
        <w:tc>
          <w:tcPr>
            <w:tcW w:w="828" w:type="dxa"/>
            <w:tcBorders>
              <w:top w:val="nil"/>
              <w:left w:val="nil"/>
              <w:bottom w:val="nil"/>
              <w:right w:val="nil"/>
            </w:tcBorders>
          </w:tcPr>
          <w:p w:rsidR="00B72476" w:rsidRDefault="00CB77E8">
            <w:pPr>
              <w:spacing w:before="49"/>
              <w:ind w:left="350"/>
              <w:rPr>
                <w:sz w:val="16"/>
                <w:szCs w:val="16"/>
              </w:rPr>
            </w:pPr>
            <w:r>
              <w:rPr>
                <w:sz w:val="16"/>
                <w:szCs w:val="16"/>
              </w:rPr>
              <w:t>0.038</w:t>
            </w:r>
          </w:p>
        </w:tc>
        <w:tc>
          <w:tcPr>
            <w:tcW w:w="576" w:type="dxa"/>
            <w:tcBorders>
              <w:top w:val="nil"/>
              <w:left w:val="nil"/>
              <w:bottom w:val="nil"/>
              <w:right w:val="nil"/>
            </w:tcBorders>
          </w:tcPr>
          <w:p w:rsidR="00B72476" w:rsidRDefault="00CB77E8">
            <w:pPr>
              <w:spacing w:before="49"/>
              <w:ind w:left="173"/>
              <w:rPr>
                <w:sz w:val="16"/>
                <w:szCs w:val="16"/>
              </w:rPr>
            </w:pPr>
            <w:r>
              <w:rPr>
                <w:sz w:val="16"/>
                <w:szCs w:val="16"/>
              </w:rPr>
              <w:t>0.14</w:t>
            </w:r>
          </w:p>
        </w:tc>
        <w:tc>
          <w:tcPr>
            <w:tcW w:w="683" w:type="dxa"/>
            <w:tcBorders>
              <w:top w:val="nil"/>
              <w:left w:val="nil"/>
              <w:bottom w:val="nil"/>
              <w:right w:val="nil"/>
            </w:tcBorders>
          </w:tcPr>
          <w:p w:rsidR="00B72476" w:rsidRDefault="00CB77E8">
            <w:pPr>
              <w:spacing w:before="49"/>
              <w:ind w:left="125"/>
              <w:rPr>
                <w:sz w:val="16"/>
                <w:szCs w:val="16"/>
              </w:rPr>
            </w:pPr>
            <w:r>
              <w:rPr>
                <w:sz w:val="16"/>
                <w:szCs w:val="16"/>
              </w:rPr>
              <w:t>0.883</w:t>
            </w:r>
          </w:p>
        </w:tc>
      </w:tr>
      <w:tr w:rsidR="00B72476">
        <w:trPr>
          <w:trHeight w:hRule="exact" w:val="313"/>
        </w:trPr>
        <w:tc>
          <w:tcPr>
            <w:tcW w:w="2560" w:type="dxa"/>
            <w:tcBorders>
              <w:top w:val="nil"/>
              <w:left w:val="nil"/>
              <w:bottom w:val="nil"/>
              <w:right w:val="nil"/>
            </w:tcBorders>
          </w:tcPr>
          <w:p w:rsidR="00B72476" w:rsidRDefault="00CB77E8">
            <w:pPr>
              <w:spacing w:before="49"/>
              <w:ind w:left="40"/>
              <w:rPr>
                <w:sz w:val="16"/>
                <w:szCs w:val="16"/>
              </w:rPr>
            </w:pPr>
            <w:r>
              <w:rPr>
                <w:sz w:val="16"/>
                <w:szCs w:val="16"/>
              </w:rPr>
              <w:t>Exposures</w:t>
            </w:r>
          </w:p>
        </w:tc>
        <w:tc>
          <w:tcPr>
            <w:tcW w:w="731" w:type="dxa"/>
            <w:tcBorders>
              <w:top w:val="nil"/>
              <w:left w:val="nil"/>
              <w:bottom w:val="nil"/>
              <w:right w:val="nil"/>
            </w:tcBorders>
          </w:tcPr>
          <w:p w:rsidR="00B72476" w:rsidRDefault="00CB77E8">
            <w:pPr>
              <w:spacing w:before="49"/>
              <w:ind w:left="173"/>
              <w:rPr>
                <w:sz w:val="16"/>
                <w:szCs w:val="16"/>
              </w:rPr>
            </w:pPr>
            <w:r>
              <w:rPr>
                <w:sz w:val="16"/>
                <w:szCs w:val="16"/>
              </w:rPr>
              <w:t>0.1201</w:t>
            </w:r>
          </w:p>
        </w:tc>
        <w:tc>
          <w:tcPr>
            <w:tcW w:w="828" w:type="dxa"/>
            <w:tcBorders>
              <w:top w:val="nil"/>
              <w:left w:val="nil"/>
              <w:bottom w:val="nil"/>
              <w:right w:val="nil"/>
            </w:tcBorders>
          </w:tcPr>
          <w:p w:rsidR="00B72476" w:rsidRDefault="00CB77E8">
            <w:pPr>
              <w:spacing w:before="49"/>
              <w:ind w:left="350"/>
              <w:rPr>
                <w:sz w:val="16"/>
                <w:szCs w:val="16"/>
              </w:rPr>
            </w:pPr>
            <w:r>
              <w:rPr>
                <w:sz w:val="16"/>
                <w:szCs w:val="16"/>
              </w:rPr>
              <w:t>0.119</w:t>
            </w:r>
          </w:p>
        </w:tc>
        <w:tc>
          <w:tcPr>
            <w:tcW w:w="576" w:type="dxa"/>
            <w:tcBorders>
              <w:top w:val="nil"/>
              <w:left w:val="nil"/>
              <w:bottom w:val="nil"/>
              <w:right w:val="nil"/>
            </w:tcBorders>
          </w:tcPr>
          <w:p w:rsidR="00B72476" w:rsidRDefault="00CB77E8">
            <w:pPr>
              <w:spacing w:before="49"/>
              <w:ind w:left="173"/>
              <w:rPr>
                <w:sz w:val="16"/>
                <w:szCs w:val="16"/>
              </w:rPr>
            </w:pPr>
            <w:r>
              <w:rPr>
                <w:sz w:val="16"/>
                <w:szCs w:val="16"/>
              </w:rPr>
              <w:t>1.00</w:t>
            </w:r>
          </w:p>
        </w:tc>
        <w:tc>
          <w:tcPr>
            <w:tcW w:w="683" w:type="dxa"/>
            <w:tcBorders>
              <w:top w:val="nil"/>
              <w:left w:val="nil"/>
              <w:bottom w:val="nil"/>
              <w:right w:val="nil"/>
            </w:tcBorders>
          </w:tcPr>
          <w:p w:rsidR="00B72476" w:rsidRDefault="00CB77E8">
            <w:pPr>
              <w:spacing w:before="49"/>
              <w:ind w:left="125"/>
              <w:rPr>
                <w:sz w:val="16"/>
                <w:szCs w:val="16"/>
              </w:rPr>
            </w:pPr>
            <w:r>
              <w:rPr>
                <w:sz w:val="16"/>
                <w:szCs w:val="16"/>
              </w:rPr>
              <w:t>0.316</w:t>
            </w:r>
          </w:p>
        </w:tc>
      </w:tr>
      <w:tr w:rsidR="00B72476">
        <w:trPr>
          <w:trHeight w:hRule="exact" w:val="339"/>
        </w:trPr>
        <w:tc>
          <w:tcPr>
            <w:tcW w:w="2560" w:type="dxa"/>
            <w:tcBorders>
              <w:top w:val="nil"/>
              <w:left w:val="nil"/>
              <w:bottom w:val="nil"/>
              <w:right w:val="nil"/>
            </w:tcBorders>
          </w:tcPr>
          <w:p w:rsidR="00B72476" w:rsidRDefault="00CB77E8">
            <w:pPr>
              <w:spacing w:before="49"/>
              <w:ind w:left="40"/>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Onset</w:t>
            </w:r>
            <w:r>
              <w:rPr>
                <w:spacing w:val="-4"/>
                <w:sz w:val="16"/>
                <w:szCs w:val="16"/>
              </w:rPr>
              <w:t xml:space="preserve"> </w:t>
            </w:r>
            <w:r>
              <w:rPr>
                <w:sz w:val="16"/>
                <w:szCs w:val="16"/>
              </w:rPr>
              <w:t>–</w:t>
            </w:r>
            <w:r>
              <w:rPr>
                <w:spacing w:val="-1"/>
                <w:sz w:val="16"/>
                <w:szCs w:val="16"/>
              </w:rPr>
              <w:t xml:space="preserve"> </w:t>
            </w:r>
            <w:r>
              <w:rPr>
                <w:sz w:val="16"/>
                <w:szCs w:val="16"/>
              </w:rPr>
              <w:t>0/3</w:t>
            </w:r>
          </w:p>
        </w:tc>
        <w:tc>
          <w:tcPr>
            <w:tcW w:w="731" w:type="dxa"/>
            <w:tcBorders>
              <w:top w:val="nil"/>
              <w:left w:val="nil"/>
              <w:bottom w:val="nil"/>
              <w:right w:val="nil"/>
            </w:tcBorders>
          </w:tcPr>
          <w:p w:rsidR="00B72476" w:rsidRDefault="00CB77E8">
            <w:pPr>
              <w:spacing w:before="49"/>
              <w:ind w:left="120"/>
              <w:rPr>
                <w:sz w:val="16"/>
                <w:szCs w:val="16"/>
              </w:rPr>
            </w:pPr>
            <w:r>
              <w:rPr>
                <w:sz w:val="16"/>
                <w:szCs w:val="16"/>
              </w:rPr>
              <w:t>-0.0948</w:t>
            </w:r>
          </w:p>
        </w:tc>
        <w:tc>
          <w:tcPr>
            <w:tcW w:w="828" w:type="dxa"/>
            <w:tcBorders>
              <w:top w:val="nil"/>
              <w:left w:val="nil"/>
              <w:bottom w:val="nil"/>
              <w:right w:val="nil"/>
            </w:tcBorders>
          </w:tcPr>
          <w:p w:rsidR="00B72476" w:rsidRDefault="00CB77E8">
            <w:pPr>
              <w:spacing w:before="49"/>
              <w:ind w:left="350"/>
              <w:rPr>
                <w:sz w:val="16"/>
                <w:szCs w:val="16"/>
              </w:rPr>
            </w:pPr>
            <w:r>
              <w:rPr>
                <w:sz w:val="16"/>
                <w:szCs w:val="16"/>
              </w:rPr>
              <w:t>0.170</w:t>
            </w:r>
          </w:p>
        </w:tc>
        <w:tc>
          <w:tcPr>
            <w:tcW w:w="576" w:type="dxa"/>
            <w:tcBorders>
              <w:top w:val="nil"/>
              <w:left w:val="nil"/>
              <w:bottom w:val="nil"/>
              <w:right w:val="nil"/>
            </w:tcBorders>
          </w:tcPr>
          <w:p w:rsidR="00B72476" w:rsidRDefault="00CB77E8">
            <w:pPr>
              <w:spacing w:before="49"/>
              <w:ind w:left="120"/>
              <w:rPr>
                <w:sz w:val="16"/>
                <w:szCs w:val="16"/>
              </w:rPr>
            </w:pPr>
            <w:r>
              <w:rPr>
                <w:sz w:val="16"/>
                <w:szCs w:val="16"/>
              </w:rPr>
              <w:t>-0.55</w:t>
            </w:r>
          </w:p>
        </w:tc>
        <w:tc>
          <w:tcPr>
            <w:tcW w:w="683" w:type="dxa"/>
            <w:tcBorders>
              <w:top w:val="nil"/>
              <w:left w:val="nil"/>
              <w:bottom w:val="nil"/>
              <w:right w:val="nil"/>
            </w:tcBorders>
          </w:tcPr>
          <w:p w:rsidR="00B72476" w:rsidRDefault="00CB77E8">
            <w:pPr>
              <w:spacing w:before="49"/>
              <w:ind w:left="125"/>
              <w:rPr>
                <w:sz w:val="16"/>
                <w:szCs w:val="16"/>
              </w:rPr>
            </w:pPr>
            <w:r>
              <w:rPr>
                <w:sz w:val="16"/>
                <w:szCs w:val="16"/>
              </w:rPr>
              <w:t>0.577</w:t>
            </w:r>
          </w:p>
        </w:tc>
      </w:tr>
      <w:tr w:rsidR="00B72476">
        <w:trPr>
          <w:trHeight w:hRule="exact" w:val="313"/>
        </w:trPr>
        <w:tc>
          <w:tcPr>
            <w:tcW w:w="2560" w:type="dxa"/>
            <w:tcBorders>
              <w:top w:val="nil"/>
              <w:left w:val="nil"/>
              <w:bottom w:val="nil"/>
              <w:right w:val="nil"/>
            </w:tcBorders>
          </w:tcPr>
          <w:p w:rsidR="00B72476" w:rsidRDefault="00CB77E8">
            <w:pPr>
              <w:spacing w:before="24"/>
              <w:ind w:left="40"/>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Rime</w:t>
            </w:r>
            <w:r>
              <w:rPr>
                <w:spacing w:val="-3"/>
                <w:sz w:val="16"/>
                <w:szCs w:val="16"/>
              </w:rPr>
              <w:t xml:space="preserve"> </w:t>
            </w:r>
            <w:r>
              <w:rPr>
                <w:sz w:val="16"/>
                <w:szCs w:val="16"/>
              </w:rPr>
              <w:t>–</w:t>
            </w:r>
            <w:r>
              <w:rPr>
                <w:spacing w:val="-1"/>
                <w:sz w:val="16"/>
                <w:szCs w:val="16"/>
              </w:rPr>
              <w:t xml:space="preserve"> </w:t>
            </w:r>
            <w:r>
              <w:rPr>
                <w:sz w:val="16"/>
                <w:szCs w:val="16"/>
              </w:rPr>
              <w:t>0/3</w:t>
            </w:r>
          </w:p>
        </w:tc>
        <w:tc>
          <w:tcPr>
            <w:tcW w:w="731" w:type="dxa"/>
            <w:tcBorders>
              <w:top w:val="nil"/>
              <w:left w:val="nil"/>
              <w:bottom w:val="nil"/>
              <w:right w:val="nil"/>
            </w:tcBorders>
          </w:tcPr>
          <w:p w:rsidR="00B72476" w:rsidRDefault="00CB77E8">
            <w:pPr>
              <w:spacing w:before="24"/>
              <w:ind w:left="120"/>
              <w:rPr>
                <w:sz w:val="16"/>
                <w:szCs w:val="16"/>
              </w:rPr>
            </w:pPr>
            <w:r>
              <w:rPr>
                <w:sz w:val="16"/>
                <w:szCs w:val="16"/>
              </w:rPr>
              <w:t>-0.1950</w:t>
            </w:r>
          </w:p>
        </w:tc>
        <w:tc>
          <w:tcPr>
            <w:tcW w:w="828" w:type="dxa"/>
            <w:tcBorders>
              <w:top w:val="nil"/>
              <w:left w:val="nil"/>
              <w:bottom w:val="nil"/>
              <w:right w:val="nil"/>
            </w:tcBorders>
          </w:tcPr>
          <w:p w:rsidR="00B72476" w:rsidRDefault="00CB77E8">
            <w:pPr>
              <w:spacing w:before="24"/>
              <w:ind w:left="350"/>
              <w:rPr>
                <w:sz w:val="16"/>
                <w:szCs w:val="16"/>
              </w:rPr>
            </w:pPr>
            <w:r>
              <w:rPr>
                <w:sz w:val="16"/>
                <w:szCs w:val="16"/>
              </w:rPr>
              <w:t>0.161</w:t>
            </w:r>
          </w:p>
        </w:tc>
        <w:tc>
          <w:tcPr>
            <w:tcW w:w="576" w:type="dxa"/>
            <w:tcBorders>
              <w:top w:val="nil"/>
              <w:left w:val="nil"/>
              <w:bottom w:val="nil"/>
              <w:right w:val="nil"/>
            </w:tcBorders>
          </w:tcPr>
          <w:p w:rsidR="00B72476" w:rsidRDefault="00CB77E8">
            <w:pPr>
              <w:spacing w:before="24"/>
              <w:ind w:left="120"/>
              <w:rPr>
                <w:sz w:val="16"/>
                <w:szCs w:val="16"/>
              </w:rPr>
            </w:pPr>
            <w:r>
              <w:rPr>
                <w:sz w:val="16"/>
                <w:szCs w:val="16"/>
              </w:rPr>
              <w:t>-1.20</w:t>
            </w:r>
          </w:p>
        </w:tc>
        <w:tc>
          <w:tcPr>
            <w:tcW w:w="683" w:type="dxa"/>
            <w:tcBorders>
              <w:top w:val="nil"/>
              <w:left w:val="nil"/>
              <w:bottom w:val="nil"/>
              <w:right w:val="nil"/>
            </w:tcBorders>
          </w:tcPr>
          <w:p w:rsidR="00B72476" w:rsidRDefault="00CB77E8">
            <w:pPr>
              <w:spacing w:before="24"/>
              <w:ind w:left="125"/>
              <w:rPr>
                <w:sz w:val="16"/>
                <w:szCs w:val="16"/>
              </w:rPr>
            </w:pPr>
            <w:r>
              <w:rPr>
                <w:sz w:val="16"/>
                <w:szCs w:val="16"/>
              </w:rPr>
              <w:t>0.228</w:t>
            </w:r>
          </w:p>
        </w:tc>
      </w:tr>
      <w:tr w:rsidR="00B72476">
        <w:trPr>
          <w:trHeight w:hRule="exact" w:val="362"/>
        </w:trPr>
        <w:tc>
          <w:tcPr>
            <w:tcW w:w="2560" w:type="dxa"/>
            <w:tcBorders>
              <w:top w:val="nil"/>
              <w:left w:val="nil"/>
              <w:bottom w:val="nil"/>
              <w:right w:val="nil"/>
            </w:tcBorders>
          </w:tcPr>
          <w:p w:rsidR="00B72476" w:rsidRDefault="00CB77E8">
            <w:pPr>
              <w:spacing w:before="24"/>
              <w:ind w:left="40"/>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Syllable</w:t>
            </w:r>
            <w:r>
              <w:rPr>
                <w:spacing w:val="-5"/>
                <w:sz w:val="16"/>
                <w:szCs w:val="16"/>
              </w:rPr>
              <w:t xml:space="preserve"> </w:t>
            </w:r>
            <w:r>
              <w:rPr>
                <w:sz w:val="16"/>
                <w:szCs w:val="16"/>
              </w:rPr>
              <w:t>count</w:t>
            </w:r>
            <w:r>
              <w:rPr>
                <w:spacing w:val="-4"/>
                <w:sz w:val="16"/>
                <w:szCs w:val="16"/>
              </w:rPr>
              <w:t xml:space="preserve"> </w:t>
            </w:r>
            <w:r>
              <w:rPr>
                <w:sz w:val="16"/>
                <w:szCs w:val="16"/>
              </w:rPr>
              <w:t>–</w:t>
            </w:r>
            <w:r>
              <w:rPr>
                <w:spacing w:val="-1"/>
                <w:sz w:val="16"/>
                <w:szCs w:val="16"/>
              </w:rPr>
              <w:t xml:space="preserve"> </w:t>
            </w:r>
            <w:r>
              <w:rPr>
                <w:sz w:val="16"/>
                <w:szCs w:val="16"/>
              </w:rPr>
              <w:t>0/3</w:t>
            </w:r>
          </w:p>
        </w:tc>
        <w:tc>
          <w:tcPr>
            <w:tcW w:w="731" w:type="dxa"/>
            <w:tcBorders>
              <w:top w:val="nil"/>
              <w:left w:val="nil"/>
              <w:bottom w:val="nil"/>
              <w:right w:val="nil"/>
            </w:tcBorders>
          </w:tcPr>
          <w:p w:rsidR="00B72476" w:rsidRDefault="00CB77E8">
            <w:pPr>
              <w:spacing w:before="24"/>
              <w:ind w:left="120"/>
              <w:rPr>
                <w:sz w:val="16"/>
                <w:szCs w:val="16"/>
              </w:rPr>
            </w:pPr>
            <w:r>
              <w:rPr>
                <w:sz w:val="16"/>
                <w:szCs w:val="16"/>
              </w:rPr>
              <w:t>-0.0735</w:t>
            </w:r>
          </w:p>
        </w:tc>
        <w:tc>
          <w:tcPr>
            <w:tcW w:w="828" w:type="dxa"/>
            <w:tcBorders>
              <w:top w:val="nil"/>
              <w:left w:val="nil"/>
              <w:bottom w:val="nil"/>
              <w:right w:val="nil"/>
            </w:tcBorders>
          </w:tcPr>
          <w:p w:rsidR="00B72476" w:rsidRDefault="00CB77E8">
            <w:pPr>
              <w:spacing w:before="24"/>
              <w:ind w:left="350"/>
              <w:rPr>
                <w:sz w:val="16"/>
                <w:szCs w:val="16"/>
              </w:rPr>
            </w:pPr>
            <w:r>
              <w:rPr>
                <w:sz w:val="16"/>
                <w:szCs w:val="16"/>
              </w:rPr>
              <w:t>0.167</w:t>
            </w:r>
          </w:p>
        </w:tc>
        <w:tc>
          <w:tcPr>
            <w:tcW w:w="576" w:type="dxa"/>
            <w:tcBorders>
              <w:top w:val="nil"/>
              <w:left w:val="nil"/>
              <w:bottom w:val="nil"/>
              <w:right w:val="nil"/>
            </w:tcBorders>
          </w:tcPr>
          <w:p w:rsidR="00B72476" w:rsidRDefault="00CB77E8">
            <w:pPr>
              <w:spacing w:before="24"/>
              <w:ind w:left="120"/>
              <w:rPr>
                <w:sz w:val="16"/>
                <w:szCs w:val="16"/>
              </w:rPr>
            </w:pPr>
            <w:r>
              <w:rPr>
                <w:sz w:val="16"/>
                <w:szCs w:val="16"/>
              </w:rPr>
              <w:t>-0.43</w:t>
            </w:r>
          </w:p>
        </w:tc>
        <w:tc>
          <w:tcPr>
            <w:tcW w:w="683" w:type="dxa"/>
            <w:tcBorders>
              <w:top w:val="nil"/>
              <w:left w:val="nil"/>
              <w:bottom w:val="nil"/>
              <w:right w:val="nil"/>
            </w:tcBorders>
          </w:tcPr>
          <w:p w:rsidR="00B72476" w:rsidRDefault="00CB77E8">
            <w:pPr>
              <w:spacing w:before="24"/>
              <w:ind w:left="125"/>
              <w:rPr>
                <w:sz w:val="16"/>
                <w:szCs w:val="16"/>
              </w:rPr>
            </w:pPr>
            <w:r>
              <w:rPr>
                <w:sz w:val="16"/>
                <w:szCs w:val="16"/>
              </w:rPr>
              <w:t>0.660</w:t>
            </w:r>
          </w:p>
        </w:tc>
      </w:tr>
    </w:tbl>
    <w:p w:rsidR="00B72476" w:rsidRDefault="00CB77E8">
      <w:pPr>
        <w:tabs>
          <w:tab w:val="left" w:pos="7460"/>
        </w:tabs>
        <w:spacing w:line="160" w:lineRule="exact"/>
        <w:ind w:left="2016" w:right="2016"/>
        <w:jc w:val="center"/>
        <w:rPr>
          <w:sz w:val="16"/>
          <w:szCs w:val="16"/>
        </w:rPr>
      </w:pPr>
      <w:r>
        <w:rPr>
          <w:w w:val="99"/>
          <w:sz w:val="16"/>
          <w:szCs w:val="16"/>
          <w:u w:val="single" w:color="000000"/>
        </w:rPr>
        <w:t xml:space="preserve"> </w:t>
      </w:r>
      <w:r>
        <w:rPr>
          <w:sz w:val="16"/>
          <w:szCs w:val="16"/>
          <w:u w:val="single" w:color="000000"/>
        </w:rPr>
        <w:t xml:space="preserve">  </w:t>
      </w:r>
      <w:r>
        <w:rPr>
          <w:w w:val="99"/>
          <w:sz w:val="16"/>
          <w:szCs w:val="16"/>
          <w:u w:val="single" w:color="000000"/>
        </w:rPr>
        <w:t xml:space="preserve">E </w:t>
      </w:r>
      <w:r>
        <w:rPr>
          <w:w w:val="146"/>
          <w:sz w:val="16"/>
          <w:szCs w:val="16"/>
          <w:u w:val="single" w:color="000000"/>
        </w:rPr>
        <w:t>×</w:t>
      </w:r>
      <w:r>
        <w:rPr>
          <w:spacing w:val="-5"/>
          <w:w w:val="111"/>
          <w:sz w:val="16"/>
          <w:szCs w:val="16"/>
          <w:u w:val="single" w:color="000000"/>
        </w:rPr>
        <w:t xml:space="preserve"> </w:t>
      </w:r>
      <w:r>
        <w:rPr>
          <w:w w:val="99"/>
          <w:sz w:val="16"/>
          <w:szCs w:val="16"/>
          <w:u w:val="single" w:color="000000"/>
        </w:rPr>
        <w:t xml:space="preserve">C: Semantic incoherent – 0/3 </w:t>
      </w:r>
      <w:r>
        <w:rPr>
          <w:sz w:val="16"/>
          <w:szCs w:val="16"/>
          <w:u w:val="single" w:color="000000"/>
        </w:rPr>
        <w:t xml:space="preserve">           </w:t>
      </w:r>
      <w:r>
        <w:rPr>
          <w:spacing w:val="4"/>
          <w:sz w:val="16"/>
          <w:szCs w:val="16"/>
          <w:u w:val="single" w:color="000000"/>
        </w:rPr>
        <w:t xml:space="preserve"> </w:t>
      </w:r>
      <w:r>
        <w:rPr>
          <w:w w:val="99"/>
          <w:sz w:val="16"/>
          <w:szCs w:val="16"/>
          <w:u w:val="single" w:color="000000"/>
        </w:rPr>
        <w:t xml:space="preserve">0.0388 </w:t>
      </w:r>
      <w:r>
        <w:rPr>
          <w:sz w:val="16"/>
          <w:szCs w:val="16"/>
          <w:u w:val="single" w:color="000000"/>
        </w:rPr>
        <w:t xml:space="preserve">          </w:t>
      </w:r>
      <w:r>
        <w:rPr>
          <w:spacing w:val="-11"/>
          <w:sz w:val="16"/>
          <w:szCs w:val="16"/>
          <w:u w:val="single" w:color="000000"/>
        </w:rPr>
        <w:t xml:space="preserve"> </w:t>
      </w:r>
      <w:r>
        <w:rPr>
          <w:w w:val="99"/>
          <w:sz w:val="16"/>
          <w:szCs w:val="16"/>
          <w:u w:val="single" w:color="000000"/>
        </w:rPr>
        <w:t xml:space="preserve">0.162 </w:t>
      </w:r>
      <w:r>
        <w:rPr>
          <w:sz w:val="16"/>
          <w:szCs w:val="16"/>
          <w:u w:val="single" w:color="000000"/>
        </w:rPr>
        <w:t xml:space="preserve">     </w:t>
      </w:r>
      <w:r>
        <w:rPr>
          <w:spacing w:val="12"/>
          <w:sz w:val="16"/>
          <w:szCs w:val="16"/>
          <w:u w:val="single" w:color="000000"/>
        </w:rPr>
        <w:t xml:space="preserve"> </w:t>
      </w:r>
      <w:r>
        <w:rPr>
          <w:w w:val="99"/>
          <w:sz w:val="16"/>
          <w:szCs w:val="16"/>
          <w:u w:val="single" w:color="000000"/>
        </w:rPr>
        <w:t xml:space="preserve">0.23 </w:t>
      </w:r>
      <w:r>
        <w:rPr>
          <w:sz w:val="16"/>
          <w:szCs w:val="16"/>
          <w:u w:val="single" w:color="000000"/>
        </w:rPr>
        <w:t xml:space="preserve">    </w:t>
      </w:r>
      <w:r>
        <w:rPr>
          <w:spacing w:val="9"/>
          <w:sz w:val="16"/>
          <w:szCs w:val="16"/>
          <w:u w:val="single" w:color="000000"/>
        </w:rPr>
        <w:t xml:space="preserve"> </w:t>
      </w:r>
      <w:r>
        <w:rPr>
          <w:w w:val="99"/>
          <w:sz w:val="16"/>
          <w:szCs w:val="16"/>
          <w:u w:val="single" w:color="000000"/>
        </w:rPr>
        <w:t xml:space="preserve">0.811 </w:t>
      </w:r>
      <w:r>
        <w:rPr>
          <w:sz w:val="16"/>
          <w:szCs w:val="16"/>
          <w:u w:val="single" w:color="000000"/>
        </w:rPr>
        <w:tab/>
      </w:r>
    </w:p>
    <w:p w:rsidR="00B72476" w:rsidRDefault="00B72476">
      <w:pPr>
        <w:spacing w:before="7" w:line="120" w:lineRule="exact"/>
        <w:rPr>
          <w:sz w:val="13"/>
          <w:szCs w:val="13"/>
        </w:rPr>
      </w:pPr>
    </w:p>
    <w:p w:rsidR="00B72476" w:rsidRDefault="00CB77E8">
      <w:pPr>
        <w:ind w:left="4409" w:right="4449"/>
        <w:jc w:val="center"/>
        <w:rPr>
          <w:sz w:val="16"/>
          <w:szCs w:val="16"/>
        </w:rPr>
      </w:pPr>
      <w:r>
        <w:rPr>
          <w:w w:val="99"/>
          <w:sz w:val="16"/>
          <w:szCs w:val="16"/>
        </w:rPr>
        <w:t>Similarity</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 xml:space="preserve">Intercept                                                     0.0110          </w:t>
      </w:r>
      <w:r>
        <w:rPr>
          <w:spacing w:val="25"/>
          <w:sz w:val="16"/>
          <w:szCs w:val="16"/>
        </w:rPr>
        <w:t xml:space="preserve"> </w:t>
      </w:r>
      <w:r>
        <w:rPr>
          <w:sz w:val="16"/>
          <w:szCs w:val="16"/>
        </w:rPr>
        <w:t xml:space="preserve">0.025      </w:t>
      </w:r>
      <w:r>
        <w:rPr>
          <w:spacing w:val="8"/>
          <w:sz w:val="16"/>
          <w:szCs w:val="16"/>
        </w:rPr>
        <w:t xml:space="preserve"> </w:t>
      </w:r>
      <w:r>
        <w:rPr>
          <w:sz w:val="16"/>
          <w:szCs w:val="16"/>
        </w:rPr>
        <w:t xml:space="preserve">0.43     </w:t>
      </w:r>
      <w:r>
        <w:rPr>
          <w:spacing w:val="6"/>
          <w:sz w:val="16"/>
          <w:szCs w:val="16"/>
        </w:rPr>
        <w:t xml:space="preserve"> </w:t>
      </w:r>
      <w:r>
        <w:rPr>
          <w:w w:val="99"/>
          <w:sz w:val="16"/>
          <w:szCs w:val="16"/>
        </w:rPr>
        <w:t>0.662</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Condition:</w:t>
      </w:r>
      <w:r>
        <w:rPr>
          <w:spacing w:val="2"/>
          <w:sz w:val="16"/>
          <w:szCs w:val="16"/>
        </w:rPr>
        <w:t xml:space="preserve"> </w:t>
      </w:r>
      <w:r>
        <w:rPr>
          <w:sz w:val="16"/>
          <w:szCs w:val="16"/>
        </w:rPr>
        <w:t>Onset</w:t>
      </w:r>
      <w:r>
        <w:rPr>
          <w:spacing w:val="-4"/>
          <w:sz w:val="16"/>
          <w:szCs w:val="16"/>
        </w:rPr>
        <w:t xml:space="preserve"> </w:t>
      </w:r>
      <w:r>
        <w:rPr>
          <w:sz w:val="16"/>
          <w:szCs w:val="16"/>
        </w:rPr>
        <w:t>–</w:t>
      </w:r>
      <w:r>
        <w:rPr>
          <w:spacing w:val="-1"/>
          <w:sz w:val="16"/>
          <w:szCs w:val="16"/>
        </w:rPr>
        <w:t xml:space="preserve"> </w:t>
      </w:r>
      <w:r>
        <w:rPr>
          <w:sz w:val="16"/>
          <w:szCs w:val="16"/>
        </w:rPr>
        <w:t xml:space="preserve">0/3                            </w:t>
      </w:r>
      <w:r>
        <w:rPr>
          <w:spacing w:val="11"/>
          <w:sz w:val="16"/>
          <w:szCs w:val="16"/>
        </w:rPr>
        <w:t xml:space="preserve"> </w:t>
      </w:r>
      <w:r>
        <w:rPr>
          <w:sz w:val="16"/>
          <w:szCs w:val="16"/>
        </w:rPr>
        <w:t xml:space="preserve">-0.0031          </w:t>
      </w:r>
      <w:r>
        <w:rPr>
          <w:spacing w:val="24"/>
          <w:sz w:val="16"/>
          <w:szCs w:val="16"/>
        </w:rPr>
        <w:t xml:space="preserve"> </w:t>
      </w:r>
      <w:r>
        <w:rPr>
          <w:sz w:val="16"/>
          <w:szCs w:val="16"/>
        </w:rPr>
        <w:t xml:space="preserve">0.035    </w:t>
      </w:r>
      <w:r>
        <w:rPr>
          <w:spacing w:val="35"/>
          <w:sz w:val="16"/>
          <w:szCs w:val="16"/>
        </w:rPr>
        <w:t xml:space="preserve"> </w:t>
      </w:r>
      <w:r>
        <w:rPr>
          <w:sz w:val="16"/>
          <w:szCs w:val="16"/>
        </w:rPr>
        <w:t xml:space="preserve">-0.08     </w:t>
      </w:r>
      <w:r>
        <w:rPr>
          <w:spacing w:val="6"/>
          <w:sz w:val="16"/>
          <w:szCs w:val="16"/>
        </w:rPr>
        <w:t xml:space="preserve"> </w:t>
      </w:r>
      <w:r>
        <w:rPr>
          <w:w w:val="99"/>
          <w:sz w:val="16"/>
          <w:szCs w:val="16"/>
        </w:rPr>
        <w:t>0.928</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Condition:</w:t>
      </w:r>
      <w:r>
        <w:rPr>
          <w:spacing w:val="2"/>
          <w:sz w:val="16"/>
          <w:szCs w:val="16"/>
        </w:rPr>
        <w:t xml:space="preserve"> </w:t>
      </w:r>
      <w:r>
        <w:rPr>
          <w:sz w:val="16"/>
          <w:szCs w:val="16"/>
        </w:rPr>
        <w:t>Rime</w:t>
      </w:r>
      <w:r>
        <w:rPr>
          <w:spacing w:val="-3"/>
          <w:sz w:val="16"/>
          <w:szCs w:val="16"/>
        </w:rPr>
        <w:t xml:space="preserve"> </w:t>
      </w:r>
      <w:r>
        <w:rPr>
          <w:sz w:val="16"/>
          <w:szCs w:val="16"/>
        </w:rPr>
        <w:t>–</w:t>
      </w:r>
      <w:r>
        <w:rPr>
          <w:spacing w:val="-1"/>
          <w:sz w:val="16"/>
          <w:szCs w:val="16"/>
        </w:rPr>
        <w:t xml:space="preserve"> </w:t>
      </w:r>
      <w:r>
        <w:rPr>
          <w:sz w:val="16"/>
          <w:szCs w:val="16"/>
        </w:rPr>
        <w:t xml:space="preserve">0/3                            </w:t>
      </w:r>
      <w:r>
        <w:rPr>
          <w:spacing w:val="38"/>
          <w:sz w:val="16"/>
          <w:szCs w:val="16"/>
        </w:rPr>
        <w:t xml:space="preserve"> </w:t>
      </w:r>
      <w:r>
        <w:rPr>
          <w:sz w:val="16"/>
          <w:szCs w:val="16"/>
        </w:rPr>
        <w:t xml:space="preserve">-0.0064          </w:t>
      </w:r>
      <w:r>
        <w:rPr>
          <w:spacing w:val="24"/>
          <w:sz w:val="16"/>
          <w:szCs w:val="16"/>
        </w:rPr>
        <w:t xml:space="preserve"> </w:t>
      </w:r>
      <w:r>
        <w:rPr>
          <w:sz w:val="16"/>
          <w:szCs w:val="16"/>
        </w:rPr>
        <w:t xml:space="preserve">0.033    </w:t>
      </w:r>
      <w:r>
        <w:rPr>
          <w:spacing w:val="35"/>
          <w:sz w:val="16"/>
          <w:szCs w:val="16"/>
        </w:rPr>
        <w:t xml:space="preserve"> </w:t>
      </w:r>
      <w:r>
        <w:rPr>
          <w:sz w:val="16"/>
          <w:szCs w:val="16"/>
        </w:rPr>
        <w:t xml:space="preserve">-0.19     </w:t>
      </w:r>
      <w:r>
        <w:rPr>
          <w:spacing w:val="6"/>
          <w:sz w:val="16"/>
          <w:szCs w:val="16"/>
        </w:rPr>
        <w:t xml:space="preserve"> </w:t>
      </w:r>
      <w:r>
        <w:rPr>
          <w:w w:val="99"/>
          <w:sz w:val="16"/>
          <w:szCs w:val="16"/>
        </w:rPr>
        <w:t>0.846</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Condition:</w:t>
      </w:r>
      <w:r>
        <w:rPr>
          <w:spacing w:val="2"/>
          <w:sz w:val="16"/>
          <w:szCs w:val="16"/>
        </w:rPr>
        <w:t xml:space="preserve"> </w:t>
      </w:r>
      <w:r>
        <w:rPr>
          <w:sz w:val="16"/>
          <w:szCs w:val="16"/>
        </w:rPr>
        <w:t>Syllable</w:t>
      </w:r>
      <w:r>
        <w:rPr>
          <w:spacing w:val="-5"/>
          <w:sz w:val="16"/>
          <w:szCs w:val="16"/>
        </w:rPr>
        <w:t xml:space="preserve"> </w:t>
      </w:r>
      <w:r>
        <w:rPr>
          <w:sz w:val="16"/>
          <w:szCs w:val="16"/>
        </w:rPr>
        <w:t>count</w:t>
      </w:r>
      <w:r>
        <w:rPr>
          <w:spacing w:val="-4"/>
          <w:sz w:val="16"/>
          <w:szCs w:val="16"/>
        </w:rPr>
        <w:t xml:space="preserve"> </w:t>
      </w:r>
      <w:r>
        <w:rPr>
          <w:sz w:val="16"/>
          <w:szCs w:val="16"/>
        </w:rPr>
        <w:t>–</w:t>
      </w:r>
      <w:r>
        <w:rPr>
          <w:spacing w:val="-1"/>
          <w:sz w:val="16"/>
          <w:szCs w:val="16"/>
        </w:rPr>
        <w:t xml:space="preserve"> </w:t>
      </w:r>
      <w:r>
        <w:rPr>
          <w:sz w:val="16"/>
          <w:szCs w:val="16"/>
        </w:rPr>
        <w:t xml:space="preserve">0/3              </w:t>
      </w:r>
      <w:r>
        <w:rPr>
          <w:spacing w:val="27"/>
          <w:sz w:val="16"/>
          <w:szCs w:val="16"/>
        </w:rPr>
        <w:t xml:space="preserve"> </w:t>
      </w:r>
      <w:r>
        <w:rPr>
          <w:sz w:val="16"/>
          <w:szCs w:val="16"/>
        </w:rPr>
        <w:t xml:space="preserve">-0.0455          </w:t>
      </w:r>
      <w:r>
        <w:rPr>
          <w:spacing w:val="24"/>
          <w:sz w:val="16"/>
          <w:szCs w:val="16"/>
        </w:rPr>
        <w:t xml:space="preserve"> </w:t>
      </w:r>
      <w:r>
        <w:rPr>
          <w:sz w:val="16"/>
          <w:szCs w:val="16"/>
        </w:rPr>
        <w:t xml:space="preserve">0.035    </w:t>
      </w:r>
      <w:r>
        <w:rPr>
          <w:spacing w:val="35"/>
          <w:sz w:val="16"/>
          <w:szCs w:val="16"/>
        </w:rPr>
        <w:t xml:space="preserve"> </w:t>
      </w:r>
      <w:r>
        <w:rPr>
          <w:sz w:val="16"/>
          <w:szCs w:val="16"/>
        </w:rPr>
        <w:t xml:space="preserve">-1.27     </w:t>
      </w:r>
      <w:r>
        <w:rPr>
          <w:spacing w:val="6"/>
          <w:sz w:val="16"/>
          <w:szCs w:val="16"/>
        </w:rPr>
        <w:t xml:space="preserve"> </w:t>
      </w:r>
      <w:r>
        <w:rPr>
          <w:w w:val="99"/>
          <w:sz w:val="16"/>
          <w:szCs w:val="16"/>
        </w:rPr>
        <w:t>0.201</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Condition:</w:t>
      </w:r>
      <w:r>
        <w:rPr>
          <w:spacing w:val="2"/>
          <w:sz w:val="16"/>
          <w:szCs w:val="16"/>
        </w:rPr>
        <w:t xml:space="preserve"> </w:t>
      </w:r>
      <w:r>
        <w:rPr>
          <w:sz w:val="16"/>
          <w:szCs w:val="16"/>
        </w:rPr>
        <w:t>Semantic</w:t>
      </w:r>
      <w:r>
        <w:rPr>
          <w:spacing w:val="-6"/>
          <w:sz w:val="16"/>
          <w:szCs w:val="16"/>
        </w:rPr>
        <w:t xml:space="preserve"> </w:t>
      </w:r>
      <w:r>
        <w:rPr>
          <w:sz w:val="16"/>
          <w:szCs w:val="16"/>
        </w:rPr>
        <w:t>incoherent</w:t>
      </w:r>
      <w:r>
        <w:rPr>
          <w:spacing w:val="-7"/>
          <w:sz w:val="16"/>
          <w:szCs w:val="16"/>
        </w:rPr>
        <w:t xml:space="preserve"> </w:t>
      </w:r>
      <w:r>
        <w:rPr>
          <w:sz w:val="16"/>
          <w:szCs w:val="16"/>
        </w:rPr>
        <w:t>–</w:t>
      </w:r>
      <w:r>
        <w:rPr>
          <w:spacing w:val="-1"/>
          <w:sz w:val="16"/>
          <w:szCs w:val="16"/>
        </w:rPr>
        <w:t xml:space="preserve"> </w:t>
      </w:r>
      <w:r>
        <w:rPr>
          <w:sz w:val="16"/>
          <w:szCs w:val="16"/>
        </w:rPr>
        <w:t xml:space="preserve">0/3    </w:t>
      </w:r>
      <w:r>
        <w:rPr>
          <w:spacing w:val="37"/>
          <w:sz w:val="16"/>
          <w:szCs w:val="16"/>
        </w:rPr>
        <w:t xml:space="preserve"> </w:t>
      </w:r>
      <w:r>
        <w:rPr>
          <w:sz w:val="16"/>
          <w:szCs w:val="16"/>
        </w:rPr>
        <w:t xml:space="preserve">-0.0007          </w:t>
      </w:r>
      <w:r>
        <w:rPr>
          <w:spacing w:val="24"/>
          <w:sz w:val="16"/>
          <w:szCs w:val="16"/>
        </w:rPr>
        <w:t xml:space="preserve"> </w:t>
      </w:r>
      <w:r>
        <w:rPr>
          <w:sz w:val="16"/>
          <w:szCs w:val="16"/>
        </w:rPr>
        <w:t xml:space="preserve">0.035    </w:t>
      </w:r>
      <w:r>
        <w:rPr>
          <w:spacing w:val="35"/>
          <w:sz w:val="16"/>
          <w:szCs w:val="16"/>
        </w:rPr>
        <w:t xml:space="preserve"> </w:t>
      </w:r>
      <w:r>
        <w:rPr>
          <w:sz w:val="16"/>
          <w:szCs w:val="16"/>
        </w:rPr>
        <w:t xml:space="preserve">-0.02     </w:t>
      </w:r>
      <w:r>
        <w:rPr>
          <w:spacing w:val="6"/>
          <w:sz w:val="16"/>
          <w:szCs w:val="16"/>
        </w:rPr>
        <w:t xml:space="preserve"> </w:t>
      </w:r>
      <w:r>
        <w:rPr>
          <w:w w:val="99"/>
          <w:sz w:val="16"/>
          <w:szCs w:val="16"/>
        </w:rPr>
        <w:t>0.982</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 xml:space="preserve">Exposures                                                </w:t>
      </w:r>
      <w:r>
        <w:rPr>
          <w:spacing w:val="9"/>
          <w:sz w:val="16"/>
          <w:szCs w:val="16"/>
        </w:rPr>
        <w:t xml:space="preserve"> </w:t>
      </w:r>
      <w:r>
        <w:rPr>
          <w:sz w:val="16"/>
          <w:szCs w:val="16"/>
        </w:rPr>
        <w:t xml:space="preserve">-0.0607          </w:t>
      </w:r>
      <w:r>
        <w:rPr>
          <w:spacing w:val="24"/>
          <w:sz w:val="16"/>
          <w:szCs w:val="16"/>
        </w:rPr>
        <w:t xml:space="preserve"> </w:t>
      </w:r>
      <w:r>
        <w:rPr>
          <w:sz w:val="16"/>
          <w:szCs w:val="16"/>
        </w:rPr>
        <w:t xml:space="preserve">0.110    </w:t>
      </w:r>
      <w:r>
        <w:rPr>
          <w:spacing w:val="35"/>
          <w:sz w:val="16"/>
          <w:szCs w:val="16"/>
        </w:rPr>
        <w:t xml:space="preserve"> </w:t>
      </w:r>
      <w:r>
        <w:rPr>
          <w:sz w:val="16"/>
          <w:szCs w:val="16"/>
        </w:rPr>
        <w:t xml:space="preserve">-0.54     </w:t>
      </w:r>
      <w:r>
        <w:rPr>
          <w:spacing w:val="6"/>
          <w:sz w:val="16"/>
          <w:szCs w:val="16"/>
        </w:rPr>
        <w:t xml:space="preserve"> </w:t>
      </w:r>
      <w:r>
        <w:rPr>
          <w:w w:val="99"/>
          <w:sz w:val="16"/>
          <w:szCs w:val="16"/>
        </w:rPr>
        <w:t>0.582</w:t>
      </w:r>
    </w:p>
    <w:p w:rsidR="00B72476" w:rsidRDefault="00B72476">
      <w:pPr>
        <w:spacing w:before="9" w:line="120" w:lineRule="exact"/>
        <w:rPr>
          <w:sz w:val="12"/>
          <w:szCs w:val="12"/>
        </w:rPr>
      </w:pPr>
    </w:p>
    <w:p w:rsidR="00B72476" w:rsidRDefault="00CB77E8">
      <w:pPr>
        <w:ind w:left="2135" w:right="2215"/>
        <w:jc w:val="center"/>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Onset</w:t>
      </w:r>
      <w:r>
        <w:rPr>
          <w:spacing w:val="-4"/>
          <w:sz w:val="16"/>
          <w:szCs w:val="16"/>
        </w:rPr>
        <w:t xml:space="preserve"> </w:t>
      </w:r>
      <w:r>
        <w:rPr>
          <w:sz w:val="16"/>
          <w:szCs w:val="16"/>
        </w:rPr>
        <w:t>–</w:t>
      </w:r>
      <w:r>
        <w:rPr>
          <w:spacing w:val="-1"/>
          <w:sz w:val="16"/>
          <w:szCs w:val="16"/>
        </w:rPr>
        <w:t xml:space="preserve"> </w:t>
      </w:r>
      <w:r>
        <w:rPr>
          <w:sz w:val="16"/>
          <w:szCs w:val="16"/>
        </w:rPr>
        <w:t xml:space="preserve">0/3                                  </w:t>
      </w:r>
      <w:r>
        <w:rPr>
          <w:spacing w:val="3"/>
          <w:sz w:val="16"/>
          <w:szCs w:val="16"/>
        </w:rPr>
        <w:t xml:space="preserve"> </w:t>
      </w:r>
      <w:r>
        <w:rPr>
          <w:sz w:val="16"/>
          <w:szCs w:val="16"/>
        </w:rPr>
        <w:t xml:space="preserve">-0.0937          </w:t>
      </w:r>
      <w:r>
        <w:rPr>
          <w:spacing w:val="24"/>
          <w:sz w:val="16"/>
          <w:szCs w:val="16"/>
        </w:rPr>
        <w:t xml:space="preserve"> </w:t>
      </w:r>
      <w:r>
        <w:rPr>
          <w:sz w:val="16"/>
          <w:szCs w:val="16"/>
        </w:rPr>
        <w:t xml:space="preserve">0.157    </w:t>
      </w:r>
      <w:r>
        <w:rPr>
          <w:spacing w:val="35"/>
          <w:sz w:val="16"/>
          <w:szCs w:val="16"/>
        </w:rPr>
        <w:t xml:space="preserve"> </w:t>
      </w:r>
      <w:r>
        <w:rPr>
          <w:sz w:val="16"/>
          <w:szCs w:val="16"/>
        </w:rPr>
        <w:t xml:space="preserve">-0.59     </w:t>
      </w:r>
      <w:r>
        <w:rPr>
          <w:spacing w:val="6"/>
          <w:sz w:val="16"/>
          <w:szCs w:val="16"/>
        </w:rPr>
        <w:t xml:space="preserve"> </w:t>
      </w:r>
      <w:r>
        <w:rPr>
          <w:w w:val="99"/>
          <w:sz w:val="16"/>
          <w:szCs w:val="16"/>
        </w:rPr>
        <w:t>0.550</w:t>
      </w:r>
    </w:p>
    <w:p w:rsidR="00B72476" w:rsidRDefault="00B72476">
      <w:pPr>
        <w:spacing w:before="9" w:line="120" w:lineRule="exact"/>
        <w:rPr>
          <w:sz w:val="12"/>
          <w:szCs w:val="12"/>
        </w:rPr>
      </w:pPr>
    </w:p>
    <w:p w:rsidR="00B72476" w:rsidRDefault="00CB77E8">
      <w:pPr>
        <w:ind w:left="2135" w:right="2215"/>
        <w:jc w:val="center"/>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Rime</w:t>
      </w:r>
      <w:r>
        <w:rPr>
          <w:spacing w:val="-3"/>
          <w:sz w:val="16"/>
          <w:szCs w:val="16"/>
        </w:rPr>
        <w:t xml:space="preserve"> </w:t>
      </w:r>
      <w:r>
        <w:rPr>
          <w:sz w:val="16"/>
          <w:szCs w:val="16"/>
        </w:rPr>
        <w:t>–</w:t>
      </w:r>
      <w:r>
        <w:rPr>
          <w:spacing w:val="-1"/>
          <w:sz w:val="16"/>
          <w:szCs w:val="16"/>
        </w:rPr>
        <w:t xml:space="preserve"> </w:t>
      </w:r>
      <w:r>
        <w:rPr>
          <w:sz w:val="16"/>
          <w:szCs w:val="16"/>
        </w:rPr>
        <w:t xml:space="preserve">0/3                                    </w:t>
      </w:r>
      <w:r>
        <w:rPr>
          <w:spacing w:val="3"/>
          <w:sz w:val="16"/>
          <w:szCs w:val="16"/>
        </w:rPr>
        <w:t xml:space="preserve"> </w:t>
      </w:r>
      <w:r>
        <w:rPr>
          <w:sz w:val="16"/>
          <w:szCs w:val="16"/>
        </w:rPr>
        <w:t xml:space="preserve">0.1951          </w:t>
      </w:r>
      <w:r>
        <w:rPr>
          <w:spacing w:val="25"/>
          <w:sz w:val="16"/>
          <w:szCs w:val="16"/>
        </w:rPr>
        <w:t xml:space="preserve"> </w:t>
      </w:r>
      <w:r>
        <w:rPr>
          <w:sz w:val="16"/>
          <w:szCs w:val="16"/>
        </w:rPr>
        <w:t xml:space="preserve">0.149      </w:t>
      </w:r>
      <w:r>
        <w:rPr>
          <w:spacing w:val="8"/>
          <w:sz w:val="16"/>
          <w:szCs w:val="16"/>
        </w:rPr>
        <w:t xml:space="preserve"> </w:t>
      </w:r>
      <w:r>
        <w:rPr>
          <w:sz w:val="16"/>
          <w:szCs w:val="16"/>
        </w:rPr>
        <w:t xml:space="preserve">1.30     </w:t>
      </w:r>
      <w:r>
        <w:rPr>
          <w:spacing w:val="6"/>
          <w:sz w:val="16"/>
          <w:szCs w:val="16"/>
        </w:rPr>
        <w:t xml:space="preserve"> </w:t>
      </w:r>
      <w:r>
        <w:rPr>
          <w:w w:val="99"/>
          <w:sz w:val="16"/>
          <w:szCs w:val="16"/>
        </w:rPr>
        <w:t>0.191</w:t>
      </w:r>
    </w:p>
    <w:p w:rsidR="00B72476" w:rsidRDefault="00B72476">
      <w:pPr>
        <w:spacing w:before="9" w:line="120" w:lineRule="exact"/>
        <w:rPr>
          <w:sz w:val="12"/>
          <w:szCs w:val="12"/>
        </w:rPr>
      </w:pPr>
    </w:p>
    <w:p w:rsidR="00B72476" w:rsidRDefault="00CB77E8">
      <w:pPr>
        <w:ind w:left="2135" w:right="2135"/>
        <w:jc w:val="center"/>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Syllable</w:t>
      </w:r>
      <w:r>
        <w:rPr>
          <w:spacing w:val="-5"/>
          <w:sz w:val="16"/>
          <w:szCs w:val="16"/>
        </w:rPr>
        <w:t xml:space="preserve"> </w:t>
      </w:r>
      <w:r>
        <w:rPr>
          <w:sz w:val="16"/>
          <w:szCs w:val="16"/>
        </w:rPr>
        <w:t>count</w:t>
      </w:r>
      <w:r>
        <w:rPr>
          <w:spacing w:val="-4"/>
          <w:sz w:val="16"/>
          <w:szCs w:val="16"/>
        </w:rPr>
        <w:t xml:space="preserve"> </w:t>
      </w:r>
      <w:r>
        <w:rPr>
          <w:sz w:val="16"/>
          <w:szCs w:val="16"/>
        </w:rPr>
        <w:t>–</w:t>
      </w:r>
      <w:r>
        <w:rPr>
          <w:spacing w:val="-1"/>
          <w:sz w:val="16"/>
          <w:szCs w:val="16"/>
        </w:rPr>
        <w:t xml:space="preserve"> </w:t>
      </w:r>
      <w:r>
        <w:rPr>
          <w:sz w:val="16"/>
          <w:szCs w:val="16"/>
        </w:rPr>
        <w:t xml:space="preserve">0/3                     </w:t>
      </w:r>
      <w:r>
        <w:rPr>
          <w:spacing w:val="32"/>
          <w:sz w:val="16"/>
          <w:szCs w:val="16"/>
        </w:rPr>
        <w:t xml:space="preserve"> </w:t>
      </w:r>
      <w:r>
        <w:rPr>
          <w:sz w:val="16"/>
          <w:szCs w:val="16"/>
        </w:rPr>
        <w:t xml:space="preserve">0.3049          </w:t>
      </w:r>
      <w:r>
        <w:rPr>
          <w:spacing w:val="25"/>
          <w:sz w:val="16"/>
          <w:szCs w:val="16"/>
        </w:rPr>
        <w:t xml:space="preserve"> </w:t>
      </w:r>
      <w:r>
        <w:rPr>
          <w:sz w:val="16"/>
          <w:szCs w:val="16"/>
        </w:rPr>
        <w:t xml:space="preserve">0.154      </w:t>
      </w:r>
      <w:r>
        <w:rPr>
          <w:spacing w:val="8"/>
          <w:sz w:val="16"/>
          <w:szCs w:val="16"/>
        </w:rPr>
        <w:t xml:space="preserve"> </w:t>
      </w:r>
      <w:r>
        <w:rPr>
          <w:sz w:val="16"/>
          <w:szCs w:val="16"/>
        </w:rPr>
        <w:t xml:space="preserve">1.97    </w:t>
      </w:r>
      <w:r>
        <w:rPr>
          <w:spacing w:val="36"/>
          <w:sz w:val="16"/>
          <w:szCs w:val="16"/>
        </w:rPr>
        <w:t xml:space="preserve"> </w:t>
      </w:r>
      <w:r>
        <w:rPr>
          <w:w w:val="99"/>
          <w:sz w:val="16"/>
          <w:szCs w:val="16"/>
        </w:rPr>
        <w:t>&lt;0.05*</w:t>
      </w:r>
    </w:p>
    <w:p w:rsidR="00B72476" w:rsidRDefault="00B72476">
      <w:pPr>
        <w:spacing w:before="9" w:line="120" w:lineRule="exact"/>
        <w:rPr>
          <w:sz w:val="12"/>
          <w:szCs w:val="12"/>
        </w:rPr>
      </w:pPr>
    </w:p>
    <w:p w:rsidR="00B72476" w:rsidRDefault="00CB77E8">
      <w:pPr>
        <w:tabs>
          <w:tab w:val="left" w:pos="7480"/>
        </w:tabs>
        <w:spacing w:line="419" w:lineRule="auto"/>
        <w:ind w:left="2036" w:right="2036"/>
        <w:jc w:val="center"/>
        <w:rPr>
          <w:sz w:val="16"/>
          <w:szCs w:val="16"/>
        </w:rPr>
      </w:pPr>
      <w:r>
        <w:rPr>
          <w:w w:val="99"/>
          <w:sz w:val="16"/>
          <w:szCs w:val="16"/>
          <w:u w:val="single" w:color="000000"/>
        </w:rPr>
        <w:t xml:space="preserve"> </w:t>
      </w:r>
      <w:r>
        <w:rPr>
          <w:sz w:val="16"/>
          <w:szCs w:val="16"/>
          <w:u w:val="single" w:color="000000"/>
        </w:rPr>
        <w:t xml:space="preserve">  E</w:t>
      </w:r>
      <w:r>
        <w:rPr>
          <w:spacing w:val="-1"/>
          <w:sz w:val="16"/>
          <w:szCs w:val="16"/>
          <w:u w:val="single" w:color="000000"/>
        </w:rPr>
        <w:t xml:space="preserve"> </w:t>
      </w:r>
      <w:r>
        <w:rPr>
          <w:w w:val="146"/>
          <w:sz w:val="16"/>
          <w:szCs w:val="16"/>
          <w:u w:val="single" w:color="000000"/>
        </w:rPr>
        <w:t>×</w:t>
      </w:r>
      <w:r>
        <w:rPr>
          <w:spacing w:val="-19"/>
          <w:w w:val="146"/>
          <w:sz w:val="16"/>
          <w:szCs w:val="16"/>
          <w:u w:val="single" w:color="000000"/>
        </w:rPr>
        <w:t xml:space="preserve"> </w:t>
      </w:r>
      <w:r>
        <w:rPr>
          <w:sz w:val="16"/>
          <w:szCs w:val="16"/>
          <w:u w:val="single" w:color="000000"/>
        </w:rPr>
        <w:t>C:</w:t>
      </w:r>
      <w:r>
        <w:rPr>
          <w:spacing w:val="-2"/>
          <w:sz w:val="16"/>
          <w:szCs w:val="16"/>
          <w:u w:val="single" w:color="000000"/>
        </w:rPr>
        <w:t xml:space="preserve"> </w:t>
      </w:r>
      <w:r>
        <w:rPr>
          <w:sz w:val="16"/>
          <w:szCs w:val="16"/>
          <w:u w:val="single" w:color="000000"/>
        </w:rPr>
        <w:t>Semantic</w:t>
      </w:r>
      <w:r>
        <w:rPr>
          <w:spacing w:val="-6"/>
          <w:sz w:val="16"/>
          <w:szCs w:val="16"/>
          <w:u w:val="single" w:color="000000"/>
        </w:rPr>
        <w:t xml:space="preserve"> </w:t>
      </w:r>
      <w:r>
        <w:rPr>
          <w:sz w:val="16"/>
          <w:szCs w:val="16"/>
          <w:u w:val="single" w:color="000000"/>
        </w:rPr>
        <w:t>incoherent</w:t>
      </w:r>
      <w:r>
        <w:rPr>
          <w:spacing w:val="-7"/>
          <w:sz w:val="16"/>
          <w:szCs w:val="16"/>
          <w:u w:val="single" w:color="000000"/>
        </w:rPr>
        <w:t xml:space="preserve"> </w:t>
      </w:r>
      <w:r>
        <w:rPr>
          <w:sz w:val="16"/>
          <w:szCs w:val="16"/>
          <w:u w:val="single" w:color="000000"/>
        </w:rPr>
        <w:t>–</w:t>
      </w:r>
      <w:r>
        <w:rPr>
          <w:spacing w:val="-1"/>
          <w:sz w:val="16"/>
          <w:szCs w:val="16"/>
          <w:u w:val="single" w:color="000000"/>
        </w:rPr>
        <w:t xml:space="preserve"> </w:t>
      </w:r>
      <w:r>
        <w:rPr>
          <w:sz w:val="16"/>
          <w:szCs w:val="16"/>
          <w:u w:val="single" w:color="000000"/>
        </w:rPr>
        <w:t xml:space="preserve">0/3            </w:t>
      </w:r>
      <w:r>
        <w:rPr>
          <w:spacing w:val="2"/>
          <w:sz w:val="16"/>
          <w:szCs w:val="16"/>
          <w:u w:val="single" w:color="000000"/>
        </w:rPr>
        <w:t xml:space="preserve"> </w:t>
      </w:r>
      <w:r>
        <w:rPr>
          <w:sz w:val="16"/>
          <w:szCs w:val="16"/>
          <w:u w:val="single" w:color="000000"/>
        </w:rPr>
        <w:t xml:space="preserve">0.1401          </w:t>
      </w:r>
      <w:r>
        <w:rPr>
          <w:spacing w:val="24"/>
          <w:sz w:val="16"/>
          <w:szCs w:val="16"/>
          <w:u w:val="single" w:color="000000"/>
        </w:rPr>
        <w:t xml:space="preserve"> </w:t>
      </w:r>
      <w:r>
        <w:rPr>
          <w:sz w:val="16"/>
          <w:szCs w:val="16"/>
          <w:u w:val="single" w:color="000000"/>
        </w:rPr>
        <w:t xml:space="preserve">0.150      </w:t>
      </w:r>
      <w:r>
        <w:rPr>
          <w:spacing w:val="8"/>
          <w:sz w:val="16"/>
          <w:szCs w:val="16"/>
          <w:u w:val="single" w:color="000000"/>
        </w:rPr>
        <w:t xml:space="preserve"> </w:t>
      </w:r>
      <w:r>
        <w:rPr>
          <w:sz w:val="16"/>
          <w:szCs w:val="16"/>
          <w:u w:val="single" w:color="000000"/>
        </w:rPr>
        <w:t xml:space="preserve">0.93     </w:t>
      </w:r>
      <w:r>
        <w:rPr>
          <w:spacing w:val="6"/>
          <w:sz w:val="16"/>
          <w:szCs w:val="16"/>
          <w:u w:val="single" w:color="000000"/>
        </w:rPr>
        <w:t xml:space="preserve"> </w:t>
      </w:r>
      <w:r>
        <w:rPr>
          <w:w w:val="99"/>
          <w:sz w:val="16"/>
          <w:szCs w:val="16"/>
          <w:u w:val="single" w:color="000000"/>
        </w:rPr>
        <w:t xml:space="preserve">0.350 </w:t>
      </w:r>
      <w:r>
        <w:rPr>
          <w:sz w:val="16"/>
          <w:szCs w:val="16"/>
          <w:u w:val="single" w:color="000000"/>
        </w:rPr>
        <w:tab/>
      </w:r>
      <w:r>
        <w:rPr>
          <w:sz w:val="16"/>
          <w:szCs w:val="16"/>
        </w:rPr>
        <w:t xml:space="preserve"> Referent</w:t>
      </w:r>
      <w:r>
        <w:rPr>
          <w:spacing w:val="-5"/>
          <w:sz w:val="16"/>
          <w:szCs w:val="16"/>
        </w:rPr>
        <w:t xml:space="preserve"> </w:t>
      </w:r>
      <w:r>
        <w:rPr>
          <w:w w:val="99"/>
          <w:sz w:val="16"/>
          <w:szCs w:val="16"/>
        </w:rPr>
        <w:t>assignment</w:t>
      </w:r>
    </w:p>
    <w:p w:rsidR="00B72476" w:rsidRDefault="00CB77E8">
      <w:pPr>
        <w:spacing w:line="180" w:lineRule="exact"/>
        <w:ind w:left="2139" w:right="2219"/>
        <w:jc w:val="center"/>
        <w:rPr>
          <w:sz w:val="16"/>
          <w:szCs w:val="16"/>
        </w:rPr>
      </w:pPr>
      <w:r>
        <w:rPr>
          <w:sz w:val="16"/>
          <w:szCs w:val="16"/>
        </w:rPr>
        <w:t xml:space="preserve">Intercept                                                  </w:t>
      </w:r>
      <w:r>
        <w:rPr>
          <w:spacing w:val="27"/>
          <w:sz w:val="16"/>
          <w:szCs w:val="16"/>
        </w:rPr>
        <w:t xml:space="preserve"> </w:t>
      </w:r>
      <w:r>
        <w:rPr>
          <w:sz w:val="16"/>
          <w:szCs w:val="16"/>
        </w:rPr>
        <w:t xml:space="preserve">-0.0553          </w:t>
      </w:r>
      <w:r>
        <w:rPr>
          <w:spacing w:val="24"/>
          <w:sz w:val="16"/>
          <w:szCs w:val="16"/>
        </w:rPr>
        <w:t xml:space="preserve"> </w:t>
      </w:r>
      <w:r>
        <w:rPr>
          <w:sz w:val="16"/>
          <w:szCs w:val="16"/>
        </w:rPr>
        <w:t xml:space="preserve">0.068    </w:t>
      </w:r>
      <w:r>
        <w:rPr>
          <w:spacing w:val="35"/>
          <w:sz w:val="16"/>
          <w:szCs w:val="16"/>
        </w:rPr>
        <w:t xml:space="preserve"> </w:t>
      </w:r>
      <w:r>
        <w:rPr>
          <w:sz w:val="16"/>
          <w:szCs w:val="16"/>
        </w:rPr>
        <w:t xml:space="preserve">-0.81     </w:t>
      </w:r>
      <w:r>
        <w:rPr>
          <w:spacing w:val="6"/>
          <w:sz w:val="16"/>
          <w:szCs w:val="16"/>
        </w:rPr>
        <w:t xml:space="preserve"> </w:t>
      </w:r>
      <w:r>
        <w:rPr>
          <w:w w:val="99"/>
          <w:sz w:val="16"/>
          <w:szCs w:val="16"/>
        </w:rPr>
        <w:t>0.418</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Condition:</w:t>
      </w:r>
      <w:r>
        <w:rPr>
          <w:spacing w:val="2"/>
          <w:sz w:val="16"/>
          <w:szCs w:val="16"/>
        </w:rPr>
        <w:t xml:space="preserve"> </w:t>
      </w:r>
      <w:r>
        <w:rPr>
          <w:sz w:val="16"/>
          <w:szCs w:val="16"/>
        </w:rPr>
        <w:t>Onset</w:t>
      </w:r>
      <w:r>
        <w:rPr>
          <w:spacing w:val="-4"/>
          <w:sz w:val="16"/>
          <w:szCs w:val="16"/>
        </w:rPr>
        <w:t xml:space="preserve"> </w:t>
      </w:r>
      <w:r>
        <w:rPr>
          <w:sz w:val="16"/>
          <w:szCs w:val="16"/>
        </w:rPr>
        <w:t>–</w:t>
      </w:r>
      <w:r>
        <w:rPr>
          <w:spacing w:val="-1"/>
          <w:sz w:val="16"/>
          <w:szCs w:val="16"/>
        </w:rPr>
        <w:t xml:space="preserve"> </w:t>
      </w:r>
      <w:r>
        <w:rPr>
          <w:sz w:val="16"/>
          <w:szCs w:val="16"/>
        </w:rPr>
        <w:t xml:space="preserve">0/3                             </w:t>
      </w:r>
      <w:r>
        <w:rPr>
          <w:spacing w:val="24"/>
          <w:sz w:val="16"/>
          <w:szCs w:val="16"/>
        </w:rPr>
        <w:t xml:space="preserve"> </w:t>
      </w:r>
      <w:r>
        <w:rPr>
          <w:sz w:val="16"/>
          <w:szCs w:val="16"/>
        </w:rPr>
        <w:t xml:space="preserve">0.1776          </w:t>
      </w:r>
      <w:r>
        <w:rPr>
          <w:spacing w:val="25"/>
          <w:sz w:val="16"/>
          <w:szCs w:val="16"/>
        </w:rPr>
        <w:t xml:space="preserve"> </w:t>
      </w:r>
      <w:r>
        <w:rPr>
          <w:sz w:val="16"/>
          <w:szCs w:val="16"/>
        </w:rPr>
        <w:t xml:space="preserve">0.094      </w:t>
      </w:r>
      <w:r>
        <w:rPr>
          <w:spacing w:val="8"/>
          <w:sz w:val="16"/>
          <w:szCs w:val="16"/>
        </w:rPr>
        <w:t xml:space="preserve"> </w:t>
      </w:r>
      <w:r>
        <w:rPr>
          <w:sz w:val="16"/>
          <w:szCs w:val="16"/>
        </w:rPr>
        <w:t xml:space="preserve">1.88     </w:t>
      </w:r>
      <w:r>
        <w:rPr>
          <w:spacing w:val="6"/>
          <w:sz w:val="16"/>
          <w:szCs w:val="16"/>
        </w:rPr>
        <w:t xml:space="preserve"> </w:t>
      </w:r>
      <w:r>
        <w:rPr>
          <w:w w:val="99"/>
          <w:sz w:val="16"/>
          <w:szCs w:val="16"/>
        </w:rPr>
        <w:t>0.060</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Condition:</w:t>
      </w:r>
      <w:r>
        <w:rPr>
          <w:spacing w:val="2"/>
          <w:sz w:val="16"/>
          <w:szCs w:val="16"/>
        </w:rPr>
        <w:t xml:space="preserve"> </w:t>
      </w:r>
      <w:r>
        <w:rPr>
          <w:sz w:val="16"/>
          <w:szCs w:val="16"/>
        </w:rPr>
        <w:t>Rime</w:t>
      </w:r>
      <w:r>
        <w:rPr>
          <w:spacing w:val="-3"/>
          <w:sz w:val="16"/>
          <w:szCs w:val="16"/>
        </w:rPr>
        <w:t xml:space="preserve"> </w:t>
      </w:r>
      <w:r>
        <w:rPr>
          <w:sz w:val="16"/>
          <w:szCs w:val="16"/>
        </w:rPr>
        <w:t>–</w:t>
      </w:r>
      <w:r>
        <w:rPr>
          <w:spacing w:val="-1"/>
          <w:sz w:val="16"/>
          <w:szCs w:val="16"/>
        </w:rPr>
        <w:t xml:space="preserve"> </w:t>
      </w:r>
      <w:r>
        <w:rPr>
          <w:sz w:val="16"/>
          <w:szCs w:val="16"/>
        </w:rPr>
        <w:t xml:space="preserve">0/3                              </w:t>
      </w:r>
      <w:r>
        <w:rPr>
          <w:spacing w:val="11"/>
          <w:sz w:val="16"/>
          <w:szCs w:val="16"/>
        </w:rPr>
        <w:t xml:space="preserve"> </w:t>
      </w:r>
      <w:r>
        <w:rPr>
          <w:sz w:val="16"/>
          <w:szCs w:val="16"/>
        </w:rPr>
        <w:t xml:space="preserve">0.0916          </w:t>
      </w:r>
      <w:r>
        <w:rPr>
          <w:spacing w:val="25"/>
          <w:sz w:val="16"/>
          <w:szCs w:val="16"/>
        </w:rPr>
        <w:t xml:space="preserve"> </w:t>
      </w:r>
      <w:r>
        <w:rPr>
          <w:sz w:val="16"/>
          <w:szCs w:val="16"/>
        </w:rPr>
        <w:t xml:space="preserve">0.088      </w:t>
      </w:r>
      <w:r>
        <w:rPr>
          <w:spacing w:val="8"/>
          <w:sz w:val="16"/>
          <w:szCs w:val="16"/>
        </w:rPr>
        <w:t xml:space="preserve"> </w:t>
      </w:r>
      <w:r>
        <w:rPr>
          <w:sz w:val="16"/>
          <w:szCs w:val="16"/>
        </w:rPr>
        <w:t xml:space="preserve">1.03     </w:t>
      </w:r>
      <w:r>
        <w:rPr>
          <w:spacing w:val="6"/>
          <w:sz w:val="16"/>
          <w:szCs w:val="16"/>
        </w:rPr>
        <w:t xml:space="preserve"> </w:t>
      </w:r>
      <w:r>
        <w:rPr>
          <w:w w:val="99"/>
          <w:sz w:val="16"/>
          <w:szCs w:val="16"/>
        </w:rPr>
        <w:t>0.301</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Condition:</w:t>
      </w:r>
      <w:r>
        <w:rPr>
          <w:spacing w:val="2"/>
          <w:sz w:val="16"/>
          <w:szCs w:val="16"/>
        </w:rPr>
        <w:t xml:space="preserve"> </w:t>
      </w:r>
      <w:r>
        <w:rPr>
          <w:sz w:val="16"/>
          <w:szCs w:val="16"/>
        </w:rPr>
        <w:t>Syllable</w:t>
      </w:r>
      <w:r>
        <w:rPr>
          <w:spacing w:val="-5"/>
          <w:sz w:val="16"/>
          <w:szCs w:val="16"/>
        </w:rPr>
        <w:t xml:space="preserve"> </w:t>
      </w:r>
      <w:r>
        <w:rPr>
          <w:sz w:val="16"/>
          <w:szCs w:val="16"/>
        </w:rPr>
        <w:t>count</w:t>
      </w:r>
      <w:r>
        <w:rPr>
          <w:spacing w:val="-4"/>
          <w:sz w:val="16"/>
          <w:szCs w:val="16"/>
        </w:rPr>
        <w:t xml:space="preserve"> </w:t>
      </w:r>
      <w:r>
        <w:rPr>
          <w:sz w:val="16"/>
          <w:szCs w:val="16"/>
        </w:rPr>
        <w:t>–</w:t>
      </w:r>
      <w:r>
        <w:rPr>
          <w:spacing w:val="-1"/>
          <w:sz w:val="16"/>
          <w:szCs w:val="16"/>
        </w:rPr>
        <w:t xml:space="preserve"> </w:t>
      </w:r>
      <w:r>
        <w:rPr>
          <w:sz w:val="16"/>
          <w:szCs w:val="16"/>
        </w:rPr>
        <w:t xml:space="preserve">0/3               </w:t>
      </w:r>
      <w:r>
        <w:rPr>
          <w:spacing w:val="40"/>
          <w:sz w:val="16"/>
          <w:szCs w:val="16"/>
        </w:rPr>
        <w:t xml:space="preserve"> </w:t>
      </w:r>
      <w:r>
        <w:rPr>
          <w:sz w:val="16"/>
          <w:szCs w:val="16"/>
        </w:rPr>
        <w:t xml:space="preserve">0.0234          </w:t>
      </w:r>
      <w:r>
        <w:rPr>
          <w:spacing w:val="25"/>
          <w:sz w:val="16"/>
          <w:szCs w:val="16"/>
        </w:rPr>
        <w:t xml:space="preserve"> </w:t>
      </w:r>
      <w:r>
        <w:rPr>
          <w:sz w:val="16"/>
          <w:szCs w:val="16"/>
        </w:rPr>
        <w:t xml:space="preserve">0.095      </w:t>
      </w:r>
      <w:r>
        <w:rPr>
          <w:spacing w:val="8"/>
          <w:sz w:val="16"/>
          <w:szCs w:val="16"/>
        </w:rPr>
        <w:t xml:space="preserve"> </w:t>
      </w:r>
      <w:r>
        <w:rPr>
          <w:sz w:val="16"/>
          <w:szCs w:val="16"/>
        </w:rPr>
        <w:t xml:space="preserve">0.24     </w:t>
      </w:r>
      <w:r>
        <w:rPr>
          <w:spacing w:val="6"/>
          <w:sz w:val="16"/>
          <w:szCs w:val="16"/>
        </w:rPr>
        <w:t xml:space="preserve"> </w:t>
      </w:r>
      <w:r>
        <w:rPr>
          <w:w w:val="99"/>
          <w:sz w:val="16"/>
          <w:szCs w:val="16"/>
        </w:rPr>
        <w:t>0.806</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Condition:</w:t>
      </w:r>
      <w:r>
        <w:rPr>
          <w:spacing w:val="2"/>
          <w:sz w:val="16"/>
          <w:szCs w:val="16"/>
        </w:rPr>
        <w:t xml:space="preserve"> </w:t>
      </w:r>
      <w:r>
        <w:rPr>
          <w:sz w:val="16"/>
          <w:szCs w:val="16"/>
        </w:rPr>
        <w:t>Semantic</w:t>
      </w:r>
      <w:r>
        <w:rPr>
          <w:spacing w:val="-6"/>
          <w:sz w:val="16"/>
          <w:szCs w:val="16"/>
        </w:rPr>
        <w:t xml:space="preserve"> </w:t>
      </w:r>
      <w:r>
        <w:rPr>
          <w:sz w:val="16"/>
          <w:szCs w:val="16"/>
        </w:rPr>
        <w:t>incoherent</w:t>
      </w:r>
      <w:r>
        <w:rPr>
          <w:spacing w:val="-7"/>
          <w:sz w:val="16"/>
          <w:szCs w:val="16"/>
        </w:rPr>
        <w:t xml:space="preserve"> </w:t>
      </w:r>
      <w:r>
        <w:rPr>
          <w:sz w:val="16"/>
          <w:szCs w:val="16"/>
        </w:rPr>
        <w:t>–</w:t>
      </w:r>
      <w:r>
        <w:rPr>
          <w:spacing w:val="-1"/>
          <w:sz w:val="16"/>
          <w:szCs w:val="16"/>
        </w:rPr>
        <w:t xml:space="preserve"> </w:t>
      </w:r>
      <w:r>
        <w:rPr>
          <w:sz w:val="16"/>
          <w:szCs w:val="16"/>
        </w:rPr>
        <w:t xml:space="preserve">0/3      </w:t>
      </w:r>
      <w:r>
        <w:rPr>
          <w:spacing w:val="10"/>
          <w:sz w:val="16"/>
          <w:szCs w:val="16"/>
        </w:rPr>
        <w:t xml:space="preserve"> </w:t>
      </w:r>
      <w:r>
        <w:rPr>
          <w:sz w:val="16"/>
          <w:szCs w:val="16"/>
        </w:rPr>
        <w:t xml:space="preserve">0.0868          </w:t>
      </w:r>
      <w:r>
        <w:rPr>
          <w:spacing w:val="25"/>
          <w:sz w:val="16"/>
          <w:szCs w:val="16"/>
        </w:rPr>
        <w:t xml:space="preserve"> </w:t>
      </w:r>
      <w:r>
        <w:rPr>
          <w:sz w:val="16"/>
          <w:szCs w:val="16"/>
        </w:rPr>
        <w:t xml:space="preserve">0.094      </w:t>
      </w:r>
      <w:r>
        <w:rPr>
          <w:spacing w:val="8"/>
          <w:sz w:val="16"/>
          <w:szCs w:val="16"/>
        </w:rPr>
        <w:t xml:space="preserve"> </w:t>
      </w:r>
      <w:r>
        <w:rPr>
          <w:sz w:val="16"/>
          <w:szCs w:val="16"/>
        </w:rPr>
        <w:t xml:space="preserve">0.91     </w:t>
      </w:r>
      <w:r>
        <w:rPr>
          <w:spacing w:val="6"/>
          <w:sz w:val="16"/>
          <w:szCs w:val="16"/>
        </w:rPr>
        <w:t xml:space="preserve"> </w:t>
      </w:r>
      <w:r>
        <w:rPr>
          <w:w w:val="99"/>
          <w:sz w:val="16"/>
          <w:szCs w:val="16"/>
        </w:rPr>
        <w:t>0.359</w:t>
      </w:r>
    </w:p>
    <w:p w:rsidR="00B72476" w:rsidRDefault="00B72476">
      <w:pPr>
        <w:spacing w:before="9" w:line="120" w:lineRule="exact"/>
        <w:rPr>
          <w:sz w:val="12"/>
          <w:szCs w:val="12"/>
        </w:rPr>
      </w:pPr>
    </w:p>
    <w:p w:rsidR="00B72476" w:rsidRDefault="00CB77E8">
      <w:pPr>
        <w:ind w:left="2139" w:right="2219"/>
        <w:jc w:val="center"/>
        <w:rPr>
          <w:sz w:val="16"/>
          <w:szCs w:val="16"/>
        </w:rPr>
      </w:pPr>
      <w:r>
        <w:rPr>
          <w:sz w:val="16"/>
          <w:szCs w:val="16"/>
        </w:rPr>
        <w:t xml:space="preserve">Exposures                                                 </w:t>
      </w:r>
      <w:r>
        <w:rPr>
          <w:spacing w:val="22"/>
          <w:sz w:val="16"/>
          <w:szCs w:val="16"/>
        </w:rPr>
        <w:t xml:space="preserve"> </w:t>
      </w:r>
      <w:r>
        <w:rPr>
          <w:sz w:val="16"/>
          <w:szCs w:val="16"/>
        </w:rPr>
        <w:t xml:space="preserve">0.5462          </w:t>
      </w:r>
      <w:r>
        <w:rPr>
          <w:spacing w:val="25"/>
          <w:sz w:val="16"/>
          <w:szCs w:val="16"/>
        </w:rPr>
        <w:t xml:space="preserve"> </w:t>
      </w:r>
      <w:r>
        <w:rPr>
          <w:sz w:val="16"/>
          <w:szCs w:val="16"/>
        </w:rPr>
        <w:t xml:space="preserve">0.296      </w:t>
      </w:r>
      <w:r>
        <w:rPr>
          <w:spacing w:val="8"/>
          <w:sz w:val="16"/>
          <w:szCs w:val="16"/>
        </w:rPr>
        <w:t xml:space="preserve"> </w:t>
      </w:r>
      <w:r>
        <w:rPr>
          <w:sz w:val="16"/>
          <w:szCs w:val="16"/>
        </w:rPr>
        <w:t xml:space="preserve">1.84     </w:t>
      </w:r>
      <w:r>
        <w:rPr>
          <w:spacing w:val="6"/>
          <w:sz w:val="16"/>
          <w:szCs w:val="16"/>
        </w:rPr>
        <w:t xml:space="preserve"> </w:t>
      </w:r>
      <w:r>
        <w:rPr>
          <w:w w:val="99"/>
          <w:sz w:val="16"/>
          <w:szCs w:val="16"/>
        </w:rPr>
        <w:t>0.066</w:t>
      </w:r>
    </w:p>
    <w:p w:rsidR="00B72476" w:rsidRDefault="00B72476">
      <w:pPr>
        <w:spacing w:before="9" w:line="120" w:lineRule="exact"/>
        <w:rPr>
          <w:sz w:val="12"/>
          <w:szCs w:val="12"/>
        </w:rPr>
      </w:pPr>
    </w:p>
    <w:p w:rsidR="00B72476" w:rsidRDefault="00CB77E8">
      <w:pPr>
        <w:ind w:left="2135" w:right="2215"/>
        <w:jc w:val="center"/>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Onset</w:t>
      </w:r>
      <w:r>
        <w:rPr>
          <w:spacing w:val="-4"/>
          <w:sz w:val="16"/>
          <w:szCs w:val="16"/>
        </w:rPr>
        <w:t xml:space="preserve"> </w:t>
      </w:r>
      <w:r>
        <w:rPr>
          <w:sz w:val="16"/>
          <w:szCs w:val="16"/>
        </w:rPr>
        <w:t>–</w:t>
      </w:r>
      <w:r>
        <w:rPr>
          <w:spacing w:val="-1"/>
          <w:sz w:val="16"/>
          <w:szCs w:val="16"/>
        </w:rPr>
        <w:t xml:space="preserve"> </w:t>
      </w:r>
      <w:r>
        <w:rPr>
          <w:sz w:val="16"/>
          <w:szCs w:val="16"/>
        </w:rPr>
        <w:t xml:space="preserve">0/3                                  </w:t>
      </w:r>
      <w:r>
        <w:rPr>
          <w:spacing w:val="3"/>
          <w:sz w:val="16"/>
          <w:szCs w:val="16"/>
        </w:rPr>
        <w:t xml:space="preserve"> </w:t>
      </w:r>
      <w:r>
        <w:rPr>
          <w:sz w:val="16"/>
          <w:szCs w:val="16"/>
        </w:rPr>
        <w:t xml:space="preserve">-0.6122          </w:t>
      </w:r>
      <w:r>
        <w:rPr>
          <w:spacing w:val="24"/>
          <w:sz w:val="16"/>
          <w:szCs w:val="16"/>
        </w:rPr>
        <w:t xml:space="preserve"> </w:t>
      </w:r>
      <w:r>
        <w:rPr>
          <w:sz w:val="16"/>
          <w:szCs w:val="16"/>
        </w:rPr>
        <w:t xml:space="preserve">0.421    </w:t>
      </w:r>
      <w:r>
        <w:rPr>
          <w:spacing w:val="35"/>
          <w:sz w:val="16"/>
          <w:szCs w:val="16"/>
        </w:rPr>
        <w:t xml:space="preserve"> </w:t>
      </w:r>
      <w:r>
        <w:rPr>
          <w:sz w:val="16"/>
          <w:szCs w:val="16"/>
        </w:rPr>
        <w:t xml:space="preserve">-1.45     </w:t>
      </w:r>
      <w:r>
        <w:rPr>
          <w:spacing w:val="6"/>
          <w:sz w:val="16"/>
          <w:szCs w:val="16"/>
        </w:rPr>
        <w:t xml:space="preserve"> </w:t>
      </w:r>
      <w:r>
        <w:rPr>
          <w:w w:val="99"/>
          <w:sz w:val="16"/>
          <w:szCs w:val="16"/>
        </w:rPr>
        <w:t>0.146</w:t>
      </w:r>
    </w:p>
    <w:p w:rsidR="00B72476" w:rsidRDefault="00B72476">
      <w:pPr>
        <w:spacing w:before="9" w:line="120" w:lineRule="exact"/>
        <w:rPr>
          <w:sz w:val="12"/>
          <w:szCs w:val="12"/>
        </w:rPr>
      </w:pPr>
    </w:p>
    <w:p w:rsidR="00B72476" w:rsidRDefault="00CB77E8">
      <w:pPr>
        <w:ind w:left="2135" w:right="2215"/>
        <w:jc w:val="center"/>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Rime</w:t>
      </w:r>
      <w:r>
        <w:rPr>
          <w:spacing w:val="-3"/>
          <w:sz w:val="16"/>
          <w:szCs w:val="16"/>
        </w:rPr>
        <w:t xml:space="preserve"> </w:t>
      </w:r>
      <w:r>
        <w:rPr>
          <w:sz w:val="16"/>
          <w:szCs w:val="16"/>
        </w:rPr>
        <w:t>–</w:t>
      </w:r>
      <w:r>
        <w:rPr>
          <w:spacing w:val="-1"/>
          <w:sz w:val="16"/>
          <w:szCs w:val="16"/>
        </w:rPr>
        <w:t xml:space="preserve"> </w:t>
      </w:r>
      <w:r>
        <w:rPr>
          <w:sz w:val="16"/>
          <w:szCs w:val="16"/>
        </w:rPr>
        <w:t xml:space="preserve">0/3                                  </w:t>
      </w:r>
      <w:r>
        <w:rPr>
          <w:spacing w:val="30"/>
          <w:sz w:val="16"/>
          <w:szCs w:val="16"/>
        </w:rPr>
        <w:t xml:space="preserve"> </w:t>
      </w:r>
      <w:r>
        <w:rPr>
          <w:sz w:val="16"/>
          <w:szCs w:val="16"/>
        </w:rPr>
        <w:t xml:space="preserve">-0.3243          </w:t>
      </w:r>
      <w:r>
        <w:rPr>
          <w:spacing w:val="24"/>
          <w:sz w:val="16"/>
          <w:szCs w:val="16"/>
        </w:rPr>
        <w:t xml:space="preserve"> </w:t>
      </w:r>
      <w:r>
        <w:rPr>
          <w:sz w:val="16"/>
          <w:szCs w:val="16"/>
        </w:rPr>
        <w:t xml:space="preserve">0.400    </w:t>
      </w:r>
      <w:r>
        <w:rPr>
          <w:spacing w:val="35"/>
          <w:sz w:val="16"/>
          <w:szCs w:val="16"/>
        </w:rPr>
        <w:t xml:space="preserve"> </w:t>
      </w:r>
      <w:r>
        <w:rPr>
          <w:sz w:val="16"/>
          <w:szCs w:val="16"/>
        </w:rPr>
        <w:t xml:space="preserve">-0.80     </w:t>
      </w:r>
      <w:r>
        <w:rPr>
          <w:spacing w:val="6"/>
          <w:sz w:val="16"/>
          <w:szCs w:val="16"/>
        </w:rPr>
        <w:t xml:space="preserve"> </w:t>
      </w:r>
      <w:r>
        <w:rPr>
          <w:w w:val="99"/>
          <w:sz w:val="16"/>
          <w:szCs w:val="16"/>
        </w:rPr>
        <w:t>0.418</w:t>
      </w:r>
    </w:p>
    <w:p w:rsidR="00B72476" w:rsidRDefault="00B72476">
      <w:pPr>
        <w:spacing w:before="9" w:line="120" w:lineRule="exact"/>
        <w:rPr>
          <w:sz w:val="12"/>
          <w:szCs w:val="12"/>
        </w:rPr>
      </w:pPr>
    </w:p>
    <w:p w:rsidR="00B72476" w:rsidRDefault="00CB77E8">
      <w:pPr>
        <w:ind w:left="2135" w:right="2215"/>
        <w:jc w:val="center"/>
        <w:rPr>
          <w:sz w:val="16"/>
          <w:szCs w:val="16"/>
        </w:rPr>
      </w:pPr>
      <w:r>
        <w:rPr>
          <w:sz w:val="16"/>
          <w:szCs w:val="16"/>
        </w:rPr>
        <w:t>E</w:t>
      </w:r>
      <w:r>
        <w:rPr>
          <w:spacing w:val="-1"/>
          <w:sz w:val="16"/>
          <w:szCs w:val="16"/>
        </w:rPr>
        <w:t xml:space="preserve"> </w:t>
      </w:r>
      <w:r>
        <w:rPr>
          <w:w w:val="146"/>
          <w:sz w:val="16"/>
          <w:szCs w:val="16"/>
        </w:rPr>
        <w:t>×</w:t>
      </w:r>
      <w:r>
        <w:rPr>
          <w:spacing w:val="-18"/>
          <w:w w:val="146"/>
          <w:sz w:val="16"/>
          <w:szCs w:val="16"/>
        </w:rPr>
        <w:t xml:space="preserve"> </w:t>
      </w:r>
      <w:r>
        <w:rPr>
          <w:sz w:val="16"/>
          <w:szCs w:val="16"/>
        </w:rPr>
        <w:t>C:</w:t>
      </w:r>
      <w:r>
        <w:rPr>
          <w:spacing w:val="-2"/>
          <w:sz w:val="16"/>
          <w:szCs w:val="16"/>
        </w:rPr>
        <w:t xml:space="preserve"> </w:t>
      </w:r>
      <w:r>
        <w:rPr>
          <w:sz w:val="16"/>
          <w:szCs w:val="16"/>
        </w:rPr>
        <w:t>Syllable</w:t>
      </w:r>
      <w:r>
        <w:rPr>
          <w:spacing w:val="-5"/>
          <w:sz w:val="16"/>
          <w:szCs w:val="16"/>
        </w:rPr>
        <w:t xml:space="preserve"> </w:t>
      </w:r>
      <w:r>
        <w:rPr>
          <w:sz w:val="16"/>
          <w:szCs w:val="16"/>
        </w:rPr>
        <w:t>count</w:t>
      </w:r>
      <w:r>
        <w:rPr>
          <w:spacing w:val="-4"/>
          <w:sz w:val="16"/>
          <w:szCs w:val="16"/>
        </w:rPr>
        <w:t xml:space="preserve"> </w:t>
      </w:r>
      <w:r>
        <w:rPr>
          <w:sz w:val="16"/>
          <w:szCs w:val="16"/>
        </w:rPr>
        <w:t>–</w:t>
      </w:r>
      <w:r>
        <w:rPr>
          <w:spacing w:val="-1"/>
          <w:sz w:val="16"/>
          <w:szCs w:val="16"/>
        </w:rPr>
        <w:t xml:space="preserve"> </w:t>
      </w:r>
      <w:r>
        <w:rPr>
          <w:sz w:val="16"/>
          <w:szCs w:val="16"/>
        </w:rPr>
        <w:t xml:space="preserve">0/3                    </w:t>
      </w:r>
      <w:r>
        <w:rPr>
          <w:spacing w:val="19"/>
          <w:sz w:val="16"/>
          <w:szCs w:val="16"/>
        </w:rPr>
        <w:t xml:space="preserve"> </w:t>
      </w:r>
      <w:r>
        <w:rPr>
          <w:sz w:val="16"/>
          <w:szCs w:val="16"/>
        </w:rPr>
        <w:t xml:space="preserve">-0.0692          </w:t>
      </w:r>
      <w:r>
        <w:rPr>
          <w:spacing w:val="24"/>
          <w:sz w:val="16"/>
          <w:szCs w:val="16"/>
        </w:rPr>
        <w:t xml:space="preserve"> </w:t>
      </w:r>
      <w:r>
        <w:rPr>
          <w:sz w:val="16"/>
          <w:szCs w:val="16"/>
        </w:rPr>
        <w:t xml:space="preserve">0.414    </w:t>
      </w:r>
      <w:r>
        <w:rPr>
          <w:spacing w:val="35"/>
          <w:sz w:val="16"/>
          <w:szCs w:val="16"/>
        </w:rPr>
        <w:t xml:space="preserve"> </w:t>
      </w:r>
      <w:r>
        <w:rPr>
          <w:sz w:val="16"/>
          <w:szCs w:val="16"/>
        </w:rPr>
        <w:t xml:space="preserve">-0.16     </w:t>
      </w:r>
      <w:r>
        <w:rPr>
          <w:spacing w:val="6"/>
          <w:sz w:val="16"/>
          <w:szCs w:val="16"/>
        </w:rPr>
        <w:t xml:space="preserve"> </w:t>
      </w:r>
      <w:r>
        <w:rPr>
          <w:w w:val="99"/>
          <w:sz w:val="16"/>
          <w:szCs w:val="16"/>
        </w:rPr>
        <w:t>0.867</w:t>
      </w:r>
    </w:p>
    <w:p w:rsidR="00B72476" w:rsidRDefault="00B72476">
      <w:pPr>
        <w:spacing w:before="9" w:line="120" w:lineRule="exact"/>
        <w:rPr>
          <w:sz w:val="12"/>
          <w:szCs w:val="12"/>
        </w:rPr>
      </w:pPr>
    </w:p>
    <w:p w:rsidR="00B72476" w:rsidRDefault="00CB77E8">
      <w:pPr>
        <w:tabs>
          <w:tab w:val="left" w:pos="7460"/>
        </w:tabs>
        <w:ind w:left="2016" w:right="2016"/>
        <w:jc w:val="center"/>
        <w:rPr>
          <w:sz w:val="16"/>
          <w:szCs w:val="16"/>
        </w:rPr>
        <w:sectPr w:rsidR="00B72476">
          <w:pgSz w:w="12240" w:h="15840"/>
          <w:pgMar w:top="960" w:right="1340" w:bottom="280" w:left="1340" w:header="736" w:footer="0" w:gutter="0"/>
          <w:cols w:space="720"/>
        </w:sectPr>
      </w:pPr>
      <w:r>
        <w:rPr>
          <w:w w:val="99"/>
          <w:sz w:val="16"/>
          <w:szCs w:val="16"/>
          <w:u w:val="single" w:color="000000"/>
        </w:rPr>
        <w:t xml:space="preserve"> </w:t>
      </w:r>
      <w:r>
        <w:rPr>
          <w:sz w:val="16"/>
          <w:szCs w:val="16"/>
          <w:u w:val="single" w:color="000000"/>
        </w:rPr>
        <w:t xml:space="preserve">  </w:t>
      </w:r>
      <w:r>
        <w:rPr>
          <w:w w:val="99"/>
          <w:sz w:val="16"/>
          <w:szCs w:val="16"/>
          <w:u w:val="single" w:color="000000"/>
        </w:rPr>
        <w:t xml:space="preserve">E </w:t>
      </w:r>
      <w:r>
        <w:rPr>
          <w:w w:val="146"/>
          <w:sz w:val="16"/>
          <w:szCs w:val="16"/>
          <w:u w:val="single" w:color="000000"/>
        </w:rPr>
        <w:t>×</w:t>
      </w:r>
      <w:r>
        <w:rPr>
          <w:spacing w:val="-5"/>
          <w:w w:val="111"/>
          <w:sz w:val="16"/>
          <w:szCs w:val="16"/>
          <w:u w:val="single" w:color="000000"/>
        </w:rPr>
        <w:t xml:space="preserve"> </w:t>
      </w:r>
      <w:r>
        <w:rPr>
          <w:w w:val="99"/>
          <w:sz w:val="16"/>
          <w:szCs w:val="16"/>
          <w:u w:val="single" w:color="000000"/>
        </w:rPr>
        <w:t xml:space="preserve">C: Semantic incoherent – 0/3 </w:t>
      </w:r>
      <w:r>
        <w:rPr>
          <w:sz w:val="16"/>
          <w:szCs w:val="16"/>
          <w:u w:val="single" w:color="000000"/>
        </w:rPr>
        <w:t xml:space="preserve">          </w:t>
      </w:r>
      <w:r>
        <w:rPr>
          <w:spacing w:val="-9"/>
          <w:sz w:val="16"/>
          <w:szCs w:val="16"/>
          <w:u w:val="single" w:color="000000"/>
        </w:rPr>
        <w:t xml:space="preserve"> </w:t>
      </w:r>
      <w:r>
        <w:rPr>
          <w:w w:val="99"/>
          <w:sz w:val="16"/>
          <w:szCs w:val="16"/>
          <w:u w:val="single" w:color="000000"/>
        </w:rPr>
        <w:t xml:space="preserve">-0.7403 </w:t>
      </w:r>
      <w:r>
        <w:rPr>
          <w:sz w:val="16"/>
          <w:szCs w:val="16"/>
          <w:u w:val="single" w:color="000000"/>
        </w:rPr>
        <w:t xml:space="preserve">          </w:t>
      </w:r>
      <w:r>
        <w:rPr>
          <w:spacing w:val="-11"/>
          <w:sz w:val="16"/>
          <w:szCs w:val="16"/>
          <w:u w:val="single" w:color="000000"/>
        </w:rPr>
        <w:t xml:space="preserve"> </w:t>
      </w:r>
      <w:r>
        <w:rPr>
          <w:w w:val="99"/>
          <w:sz w:val="16"/>
          <w:szCs w:val="16"/>
          <w:u w:val="single" w:color="000000"/>
        </w:rPr>
        <w:t xml:space="preserve">0.402 </w:t>
      </w:r>
      <w:r>
        <w:rPr>
          <w:sz w:val="16"/>
          <w:szCs w:val="16"/>
          <w:u w:val="single" w:color="000000"/>
        </w:rPr>
        <w:t xml:space="preserve">    </w:t>
      </w:r>
      <w:r>
        <w:rPr>
          <w:spacing w:val="-1"/>
          <w:sz w:val="16"/>
          <w:szCs w:val="16"/>
          <w:u w:val="single" w:color="000000"/>
        </w:rPr>
        <w:t xml:space="preserve"> </w:t>
      </w:r>
      <w:r>
        <w:rPr>
          <w:w w:val="99"/>
          <w:sz w:val="16"/>
          <w:szCs w:val="16"/>
          <w:u w:val="single" w:color="000000"/>
        </w:rPr>
        <w:t xml:space="preserve">-1.83 </w:t>
      </w:r>
      <w:r>
        <w:rPr>
          <w:sz w:val="16"/>
          <w:szCs w:val="16"/>
          <w:u w:val="single" w:color="000000"/>
        </w:rPr>
        <w:t xml:space="preserve">    </w:t>
      </w:r>
      <w:r>
        <w:rPr>
          <w:spacing w:val="9"/>
          <w:sz w:val="16"/>
          <w:szCs w:val="16"/>
          <w:u w:val="single" w:color="000000"/>
        </w:rPr>
        <w:t xml:space="preserve"> </w:t>
      </w:r>
      <w:r>
        <w:rPr>
          <w:w w:val="99"/>
          <w:sz w:val="16"/>
          <w:szCs w:val="16"/>
          <w:u w:val="single" w:color="000000"/>
        </w:rPr>
        <w:t xml:space="preserve">0.066 </w:t>
      </w:r>
      <w:r>
        <w:rPr>
          <w:sz w:val="16"/>
          <w:szCs w:val="16"/>
          <w:u w:val="single" w:color="000000"/>
        </w:rPr>
        <w:tab/>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ind w:left="4231" w:right="4231"/>
        <w:jc w:val="center"/>
        <w:rPr>
          <w:sz w:val="24"/>
          <w:szCs w:val="24"/>
        </w:rPr>
      </w:pPr>
      <w:r>
        <w:rPr>
          <w:w w:val="99"/>
          <w:sz w:val="24"/>
          <w:szCs w:val="24"/>
        </w:rPr>
        <w:t>References</w:t>
      </w:r>
    </w:p>
    <w:p w:rsidR="00B72476" w:rsidRDefault="00B72476">
      <w:pPr>
        <w:spacing w:line="200" w:lineRule="exact"/>
      </w:pPr>
    </w:p>
    <w:p w:rsidR="00B72476" w:rsidRDefault="00B72476">
      <w:pPr>
        <w:spacing w:before="11" w:line="280" w:lineRule="exact"/>
        <w:rPr>
          <w:sz w:val="28"/>
          <w:szCs w:val="28"/>
        </w:rPr>
      </w:pPr>
    </w:p>
    <w:p w:rsidR="00B72476" w:rsidRDefault="00CB77E8">
      <w:pPr>
        <w:spacing w:line="415" w:lineRule="auto"/>
        <w:ind w:left="705" w:right="210" w:hanging="585"/>
        <w:rPr>
          <w:sz w:val="24"/>
          <w:szCs w:val="24"/>
        </w:rPr>
      </w:pPr>
      <w:r>
        <w:rPr>
          <w:sz w:val="24"/>
          <w:szCs w:val="24"/>
        </w:rPr>
        <w:t>Baldwin,</w:t>
      </w:r>
      <w:r>
        <w:rPr>
          <w:spacing w:val="-9"/>
          <w:sz w:val="24"/>
          <w:szCs w:val="24"/>
        </w:rPr>
        <w:t xml:space="preserve"> </w:t>
      </w:r>
      <w:r>
        <w:rPr>
          <w:sz w:val="24"/>
          <w:szCs w:val="24"/>
        </w:rPr>
        <w:t>D.</w:t>
      </w:r>
      <w:r>
        <w:rPr>
          <w:spacing w:val="-2"/>
          <w:sz w:val="24"/>
          <w:szCs w:val="24"/>
        </w:rPr>
        <w:t xml:space="preserve"> </w:t>
      </w:r>
      <w:r>
        <w:rPr>
          <w:sz w:val="24"/>
          <w:szCs w:val="24"/>
        </w:rPr>
        <w:t>A.</w:t>
      </w:r>
      <w:r>
        <w:rPr>
          <w:spacing w:val="24"/>
          <w:sz w:val="24"/>
          <w:szCs w:val="24"/>
        </w:rPr>
        <w:t xml:space="preserve"> </w:t>
      </w:r>
      <w:r>
        <w:rPr>
          <w:sz w:val="24"/>
          <w:szCs w:val="24"/>
        </w:rPr>
        <w:t>(1993,</w:t>
      </w:r>
      <w:r>
        <w:rPr>
          <w:spacing w:val="-6"/>
          <w:sz w:val="24"/>
          <w:szCs w:val="24"/>
        </w:rPr>
        <w:t xml:space="preserve"> </w:t>
      </w:r>
      <w:r>
        <w:rPr>
          <w:sz w:val="24"/>
          <w:szCs w:val="24"/>
        </w:rPr>
        <w:t>September).</w:t>
      </w:r>
      <w:r>
        <w:rPr>
          <w:spacing w:val="14"/>
          <w:sz w:val="24"/>
          <w:szCs w:val="24"/>
        </w:rPr>
        <w:t xml:space="preserve"> </w:t>
      </w:r>
      <w:r>
        <w:rPr>
          <w:sz w:val="24"/>
          <w:szCs w:val="24"/>
        </w:rPr>
        <w:t>Early</w:t>
      </w:r>
      <w:r>
        <w:rPr>
          <w:spacing w:val="-5"/>
          <w:sz w:val="24"/>
          <w:szCs w:val="24"/>
        </w:rPr>
        <w:t xml:space="preserve"> </w:t>
      </w:r>
      <w:r>
        <w:rPr>
          <w:sz w:val="24"/>
          <w:szCs w:val="24"/>
        </w:rPr>
        <w:t>referential</w:t>
      </w:r>
      <w:r>
        <w:rPr>
          <w:spacing w:val="-10"/>
          <w:sz w:val="24"/>
          <w:szCs w:val="24"/>
        </w:rPr>
        <w:t xml:space="preserve"> </w:t>
      </w:r>
      <w:r>
        <w:rPr>
          <w:sz w:val="24"/>
          <w:szCs w:val="24"/>
        </w:rPr>
        <w:t>understanding: In</w:t>
      </w:r>
      <w:r>
        <w:rPr>
          <w:spacing w:val="-2"/>
          <w:sz w:val="24"/>
          <w:szCs w:val="24"/>
        </w:rPr>
        <w:t>f</w:t>
      </w:r>
      <w:r>
        <w:rPr>
          <w:sz w:val="24"/>
          <w:szCs w:val="24"/>
        </w:rPr>
        <w:t>ants’</w:t>
      </w:r>
      <w:r>
        <w:rPr>
          <w:spacing w:val="-7"/>
          <w:sz w:val="24"/>
          <w:szCs w:val="24"/>
        </w:rPr>
        <w:t xml:space="preserve"> </w:t>
      </w:r>
      <w:r>
        <w:rPr>
          <w:sz w:val="24"/>
          <w:szCs w:val="24"/>
        </w:rPr>
        <w:t>ability</w:t>
      </w:r>
      <w:r>
        <w:rPr>
          <w:spacing w:val="-6"/>
          <w:sz w:val="24"/>
          <w:szCs w:val="24"/>
        </w:rPr>
        <w:t xml:space="preserve"> </w:t>
      </w:r>
      <w:r>
        <w:rPr>
          <w:sz w:val="24"/>
          <w:szCs w:val="24"/>
        </w:rPr>
        <w:t>to</w:t>
      </w:r>
      <w:r>
        <w:rPr>
          <w:spacing w:val="-2"/>
          <w:sz w:val="24"/>
          <w:szCs w:val="24"/>
        </w:rPr>
        <w:t xml:space="preserve"> </w:t>
      </w:r>
      <w:r>
        <w:rPr>
          <w:sz w:val="24"/>
          <w:szCs w:val="24"/>
        </w:rPr>
        <w:t>recognize referential</w:t>
      </w:r>
      <w:r>
        <w:rPr>
          <w:spacing w:val="-10"/>
          <w:sz w:val="24"/>
          <w:szCs w:val="24"/>
        </w:rPr>
        <w:t xml:space="preserve"> </w:t>
      </w:r>
      <w:r>
        <w:rPr>
          <w:sz w:val="24"/>
          <w:szCs w:val="24"/>
        </w:rPr>
        <w:t>acts</w:t>
      </w:r>
      <w:r>
        <w:rPr>
          <w:spacing w:val="-4"/>
          <w:sz w:val="24"/>
          <w:szCs w:val="24"/>
        </w:rPr>
        <w:t xml:space="preserve"> </w:t>
      </w:r>
      <w:r>
        <w:rPr>
          <w:sz w:val="24"/>
          <w:szCs w:val="24"/>
        </w:rPr>
        <w:t>for</w:t>
      </w:r>
      <w:r>
        <w:rPr>
          <w:spacing w:val="-3"/>
          <w:sz w:val="24"/>
          <w:szCs w:val="24"/>
        </w:rPr>
        <w:t xml:space="preserve"> </w:t>
      </w:r>
      <w:r>
        <w:rPr>
          <w:sz w:val="24"/>
          <w:szCs w:val="24"/>
        </w:rPr>
        <w:t>what</w:t>
      </w:r>
      <w:r>
        <w:rPr>
          <w:spacing w:val="-5"/>
          <w:sz w:val="24"/>
          <w:szCs w:val="24"/>
        </w:rPr>
        <w:t xml:space="preserve"> </w:t>
      </w:r>
      <w:r>
        <w:rPr>
          <w:sz w:val="24"/>
          <w:szCs w:val="24"/>
        </w:rPr>
        <w:t>th</w:t>
      </w:r>
      <w:r>
        <w:rPr>
          <w:spacing w:val="-4"/>
          <w:sz w:val="24"/>
          <w:szCs w:val="24"/>
        </w:rPr>
        <w:t>e</w:t>
      </w:r>
      <w:r>
        <w:rPr>
          <w:sz w:val="24"/>
          <w:szCs w:val="24"/>
        </w:rPr>
        <w:t>y</w:t>
      </w:r>
      <w:r>
        <w:rPr>
          <w:spacing w:val="-4"/>
          <w:sz w:val="24"/>
          <w:szCs w:val="24"/>
        </w:rPr>
        <w:t xml:space="preserve"> </w:t>
      </w:r>
      <w:r>
        <w:rPr>
          <w:sz w:val="24"/>
          <w:szCs w:val="24"/>
        </w:rPr>
        <w:t>are.</w:t>
      </w:r>
      <w:r>
        <w:rPr>
          <w:spacing w:val="22"/>
          <w:sz w:val="24"/>
          <w:szCs w:val="24"/>
        </w:rPr>
        <w:t xml:space="preserve"> </w:t>
      </w:r>
      <w:r>
        <w:rPr>
          <w:w w:val="98"/>
          <w:sz w:val="24"/>
          <w:szCs w:val="24"/>
        </w:rPr>
        <w:t>D</w:t>
      </w:r>
      <w:r>
        <w:rPr>
          <w:spacing w:val="-4"/>
          <w:w w:val="98"/>
          <w:sz w:val="24"/>
          <w:szCs w:val="24"/>
        </w:rPr>
        <w:t>e</w:t>
      </w:r>
      <w:r>
        <w:rPr>
          <w:w w:val="98"/>
          <w:sz w:val="24"/>
          <w:szCs w:val="24"/>
        </w:rPr>
        <w:t>velopmental</w:t>
      </w:r>
      <w:r>
        <w:rPr>
          <w:spacing w:val="4"/>
          <w:w w:val="98"/>
          <w:sz w:val="24"/>
          <w:szCs w:val="24"/>
        </w:rPr>
        <w:t xml:space="preserve"> </w:t>
      </w:r>
      <w:r>
        <w:rPr>
          <w:sz w:val="24"/>
          <w:szCs w:val="24"/>
        </w:rPr>
        <w:t>Psy</w:t>
      </w:r>
      <w:r>
        <w:rPr>
          <w:spacing w:val="-4"/>
          <w:sz w:val="24"/>
          <w:szCs w:val="24"/>
        </w:rPr>
        <w:t>c</w:t>
      </w:r>
      <w:r>
        <w:rPr>
          <w:sz w:val="24"/>
          <w:szCs w:val="24"/>
        </w:rPr>
        <w:t>hol</w:t>
      </w:r>
      <w:r>
        <w:rPr>
          <w:spacing w:val="-2"/>
          <w:sz w:val="24"/>
          <w:szCs w:val="24"/>
        </w:rPr>
        <w:t>o</w:t>
      </w:r>
      <w:r>
        <w:rPr>
          <w:sz w:val="24"/>
          <w:szCs w:val="24"/>
        </w:rPr>
        <w:t>gy,</w:t>
      </w:r>
      <w:r>
        <w:rPr>
          <w:spacing w:val="-24"/>
          <w:sz w:val="24"/>
          <w:szCs w:val="24"/>
        </w:rPr>
        <w:t xml:space="preserve"> </w:t>
      </w:r>
      <w:r>
        <w:rPr>
          <w:sz w:val="24"/>
          <w:szCs w:val="24"/>
        </w:rPr>
        <w:t>29(5),</w:t>
      </w:r>
      <w:r>
        <w:rPr>
          <w:spacing w:val="-6"/>
          <w:sz w:val="24"/>
          <w:szCs w:val="24"/>
        </w:rPr>
        <w:t xml:space="preserve"> </w:t>
      </w:r>
      <w:r>
        <w:rPr>
          <w:sz w:val="24"/>
          <w:szCs w:val="24"/>
        </w:rPr>
        <w:t>832.</w:t>
      </w:r>
    </w:p>
    <w:p w:rsidR="00B72476" w:rsidRDefault="00CB77E8">
      <w:pPr>
        <w:spacing w:before="7" w:line="415" w:lineRule="auto"/>
        <w:ind w:left="705" w:right="157" w:hanging="585"/>
        <w:rPr>
          <w:sz w:val="24"/>
          <w:szCs w:val="24"/>
        </w:rPr>
      </w:pPr>
      <w:r>
        <w:rPr>
          <w:sz w:val="24"/>
          <w:szCs w:val="24"/>
        </w:rPr>
        <w:t>Bed</w:t>
      </w:r>
      <w:r>
        <w:rPr>
          <w:spacing w:val="-4"/>
          <w:sz w:val="24"/>
          <w:szCs w:val="24"/>
        </w:rPr>
        <w:t>n</w:t>
      </w:r>
      <w:r>
        <w:rPr>
          <w:spacing w:val="-16"/>
          <w:sz w:val="24"/>
          <w:szCs w:val="24"/>
        </w:rPr>
        <w:t>y</w:t>
      </w:r>
      <w:r>
        <w:rPr>
          <w:sz w:val="24"/>
          <w:szCs w:val="24"/>
        </w:rPr>
        <w:t>,</w:t>
      </w:r>
      <w:r>
        <w:rPr>
          <w:spacing w:val="-7"/>
          <w:sz w:val="24"/>
          <w:szCs w:val="24"/>
        </w:rPr>
        <w:t xml:space="preserve"> </w:t>
      </w:r>
      <w:r>
        <w:rPr>
          <w:sz w:val="24"/>
          <w:szCs w:val="24"/>
        </w:rPr>
        <w:t>M.,</w:t>
      </w:r>
      <w:r>
        <w:rPr>
          <w:spacing w:val="-3"/>
          <w:sz w:val="24"/>
          <w:szCs w:val="24"/>
        </w:rPr>
        <w:t xml:space="preserve"> </w:t>
      </w:r>
      <w:r>
        <w:rPr>
          <w:spacing w:val="-8"/>
          <w:sz w:val="24"/>
          <w:szCs w:val="24"/>
        </w:rPr>
        <w:t>K</w:t>
      </w:r>
      <w:r>
        <w:rPr>
          <w:sz w:val="24"/>
          <w:szCs w:val="24"/>
        </w:rPr>
        <w:t>oste</w:t>
      </w:r>
      <w:r>
        <w:rPr>
          <w:spacing w:val="-5"/>
          <w:sz w:val="24"/>
          <w:szCs w:val="24"/>
        </w:rPr>
        <w:t>r</w:t>
      </w:r>
      <w:r>
        <w:rPr>
          <w:sz w:val="24"/>
          <w:szCs w:val="24"/>
        </w:rPr>
        <w:t>-Hale,</w:t>
      </w:r>
      <w:r>
        <w:rPr>
          <w:spacing w:val="-12"/>
          <w:sz w:val="24"/>
          <w:szCs w:val="24"/>
        </w:rPr>
        <w:t xml:space="preserve"> </w:t>
      </w:r>
      <w:r>
        <w:rPr>
          <w:sz w:val="24"/>
          <w:szCs w:val="24"/>
        </w:rPr>
        <w:t>J.,</w:t>
      </w:r>
      <w:r>
        <w:rPr>
          <w:spacing w:val="-2"/>
          <w:sz w:val="24"/>
          <w:szCs w:val="24"/>
        </w:rPr>
        <w:t xml:space="preserve"> </w:t>
      </w:r>
      <w:r>
        <w:rPr>
          <w:sz w:val="24"/>
          <w:szCs w:val="24"/>
        </w:rPr>
        <w:t>Johnston,</w:t>
      </w:r>
      <w:r>
        <w:rPr>
          <w:spacing w:val="-9"/>
          <w:sz w:val="24"/>
          <w:szCs w:val="24"/>
        </w:rPr>
        <w:t xml:space="preserve"> </w:t>
      </w:r>
      <w:r>
        <w:rPr>
          <w:spacing w:val="-22"/>
          <w:sz w:val="24"/>
          <w:szCs w:val="24"/>
        </w:rPr>
        <w:t>W</w:t>
      </w:r>
      <w:r>
        <w:rPr>
          <w:sz w:val="24"/>
          <w:szCs w:val="24"/>
        </w:rPr>
        <w:t>.,</w:t>
      </w:r>
      <w:r>
        <w:rPr>
          <w:spacing w:val="-3"/>
          <w:sz w:val="24"/>
          <w:szCs w:val="24"/>
        </w:rPr>
        <w:t xml:space="preserve"> </w:t>
      </w:r>
      <w:r>
        <w:rPr>
          <w:spacing w:val="-24"/>
          <w:sz w:val="24"/>
          <w:szCs w:val="24"/>
        </w:rPr>
        <w:t>Y</w:t>
      </w:r>
      <w:r>
        <w:rPr>
          <w:sz w:val="24"/>
          <w:szCs w:val="24"/>
        </w:rPr>
        <w:t>azzolino,</w:t>
      </w:r>
      <w:r>
        <w:rPr>
          <w:spacing w:val="-10"/>
          <w:sz w:val="24"/>
          <w:szCs w:val="24"/>
        </w:rPr>
        <w:t xml:space="preserve"> </w:t>
      </w:r>
      <w:r>
        <w:rPr>
          <w:sz w:val="24"/>
          <w:szCs w:val="24"/>
        </w:rPr>
        <w:t>L.,</w:t>
      </w:r>
      <w:r>
        <w:rPr>
          <w:spacing w:val="-3"/>
          <w:sz w:val="24"/>
          <w:szCs w:val="24"/>
        </w:rPr>
        <w:t xml:space="preserve"> </w:t>
      </w:r>
      <w:r>
        <w:rPr>
          <w:sz w:val="24"/>
          <w:szCs w:val="24"/>
        </w:rPr>
        <w:t>&amp;</w:t>
      </w:r>
      <w:r>
        <w:rPr>
          <w:spacing w:val="-2"/>
          <w:sz w:val="24"/>
          <w:szCs w:val="24"/>
        </w:rPr>
        <w:t xml:space="preserve"> </w:t>
      </w:r>
      <w:r>
        <w:rPr>
          <w:sz w:val="24"/>
          <w:szCs w:val="24"/>
        </w:rPr>
        <w:t>Sa</w:t>
      </w:r>
      <w:r>
        <w:rPr>
          <w:spacing w:val="-4"/>
          <w:sz w:val="24"/>
          <w:szCs w:val="24"/>
        </w:rPr>
        <w:t>x</w:t>
      </w:r>
      <w:r>
        <w:rPr>
          <w:sz w:val="24"/>
          <w:szCs w:val="24"/>
        </w:rPr>
        <w:t>e,</w:t>
      </w:r>
      <w:r>
        <w:rPr>
          <w:spacing w:val="-5"/>
          <w:sz w:val="24"/>
          <w:szCs w:val="24"/>
        </w:rPr>
        <w:t xml:space="preserve"> </w:t>
      </w:r>
      <w:r>
        <w:rPr>
          <w:sz w:val="24"/>
          <w:szCs w:val="24"/>
        </w:rPr>
        <w:t>R.</w:t>
      </w:r>
      <w:r>
        <w:rPr>
          <w:spacing w:val="24"/>
          <w:sz w:val="24"/>
          <w:szCs w:val="24"/>
        </w:rPr>
        <w:t xml:space="preserve"> </w:t>
      </w:r>
      <w:r>
        <w:rPr>
          <w:sz w:val="24"/>
          <w:szCs w:val="24"/>
        </w:rPr>
        <w:t>(2012).</w:t>
      </w:r>
      <w:r>
        <w:rPr>
          <w:spacing w:val="19"/>
          <w:sz w:val="24"/>
          <w:szCs w:val="24"/>
        </w:rPr>
        <w:t xml:space="preserve"> </w:t>
      </w:r>
      <w:r>
        <w:rPr>
          <w:spacing w:val="-19"/>
          <w:sz w:val="24"/>
          <w:szCs w:val="24"/>
        </w:rPr>
        <w:t>T</w:t>
      </w:r>
      <w:r>
        <w:rPr>
          <w:sz w:val="24"/>
          <w:szCs w:val="24"/>
        </w:rPr>
        <w:t>o</w:t>
      </w:r>
      <w:r>
        <w:rPr>
          <w:spacing w:val="-3"/>
          <w:sz w:val="24"/>
          <w:szCs w:val="24"/>
        </w:rPr>
        <w:t xml:space="preserve"> </w:t>
      </w:r>
      <w:r>
        <w:rPr>
          <w:sz w:val="24"/>
          <w:szCs w:val="24"/>
        </w:rPr>
        <w:t>peek</w:t>
      </w:r>
      <w:r>
        <w:rPr>
          <w:spacing w:val="-5"/>
          <w:sz w:val="24"/>
          <w:szCs w:val="24"/>
        </w:rPr>
        <w:t xml:space="preserve"> </w:t>
      </w:r>
      <w:r>
        <w:rPr>
          <w:sz w:val="24"/>
          <w:szCs w:val="24"/>
        </w:rPr>
        <w:t>and</w:t>
      </w:r>
      <w:r>
        <w:rPr>
          <w:spacing w:val="-3"/>
          <w:sz w:val="24"/>
          <w:szCs w:val="24"/>
        </w:rPr>
        <w:t xml:space="preserve"> </w:t>
      </w:r>
      <w:r>
        <w:rPr>
          <w:sz w:val="24"/>
          <w:szCs w:val="24"/>
        </w:rPr>
        <w:t>to</w:t>
      </w:r>
      <w:r>
        <w:rPr>
          <w:spacing w:val="-2"/>
          <w:sz w:val="24"/>
          <w:szCs w:val="24"/>
        </w:rPr>
        <w:t xml:space="preserve"> </w:t>
      </w:r>
      <w:r>
        <w:rPr>
          <w:sz w:val="24"/>
          <w:szCs w:val="24"/>
        </w:rPr>
        <w:t>peer: “visual”</w:t>
      </w:r>
      <w:r>
        <w:rPr>
          <w:spacing w:val="-8"/>
          <w:sz w:val="24"/>
          <w:szCs w:val="24"/>
        </w:rPr>
        <w:t xml:space="preserve"> </w:t>
      </w:r>
      <w:r>
        <w:rPr>
          <w:spacing w:val="-4"/>
          <w:sz w:val="24"/>
          <w:szCs w:val="24"/>
        </w:rPr>
        <w:t>v</w:t>
      </w:r>
      <w:r>
        <w:rPr>
          <w:sz w:val="24"/>
          <w:szCs w:val="24"/>
        </w:rPr>
        <w:t>erb</w:t>
      </w:r>
      <w:r>
        <w:rPr>
          <w:spacing w:val="-4"/>
          <w:sz w:val="24"/>
          <w:szCs w:val="24"/>
        </w:rPr>
        <w:t xml:space="preserve"> </w:t>
      </w:r>
      <w:r>
        <w:rPr>
          <w:sz w:val="24"/>
          <w:szCs w:val="24"/>
        </w:rPr>
        <w:t>meanings</w:t>
      </w:r>
      <w:r>
        <w:rPr>
          <w:spacing w:val="-9"/>
          <w:sz w:val="24"/>
          <w:szCs w:val="24"/>
        </w:rPr>
        <w:t xml:space="preserve"> </w:t>
      </w:r>
      <w:r>
        <w:rPr>
          <w:sz w:val="24"/>
          <w:szCs w:val="24"/>
        </w:rPr>
        <w:t>are</w:t>
      </w:r>
      <w:r>
        <w:rPr>
          <w:spacing w:val="-3"/>
          <w:sz w:val="24"/>
          <w:szCs w:val="24"/>
        </w:rPr>
        <w:t xml:space="preserve"> </w:t>
      </w:r>
      <w:r>
        <w:rPr>
          <w:sz w:val="24"/>
          <w:szCs w:val="24"/>
        </w:rPr>
        <w:t>la</w:t>
      </w:r>
      <w:r>
        <w:rPr>
          <w:spacing w:val="-4"/>
          <w:sz w:val="24"/>
          <w:szCs w:val="24"/>
        </w:rPr>
        <w:t>r</w:t>
      </w:r>
      <w:r>
        <w:rPr>
          <w:sz w:val="24"/>
          <w:szCs w:val="24"/>
        </w:rPr>
        <w:t>gely</w:t>
      </w:r>
      <w:r>
        <w:rPr>
          <w:spacing w:val="-7"/>
          <w:sz w:val="24"/>
          <w:szCs w:val="24"/>
        </w:rPr>
        <w:t xml:space="preserve"> </w:t>
      </w:r>
      <w:r>
        <w:rPr>
          <w:sz w:val="24"/>
          <w:szCs w:val="24"/>
        </w:rPr>
        <w:t>una</w:t>
      </w:r>
      <w:r>
        <w:rPr>
          <w:spacing w:val="-6"/>
          <w:sz w:val="24"/>
          <w:szCs w:val="24"/>
        </w:rPr>
        <w:t>f</w:t>
      </w:r>
      <w:r>
        <w:rPr>
          <w:sz w:val="24"/>
          <w:szCs w:val="24"/>
        </w:rPr>
        <w:t>fected</w:t>
      </w:r>
      <w:r>
        <w:rPr>
          <w:spacing w:val="-10"/>
          <w:sz w:val="24"/>
          <w:szCs w:val="24"/>
        </w:rPr>
        <w:t xml:space="preserve"> </w:t>
      </w:r>
      <w:r>
        <w:rPr>
          <w:sz w:val="24"/>
          <w:szCs w:val="24"/>
        </w:rPr>
        <w:t>by</w:t>
      </w:r>
      <w:r>
        <w:rPr>
          <w:spacing w:val="-2"/>
          <w:sz w:val="24"/>
          <w:szCs w:val="24"/>
        </w:rPr>
        <w:t xml:space="preserve"> </w:t>
      </w:r>
      <w:r>
        <w:rPr>
          <w:sz w:val="24"/>
          <w:szCs w:val="24"/>
        </w:rPr>
        <w:t>congenital</w:t>
      </w:r>
      <w:r>
        <w:rPr>
          <w:spacing w:val="-10"/>
          <w:sz w:val="24"/>
          <w:szCs w:val="24"/>
        </w:rPr>
        <w:t xml:space="preserve"> </w:t>
      </w:r>
      <w:r>
        <w:rPr>
          <w:sz w:val="24"/>
          <w:szCs w:val="24"/>
        </w:rPr>
        <w:t>blindness.</w:t>
      </w:r>
      <w:r>
        <w:rPr>
          <w:spacing w:val="16"/>
          <w:sz w:val="24"/>
          <w:szCs w:val="24"/>
        </w:rPr>
        <w:t xml:space="preserve"> </w:t>
      </w:r>
      <w:r>
        <w:rPr>
          <w:sz w:val="24"/>
          <w:szCs w:val="24"/>
        </w:rPr>
        <w:t>In</w:t>
      </w:r>
      <w:r>
        <w:rPr>
          <w:spacing w:val="-2"/>
          <w:sz w:val="24"/>
          <w:szCs w:val="24"/>
        </w:rPr>
        <w:t xml:space="preserve"> </w:t>
      </w:r>
      <w:r>
        <w:rPr>
          <w:sz w:val="24"/>
          <w:szCs w:val="24"/>
        </w:rPr>
        <w:t>P</w:t>
      </w:r>
      <w:r>
        <w:rPr>
          <w:spacing w:val="-11"/>
          <w:sz w:val="24"/>
          <w:szCs w:val="24"/>
        </w:rPr>
        <w:t>r</w:t>
      </w:r>
      <w:r>
        <w:rPr>
          <w:sz w:val="24"/>
          <w:szCs w:val="24"/>
        </w:rPr>
        <w:t>oceedings</w:t>
      </w:r>
      <w:r>
        <w:rPr>
          <w:spacing w:val="16"/>
          <w:sz w:val="24"/>
          <w:szCs w:val="24"/>
        </w:rPr>
        <w:t xml:space="preserve"> </w:t>
      </w:r>
      <w:r>
        <w:rPr>
          <w:sz w:val="24"/>
          <w:szCs w:val="24"/>
        </w:rPr>
        <w:t>of the</w:t>
      </w:r>
      <w:r>
        <w:rPr>
          <w:spacing w:val="-3"/>
          <w:sz w:val="24"/>
          <w:szCs w:val="24"/>
        </w:rPr>
        <w:t xml:space="preserve"> </w:t>
      </w:r>
      <w:r>
        <w:rPr>
          <w:sz w:val="24"/>
          <w:szCs w:val="24"/>
        </w:rPr>
        <w:t>34th</w:t>
      </w:r>
      <w:r>
        <w:rPr>
          <w:spacing w:val="-4"/>
          <w:sz w:val="24"/>
          <w:szCs w:val="24"/>
        </w:rPr>
        <w:t xml:space="preserve"> </w:t>
      </w:r>
      <w:r>
        <w:rPr>
          <w:sz w:val="24"/>
          <w:szCs w:val="24"/>
        </w:rPr>
        <w:t>annual</w:t>
      </w:r>
      <w:r>
        <w:rPr>
          <w:spacing w:val="19"/>
          <w:sz w:val="24"/>
          <w:szCs w:val="24"/>
        </w:rPr>
        <w:t xml:space="preserve"> </w:t>
      </w:r>
      <w:r>
        <w:rPr>
          <w:sz w:val="24"/>
          <w:szCs w:val="24"/>
        </w:rPr>
        <w:t>confe</w:t>
      </w:r>
      <w:r>
        <w:rPr>
          <w:spacing w:val="-9"/>
          <w:sz w:val="24"/>
          <w:szCs w:val="24"/>
        </w:rPr>
        <w:t>r</w:t>
      </w:r>
      <w:r>
        <w:rPr>
          <w:sz w:val="24"/>
          <w:szCs w:val="24"/>
        </w:rPr>
        <w:t>ence</w:t>
      </w:r>
      <w:r>
        <w:rPr>
          <w:spacing w:val="-11"/>
          <w:sz w:val="24"/>
          <w:szCs w:val="24"/>
        </w:rPr>
        <w:t xml:space="preserve"> </w:t>
      </w:r>
      <w:r>
        <w:rPr>
          <w:sz w:val="24"/>
          <w:szCs w:val="24"/>
        </w:rPr>
        <w:t>of</w:t>
      </w:r>
      <w:r>
        <w:rPr>
          <w:spacing w:val="-14"/>
          <w:sz w:val="24"/>
          <w:szCs w:val="24"/>
        </w:rPr>
        <w:t xml:space="preserve"> </w:t>
      </w:r>
      <w:r>
        <w:rPr>
          <w:sz w:val="24"/>
          <w:szCs w:val="24"/>
        </w:rPr>
        <w:t>the</w:t>
      </w:r>
      <w:r>
        <w:rPr>
          <w:spacing w:val="-3"/>
          <w:sz w:val="24"/>
          <w:szCs w:val="24"/>
        </w:rPr>
        <w:t xml:space="preserve"> </w:t>
      </w:r>
      <w:r>
        <w:rPr>
          <w:sz w:val="24"/>
          <w:szCs w:val="24"/>
        </w:rPr>
        <w:t>c</w:t>
      </w:r>
      <w:r>
        <w:rPr>
          <w:spacing w:val="-2"/>
          <w:sz w:val="24"/>
          <w:szCs w:val="24"/>
        </w:rPr>
        <w:t>o</w:t>
      </w:r>
      <w:r>
        <w:rPr>
          <w:sz w:val="24"/>
          <w:szCs w:val="24"/>
        </w:rPr>
        <w:t>gnitive</w:t>
      </w:r>
      <w:r>
        <w:rPr>
          <w:spacing w:val="-22"/>
          <w:sz w:val="24"/>
          <w:szCs w:val="24"/>
        </w:rPr>
        <w:t xml:space="preserve"> </w:t>
      </w:r>
      <w:r>
        <w:rPr>
          <w:sz w:val="24"/>
          <w:szCs w:val="24"/>
        </w:rPr>
        <w:t>science</w:t>
      </w:r>
      <w:r>
        <w:rPr>
          <w:spacing w:val="-7"/>
          <w:sz w:val="24"/>
          <w:szCs w:val="24"/>
        </w:rPr>
        <w:t xml:space="preserve"> </w:t>
      </w:r>
      <w:r>
        <w:rPr>
          <w:sz w:val="24"/>
          <w:szCs w:val="24"/>
        </w:rPr>
        <w:t>society</w:t>
      </w:r>
      <w:r>
        <w:rPr>
          <w:spacing w:val="-20"/>
          <w:sz w:val="24"/>
          <w:szCs w:val="24"/>
        </w:rPr>
        <w:t xml:space="preserve"> </w:t>
      </w:r>
      <w:r>
        <w:rPr>
          <w:sz w:val="24"/>
          <w:szCs w:val="24"/>
        </w:rPr>
        <w:t>(pp.</w:t>
      </w:r>
      <w:r>
        <w:rPr>
          <w:spacing w:val="-4"/>
          <w:sz w:val="24"/>
          <w:szCs w:val="24"/>
        </w:rPr>
        <w:t xml:space="preserve"> </w:t>
      </w:r>
      <w:r>
        <w:rPr>
          <w:sz w:val="24"/>
          <w:szCs w:val="24"/>
        </w:rPr>
        <w:t>1–1).</w:t>
      </w:r>
      <w:r>
        <w:rPr>
          <w:spacing w:val="21"/>
          <w:sz w:val="24"/>
          <w:szCs w:val="24"/>
        </w:rPr>
        <w:t xml:space="preserve"> </w:t>
      </w:r>
      <w:r>
        <w:rPr>
          <w:sz w:val="24"/>
          <w:szCs w:val="24"/>
        </w:rPr>
        <w:t>Sapporo.</w:t>
      </w:r>
    </w:p>
    <w:p w:rsidR="00B72476" w:rsidRDefault="00CB77E8">
      <w:pPr>
        <w:spacing w:before="7" w:line="415" w:lineRule="auto"/>
        <w:ind w:left="705" w:right="79" w:hanging="585"/>
        <w:rPr>
          <w:sz w:val="24"/>
          <w:szCs w:val="24"/>
        </w:rPr>
      </w:pPr>
      <w:r>
        <w:rPr>
          <w:sz w:val="24"/>
          <w:szCs w:val="24"/>
        </w:rPr>
        <w:t>Berry-Rogghe,</w:t>
      </w:r>
      <w:r>
        <w:rPr>
          <w:spacing w:val="-14"/>
          <w:sz w:val="24"/>
          <w:szCs w:val="24"/>
        </w:rPr>
        <w:t xml:space="preserve"> </w:t>
      </w:r>
      <w:r>
        <w:rPr>
          <w:sz w:val="24"/>
          <w:szCs w:val="24"/>
        </w:rPr>
        <w:t>G.</w:t>
      </w:r>
      <w:r>
        <w:rPr>
          <w:spacing w:val="-2"/>
          <w:sz w:val="24"/>
          <w:szCs w:val="24"/>
        </w:rPr>
        <w:t xml:space="preserve"> </w:t>
      </w:r>
      <w:r>
        <w:rPr>
          <w:sz w:val="24"/>
          <w:szCs w:val="24"/>
        </w:rPr>
        <w:t>L.</w:t>
      </w:r>
      <w:r>
        <w:rPr>
          <w:spacing w:val="-2"/>
          <w:sz w:val="24"/>
          <w:szCs w:val="24"/>
        </w:rPr>
        <w:t xml:space="preserve"> </w:t>
      </w:r>
      <w:r>
        <w:rPr>
          <w:sz w:val="24"/>
          <w:szCs w:val="24"/>
        </w:rPr>
        <w:t>M.</w:t>
      </w:r>
      <w:r>
        <w:rPr>
          <w:spacing w:val="23"/>
          <w:sz w:val="24"/>
          <w:szCs w:val="24"/>
        </w:rPr>
        <w:t xml:space="preserve"> </w:t>
      </w:r>
      <w:r>
        <w:rPr>
          <w:sz w:val="24"/>
          <w:szCs w:val="24"/>
        </w:rPr>
        <w:t>(1973).</w:t>
      </w:r>
      <w:r>
        <w:rPr>
          <w:spacing w:val="19"/>
          <w:sz w:val="24"/>
          <w:szCs w:val="24"/>
        </w:rPr>
        <w:t xml:space="preserve"> </w:t>
      </w:r>
      <w:r>
        <w:rPr>
          <w:sz w:val="24"/>
          <w:szCs w:val="24"/>
        </w:rPr>
        <w:t>The</w:t>
      </w:r>
      <w:r>
        <w:rPr>
          <w:spacing w:val="-4"/>
          <w:sz w:val="24"/>
          <w:szCs w:val="24"/>
        </w:rPr>
        <w:t xml:space="preserve"> </w:t>
      </w:r>
      <w:r>
        <w:rPr>
          <w:sz w:val="24"/>
          <w:szCs w:val="24"/>
        </w:rPr>
        <w:t>Computation</w:t>
      </w:r>
      <w:r>
        <w:rPr>
          <w:spacing w:val="-13"/>
          <w:sz w:val="24"/>
          <w:szCs w:val="24"/>
        </w:rPr>
        <w:t xml:space="preserve"> </w:t>
      </w:r>
      <w:r>
        <w:rPr>
          <w:sz w:val="24"/>
          <w:szCs w:val="24"/>
        </w:rPr>
        <w:t>of</w:t>
      </w:r>
      <w:r>
        <w:rPr>
          <w:spacing w:val="-2"/>
          <w:sz w:val="24"/>
          <w:szCs w:val="24"/>
        </w:rPr>
        <w:t xml:space="preserve"> </w:t>
      </w:r>
      <w:r>
        <w:rPr>
          <w:sz w:val="24"/>
          <w:szCs w:val="24"/>
        </w:rPr>
        <w:t>Collocations</w:t>
      </w:r>
      <w:r>
        <w:rPr>
          <w:spacing w:val="-12"/>
          <w:sz w:val="24"/>
          <w:szCs w:val="24"/>
        </w:rPr>
        <w:t xml:space="preserve"> </w:t>
      </w:r>
      <w:r>
        <w:rPr>
          <w:sz w:val="24"/>
          <w:szCs w:val="24"/>
        </w:rPr>
        <w:t>and</w:t>
      </w:r>
      <w:r>
        <w:rPr>
          <w:spacing w:val="-3"/>
          <w:sz w:val="24"/>
          <w:szCs w:val="24"/>
        </w:rPr>
        <w:t xml:space="preserve"> </w:t>
      </w:r>
      <w:r>
        <w:rPr>
          <w:sz w:val="24"/>
          <w:szCs w:val="24"/>
        </w:rPr>
        <w:t>their</w:t>
      </w:r>
      <w:r>
        <w:rPr>
          <w:spacing w:val="-4"/>
          <w:sz w:val="24"/>
          <w:szCs w:val="24"/>
        </w:rPr>
        <w:t xml:space="preserve"> </w:t>
      </w:r>
      <w:r>
        <w:rPr>
          <w:sz w:val="24"/>
          <w:szCs w:val="24"/>
        </w:rPr>
        <w:t>Rel</w:t>
      </w:r>
      <w:r>
        <w:rPr>
          <w:spacing w:val="-6"/>
          <w:sz w:val="24"/>
          <w:szCs w:val="24"/>
        </w:rPr>
        <w:t>ev</w:t>
      </w:r>
      <w:r>
        <w:rPr>
          <w:sz w:val="24"/>
          <w:szCs w:val="24"/>
        </w:rPr>
        <w:t>ance</w:t>
      </w:r>
      <w:r>
        <w:rPr>
          <w:spacing w:val="-10"/>
          <w:sz w:val="24"/>
          <w:szCs w:val="24"/>
        </w:rPr>
        <w:t xml:space="preserve"> </w:t>
      </w:r>
      <w:r>
        <w:rPr>
          <w:sz w:val="24"/>
          <w:szCs w:val="24"/>
        </w:rPr>
        <w:t>in</w:t>
      </w:r>
      <w:r>
        <w:rPr>
          <w:spacing w:val="-2"/>
          <w:sz w:val="24"/>
          <w:szCs w:val="24"/>
        </w:rPr>
        <w:t xml:space="preserve"> </w:t>
      </w:r>
      <w:r>
        <w:rPr>
          <w:sz w:val="24"/>
          <w:szCs w:val="24"/>
        </w:rPr>
        <w:t>L</w:t>
      </w:r>
      <w:r>
        <w:rPr>
          <w:spacing w:val="-4"/>
          <w:sz w:val="24"/>
          <w:szCs w:val="24"/>
        </w:rPr>
        <w:t>e</w:t>
      </w:r>
      <w:r>
        <w:rPr>
          <w:sz w:val="24"/>
          <w:szCs w:val="24"/>
        </w:rPr>
        <w:t>xical Studies.</w:t>
      </w:r>
      <w:r>
        <w:rPr>
          <w:spacing w:val="18"/>
          <w:sz w:val="24"/>
          <w:szCs w:val="24"/>
        </w:rPr>
        <w:t xml:space="preserve"> </w:t>
      </w:r>
      <w:r>
        <w:rPr>
          <w:sz w:val="24"/>
          <w:szCs w:val="24"/>
        </w:rPr>
        <w:t>In</w:t>
      </w:r>
      <w:r>
        <w:rPr>
          <w:spacing w:val="-2"/>
          <w:sz w:val="24"/>
          <w:szCs w:val="24"/>
        </w:rPr>
        <w:t xml:space="preserve"> </w:t>
      </w:r>
      <w:r>
        <w:rPr>
          <w:sz w:val="24"/>
          <w:szCs w:val="24"/>
        </w:rPr>
        <w:t>A.</w:t>
      </w:r>
      <w:r>
        <w:rPr>
          <w:spacing w:val="-2"/>
          <w:sz w:val="24"/>
          <w:szCs w:val="24"/>
        </w:rPr>
        <w:t xml:space="preserve"> </w:t>
      </w:r>
      <w:r>
        <w:rPr>
          <w:sz w:val="24"/>
          <w:szCs w:val="24"/>
        </w:rPr>
        <w:t>Ait</w:t>
      </w:r>
      <w:r>
        <w:rPr>
          <w:spacing w:val="-2"/>
          <w:sz w:val="24"/>
          <w:szCs w:val="24"/>
        </w:rPr>
        <w:t>k</w:t>
      </w:r>
      <w:r>
        <w:rPr>
          <w:sz w:val="24"/>
          <w:szCs w:val="24"/>
        </w:rPr>
        <w:t>en,</w:t>
      </w:r>
      <w:r>
        <w:rPr>
          <w:spacing w:val="-7"/>
          <w:sz w:val="24"/>
          <w:szCs w:val="24"/>
        </w:rPr>
        <w:t xml:space="preserve"> </w:t>
      </w:r>
      <w:r>
        <w:rPr>
          <w:sz w:val="24"/>
          <w:szCs w:val="24"/>
        </w:rPr>
        <w:t>R.</w:t>
      </w:r>
      <w:r>
        <w:rPr>
          <w:spacing w:val="-2"/>
          <w:sz w:val="24"/>
          <w:szCs w:val="24"/>
        </w:rPr>
        <w:t xml:space="preserve"> </w:t>
      </w:r>
      <w:r>
        <w:rPr>
          <w:sz w:val="24"/>
          <w:szCs w:val="24"/>
        </w:rPr>
        <w:t>Bail</w:t>
      </w:r>
      <w:r>
        <w:rPr>
          <w:spacing w:val="-4"/>
          <w:sz w:val="24"/>
          <w:szCs w:val="24"/>
        </w:rPr>
        <w:t>e</w:t>
      </w:r>
      <w:r>
        <w:rPr>
          <w:spacing w:val="-16"/>
          <w:sz w:val="24"/>
          <w:szCs w:val="24"/>
        </w:rPr>
        <w:t>y</w:t>
      </w:r>
      <w:r>
        <w:rPr>
          <w:sz w:val="24"/>
          <w:szCs w:val="24"/>
        </w:rPr>
        <w:t>,</w:t>
      </w:r>
      <w:r>
        <w:rPr>
          <w:spacing w:val="-7"/>
          <w:sz w:val="24"/>
          <w:szCs w:val="24"/>
        </w:rPr>
        <w:t xml:space="preserve"> </w:t>
      </w:r>
      <w:r>
        <w:rPr>
          <w:sz w:val="24"/>
          <w:szCs w:val="24"/>
        </w:rPr>
        <w:t>&amp;</w:t>
      </w:r>
      <w:r>
        <w:rPr>
          <w:spacing w:val="-2"/>
          <w:sz w:val="24"/>
          <w:szCs w:val="24"/>
        </w:rPr>
        <w:t xml:space="preserve"> </w:t>
      </w:r>
      <w:r>
        <w:rPr>
          <w:sz w:val="24"/>
          <w:szCs w:val="24"/>
        </w:rPr>
        <w:t>N.</w:t>
      </w:r>
      <w:r>
        <w:rPr>
          <w:spacing w:val="-2"/>
          <w:sz w:val="24"/>
          <w:szCs w:val="24"/>
        </w:rPr>
        <w:t xml:space="preserve"> </w:t>
      </w:r>
      <w:r>
        <w:rPr>
          <w:sz w:val="24"/>
          <w:szCs w:val="24"/>
        </w:rPr>
        <w:t>Hamilton-Smith</w:t>
      </w:r>
      <w:r>
        <w:rPr>
          <w:spacing w:val="-16"/>
          <w:sz w:val="24"/>
          <w:szCs w:val="24"/>
        </w:rPr>
        <w:t xml:space="preserve"> </w:t>
      </w:r>
      <w:r>
        <w:rPr>
          <w:sz w:val="24"/>
          <w:szCs w:val="24"/>
        </w:rPr>
        <w:t>(Eds.),</w:t>
      </w:r>
      <w:r>
        <w:rPr>
          <w:spacing w:val="-6"/>
          <w:sz w:val="24"/>
          <w:szCs w:val="24"/>
        </w:rPr>
        <w:t xml:space="preserve"> </w:t>
      </w:r>
      <w:r>
        <w:rPr>
          <w:sz w:val="24"/>
          <w:szCs w:val="24"/>
        </w:rPr>
        <w:t>The</w:t>
      </w:r>
      <w:r>
        <w:rPr>
          <w:spacing w:val="-15"/>
          <w:sz w:val="24"/>
          <w:szCs w:val="24"/>
        </w:rPr>
        <w:t xml:space="preserve"> </w:t>
      </w:r>
      <w:r>
        <w:rPr>
          <w:sz w:val="24"/>
          <w:szCs w:val="24"/>
        </w:rPr>
        <w:t>computer</w:t>
      </w:r>
      <w:r>
        <w:rPr>
          <w:spacing w:val="-9"/>
          <w:sz w:val="24"/>
          <w:szCs w:val="24"/>
        </w:rPr>
        <w:t xml:space="preserve"> </w:t>
      </w:r>
      <w:r>
        <w:rPr>
          <w:sz w:val="24"/>
          <w:szCs w:val="24"/>
        </w:rPr>
        <w:t>and</w:t>
      </w:r>
      <w:r>
        <w:rPr>
          <w:spacing w:val="10"/>
          <w:sz w:val="24"/>
          <w:szCs w:val="24"/>
        </w:rPr>
        <w:t xml:space="preserve"> </w:t>
      </w:r>
      <w:r>
        <w:rPr>
          <w:w w:val="103"/>
          <w:sz w:val="24"/>
          <w:szCs w:val="24"/>
        </w:rPr>
        <w:t>lite</w:t>
      </w:r>
      <w:r>
        <w:rPr>
          <w:spacing w:val="-4"/>
          <w:w w:val="103"/>
          <w:sz w:val="24"/>
          <w:szCs w:val="24"/>
        </w:rPr>
        <w:t>r</w:t>
      </w:r>
      <w:r>
        <w:rPr>
          <w:w w:val="104"/>
          <w:sz w:val="24"/>
          <w:szCs w:val="24"/>
        </w:rPr>
        <w:t xml:space="preserve">ary </w:t>
      </w:r>
      <w:r>
        <w:rPr>
          <w:sz w:val="24"/>
          <w:szCs w:val="24"/>
        </w:rPr>
        <w:t>studies</w:t>
      </w:r>
      <w:r>
        <w:rPr>
          <w:spacing w:val="-7"/>
          <w:sz w:val="24"/>
          <w:szCs w:val="24"/>
        </w:rPr>
        <w:t xml:space="preserve"> </w:t>
      </w:r>
      <w:r>
        <w:rPr>
          <w:sz w:val="24"/>
          <w:szCs w:val="24"/>
        </w:rPr>
        <w:t>(pp.</w:t>
      </w:r>
      <w:r>
        <w:rPr>
          <w:spacing w:val="-4"/>
          <w:sz w:val="24"/>
          <w:szCs w:val="24"/>
        </w:rPr>
        <w:t xml:space="preserve"> </w:t>
      </w:r>
      <w:r>
        <w:rPr>
          <w:sz w:val="24"/>
          <w:szCs w:val="24"/>
        </w:rPr>
        <w:t>103–112).</w:t>
      </w:r>
      <w:r>
        <w:rPr>
          <w:spacing w:val="16"/>
          <w:sz w:val="24"/>
          <w:szCs w:val="24"/>
        </w:rPr>
        <w:t xml:space="preserve"> </w:t>
      </w:r>
      <w:r>
        <w:rPr>
          <w:sz w:val="24"/>
          <w:szCs w:val="24"/>
        </w:rPr>
        <w:t>Edin</w:t>
      </w:r>
      <w:r>
        <w:rPr>
          <w:spacing w:val="-5"/>
          <w:sz w:val="24"/>
          <w:szCs w:val="24"/>
        </w:rPr>
        <w:t>b</w:t>
      </w:r>
      <w:r>
        <w:rPr>
          <w:sz w:val="24"/>
          <w:szCs w:val="24"/>
        </w:rPr>
        <w:t>u</w:t>
      </w:r>
      <w:r>
        <w:rPr>
          <w:spacing w:val="-4"/>
          <w:sz w:val="24"/>
          <w:szCs w:val="24"/>
        </w:rPr>
        <w:t>r</w:t>
      </w:r>
      <w:r>
        <w:rPr>
          <w:sz w:val="24"/>
          <w:szCs w:val="24"/>
        </w:rPr>
        <w:t>gh:</w:t>
      </w:r>
      <w:r>
        <w:rPr>
          <w:spacing w:val="3"/>
          <w:sz w:val="24"/>
          <w:szCs w:val="24"/>
        </w:rPr>
        <w:t xml:space="preserve"> </w:t>
      </w:r>
      <w:r>
        <w:rPr>
          <w:sz w:val="24"/>
          <w:szCs w:val="24"/>
        </w:rPr>
        <w:t>Edin</w:t>
      </w:r>
      <w:r>
        <w:rPr>
          <w:spacing w:val="-5"/>
          <w:sz w:val="24"/>
          <w:szCs w:val="24"/>
        </w:rPr>
        <w:t>b</w:t>
      </w:r>
      <w:r>
        <w:rPr>
          <w:sz w:val="24"/>
          <w:szCs w:val="24"/>
        </w:rPr>
        <w:t>u</w:t>
      </w:r>
      <w:r>
        <w:rPr>
          <w:spacing w:val="-4"/>
          <w:sz w:val="24"/>
          <w:szCs w:val="24"/>
        </w:rPr>
        <w:t>r</w:t>
      </w:r>
      <w:r>
        <w:rPr>
          <w:sz w:val="24"/>
          <w:szCs w:val="24"/>
        </w:rPr>
        <w:t>gh</w:t>
      </w:r>
      <w:r>
        <w:rPr>
          <w:spacing w:val="-10"/>
          <w:sz w:val="24"/>
          <w:szCs w:val="24"/>
        </w:rPr>
        <w:t xml:space="preserve"> </w:t>
      </w:r>
      <w:r>
        <w:rPr>
          <w:sz w:val="24"/>
          <w:szCs w:val="24"/>
        </w:rPr>
        <w:t>Un</w:t>
      </w:r>
      <w:r>
        <w:rPr>
          <w:spacing w:val="-6"/>
          <w:sz w:val="24"/>
          <w:szCs w:val="24"/>
        </w:rPr>
        <w:t>i</w:t>
      </w:r>
      <w:r>
        <w:rPr>
          <w:spacing w:val="-4"/>
          <w:sz w:val="24"/>
          <w:szCs w:val="24"/>
        </w:rPr>
        <w:t>v</w:t>
      </w:r>
      <w:r>
        <w:rPr>
          <w:sz w:val="24"/>
          <w:szCs w:val="24"/>
        </w:rPr>
        <w:t>ersity</w:t>
      </w:r>
      <w:r>
        <w:rPr>
          <w:spacing w:val="-10"/>
          <w:sz w:val="24"/>
          <w:szCs w:val="24"/>
        </w:rPr>
        <w:t xml:space="preserve"> </w:t>
      </w:r>
      <w:r>
        <w:rPr>
          <w:sz w:val="24"/>
          <w:szCs w:val="24"/>
        </w:rPr>
        <w:t>Press.</w:t>
      </w:r>
    </w:p>
    <w:p w:rsidR="00B72476" w:rsidRDefault="00CB77E8">
      <w:pPr>
        <w:spacing w:before="7"/>
        <w:ind w:left="120"/>
        <w:rPr>
          <w:sz w:val="24"/>
          <w:szCs w:val="24"/>
        </w:rPr>
      </w:pPr>
      <w:r>
        <w:rPr>
          <w:sz w:val="24"/>
          <w:szCs w:val="24"/>
        </w:rPr>
        <w:t>Braine,</w:t>
      </w:r>
      <w:r>
        <w:rPr>
          <w:spacing w:val="-7"/>
          <w:sz w:val="24"/>
          <w:szCs w:val="24"/>
        </w:rPr>
        <w:t xml:space="preserve"> </w:t>
      </w:r>
      <w:r>
        <w:rPr>
          <w:sz w:val="24"/>
          <w:szCs w:val="24"/>
        </w:rPr>
        <w:t>M.</w:t>
      </w:r>
      <w:r>
        <w:rPr>
          <w:spacing w:val="-3"/>
          <w:sz w:val="24"/>
          <w:szCs w:val="24"/>
        </w:rPr>
        <w:t xml:space="preserve"> </w:t>
      </w:r>
      <w:r>
        <w:rPr>
          <w:sz w:val="24"/>
          <w:szCs w:val="24"/>
        </w:rPr>
        <w:t>D.</w:t>
      </w:r>
      <w:r>
        <w:rPr>
          <w:spacing w:val="-2"/>
          <w:sz w:val="24"/>
          <w:szCs w:val="24"/>
        </w:rPr>
        <w:t xml:space="preserve"> </w:t>
      </w:r>
      <w:r>
        <w:rPr>
          <w:sz w:val="24"/>
          <w:szCs w:val="24"/>
        </w:rPr>
        <w:t>S.</w:t>
      </w:r>
      <w:r>
        <w:rPr>
          <w:spacing w:val="24"/>
          <w:sz w:val="24"/>
          <w:szCs w:val="24"/>
        </w:rPr>
        <w:t xml:space="preserve"> </w:t>
      </w:r>
      <w:r>
        <w:rPr>
          <w:sz w:val="24"/>
          <w:szCs w:val="24"/>
        </w:rPr>
        <w:t>(1966).</w:t>
      </w:r>
      <w:r>
        <w:rPr>
          <w:spacing w:val="19"/>
          <w:sz w:val="24"/>
          <w:szCs w:val="24"/>
        </w:rPr>
        <w:t xml:space="preserve"> </w:t>
      </w:r>
      <w:r>
        <w:rPr>
          <w:sz w:val="24"/>
          <w:szCs w:val="24"/>
        </w:rPr>
        <w:t>Learning</w:t>
      </w:r>
      <w:r>
        <w:rPr>
          <w:spacing w:val="-9"/>
          <w:sz w:val="24"/>
          <w:szCs w:val="24"/>
        </w:rPr>
        <w:t xml:space="preserve"> </w:t>
      </w:r>
      <w:r>
        <w:rPr>
          <w:sz w:val="24"/>
          <w:szCs w:val="24"/>
        </w:rPr>
        <w:t>the</w:t>
      </w:r>
      <w:r>
        <w:rPr>
          <w:spacing w:val="-3"/>
          <w:sz w:val="24"/>
          <w:szCs w:val="24"/>
        </w:rPr>
        <w:t xml:space="preserve"> </w:t>
      </w:r>
      <w:r>
        <w:rPr>
          <w:sz w:val="24"/>
          <w:szCs w:val="24"/>
        </w:rPr>
        <w:t>positions</w:t>
      </w:r>
      <w:r>
        <w:rPr>
          <w:spacing w:val="-9"/>
          <w:sz w:val="24"/>
          <w:szCs w:val="24"/>
        </w:rPr>
        <w:t xml:space="preserve"> </w:t>
      </w:r>
      <w:r>
        <w:rPr>
          <w:sz w:val="24"/>
          <w:szCs w:val="24"/>
        </w:rPr>
        <w:t>of</w:t>
      </w:r>
      <w:r>
        <w:rPr>
          <w:spacing w:val="-2"/>
          <w:sz w:val="24"/>
          <w:szCs w:val="24"/>
        </w:rPr>
        <w:t xml:space="preserve"> w</w:t>
      </w:r>
      <w:r>
        <w:rPr>
          <w:sz w:val="24"/>
          <w:szCs w:val="24"/>
        </w:rPr>
        <w:t>ords</w:t>
      </w:r>
      <w:r>
        <w:rPr>
          <w:spacing w:val="-6"/>
          <w:sz w:val="24"/>
          <w:szCs w:val="24"/>
        </w:rPr>
        <w:t xml:space="preserve"> </w:t>
      </w:r>
      <w:r>
        <w:rPr>
          <w:sz w:val="24"/>
          <w:szCs w:val="24"/>
        </w:rPr>
        <w:t>relat</w:t>
      </w:r>
      <w:r>
        <w:rPr>
          <w:spacing w:val="-6"/>
          <w:sz w:val="24"/>
          <w:szCs w:val="24"/>
        </w:rPr>
        <w:t>i</w:t>
      </w:r>
      <w:r>
        <w:rPr>
          <w:spacing w:val="-4"/>
          <w:sz w:val="24"/>
          <w:szCs w:val="24"/>
        </w:rPr>
        <w:t>v</w:t>
      </w:r>
      <w:r>
        <w:rPr>
          <w:sz w:val="24"/>
          <w:szCs w:val="24"/>
        </w:rPr>
        <w:t>e</w:t>
      </w:r>
      <w:r>
        <w:rPr>
          <w:spacing w:val="-7"/>
          <w:sz w:val="24"/>
          <w:szCs w:val="24"/>
        </w:rPr>
        <w:t xml:space="preserve"> </w:t>
      </w:r>
      <w:r>
        <w:rPr>
          <w:sz w:val="24"/>
          <w:szCs w:val="24"/>
        </w:rPr>
        <w:t>to</w:t>
      </w:r>
      <w:r>
        <w:rPr>
          <w:spacing w:val="-2"/>
          <w:sz w:val="24"/>
          <w:szCs w:val="24"/>
        </w:rPr>
        <w:t xml:space="preserve"> </w:t>
      </w:r>
      <w:r>
        <w:rPr>
          <w:sz w:val="24"/>
          <w:szCs w:val="24"/>
        </w:rPr>
        <w:t>a</w:t>
      </w:r>
      <w:r>
        <w:rPr>
          <w:spacing w:val="-1"/>
          <w:sz w:val="24"/>
          <w:szCs w:val="24"/>
        </w:rPr>
        <w:t xml:space="preserve"> </w:t>
      </w:r>
      <w:r>
        <w:rPr>
          <w:sz w:val="24"/>
          <w:szCs w:val="24"/>
        </w:rPr>
        <w:t>mar</w:t>
      </w:r>
      <w:r>
        <w:rPr>
          <w:spacing w:val="-2"/>
          <w:sz w:val="24"/>
          <w:szCs w:val="24"/>
        </w:rPr>
        <w:t>k</w:t>
      </w:r>
      <w:r>
        <w:rPr>
          <w:sz w:val="24"/>
          <w:szCs w:val="24"/>
        </w:rPr>
        <w:t>er</w:t>
      </w:r>
      <w:r>
        <w:rPr>
          <w:spacing w:val="-7"/>
          <w:sz w:val="24"/>
          <w:szCs w:val="24"/>
        </w:rPr>
        <w:t xml:space="preserve"> </w:t>
      </w:r>
      <w:r>
        <w:rPr>
          <w:sz w:val="24"/>
          <w:szCs w:val="24"/>
        </w:rPr>
        <w:t>element.</w:t>
      </w:r>
      <w:r>
        <w:rPr>
          <w:spacing w:val="18"/>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p>
    <w:p w:rsidR="00B72476" w:rsidRDefault="00B72476">
      <w:pPr>
        <w:spacing w:before="2" w:line="200" w:lineRule="exact"/>
      </w:pPr>
    </w:p>
    <w:p w:rsidR="00B72476" w:rsidRDefault="00CB77E8">
      <w:pPr>
        <w:ind w:left="705"/>
        <w:rPr>
          <w:sz w:val="24"/>
          <w:szCs w:val="24"/>
        </w:rPr>
      </w:pPr>
      <w:r>
        <w:rPr>
          <w:sz w:val="24"/>
          <w:szCs w:val="24"/>
        </w:rPr>
        <w:t>Experimental</w:t>
      </w:r>
      <w:r>
        <w:rPr>
          <w:spacing w:val="-13"/>
          <w:sz w:val="24"/>
          <w:szCs w:val="24"/>
        </w:rPr>
        <w:t xml:space="preserve"> </w:t>
      </w:r>
      <w:r>
        <w:rPr>
          <w:sz w:val="24"/>
          <w:szCs w:val="24"/>
        </w:rPr>
        <w:t>Psy</w:t>
      </w:r>
      <w:r>
        <w:rPr>
          <w:spacing w:val="-4"/>
          <w:sz w:val="24"/>
          <w:szCs w:val="24"/>
        </w:rPr>
        <w:t>c</w:t>
      </w:r>
      <w:r>
        <w:rPr>
          <w:sz w:val="24"/>
          <w:szCs w:val="24"/>
        </w:rPr>
        <w:t>hol</w:t>
      </w:r>
      <w:r>
        <w:rPr>
          <w:spacing w:val="-2"/>
          <w:sz w:val="24"/>
          <w:szCs w:val="24"/>
        </w:rPr>
        <w:t>o</w:t>
      </w:r>
      <w:r>
        <w:rPr>
          <w:sz w:val="24"/>
          <w:szCs w:val="24"/>
        </w:rPr>
        <w:t>gy,</w:t>
      </w:r>
      <w:r>
        <w:rPr>
          <w:spacing w:val="-24"/>
          <w:sz w:val="24"/>
          <w:szCs w:val="24"/>
        </w:rPr>
        <w:t xml:space="preserve"> </w:t>
      </w:r>
      <w:r>
        <w:rPr>
          <w:sz w:val="24"/>
          <w:szCs w:val="24"/>
        </w:rPr>
        <w:t>72(4),</w:t>
      </w:r>
      <w:r>
        <w:rPr>
          <w:spacing w:val="-6"/>
          <w:sz w:val="24"/>
          <w:szCs w:val="24"/>
        </w:rPr>
        <w:t xml:space="preserve"> </w:t>
      </w:r>
      <w:r>
        <w:rPr>
          <w:sz w:val="24"/>
          <w:szCs w:val="24"/>
        </w:rPr>
        <w:t>532–540.</w:t>
      </w:r>
    </w:p>
    <w:p w:rsidR="00B72476" w:rsidRDefault="00B72476">
      <w:pPr>
        <w:spacing w:before="2" w:line="200" w:lineRule="exact"/>
      </w:pPr>
    </w:p>
    <w:p w:rsidR="00B72476" w:rsidRDefault="00CB77E8">
      <w:pPr>
        <w:spacing w:line="415" w:lineRule="auto"/>
        <w:ind w:left="705" w:right="145" w:hanging="585"/>
        <w:rPr>
          <w:sz w:val="24"/>
          <w:szCs w:val="24"/>
        </w:rPr>
      </w:pPr>
      <w:r>
        <w:rPr>
          <w:sz w:val="24"/>
          <w:szCs w:val="24"/>
        </w:rPr>
        <w:t>Braine,</w:t>
      </w:r>
      <w:r>
        <w:rPr>
          <w:spacing w:val="-7"/>
          <w:sz w:val="24"/>
          <w:szCs w:val="24"/>
        </w:rPr>
        <w:t xml:space="preserve"> </w:t>
      </w:r>
      <w:r>
        <w:rPr>
          <w:sz w:val="24"/>
          <w:szCs w:val="24"/>
        </w:rPr>
        <w:t>M.</w:t>
      </w:r>
      <w:r>
        <w:rPr>
          <w:spacing w:val="-3"/>
          <w:sz w:val="24"/>
          <w:szCs w:val="24"/>
        </w:rPr>
        <w:t xml:space="preserve"> </w:t>
      </w:r>
      <w:r>
        <w:rPr>
          <w:sz w:val="24"/>
          <w:szCs w:val="24"/>
        </w:rPr>
        <w:t>D.</w:t>
      </w:r>
      <w:r>
        <w:rPr>
          <w:spacing w:val="-2"/>
          <w:sz w:val="24"/>
          <w:szCs w:val="24"/>
        </w:rPr>
        <w:t xml:space="preserve"> </w:t>
      </w:r>
      <w:r>
        <w:rPr>
          <w:sz w:val="24"/>
          <w:szCs w:val="24"/>
        </w:rPr>
        <w:t>S.</w:t>
      </w:r>
      <w:r>
        <w:rPr>
          <w:spacing w:val="24"/>
          <w:sz w:val="24"/>
          <w:szCs w:val="24"/>
        </w:rPr>
        <w:t xml:space="preserve"> </w:t>
      </w:r>
      <w:r>
        <w:rPr>
          <w:sz w:val="24"/>
          <w:szCs w:val="24"/>
        </w:rPr>
        <w:t>(1987).</w:t>
      </w:r>
      <w:r>
        <w:rPr>
          <w:spacing w:val="19"/>
          <w:sz w:val="24"/>
          <w:szCs w:val="24"/>
        </w:rPr>
        <w:t xml:space="preserve"> </w:t>
      </w:r>
      <w:r>
        <w:rPr>
          <w:sz w:val="24"/>
          <w:szCs w:val="24"/>
        </w:rPr>
        <w:t>What</w:t>
      </w:r>
      <w:r>
        <w:rPr>
          <w:spacing w:val="-5"/>
          <w:sz w:val="24"/>
          <w:szCs w:val="24"/>
        </w:rPr>
        <w:t xml:space="preserve"> </w:t>
      </w:r>
      <w:r>
        <w:rPr>
          <w:sz w:val="24"/>
          <w:szCs w:val="24"/>
        </w:rPr>
        <w:t>is</w:t>
      </w:r>
      <w:r>
        <w:rPr>
          <w:spacing w:val="-2"/>
          <w:sz w:val="24"/>
          <w:szCs w:val="24"/>
        </w:rPr>
        <w:t xml:space="preserve"> </w:t>
      </w:r>
      <w:r>
        <w:rPr>
          <w:sz w:val="24"/>
          <w:szCs w:val="24"/>
        </w:rPr>
        <w:t>learned</w:t>
      </w:r>
      <w:r>
        <w:rPr>
          <w:spacing w:val="-7"/>
          <w:sz w:val="24"/>
          <w:szCs w:val="24"/>
        </w:rPr>
        <w:t xml:space="preserve"> </w:t>
      </w:r>
      <w:r>
        <w:rPr>
          <w:sz w:val="24"/>
          <w:szCs w:val="24"/>
        </w:rPr>
        <w:t>in</w:t>
      </w:r>
      <w:r>
        <w:rPr>
          <w:spacing w:val="-2"/>
          <w:sz w:val="24"/>
          <w:szCs w:val="24"/>
        </w:rPr>
        <w:t xml:space="preserve"> </w:t>
      </w:r>
      <w:r>
        <w:rPr>
          <w:sz w:val="24"/>
          <w:szCs w:val="24"/>
        </w:rPr>
        <w:t>acquiring</w:t>
      </w:r>
      <w:r>
        <w:rPr>
          <w:spacing w:val="-9"/>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classes:</w:t>
      </w:r>
      <w:r>
        <w:rPr>
          <w:spacing w:val="7"/>
          <w:sz w:val="24"/>
          <w:szCs w:val="24"/>
        </w:rPr>
        <w:t xml:space="preserve"> </w:t>
      </w:r>
      <w:r>
        <w:rPr>
          <w:sz w:val="24"/>
          <w:szCs w:val="24"/>
        </w:rPr>
        <w:t>A</w:t>
      </w:r>
      <w:r>
        <w:rPr>
          <w:spacing w:val="-2"/>
          <w:sz w:val="24"/>
          <w:szCs w:val="24"/>
        </w:rPr>
        <w:t xml:space="preserve"> </w:t>
      </w:r>
      <w:r>
        <w:rPr>
          <w:sz w:val="24"/>
          <w:szCs w:val="24"/>
        </w:rPr>
        <w:t>step</w:t>
      </w:r>
      <w:r>
        <w:rPr>
          <w:spacing w:val="-4"/>
          <w:sz w:val="24"/>
          <w:szCs w:val="24"/>
        </w:rPr>
        <w:t xml:space="preserve"> </w:t>
      </w:r>
      <w:r>
        <w:rPr>
          <w:sz w:val="24"/>
          <w:szCs w:val="24"/>
        </w:rPr>
        <w:t>t</w:t>
      </w:r>
      <w:r>
        <w:rPr>
          <w:spacing w:val="-6"/>
          <w:sz w:val="24"/>
          <w:szCs w:val="24"/>
        </w:rPr>
        <w:t>o</w:t>
      </w:r>
      <w:r>
        <w:rPr>
          <w:spacing w:val="-2"/>
          <w:sz w:val="24"/>
          <w:szCs w:val="24"/>
        </w:rPr>
        <w:t>w</w:t>
      </w:r>
      <w:r>
        <w:rPr>
          <w:sz w:val="24"/>
          <w:szCs w:val="24"/>
        </w:rPr>
        <w:t>ard</w:t>
      </w:r>
      <w:r>
        <w:rPr>
          <w:spacing w:val="-7"/>
          <w:sz w:val="24"/>
          <w:szCs w:val="24"/>
        </w:rPr>
        <w:t xml:space="preserve"> </w:t>
      </w:r>
      <w:r>
        <w:rPr>
          <w:sz w:val="24"/>
          <w:szCs w:val="24"/>
        </w:rPr>
        <w:t>an</w:t>
      </w:r>
      <w:r>
        <w:rPr>
          <w:spacing w:val="-2"/>
          <w:sz w:val="24"/>
          <w:szCs w:val="24"/>
        </w:rPr>
        <w:t xml:space="preserve"> </w:t>
      </w:r>
      <w:r>
        <w:rPr>
          <w:sz w:val="24"/>
          <w:szCs w:val="24"/>
        </w:rPr>
        <w:t>acquisition theory.</w:t>
      </w:r>
      <w:r>
        <w:rPr>
          <w:spacing w:val="19"/>
          <w:sz w:val="24"/>
          <w:szCs w:val="24"/>
        </w:rPr>
        <w:t xml:space="preserve"> </w:t>
      </w:r>
      <w:r>
        <w:rPr>
          <w:sz w:val="24"/>
          <w:szCs w:val="24"/>
        </w:rPr>
        <w:t>In</w:t>
      </w:r>
      <w:r>
        <w:rPr>
          <w:spacing w:val="-2"/>
          <w:sz w:val="24"/>
          <w:szCs w:val="24"/>
        </w:rPr>
        <w:t xml:space="preserve"> </w:t>
      </w:r>
      <w:r>
        <w:rPr>
          <w:w w:val="97"/>
          <w:sz w:val="24"/>
          <w:szCs w:val="24"/>
        </w:rPr>
        <w:t>Me</w:t>
      </w:r>
      <w:r>
        <w:rPr>
          <w:spacing w:val="-4"/>
          <w:w w:val="97"/>
          <w:sz w:val="24"/>
          <w:szCs w:val="24"/>
        </w:rPr>
        <w:t>c</w:t>
      </w:r>
      <w:r>
        <w:rPr>
          <w:w w:val="97"/>
          <w:sz w:val="24"/>
          <w:szCs w:val="24"/>
        </w:rPr>
        <w:t>hanisms</w:t>
      </w:r>
      <w:r>
        <w:rPr>
          <w:spacing w:val="13"/>
          <w:w w:val="97"/>
          <w:sz w:val="24"/>
          <w:szCs w:val="24"/>
        </w:rPr>
        <w:t xml:space="preserve"> </w:t>
      </w:r>
      <w:r>
        <w:rPr>
          <w:sz w:val="24"/>
          <w:szCs w:val="24"/>
        </w:rPr>
        <w:t>of</w:t>
      </w:r>
      <w:r>
        <w:rPr>
          <w:spacing w:val="-14"/>
          <w:sz w:val="24"/>
          <w:szCs w:val="24"/>
        </w:rPr>
        <w:t xml:space="preserve"> </w:t>
      </w:r>
      <w:r>
        <w:rPr>
          <w:sz w:val="24"/>
          <w:szCs w:val="24"/>
        </w:rPr>
        <w:t>langu</w:t>
      </w:r>
      <w:r>
        <w:rPr>
          <w:spacing w:val="-2"/>
          <w:sz w:val="24"/>
          <w:szCs w:val="24"/>
        </w:rPr>
        <w:t>ag</w:t>
      </w:r>
      <w:r>
        <w:rPr>
          <w:sz w:val="24"/>
          <w:szCs w:val="24"/>
        </w:rPr>
        <w:t>e</w:t>
      </w:r>
      <w:r>
        <w:rPr>
          <w:spacing w:val="17"/>
          <w:sz w:val="24"/>
          <w:szCs w:val="24"/>
        </w:rPr>
        <w:t xml:space="preserve"> </w:t>
      </w:r>
      <w:r>
        <w:rPr>
          <w:sz w:val="24"/>
          <w:szCs w:val="24"/>
        </w:rPr>
        <w:t>acquisition</w:t>
      </w:r>
      <w:r>
        <w:rPr>
          <w:spacing w:val="11"/>
          <w:sz w:val="24"/>
          <w:szCs w:val="24"/>
        </w:rPr>
        <w:t xml:space="preserve"> </w:t>
      </w:r>
      <w:r>
        <w:rPr>
          <w:sz w:val="24"/>
          <w:szCs w:val="24"/>
        </w:rPr>
        <w:t>(pp.</w:t>
      </w:r>
      <w:r>
        <w:rPr>
          <w:spacing w:val="-4"/>
          <w:sz w:val="24"/>
          <w:szCs w:val="24"/>
        </w:rPr>
        <w:t xml:space="preserve"> </w:t>
      </w:r>
      <w:r>
        <w:rPr>
          <w:sz w:val="24"/>
          <w:szCs w:val="24"/>
        </w:rPr>
        <w:t>65–87).</w:t>
      </w:r>
      <w:r>
        <w:rPr>
          <w:spacing w:val="19"/>
          <w:sz w:val="24"/>
          <w:szCs w:val="24"/>
        </w:rPr>
        <w:t xml:space="preserve"> </w:t>
      </w:r>
      <w:r>
        <w:rPr>
          <w:sz w:val="24"/>
          <w:szCs w:val="24"/>
        </w:rPr>
        <w:t>Hillsdale,</w:t>
      </w:r>
      <w:r>
        <w:rPr>
          <w:spacing w:val="-9"/>
          <w:sz w:val="24"/>
          <w:szCs w:val="24"/>
        </w:rPr>
        <w:t xml:space="preserve"> </w:t>
      </w:r>
      <w:r>
        <w:rPr>
          <w:sz w:val="24"/>
          <w:szCs w:val="24"/>
        </w:rPr>
        <w:t>NJ:</w:t>
      </w:r>
      <w:r>
        <w:rPr>
          <w:spacing w:val="-3"/>
          <w:sz w:val="24"/>
          <w:szCs w:val="24"/>
        </w:rPr>
        <w:t xml:space="preserve"> </w:t>
      </w:r>
      <w:r>
        <w:rPr>
          <w:sz w:val="24"/>
          <w:szCs w:val="24"/>
        </w:rPr>
        <w:t>L</w:t>
      </w:r>
      <w:r>
        <w:rPr>
          <w:spacing w:val="-4"/>
          <w:sz w:val="24"/>
          <w:szCs w:val="24"/>
        </w:rPr>
        <w:t>a</w:t>
      </w:r>
      <w:r>
        <w:rPr>
          <w:sz w:val="24"/>
          <w:szCs w:val="24"/>
        </w:rPr>
        <w:t>wrence Erlbaum.</w:t>
      </w:r>
    </w:p>
    <w:p w:rsidR="00B72476" w:rsidRDefault="00CB77E8">
      <w:pPr>
        <w:spacing w:before="7"/>
        <w:ind w:left="120"/>
        <w:rPr>
          <w:sz w:val="24"/>
          <w:szCs w:val="24"/>
        </w:rPr>
      </w:pPr>
      <w:r>
        <w:rPr>
          <w:sz w:val="24"/>
          <w:szCs w:val="24"/>
        </w:rPr>
        <w:t>Brooks,</w:t>
      </w:r>
      <w:r>
        <w:rPr>
          <w:spacing w:val="-8"/>
          <w:sz w:val="24"/>
          <w:szCs w:val="24"/>
        </w:rPr>
        <w:t xml:space="preserve"> </w:t>
      </w:r>
      <w:r>
        <w:rPr>
          <w:sz w:val="24"/>
          <w:szCs w:val="24"/>
        </w:rPr>
        <w:t>P.</w:t>
      </w:r>
      <w:r>
        <w:rPr>
          <w:spacing w:val="-2"/>
          <w:sz w:val="24"/>
          <w:szCs w:val="24"/>
        </w:rPr>
        <w:t xml:space="preserve"> </w:t>
      </w:r>
      <w:r>
        <w:rPr>
          <w:sz w:val="24"/>
          <w:szCs w:val="24"/>
        </w:rPr>
        <w:t>J.,</w:t>
      </w:r>
      <w:r>
        <w:rPr>
          <w:spacing w:val="-2"/>
          <w:sz w:val="24"/>
          <w:szCs w:val="24"/>
        </w:rPr>
        <w:t xml:space="preserve"> </w:t>
      </w:r>
      <w:r>
        <w:rPr>
          <w:sz w:val="24"/>
          <w:szCs w:val="24"/>
        </w:rPr>
        <w:t>Braine,</w:t>
      </w:r>
      <w:r>
        <w:rPr>
          <w:spacing w:val="-7"/>
          <w:sz w:val="24"/>
          <w:szCs w:val="24"/>
        </w:rPr>
        <w:t xml:space="preserve"> </w:t>
      </w:r>
      <w:r>
        <w:rPr>
          <w:sz w:val="24"/>
          <w:szCs w:val="24"/>
        </w:rPr>
        <w:t>M.</w:t>
      </w:r>
      <w:r>
        <w:rPr>
          <w:spacing w:val="-3"/>
          <w:sz w:val="24"/>
          <w:szCs w:val="24"/>
        </w:rPr>
        <w:t xml:space="preserve"> </w:t>
      </w:r>
      <w:r>
        <w:rPr>
          <w:sz w:val="24"/>
          <w:szCs w:val="24"/>
        </w:rPr>
        <w:t>D.</w:t>
      </w:r>
      <w:r>
        <w:rPr>
          <w:spacing w:val="-2"/>
          <w:sz w:val="24"/>
          <w:szCs w:val="24"/>
        </w:rPr>
        <w:t xml:space="preserve"> </w:t>
      </w:r>
      <w:r>
        <w:rPr>
          <w:sz w:val="24"/>
          <w:szCs w:val="24"/>
        </w:rPr>
        <w:t>S.,</w:t>
      </w:r>
      <w:r>
        <w:rPr>
          <w:spacing w:val="-3"/>
          <w:sz w:val="24"/>
          <w:szCs w:val="24"/>
        </w:rPr>
        <w:t xml:space="preserve"> </w:t>
      </w:r>
      <w:r>
        <w:rPr>
          <w:sz w:val="24"/>
          <w:szCs w:val="24"/>
        </w:rPr>
        <w:t>Catalano,</w:t>
      </w:r>
      <w:r>
        <w:rPr>
          <w:spacing w:val="-9"/>
          <w:sz w:val="24"/>
          <w:szCs w:val="24"/>
        </w:rPr>
        <w:t xml:space="preserve"> </w:t>
      </w:r>
      <w:r>
        <w:rPr>
          <w:sz w:val="24"/>
          <w:szCs w:val="24"/>
        </w:rPr>
        <w:t>L.,</w:t>
      </w:r>
      <w:r>
        <w:rPr>
          <w:spacing w:val="-3"/>
          <w:sz w:val="24"/>
          <w:szCs w:val="24"/>
        </w:rPr>
        <w:t xml:space="preserve"> </w:t>
      </w:r>
      <w:r>
        <w:rPr>
          <w:sz w:val="24"/>
          <w:szCs w:val="24"/>
        </w:rPr>
        <w:t>Brod</w:t>
      </w:r>
      <w:r>
        <w:rPr>
          <w:spacing w:val="-16"/>
          <w:sz w:val="24"/>
          <w:szCs w:val="24"/>
        </w:rPr>
        <w:t>y</w:t>
      </w:r>
      <w:r>
        <w:rPr>
          <w:sz w:val="24"/>
          <w:szCs w:val="24"/>
        </w:rPr>
        <w:t>,</w:t>
      </w:r>
      <w:r>
        <w:rPr>
          <w:spacing w:val="-7"/>
          <w:sz w:val="24"/>
          <w:szCs w:val="24"/>
        </w:rPr>
        <w:t xml:space="preserve"> </w:t>
      </w:r>
      <w:r>
        <w:rPr>
          <w:sz w:val="24"/>
          <w:szCs w:val="24"/>
        </w:rPr>
        <w:t>R.</w:t>
      </w:r>
      <w:r>
        <w:rPr>
          <w:spacing w:val="-2"/>
          <w:sz w:val="24"/>
          <w:szCs w:val="24"/>
        </w:rPr>
        <w:t xml:space="preserve"> </w:t>
      </w:r>
      <w:r>
        <w:rPr>
          <w:sz w:val="24"/>
          <w:szCs w:val="24"/>
        </w:rPr>
        <w:t>E.,</w:t>
      </w:r>
      <w:r>
        <w:rPr>
          <w:spacing w:val="-3"/>
          <w:sz w:val="24"/>
          <w:szCs w:val="24"/>
        </w:rPr>
        <w:t xml:space="preserve"> </w:t>
      </w:r>
      <w:r>
        <w:rPr>
          <w:sz w:val="24"/>
          <w:szCs w:val="24"/>
        </w:rPr>
        <w:t>&amp;</w:t>
      </w:r>
      <w:r>
        <w:rPr>
          <w:spacing w:val="-2"/>
          <w:sz w:val="24"/>
          <w:szCs w:val="24"/>
        </w:rPr>
        <w:t xml:space="preserve"> </w:t>
      </w:r>
      <w:r>
        <w:rPr>
          <w:sz w:val="24"/>
          <w:szCs w:val="24"/>
        </w:rPr>
        <w:t>Sudhalte</w:t>
      </w:r>
      <w:r>
        <w:rPr>
          <w:spacing w:val="-10"/>
          <w:sz w:val="24"/>
          <w:szCs w:val="24"/>
        </w:rPr>
        <w:t>r</w:t>
      </w:r>
      <w:r>
        <w:rPr>
          <w:sz w:val="24"/>
          <w:szCs w:val="24"/>
        </w:rPr>
        <w:t>,</w:t>
      </w:r>
      <w:r>
        <w:rPr>
          <w:spacing w:val="-10"/>
          <w:sz w:val="24"/>
          <w:szCs w:val="24"/>
        </w:rPr>
        <w:t xml:space="preserve"> </w:t>
      </w:r>
      <w:r>
        <w:rPr>
          <w:spacing w:val="-31"/>
          <w:sz w:val="24"/>
          <w:szCs w:val="24"/>
        </w:rPr>
        <w:t>V</w:t>
      </w:r>
      <w:r>
        <w:rPr>
          <w:sz w:val="24"/>
          <w:szCs w:val="24"/>
        </w:rPr>
        <w:t>.</w:t>
      </w:r>
      <w:r>
        <w:rPr>
          <w:spacing w:val="24"/>
          <w:sz w:val="24"/>
          <w:szCs w:val="24"/>
        </w:rPr>
        <w:t xml:space="preserve"> </w:t>
      </w:r>
      <w:r>
        <w:rPr>
          <w:sz w:val="24"/>
          <w:szCs w:val="24"/>
        </w:rPr>
        <w:t>(1993,</w:t>
      </w:r>
      <w:r>
        <w:rPr>
          <w:spacing w:val="-6"/>
          <w:sz w:val="24"/>
          <w:szCs w:val="24"/>
        </w:rPr>
        <w:t xml:space="preserve"> </w:t>
      </w:r>
      <w:r>
        <w:rPr>
          <w:sz w:val="24"/>
          <w:szCs w:val="24"/>
        </w:rPr>
        <w:t>February).</w:t>
      </w:r>
    </w:p>
    <w:p w:rsidR="00B72476" w:rsidRDefault="00B72476">
      <w:pPr>
        <w:spacing w:before="2" w:line="200" w:lineRule="exact"/>
      </w:pPr>
    </w:p>
    <w:p w:rsidR="00B72476" w:rsidRDefault="00CB77E8">
      <w:pPr>
        <w:ind w:left="705"/>
        <w:rPr>
          <w:sz w:val="24"/>
          <w:szCs w:val="24"/>
        </w:rPr>
      </w:pPr>
      <w:r>
        <w:rPr>
          <w:sz w:val="24"/>
          <w:szCs w:val="24"/>
        </w:rPr>
        <w:t>Acquisition</w:t>
      </w:r>
      <w:r>
        <w:rPr>
          <w:spacing w:val="-11"/>
          <w:sz w:val="24"/>
          <w:szCs w:val="24"/>
        </w:rPr>
        <w:t xml:space="preserve"> </w:t>
      </w:r>
      <w:r>
        <w:rPr>
          <w:sz w:val="24"/>
          <w:szCs w:val="24"/>
        </w:rPr>
        <w:t>of</w:t>
      </w:r>
      <w:r>
        <w:rPr>
          <w:spacing w:val="-2"/>
          <w:sz w:val="24"/>
          <w:szCs w:val="24"/>
        </w:rPr>
        <w:t xml:space="preserve"> </w:t>
      </w:r>
      <w:r>
        <w:rPr>
          <w:sz w:val="24"/>
          <w:szCs w:val="24"/>
        </w:rPr>
        <w:t>Gende</w:t>
      </w:r>
      <w:r>
        <w:rPr>
          <w:spacing w:val="-5"/>
          <w:sz w:val="24"/>
          <w:szCs w:val="24"/>
        </w:rPr>
        <w:t>r</w:t>
      </w:r>
      <w:r>
        <w:rPr>
          <w:sz w:val="24"/>
          <w:szCs w:val="24"/>
        </w:rPr>
        <w:t>-li</w:t>
      </w:r>
      <w:r>
        <w:rPr>
          <w:spacing w:val="-2"/>
          <w:sz w:val="24"/>
          <w:szCs w:val="24"/>
        </w:rPr>
        <w:t>k</w:t>
      </w:r>
      <w:r>
        <w:rPr>
          <w:sz w:val="24"/>
          <w:szCs w:val="24"/>
        </w:rPr>
        <w:t>e</w:t>
      </w:r>
      <w:r>
        <w:rPr>
          <w:spacing w:val="-11"/>
          <w:sz w:val="24"/>
          <w:szCs w:val="24"/>
        </w:rPr>
        <w:t xml:space="preserve"> </w:t>
      </w:r>
      <w:r>
        <w:rPr>
          <w:sz w:val="24"/>
          <w:szCs w:val="24"/>
        </w:rPr>
        <w:t>Noun</w:t>
      </w:r>
      <w:r>
        <w:rPr>
          <w:spacing w:val="-5"/>
          <w:sz w:val="24"/>
          <w:szCs w:val="24"/>
        </w:rPr>
        <w:t xml:space="preserve"> </w:t>
      </w:r>
      <w:r>
        <w:rPr>
          <w:sz w:val="24"/>
          <w:szCs w:val="24"/>
        </w:rPr>
        <w:t>Subclasses</w:t>
      </w:r>
      <w:r>
        <w:rPr>
          <w:spacing w:val="-10"/>
          <w:sz w:val="24"/>
          <w:szCs w:val="24"/>
        </w:rPr>
        <w:t xml:space="preserve"> </w:t>
      </w:r>
      <w:r>
        <w:rPr>
          <w:sz w:val="24"/>
          <w:szCs w:val="24"/>
        </w:rPr>
        <w:t>in</w:t>
      </w:r>
      <w:r>
        <w:rPr>
          <w:spacing w:val="-2"/>
          <w:sz w:val="24"/>
          <w:szCs w:val="24"/>
        </w:rPr>
        <w:t xml:space="preserve"> </w:t>
      </w:r>
      <w:r>
        <w:rPr>
          <w:sz w:val="24"/>
          <w:szCs w:val="24"/>
        </w:rPr>
        <w:t>an</w:t>
      </w:r>
      <w:r>
        <w:rPr>
          <w:spacing w:val="-2"/>
          <w:sz w:val="24"/>
          <w:szCs w:val="24"/>
        </w:rPr>
        <w:t xml:space="preserve"> </w:t>
      </w:r>
      <w:r>
        <w:rPr>
          <w:sz w:val="24"/>
          <w:szCs w:val="24"/>
        </w:rPr>
        <w:t>Artificial</w:t>
      </w:r>
      <w:r>
        <w:rPr>
          <w:spacing w:val="-18"/>
          <w:sz w:val="24"/>
          <w:szCs w:val="24"/>
        </w:rPr>
        <w:t xml:space="preserve"> </w:t>
      </w:r>
      <w:r>
        <w:rPr>
          <w:sz w:val="24"/>
          <w:szCs w:val="24"/>
        </w:rPr>
        <w:t>Language:</w:t>
      </w:r>
      <w:r>
        <w:rPr>
          <w:spacing w:val="4"/>
          <w:sz w:val="24"/>
          <w:szCs w:val="24"/>
        </w:rPr>
        <w:t xml:space="preserve"> </w:t>
      </w:r>
      <w:r>
        <w:rPr>
          <w:sz w:val="24"/>
          <w:szCs w:val="24"/>
        </w:rPr>
        <w:t>The</w:t>
      </w:r>
      <w:r>
        <w:rPr>
          <w:spacing w:val="-4"/>
          <w:sz w:val="24"/>
          <w:szCs w:val="24"/>
        </w:rPr>
        <w:t xml:space="preserve"> </w:t>
      </w:r>
      <w:r>
        <w:rPr>
          <w:sz w:val="24"/>
          <w:szCs w:val="24"/>
        </w:rPr>
        <w:t>Contri</w:t>
      </w:r>
      <w:r>
        <w:rPr>
          <w:spacing w:val="-5"/>
          <w:sz w:val="24"/>
          <w:szCs w:val="24"/>
        </w:rPr>
        <w:t>b</w:t>
      </w:r>
      <w:r>
        <w:rPr>
          <w:sz w:val="24"/>
          <w:szCs w:val="24"/>
        </w:rPr>
        <w:t>ution</w:t>
      </w:r>
      <w:r>
        <w:rPr>
          <w:spacing w:val="-12"/>
          <w:sz w:val="24"/>
          <w:szCs w:val="24"/>
        </w:rPr>
        <w:t xml:space="preserve"> </w:t>
      </w:r>
      <w:r>
        <w:rPr>
          <w:sz w:val="24"/>
          <w:szCs w:val="24"/>
        </w:rPr>
        <w:t>of</w:t>
      </w:r>
    </w:p>
    <w:p w:rsidR="00B72476" w:rsidRDefault="00B72476">
      <w:pPr>
        <w:spacing w:before="2" w:line="200" w:lineRule="exact"/>
      </w:pPr>
    </w:p>
    <w:p w:rsidR="00B72476" w:rsidRDefault="00CB77E8">
      <w:pPr>
        <w:spacing w:line="415" w:lineRule="auto"/>
        <w:ind w:left="99" w:right="258" w:firstLine="84"/>
        <w:jc w:val="center"/>
        <w:rPr>
          <w:sz w:val="24"/>
          <w:szCs w:val="24"/>
        </w:rPr>
      </w:pPr>
      <w:r>
        <w:rPr>
          <w:sz w:val="24"/>
          <w:szCs w:val="24"/>
        </w:rPr>
        <w:t>Phonological</w:t>
      </w:r>
      <w:r>
        <w:rPr>
          <w:spacing w:val="-13"/>
          <w:sz w:val="24"/>
          <w:szCs w:val="24"/>
        </w:rPr>
        <w:t xml:space="preserve"> </w:t>
      </w:r>
      <w:r>
        <w:rPr>
          <w:sz w:val="24"/>
          <w:szCs w:val="24"/>
        </w:rPr>
        <w:t>Mar</w:t>
      </w:r>
      <w:r>
        <w:rPr>
          <w:spacing w:val="-2"/>
          <w:sz w:val="24"/>
          <w:szCs w:val="24"/>
        </w:rPr>
        <w:t>k</w:t>
      </w:r>
      <w:r>
        <w:rPr>
          <w:sz w:val="24"/>
          <w:szCs w:val="24"/>
        </w:rPr>
        <w:t>ers</w:t>
      </w:r>
      <w:r>
        <w:rPr>
          <w:spacing w:val="-8"/>
          <w:sz w:val="24"/>
          <w:szCs w:val="24"/>
        </w:rPr>
        <w:t xml:space="preserve"> </w:t>
      </w:r>
      <w:r>
        <w:rPr>
          <w:sz w:val="24"/>
          <w:szCs w:val="24"/>
        </w:rPr>
        <w:t>to</w:t>
      </w:r>
      <w:r>
        <w:rPr>
          <w:spacing w:val="-2"/>
          <w:sz w:val="24"/>
          <w:szCs w:val="24"/>
        </w:rPr>
        <w:t xml:space="preserve"> </w:t>
      </w:r>
      <w:r>
        <w:rPr>
          <w:sz w:val="24"/>
          <w:szCs w:val="24"/>
        </w:rPr>
        <w:t>Learning.</w:t>
      </w:r>
      <w:r>
        <w:rPr>
          <w:spacing w:val="17"/>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r>
        <w:rPr>
          <w:spacing w:val="-14"/>
          <w:sz w:val="24"/>
          <w:szCs w:val="24"/>
        </w:rPr>
        <w:t xml:space="preserve"> </w:t>
      </w:r>
      <w:r>
        <w:rPr>
          <w:w w:val="96"/>
          <w:sz w:val="24"/>
          <w:szCs w:val="24"/>
        </w:rPr>
        <w:t>Memory</w:t>
      </w:r>
      <w:r>
        <w:rPr>
          <w:spacing w:val="2"/>
          <w:w w:val="96"/>
          <w:sz w:val="24"/>
          <w:szCs w:val="24"/>
        </w:rPr>
        <w:t xml:space="preserve"> </w:t>
      </w:r>
      <w:r>
        <w:rPr>
          <w:sz w:val="24"/>
          <w:szCs w:val="24"/>
        </w:rPr>
        <w:t>and</w:t>
      </w:r>
      <w:r>
        <w:rPr>
          <w:spacing w:val="10"/>
          <w:sz w:val="24"/>
          <w:szCs w:val="24"/>
        </w:rPr>
        <w:t xml:space="preserve"> </w:t>
      </w:r>
      <w:r>
        <w:rPr>
          <w:sz w:val="24"/>
          <w:szCs w:val="24"/>
        </w:rPr>
        <w:t>Langu</w:t>
      </w:r>
      <w:r>
        <w:rPr>
          <w:spacing w:val="-2"/>
          <w:sz w:val="24"/>
          <w:szCs w:val="24"/>
        </w:rPr>
        <w:t>ag</w:t>
      </w:r>
      <w:r>
        <w:rPr>
          <w:sz w:val="24"/>
          <w:szCs w:val="24"/>
        </w:rPr>
        <w:t>e,</w:t>
      </w:r>
      <w:r>
        <w:rPr>
          <w:spacing w:val="4"/>
          <w:sz w:val="24"/>
          <w:szCs w:val="24"/>
        </w:rPr>
        <w:t xml:space="preserve"> </w:t>
      </w:r>
      <w:r>
        <w:rPr>
          <w:sz w:val="24"/>
          <w:szCs w:val="24"/>
        </w:rPr>
        <w:t>32(1),</w:t>
      </w:r>
      <w:r>
        <w:rPr>
          <w:spacing w:val="-6"/>
          <w:sz w:val="24"/>
          <w:szCs w:val="24"/>
        </w:rPr>
        <w:t xml:space="preserve"> </w:t>
      </w:r>
      <w:r>
        <w:rPr>
          <w:w w:val="99"/>
          <w:sz w:val="24"/>
          <w:szCs w:val="24"/>
        </w:rPr>
        <w:t xml:space="preserve">76–95. </w:t>
      </w:r>
      <w:r>
        <w:rPr>
          <w:sz w:val="24"/>
          <w:szCs w:val="24"/>
        </w:rPr>
        <w:t>Buhrmeste</w:t>
      </w:r>
      <w:r>
        <w:rPr>
          <w:spacing w:val="-10"/>
          <w:sz w:val="24"/>
          <w:szCs w:val="24"/>
        </w:rPr>
        <w:t>r</w:t>
      </w:r>
      <w:r>
        <w:rPr>
          <w:sz w:val="24"/>
          <w:szCs w:val="24"/>
        </w:rPr>
        <w:t>,</w:t>
      </w:r>
      <w:r>
        <w:rPr>
          <w:spacing w:val="-12"/>
          <w:sz w:val="24"/>
          <w:szCs w:val="24"/>
        </w:rPr>
        <w:t xml:space="preserve"> </w:t>
      </w:r>
      <w:r>
        <w:rPr>
          <w:sz w:val="24"/>
          <w:szCs w:val="24"/>
        </w:rPr>
        <w:t>M.,</w:t>
      </w:r>
      <w:r>
        <w:rPr>
          <w:spacing w:val="-3"/>
          <w:sz w:val="24"/>
          <w:szCs w:val="24"/>
        </w:rPr>
        <w:t xml:space="preserve"> </w:t>
      </w:r>
      <w:r>
        <w:rPr>
          <w:sz w:val="24"/>
          <w:szCs w:val="24"/>
        </w:rPr>
        <w:t>K</w:t>
      </w:r>
      <w:r>
        <w:rPr>
          <w:spacing w:val="-2"/>
          <w:sz w:val="24"/>
          <w:szCs w:val="24"/>
        </w:rPr>
        <w:t>w</w:t>
      </w:r>
      <w:r>
        <w:rPr>
          <w:sz w:val="24"/>
          <w:szCs w:val="24"/>
        </w:rPr>
        <w:t>ang,</w:t>
      </w:r>
      <w:r>
        <w:rPr>
          <w:spacing w:val="-8"/>
          <w:sz w:val="24"/>
          <w:szCs w:val="24"/>
        </w:rPr>
        <w:t xml:space="preserve"> </w:t>
      </w:r>
      <w:r>
        <w:rPr>
          <w:spacing w:val="-18"/>
          <w:sz w:val="24"/>
          <w:szCs w:val="24"/>
        </w:rPr>
        <w:t>T</w:t>
      </w:r>
      <w:r>
        <w:rPr>
          <w:sz w:val="24"/>
          <w:szCs w:val="24"/>
        </w:rPr>
        <w:t>.,</w:t>
      </w:r>
      <w:r>
        <w:rPr>
          <w:spacing w:val="-3"/>
          <w:sz w:val="24"/>
          <w:szCs w:val="24"/>
        </w:rPr>
        <w:t xml:space="preserve"> </w:t>
      </w:r>
      <w:r>
        <w:rPr>
          <w:sz w:val="24"/>
          <w:szCs w:val="24"/>
        </w:rPr>
        <w:t>&amp;</w:t>
      </w:r>
      <w:r>
        <w:rPr>
          <w:spacing w:val="-2"/>
          <w:sz w:val="24"/>
          <w:szCs w:val="24"/>
        </w:rPr>
        <w:t xml:space="preserve"> </w:t>
      </w:r>
      <w:r>
        <w:rPr>
          <w:sz w:val="24"/>
          <w:szCs w:val="24"/>
        </w:rPr>
        <w:t>Gosling,</w:t>
      </w:r>
      <w:r>
        <w:rPr>
          <w:spacing w:val="-8"/>
          <w:sz w:val="24"/>
          <w:szCs w:val="24"/>
        </w:rPr>
        <w:t xml:space="preserve"> </w:t>
      </w:r>
      <w:r>
        <w:rPr>
          <w:sz w:val="24"/>
          <w:szCs w:val="24"/>
        </w:rPr>
        <w:t>S.</w:t>
      </w:r>
      <w:r>
        <w:rPr>
          <w:spacing w:val="-2"/>
          <w:sz w:val="24"/>
          <w:szCs w:val="24"/>
        </w:rPr>
        <w:t xml:space="preserve"> </w:t>
      </w:r>
      <w:r>
        <w:rPr>
          <w:sz w:val="24"/>
          <w:szCs w:val="24"/>
        </w:rPr>
        <w:t>D.</w:t>
      </w:r>
      <w:r>
        <w:rPr>
          <w:spacing w:val="24"/>
          <w:sz w:val="24"/>
          <w:szCs w:val="24"/>
        </w:rPr>
        <w:t xml:space="preserve"> </w:t>
      </w:r>
      <w:r>
        <w:rPr>
          <w:sz w:val="24"/>
          <w:szCs w:val="24"/>
        </w:rPr>
        <w:t>(2010).</w:t>
      </w:r>
      <w:r>
        <w:rPr>
          <w:spacing w:val="19"/>
          <w:sz w:val="24"/>
          <w:szCs w:val="24"/>
        </w:rPr>
        <w:t xml:space="preserve"> </w:t>
      </w:r>
      <w:r>
        <w:rPr>
          <w:sz w:val="24"/>
          <w:szCs w:val="24"/>
        </w:rPr>
        <w:t>Amazon</w:t>
      </w:r>
      <w:r>
        <w:rPr>
          <w:spacing w:val="-13"/>
          <w:sz w:val="24"/>
          <w:szCs w:val="24"/>
        </w:rPr>
        <w:t>’</w:t>
      </w:r>
      <w:r>
        <w:rPr>
          <w:sz w:val="24"/>
          <w:szCs w:val="24"/>
        </w:rPr>
        <w:t>s</w:t>
      </w:r>
      <w:r>
        <w:rPr>
          <w:spacing w:val="-10"/>
          <w:sz w:val="24"/>
          <w:szCs w:val="24"/>
        </w:rPr>
        <w:t xml:space="preserve"> </w:t>
      </w:r>
      <w:r>
        <w:rPr>
          <w:sz w:val="24"/>
          <w:szCs w:val="24"/>
        </w:rPr>
        <w:t>Mechanical</w:t>
      </w:r>
      <w:r>
        <w:rPr>
          <w:spacing w:val="-11"/>
          <w:sz w:val="24"/>
          <w:szCs w:val="24"/>
        </w:rPr>
        <w:t xml:space="preserve"> T</w:t>
      </w:r>
      <w:r>
        <w:rPr>
          <w:sz w:val="24"/>
          <w:szCs w:val="24"/>
        </w:rPr>
        <w:t>urk.</w:t>
      </w:r>
      <w:r>
        <w:rPr>
          <w:spacing w:val="21"/>
          <w:sz w:val="24"/>
          <w:szCs w:val="24"/>
        </w:rPr>
        <w:t xml:space="preserve"> </w:t>
      </w:r>
      <w:r>
        <w:rPr>
          <w:spacing w:val="-19"/>
          <w:w w:val="109"/>
          <w:sz w:val="24"/>
          <w:szCs w:val="24"/>
        </w:rPr>
        <w:t>P</w:t>
      </w:r>
      <w:r>
        <w:rPr>
          <w:w w:val="106"/>
          <w:sz w:val="24"/>
          <w:szCs w:val="24"/>
        </w:rPr>
        <w:t>e</w:t>
      </w:r>
      <w:r>
        <w:rPr>
          <w:spacing w:val="-2"/>
          <w:w w:val="106"/>
          <w:sz w:val="24"/>
          <w:szCs w:val="24"/>
        </w:rPr>
        <w:t>r</w:t>
      </w:r>
      <w:r>
        <w:rPr>
          <w:w w:val="98"/>
          <w:sz w:val="24"/>
          <w:szCs w:val="24"/>
        </w:rPr>
        <w:t>spectives</w:t>
      </w:r>
    </w:p>
    <w:p w:rsidR="00B72476" w:rsidRDefault="00CB77E8">
      <w:pPr>
        <w:spacing w:before="7"/>
        <w:ind w:left="705"/>
        <w:rPr>
          <w:sz w:val="24"/>
          <w:szCs w:val="24"/>
        </w:rPr>
      </w:pPr>
      <w:r>
        <w:rPr>
          <w:sz w:val="24"/>
          <w:szCs w:val="24"/>
        </w:rPr>
        <w:t>on</w:t>
      </w:r>
      <w:r>
        <w:rPr>
          <w:spacing w:val="-2"/>
          <w:sz w:val="24"/>
          <w:szCs w:val="24"/>
        </w:rPr>
        <w:t xml:space="preserve"> </w:t>
      </w:r>
      <w:r>
        <w:rPr>
          <w:sz w:val="24"/>
          <w:szCs w:val="24"/>
        </w:rPr>
        <w:t>Psy</w:t>
      </w:r>
      <w:r>
        <w:rPr>
          <w:spacing w:val="-4"/>
          <w:sz w:val="24"/>
          <w:szCs w:val="24"/>
        </w:rPr>
        <w:t>c</w:t>
      </w:r>
      <w:r>
        <w:rPr>
          <w:sz w:val="24"/>
          <w:szCs w:val="24"/>
        </w:rPr>
        <w:t>hol</w:t>
      </w:r>
      <w:r>
        <w:rPr>
          <w:spacing w:val="-2"/>
          <w:sz w:val="24"/>
          <w:szCs w:val="24"/>
        </w:rPr>
        <w:t>o</w:t>
      </w:r>
      <w:r>
        <w:rPr>
          <w:sz w:val="24"/>
          <w:szCs w:val="24"/>
        </w:rPr>
        <w:t>gical</w:t>
      </w:r>
      <w:r>
        <w:rPr>
          <w:spacing w:val="1"/>
          <w:sz w:val="24"/>
          <w:szCs w:val="24"/>
        </w:rPr>
        <w:t xml:space="preserve"> </w:t>
      </w:r>
      <w:r>
        <w:rPr>
          <w:sz w:val="24"/>
          <w:szCs w:val="24"/>
        </w:rPr>
        <w:t>Science.</w:t>
      </w:r>
    </w:p>
    <w:p w:rsidR="00B72476" w:rsidRDefault="00B72476">
      <w:pPr>
        <w:spacing w:before="2" w:line="200" w:lineRule="exact"/>
      </w:pPr>
    </w:p>
    <w:p w:rsidR="00B72476" w:rsidRDefault="00CB77E8">
      <w:pPr>
        <w:ind w:left="120"/>
        <w:rPr>
          <w:sz w:val="24"/>
          <w:szCs w:val="24"/>
        </w:rPr>
      </w:pPr>
      <w:r>
        <w:rPr>
          <w:sz w:val="24"/>
          <w:szCs w:val="24"/>
        </w:rPr>
        <w:t>Church,</w:t>
      </w:r>
      <w:r>
        <w:rPr>
          <w:spacing w:val="-8"/>
          <w:sz w:val="24"/>
          <w:szCs w:val="24"/>
        </w:rPr>
        <w:t xml:space="preserve"> </w:t>
      </w:r>
      <w:r>
        <w:rPr>
          <w:sz w:val="24"/>
          <w:szCs w:val="24"/>
        </w:rPr>
        <w:t>K.,</w:t>
      </w:r>
      <w:r>
        <w:rPr>
          <w:spacing w:val="-3"/>
          <w:sz w:val="24"/>
          <w:szCs w:val="24"/>
        </w:rPr>
        <w:t xml:space="preserve"> </w:t>
      </w:r>
      <w:r>
        <w:rPr>
          <w:sz w:val="24"/>
          <w:szCs w:val="24"/>
        </w:rPr>
        <w:t>&amp;</w:t>
      </w:r>
      <w:r>
        <w:rPr>
          <w:spacing w:val="-2"/>
          <w:sz w:val="24"/>
          <w:szCs w:val="24"/>
        </w:rPr>
        <w:t xml:space="preserve"> </w:t>
      </w:r>
      <w:r>
        <w:rPr>
          <w:sz w:val="24"/>
          <w:szCs w:val="24"/>
        </w:rPr>
        <w:t>Hanks,</w:t>
      </w:r>
      <w:r>
        <w:rPr>
          <w:spacing w:val="-7"/>
          <w:sz w:val="24"/>
          <w:szCs w:val="24"/>
        </w:rPr>
        <w:t xml:space="preserve"> </w:t>
      </w:r>
      <w:r>
        <w:rPr>
          <w:spacing w:val="-27"/>
          <w:sz w:val="24"/>
          <w:szCs w:val="24"/>
        </w:rPr>
        <w:t>P</w:t>
      </w:r>
      <w:r>
        <w:rPr>
          <w:sz w:val="24"/>
          <w:szCs w:val="24"/>
        </w:rPr>
        <w:t>.</w:t>
      </w:r>
      <w:r>
        <w:rPr>
          <w:spacing w:val="24"/>
          <w:sz w:val="24"/>
          <w:szCs w:val="24"/>
        </w:rPr>
        <w:t xml:space="preserve"> </w:t>
      </w:r>
      <w:r>
        <w:rPr>
          <w:sz w:val="24"/>
          <w:szCs w:val="24"/>
        </w:rPr>
        <w:t>(1990).</w:t>
      </w:r>
      <w:r>
        <w:rPr>
          <w:spacing w:val="19"/>
          <w:sz w:val="24"/>
          <w:szCs w:val="24"/>
        </w:rPr>
        <w:t xml:space="preserve"> </w:t>
      </w:r>
      <w:r>
        <w:rPr>
          <w:spacing w:val="-19"/>
          <w:sz w:val="24"/>
          <w:szCs w:val="24"/>
        </w:rPr>
        <w:t>W</w:t>
      </w:r>
      <w:r>
        <w:rPr>
          <w:sz w:val="24"/>
          <w:szCs w:val="24"/>
        </w:rPr>
        <w:t>ord</w:t>
      </w:r>
      <w:r>
        <w:rPr>
          <w:spacing w:val="-5"/>
          <w:sz w:val="24"/>
          <w:szCs w:val="24"/>
        </w:rPr>
        <w:t xml:space="preserve"> </w:t>
      </w:r>
      <w:r>
        <w:rPr>
          <w:sz w:val="24"/>
          <w:szCs w:val="24"/>
        </w:rPr>
        <w:t>association</w:t>
      </w:r>
      <w:r>
        <w:rPr>
          <w:spacing w:val="-11"/>
          <w:sz w:val="24"/>
          <w:szCs w:val="24"/>
        </w:rPr>
        <w:t xml:space="preserve"> </w:t>
      </w:r>
      <w:r>
        <w:rPr>
          <w:sz w:val="24"/>
          <w:szCs w:val="24"/>
        </w:rPr>
        <w:t>norms,</w:t>
      </w:r>
      <w:r>
        <w:rPr>
          <w:spacing w:val="-7"/>
          <w:sz w:val="24"/>
          <w:szCs w:val="24"/>
        </w:rPr>
        <w:t xml:space="preserve"> </w:t>
      </w:r>
      <w:r>
        <w:rPr>
          <w:sz w:val="24"/>
          <w:szCs w:val="24"/>
        </w:rPr>
        <w:t>mutual</w:t>
      </w:r>
      <w:r>
        <w:rPr>
          <w:spacing w:val="-7"/>
          <w:sz w:val="24"/>
          <w:szCs w:val="24"/>
        </w:rPr>
        <w:t xml:space="preserve"> </w:t>
      </w:r>
      <w:r>
        <w:rPr>
          <w:sz w:val="24"/>
          <w:szCs w:val="24"/>
        </w:rPr>
        <w:t>information,</w:t>
      </w:r>
      <w:r>
        <w:rPr>
          <w:spacing w:val="-12"/>
          <w:sz w:val="24"/>
          <w:szCs w:val="24"/>
        </w:rPr>
        <w:t xml:space="preserve"> </w:t>
      </w:r>
      <w:r>
        <w:rPr>
          <w:sz w:val="24"/>
          <w:szCs w:val="24"/>
        </w:rPr>
        <w:t>and</w:t>
      </w:r>
      <w:r>
        <w:rPr>
          <w:spacing w:val="-3"/>
          <w:sz w:val="24"/>
          <w:szCs w:val="24"/>
        </w:rPr>
        <w:t xml:space="preserve"> </w:t>
      </w:r>
      <w:r>
        <w:rPr>
          <w:sz w:val="24"/>
          <w:szCs w:val="24"/>
        </w:rPr>
        <w:t>l</w:t>
      </w:r>
      <w:r>
        <w:rPr>
          <w:spacing w:val="-4"/>
          <w:sz w:val="24"/>
          <w:szCs w:val="24"/>
        </w:rPr>
        <w:t>e</w:t>
      </w:r>
      <w:r>
        <w:rPr>
          <w:sz w:val="24"/>
          <w:szCs w:val="24"/>
        </w:rPr>
        <w:t>xicograp</w:t>
      </w:r>
      <w:r>
        <w:rPr>
          <w:spacing w:val="-1"/>
          <w:sz w:val="24"/>
          <w:szCs w:val="24"/>
        </w:rPr>
        <w:t>h</w:t>
      </w:r>
      <w:r>
        <w:rPr>
          <w:sz w:val="24"/>
          <w:szCs w:val="24"/>
        </w:rPr>
        <w:t>y.</w:t>
      </w:r>
    </w:p>
    <w:p w:rsidR="00B72476" w:rsidRDefault="00B72476">
      <w:pPr>
        <w:spacing w:before="2" w:line="200" w:lineRule="exact"/>
      </w:pPr>
    </w:p>
    <w:p w:rsidR="00B72476" w:rsidRDefault="00CB77E8">
      <w:pPr>
        <w:ind w:left="705"/>
        <w:rPr>
          <w:sz w:val="24"/>
          <w:szCs w:val="24"/>
        </w:rPr>
      </w:pPr>
      <w:r>
        <w:rPr>
          <w:sz w:val="24"/>
          <w:szCs w:val="24"/>
        </w:rPr>
        <w:t>Computational Linguistics,</w:t>
      </w:r>
      <w:r>
        <w:rPr>
          <w:spacing w:val="-22"/>
          <w:sz w:val="24"/>
          <w:szCs w:val="24"/>
        </w:rPr>
        <w:t xml:space="preserve"> </w:t>
      </w:r>
      <w:r>
        <w:rPr>
          <w:sz w:val="24"/>
          <w:szCs w:val="24"/>
        </w:rPr>
        <w:t>1</w:t>
      </w:r>
      <w:r>
        <w:rPr>
          <w:spacing w:val="5"/>
          <w:sz w:val="24"/>
          <w:szCs w:val="24"/>
        </w:rPr>
        <w:t>6</w:t>
      </w:r>
      <w:r>
        <w:rPr>
          <w:sz w:val="24"/>
          <w:szCs w:val="24"/>
        </w:rPr>
        <w:t>(1),</w:t>
      </w:r>
      <w:r>
        <w:rPr>
          <w:spacing w:val="-6"/>
          <w:sz w:val="24"/>
          <w:szCs w:val="24"/>
        </w:rPr>
        <w:t xml:space="preserve"> </w:t>
      </w:r>
      <w:r>
        <w:rPr>
          <w:sz w:val="24"/>
          <w:szCs w:val="24"/>
        </w:rPr>
        <w:t>22–29.</w:t>
      </w:r>
    </w:p>
    <w:p w:rsidR="00B72476" w:rsidRDefault="00B72476">
      <w:pPr>
        <w:spacing w:before="2" w:line="200" w:lineRule="exact"/>
      </w:pPr>
    </w:p>
    <w:p w:rsidR="00B72476" w:rsidRDefault="00CB77E8">
      <w:pPr>
        <w:spacing w:line="415" w:lineRule="auto"/>
        <w:ind w:left="120" w:right="79"/>
        <w:rPr>
          <w:sz w:val="24"/>
          <w:szCs w:val="24"/>
        </w:rPr>
      </w:pPr>
      <w:r>
        <w:rPr>
          <w:sz w:val="24"/>
          <w:szCs w:val="24"/>
        </w:rPr>
        <w:t>Clark,</w:t>
      </w:r>
      <w:r>
        <w:rPr>
          <w:spacing w:val="-6"/>
          <w:sz w:val="24"/>
          <w:szCs w:val="24"/>
        </w:rPr>
        <w:t xml:space="preserve"> </w:t>
      </w:r>
      <w:r>
        <w:rPr>
          <w:sz w:val="24"/>
          <w:szCs w:val="24"/>
        </w:rPr>
        <w:t>E.</w:t>
      </w:r>
      <w:r>
        <w:rPr>
          <w:spacing w:val="-2"/>
          <w:sz w:val="24"/>
          <w:szCs w:val="24"/>
        </w:rPr>
        <w:t xml:space="preserve"> </w:t>
      </w:r>
      <w:r>
        <w:rPr>
          <w:spacing w:val="-31"/>
          <w:sz w:val="24"/>
          <w:szCs w:val="24"/>
        </w:rPr>
        <w:t>V</w:t>
      </w:r>
      <w:r>
        <w:rPr>
          <w:sz w:val="24"/>
          <w:szCs w:val="24"/>
        </w:rPr>
        <w:t>.</w:t>
      </w:r>
      <w:r>
        <w:rPr>
          <w:spacing w:val="24"/>
          <w:sz w:val="24"/>
          <w:szCs w:val="24"/>
        </w:rPr>
        <w:t xml:space="preserve"> </w:t>
      </w:r>
      <w:r>
        <w:rPr>
          <w:sz w:val="24"/>
          <w:szCs w:val="24"/>
        </w:rPr>
        <w:t>(1988,</w:t>
      </w:r>
      <w:r>
        <w:rPr>
          <w:spacing w:val="-6"/>
          <w:sz w:val="24"/>
          <w:szCs w:val="24"/>
        </w:rPr>
        <w:t xml:space="preserve"> </w:t>
      </w:r>
      <w:r>
        <w:rPr>
          <w:sz w:val="24"/>
          <w:szCs w:val="24"/>
        </w:rPr>
        <w:t>June).</w:t>
      </w:r>
      <w:r>
        <w:rPr>
          <w:spacing w:val="20"/>
          <w:sz w:val="24"/>
          <w:szCs w:val="24"/>
        </w:rPr>
        <w:t xml:space="preserve"> </w:t>
      </w:r>
      <w:r>
        <w:rPr>
          <w:sz w:val="24"/>
          <w:szCs w:val="24"/>
        </w:rPr>
        <w:t>On</w:t>
      </w:r>
      <w:r>
        <w:rPr>
          <w:spacing w:val="-3"/>
          <w:sz w:val="24"/>
          <w:szCs w:val="24"/>
        </w:rPr>
        <w:t xml:space="preserve"> </w:t>
      </w:r>
      <w:r>
        <w:rPr>
          <w:sz w:val="24"/>
          <w:szCs w:val="24"/>
        </w:rPr>
        <w:t>the</w:t>
      </w:r>
      <w:r>
        <w:rPr>
          <w:spacing w:val="-3"/>
          <w:sz w:val="24"/>
          <w:szCs w:val="24"/>
        </w:rPr>
        <w:t xml:space="preserve"> </w:t>
      </w:r>
      <w:r>
        <w:rPr>
          <w:sz w:val="24"/>
          <w:szCs w:val="24"/>
        </w:rPr>
        <w:t>logic</w:t>
      </w:r>
      <w:r>
        <w:rPr>
          <w:spacing w:val="-5"/>
          <w:sz w:val="24"/>
          <w:szCs w:val="24"/>
        </w:rPr>
        <w:t xml:space="preserve"> </w:t>
      </w:r>
      <w:r>
        <w:rPr>
          <w:sz w:val="24"/>
          <w:szCs w:val="24"/>
        </w:rPr>
        <w:t>of</w:t>
      </w:r>
      <w:r>
        <w:rPr>
          <w:spacing w:val="-2"/>
          <w:sz w:val="24"/>
          <w:szCs w:val="24"/>
        </w:rPr>
        <w:t xml:space="preserve"> </w:t>
      </w:r>
      <w:r>
        <w:rPr>
          <w:sz w:val="24"/>
          <w:szCs w:val="24"/>
        </w:rPr>
        <w:t>contrast.</w:t>
      </w:r>
      <w:r>
        <w:rPr>
          <w:spacing w:val="18"/>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r>
        <w:rPr>
          <w:spacing w:val="-14"/>
          <w:sz w:val="24"/>
          <w:szCs w:val="24"/>
        </w:rPr>
        <w:t xml:space="preserve"> </w:t>
      </w:r>
      <w:r>
        <w:rPr>
          <w:sz w:val="24"/>
          <w:szCs w:val="24"/>
        </w:rPr>
        <w:t>Child</w:t>
      </w:r>
      <w:r>
        <w:rPr>
          <w:spacing w:val="-5"/>
          <w:sz w:val="24"/>
          <w:szCs w:val="24"/>
        </w:rPr>
        <w:t xml:space="preserve"> </w:t>
      </w:r>
      <w:r>
        <w:rPr>
          <w:sz w:val="24"/>
          <w:szCs w:val="24"/>
        </w:rPr>
        <w:t>Langu</w:t>
      </w:r>
      <w:r>
        <w:rPr>
          <w:spacing w:val="-2"/>
          <w:sz w:val="24"/>
          <w:szCs w:val="24"/>
        </w:rPr>
        <w:t>ag</w:t>
      </w:r>
      <w:r>
        <w:rPr>
          <w:sz w:val="24"/>
          <w:szCs w:val="24"/>
        </w:rPr>
        <w:t>e,</w:t>
      </w:r>
      <w:r>
        <w:rPr>
          <w:spacing w:val="4"/>
          <w:sz w:val="24"/>
          <w:szCs w:val="24"/>
        </w:rPr>
        <w:t xml:space="preserve"> </w:t>
      </w:r>
      <w:r>
        <w:rPr>
          <w:sz w:val="24"/>
          <w:szCs w:val="24"/>
        </w:rPr>
        <w:t>15(02),</w:t>
      </w:r>
      <w:r>
        <w:rPr>
          <w:spacing w:val="-7"/>
          <w:sz w:val="24"/>
          <w:szCs w:val="24"/>
        </w:rPr>
        <w:t xml:space="preserve"> </w:t>
      </w:r>
      <w:r>
        <w:rPr>
          <w:w w:val="99"/>
          <w:sz w:val="24"/>
          <w:szCs w:val="24"/>
        </w:rPr>
        <w:t>317. Clark,</w:t>
      </w:r>
      <w:r>
        <w:rPr>
          <w:spacing w:val="-2"/>
          <w:sz w:val="24"/>
          <w:szCs w:val="24"/>
        </w:rPr>
        <w:t xml:space="preserve"> </w:t>
      </w:r>
      <w:r>
        <w:rPr>
          <w:sz w:val="24"/>
          <w:szCs w:val="24"/>
        </w:rPr>
        <w:t>H.</w:t>
      </w:r>
      <w:r>
        <w:rPr>
          <w:spacing w:val="19"/>
          <w:sz w:val="24"/>
          <w:szCs w:val="24"/>
        </w:rPr>
        <w:t xml:space="preserve"> </w:t>
      </w:r>
      <w:r>
        <w:rPr>
          <w:sz w:val="24"/>
          <w:szCs w:val="24"/>
        </w:rPr>
        <w:t>(1968).</w:t>
      </w:r>
      <w:r>
        <w:rPr>
          <w:spacing w:val="14"/>
          <w:sz w:val="24"/>
          <w:szCs w:val="24"/>
        </w:rPr>
        <w:t xml:space="preserve"> </w:t>
      </w:r>
      <w:r>
        <w:rPr>
          <w:sz w:val="24"/>
          <w:szCs w:val="24"/>
        </w:rPr>
        <w:t>On</w:t>
      </w:r>
      <w:r>
        <w:rPr>
          <w:spacing w:val="-6"/>
          <w:sz w:val="24"/>
          <w:szCs w:val="24"/>
        </w:rPr>
        <w:t xml:space="preserve"> </w:t>
      </w:r>
      <w:r>
        <w:rPr>
          <w:sz w:val="24"/>
          <w:szCs w:val="24"/>
        </w:rPr>
        <w:t>the</w:t>
      </w:r>
      <w:r>
        <w:rPr>
          <w:spacing w:val="-6"/>
          <w:sz w:val="24"/>
          <w:szCs w:val="24"/>
        </w:rPr>
        <w:t xml:space="preserve"> </w:t>
      </w:r>
      <w:r>
        <w:rPr>
          <w:sz w:val="24"/>
          <w:szCs w:val="24"/>
        </w:rPr>
        <w:t>use</w:t>
      </w:r>
      <w:r>
        <w:rPr>
          <w:spacing w:val="-6"/>
          <w:sz w:val="24"/>
          <w:szCs w:val="24"/>
        </w:rPr>
        <w:t xml:space="preserve"> </w:t>
      </w:r>
      <w:r>
        <w:rPr>
          <w:sz w:val="24"/>
          <w:szCs w:val="24"/>
        </w:rPr>
        <w:t>and</w:t>
      </w:r>
      <w:r>
        <w:rPr>
          <w:spacing w:val="-6"/>
          <w:sz w:val="24"/>
          <w:szCs w:val="24"/>
        </w:rPr>
        <w:t xml:space="preserve"> </w:t>
      </w:r>
      <w:r>
        <w:rPr>
          <w:sz w:val="24"/>
          <w:szCs w:val="24"/>
        </w:rPr>
        <w:t>meaning</w:t>
      </w:r>
      <w:r>
        <w:rPr>
          <w:spacing w:val="-11"/>
          <w:sz w:val="24"/>
          <w:szCs w:val="24"/>
        </w:rPr>
        <w:t xml:space="preserve"> </w:t>
      </w:r>
      <w:r>
        <w:rPr>
          <w:sz w:val="24"/>
          <w:szCs w:val="24"/>
        </w:rPr>
        <w:t>of</w:t>
      </w:r>
      <w:r>
        <w:rPr>
          <w:spacing w:val="-5"/>
          <w:sz w:val="24"/>
          <w:szCs w:val="24"/>
        </w:rPr>
        <w:t xml:space="preserve"> </w:t>
      </w:r>
      <w:r>
        <w:rPr>
          <w:sz w:val="24"/>
          <w:szCs w:val="24"/>
        </w:rPr>
        <w:t>prepositions.</w:t>
      </w:r>
      <w:r>
        <w:rPr>
          <w:spacing w:val="9"/>
          <w:sz w:val="24"/>
          <w:szCs w:val="24"/>
        </w:rPr>
        <w:t xml:space="preserve"> </w:t>
      </w:r>
      <w:r>
        <w:rPr>
          <w:spacing w:val="-6"/>
          <w:sz w:val="24"/>
          <w:szCs w:val="24"/>
        </w:rPr>
        <w:t>J</w:t>
      </w:r>
      <w:r>
        <w:rPr>
          <w:sz w:val="24"/>
          <w:szCs w:val="24"/>
        </w:rPr>
        <w:t>ournal</w:t>
      </w:r>
      <w:r>
        <w:rPr>
          <w:spacing w:val="34"/>
          <w:sz w:val="24"/>
          <w:szCs w:val="24"/>
        </w:rPr>
        <w:t xml:space="preserve"> </w:t>
      </w:r>
      <w:r>
        <w:rPr>
          <w:sz w:val="24"/>
          <w:szCs w:val="24"/>
        </w:rPr>
        <w:t>of</w:t>
      </w:r>
      <w:r>
        <w:rPr>
          <w:spacing w:val="-17"/>
          <w:sz w:val="24"/>
          <w:szCs w:val="24"/>
        </w:rPr>
        <w:t xml:space="preserve"> </w:t>
      </w:r>
      <w:r>
        <w:rPr>
          <w:spacing w:val="-27"/>
          <w:sz w:val="24"/>
          <w:szCs w:val="24"/>
        </w:rPr>
        <w:t>V</w:t>
      </w:r>
      <w:r>
        <w:rPr>
          <w:sz w:val="24"/>
          <w:szCs w:val="24"/>
        </w:rPr>
        <w:t>erbal</w:t>
      </w:r>
      <w:r>
        <w:rPr>
          <w:spacing w:val="-7"/>
          <w:sz w:val="24"/>
          <w:szCs w:val="24"/>
        </w:rPr>
        <w:t xml:space="preserve"> </w:t>
      </w:r>
      <w:r>
        <w:rPr>
          <w:sz w:val="24"/>
          <w:szCs w:val="24"/>
        </w:rPr>
        <w:t>Learning</w:t>
      </w:r>
      <w:r>
        <w:rPr>
          <w:spacing w:val="6"/>
          <w:sz w:val="24"/>
          <w:szCs w:val="24"/>
        </w:rPr>
        <w:t xml:space="preserve"> </w:t>
      </w:r>
      <w:r>
        <w:rPr>
          <w:sz w:val="24"/>
          <w:szCs w:val="24"/>
        </w:rPr>
        <w:t>and</w:t>
      </w:r>
      <w:r>
        <w:rPr>
          <w:spacing w:val="7"/>
          <w:sz w:val="24"/>
          <w:szCs w:val="24"/>
        </w:rPr>
        <w:t xml:space="preserve"> </w:t>
      </w:r>
      <w:r>
        <w:rPr>
          <w:spacing w:val="-27"/>
          <w:sz w:val="24"/>
          <w:szCs w:val="24"/>
        </w:rPr>
        <w:t>V</w:t>
      </w:r>
      <w:r>
        <w:rPr>
          <w:sz w:val="24"/>
          <w:szCs w:val="24"/>
        </w:rPr>
        <w:t>erbal</w:t>
      </w:r>
    </w:p>
    <w:p w:rsidR="00B72476" w:rsidRDefault="00CB77E8">
      <w:pPr>
        <w:spacing w:before="7"/>
        <w:ind w:left="705"/>
        <w:rPr>
          <w:sz w:val="24"/>
          <w:szCs w:val="24"/>
        </w:rPr>
      </w:pPr>
      <w:r>
        <w:rPr>
          <w:sz w:val="24"/>
          <w:szCs w:val="24"/>
        </w:rPr>
        <w:t>Behavio</w:t>
      </w:r>
      <w:r>
        <w:rPr>
          <w:spacing w:val="5"/>
          <w:sz w:val="24"/>
          <w:szCs w:val="24"/>
        </w:rPr>
        <w:t>r</w:t>
      </w:r>
      <w:r>
        <w:rPr>
          <w:sz w:val="24"/>
          <w:szCs w:val="24"/>
        </w:rPr>
        <w:t>,</w:t>
      </w:r>
      <w:r>
        <w:rPr>
          <w:spacing w:val="-9"/>
          <w:sz w:val="24"/>
          <w:szCs w:val="24"/>
        </w:rPr>
        <w:t xml:space="preserve"> </w:t>
      </w:r>
      <w:r>
        <w:rPr>
          <w:spacing w:val="9"/>
          <w:sz w:val="24"/>
          <w:szCs w:val="24"/>
        </w:rPr>
        <w:t>7</w:t>
      </w:r>
      <w:r>
        <w:rPr>
          <w:sz w:val="24"/>
          <w:szCs w:val="24"/>
        </w:rPr>
        <w:t>(2),</w:t>
      </w:r>
      <w:r>
        <w:rPr>
          <w:spacing w:val="-5"/>
          <w:sz w:val="24"/>
          <w:szCs w:val="24"/>
        </w:rPr>
        <w:t xml:space="preserve"> </w:t>
      </w:r>
      <w:r>
        <w:rPr>
          <w:sz w:val="24"/>
          <w:szCs w:val="24"/>
        </w:rPr>
        <w:t>421–431.</w:t>
      </w:r>
    </w:p>
    <w:p w:rsidR="00B72476" w:rsidRDefault="00B72476">
      <w:pPr>
        <w:spacing w:before="2" w:line="200" w:lineRule="exact"/>
      </w:pPr>
    </w:p>
    <w:p w:rsidR="00B72476" w:rsidRDefault="00CB77E8">
      <w:pPr>
        <w:ind w:left="120"/>
        <w:rPr>
          <w:sz w:val="24"/>
          <w:szCs w:val="24"/>
        </w:rPr>
      </w:pPr>
      <w:r>
        <w:rPr>
          <w:sz w:val="24"/>
          <w:szCs w:val="24"/>
        </w:rPr>
        <w:t>Crump,</w:t>
      </w:r>
      <w:r>
        <w:rPr>
          <w:spacing w:val="-7"/>
          <w:sz w:val="24"/>
          <w:szCs w:val="24"/>
        </w:rPr>
        <w:t xml:space="preserve"> </w:t>
      </w:r>
      <w:r>
        <w:rPr>
          <w:sz w:val="24"/>
          <w:szCs w:val="24"/>
        </w:rPr>
        <w:t>M.</w:t>
      </w:r>
      <w:r>
        <w:rPr>
          <w:spacing w:val="-3"/>
          <w:sz w:val="24"/>
          <w:szCs w:val="24"/>
        </w:rPr>
        <w:t xml:space="preserve"> </w:t>
      </w:r>
      <w:r>
        <w:rPr>
          <w:sz w:val="24"/>
          <w:szCs w:val="24"/>
        </w:rPr>
        <w:t>J.</w:t>
      </w:r>
      <w:r>
        <w:rPr>
          <w:spacing w:val="-2"/>
          <w:sz w:val="24"/>
          <w:szCs w:val="24"/>
        </w:rPr>
        <w:t xml:space="preserve"> </w:t>
      </w:r>
      <w:r>
        <w:rPr>
          <w:sz w:val="24"/>
          <w:szCs w:val="24"/>
        </w:rPr>
        <w:t>C.,</w:t>
      </w:r>
      <w:r>
        <w:rPr>
          <w:spacing w:val="-3"/>
          <w:sz w:val="24"/>
          <w:szCs w:val="24"/>
        </w:rPr>
        <w:t xml:space="preserve"> </w:t>
      </w:r>
      <w:r>
        <w:rPr>
          <w:sz w:val="24"/>
          <w:szCs w:val="24"/>
        </w:rPr>
        <w:t>McDonnell,</w:t>
      </w:r>
      <w:r>
        <w:rPr>
          <w:spacing w:val="-12"/>
          <w:sz w:val="24"/>
          <w:szCs w:val="24"/>
        </w:rPr>
        <w:t xml:space="preserve"> </w:t>
      </w:r>
      <w:r>
        <w:rPr>
          <w:sz w:val="24"/>
          <w:szCs w:val="24"/>
        </w:rPr>
        <w:t>J.</w:t>
      </w:r>
      <w:r>
        <w:rPr>
          <w:spacing w:val="-2"/>
          <w:sz w:val="24"/>
          <w:szCs w:val="24"/>
        </w:rPr>
        <w:t xml:space="preserve"> </w:t>
      </w:r>
      <w:r>
        <w:rPr>
          <w:spacing w:val="-31"/>
          <w:sz w:val="24"/>
          <w:szCs w:val="24"/>
        </w:rPr>
        <w:t>V</w:t>
      </w:r>
      <w:r>
        <w:rPr>
          <w:sz w:val="24"/>
          <w:szCs w:val="24"/>
        </w:rPr>
        <w:t>.,</w:t>
      </w:r>
      <w:r>
        <w:rPr>
          <w:spacing w:val="-3"/>
          <w:sz w:val="24"/>
          <w:szCs w:val="24"/>
        </w:rPr>
        <w:t xml:space="preserve"> </w:t>
      </w:r>
      <w:r>
        <w:rPr>
          <w:sz w:val="24"/>
          <w:szCs w:val="24"/>
        </w:rPr>
        <w:t>&amp;</w:t>
      </w:r>
      <w:r>
        <w:rPr>
          <w:spacing w:val="-2"/>
          <w:sz w:val="24"/>
          <w:szCs w:val="24"/>
        </w:rPr>
        <w:t xml:space="preserve"> </w:t>
      </w:r>
      <w:r>
        <w:rPr>
          <w:sz w:val="24"/>
          <w:szCs w:val="24"/>
        </w:rPr>
        <w:t>Gureckis,</w:t>
      </w:r>
      <w:r>
        <w:rPr>
          <w:spacing w:val="-9"/>
          <w:sz w:val="24"/>
          <w:szCs w:val="24"/>
        </w:rPr>
        <w:t xml:space="preserve"> </w:t>
      </w:r>
      <w:r>
        <w:rPr>
          <w:sz w:val="24"/>
          <w:szCs w:val="24"/>
        </w:rPr>
        <w:t>T.</w:t>
      </w:r>
      <w:r>
        <w:rPr>
          <w:spacing w:val="-2"/>
          <w:sz w:val="24"/>
          <w:szCs w:val="24"/>
        </w:rPr>
        <w:t xml:space="preserve"> </w:t>
      </w:r>
      <w:r>
        <w:rPr>
          <w:sz w:val="24"/>
          <w:szCs w:val="24"/>
        </w:rPr>
        <w:t>M.</w:t>
      </w:r>
      <w:r>
        <w:rPr>
          <w:spacing w:val="23"/>
          <w:sz w:val="24"/>
          <w:szCs w:val="24"/>
        </w:rPr>
        <w:t xml:space="preserve"> </w:t>
      </w:r>
      <w:r>
        <w:rPr>
          <w:sz w:val="24"/>
          <w:szCs w:val="24"/>
        </w:rPr>
        <w:t>(2013,</w:t>
      </w:r>
      <w:r>
        <w:rPr>
          <w:spacing w:val="-6"/>
          <w:sz w:val="24"/>
          <w:szCs w:val="24"/>
        </w:rPr>
        <w:t xml:space="preserve"> </w:t>
      </w:r>
      <w:r>
        <w:rPr>
          <w:sz w:val="24"/>
          <w:szCs w:val="24"/>
        </w:rPr>
        <w:t>March).</w:t>
      </w:r>
      <w:r>
        <w:rPr>
          <w:spacing w:val="18"/>
          <w:sz w:val="24"/>
          <w:szCs w:val="24"/>
        </w:rPr>
        <w:t xml:space="preserve"> </w:t>
      </w:r>
      <w:r>
        <w:rPr>
          <w:sz w:val="24"/>
          <w:szCs w:val="24"/>
        </w:rPr>
        <w:t>E</w:t>
      </w:r>
      <w:r>
        <w:rPr>
          <w:spacing w:val="-6"/>
          <w:sz w:val="24"/>
          <w:szCs w:val="24"/>
        </w:rPr>
        <w:t>v</w:t>
      </w:r>
      <w:r>
        <w:rPr>
          <w:sz w:val="24"/>
          <w:szCs w:val="24"/>
        </w:rPr>
        <w:t>aluating</w:t>
      </w:r>
      <w:r>
        <w:rPr>
          <w:spacing w:val="-10"/>
          <w:sz w:val="24"/>
          <w:szCs w:val="24"/>
        </w:rPr>
        <w:t xml:space="preserve"> </w:t>
      </w:r>
      <w:r>
        <w:rPr>
          <w:sz w:val="24"/>
          <w:szCs w:val="24"/>
        </w:rPr>
        <w:t>Amazon</w:t>
      </w:r>
      <w:r>
        <w:rPr>
          <w:spacing w:val="-13"/>
          <w:sz w:val="24"/>
          <w:szCs w:val="24"/>
        </w:rPr>
        <w:t>’</w:t>
      </w:r>
      <w:r>
        <w:rPr>
          <w:sz w:val="24"/>
          <w:szCs w:val="24"/>
        </w:rPr>
        <w:t>s</w:t>
      </w:r>
    </w:p>
    <w:p w:rsidR="00B72476" w:rsidRDefault="00B72476">
      <w:pPr>
        <w:spacing w:before="2" w:line="200" w:lineRule="exact"/>
      </w:pPr>
    </w:p>
    <w:p w:rsidR="00B72476" w:rsidRDefault="00CB77E8">
      <w:pPr>
        <w:spacing w:line="415" w:lineRule="auto"/>
        <w:ind w:left="120" w:right="137" w:firstLine="585"/>
        <w:rPr>
          <w:sz w:val="24"/>
          <w:szCs w:val="24"/>
        </w:rPr>
        <w:sectPr w:rsidR="00B72476">
          <w:pgSz w:w="12240" w:h="15840"/>
          <w:pgMar w:top="960" w:right="1320" w:bottom="280" w:left="1320" w:header="736" w:footer="0" w:gutter="0"/>
          <w:cols w:space="720"/>
        </w:sectPr>
      </w:pPr>
      <w:r>
        <w:rPr>
          <w:sz w:val="24"/>
          <w:szCs w:val="24"/>
        </w:rPr>
        <w:t>Mechanical</w:t>
      </w:r>
      <w:r>
        <w:rPr>
          <w:spacing w:val="-12"/>
          <w:sz w:val="24"/>
          <w:szCs w:val="24"/>
        </w:rPr>
        <w:t xml:space="preserve"> </w:t>
      </w:r>
      <w:r>
        <w:rPr>
          <w:spacing w:val="-11"/>
          <w:sz w:val="24"/>
          <w:szCs w:val="24"/>
        </w:rPr>
        <w:t>T</w:t>
      </w:r>
      <w:r>
        <w:rPr>
          <w:sz w:val="24"/>
          <w:szCs w:val="24"/>
        </w:rPr>
        <w:t>urk</w:t>
      </w:r>
      <w:r>
        <w:rPr>
          <w:spacing w:val="-6"/>
          <w:sz w:val="24"/>
          <w:szCs w:val="24"/>
        </w:rPr>
        <w:t xml:space="preserve"> </w:t>
      </w:r>
      <w:r>
        <w:rPr>
          <w:sz w:val="24"/>
          <w:szCs w:val="24"/>
        </w:rPr>
        <w:t>as</w:t>
      </w:r>
      <w:r>
        <w:rPr>
          <w:spacing w:val="-3"/>
          <w:sz w:val="24"/>
          <w:szCs w:val="24"/>
        </w:rPr>
        <w:t xml:space="preserve"> </w:t>
      </w:r>
      <w:r>
        <w:rPr>
          <w:sz w:val="24"/>
          <w:szCs w:val="24"/>
        </w:rPr>
        <w:t>a</w:t>
      </w:r>
      <w:r>
        <w:rPr>
          <w:spacing w:val="-2"/>
          <w:sz w:val="24"/>
          <w:szCs w:val="24"/>
        </w:rPr>
        <w:t xml:space="preserve"> </w:t>
      </w:r>
      <w:r>
        <w:rPr>
          <w:spacing w:val="-19"/>
          <w:sz w:val="24"/>
          <w:szCs w:val="24"/>
        </w:rPr>
        <w:t>T</w:t>
      </w:r>
      <w:r>
        <w:rPr>
          <w:sz w:val="24"/>
          <w:szCs w:val="24"/>
        </w:rPr>
        <w:t>ool</w:t>
      </w:r>
      <w:r>
        <w:rPr>
          <w:spacing w:val="-6"/>
          <w:sz w:val="24"/>
          <w:szCs w:val="24"/>
        </w:rPr>
        <w:t xml:space="preserve"> </w:t>
      </w:r>
      <w:r>
        <w:rPr>
          <w:sz w:val="24"/>
          <w:szCs w:val="24"/>
        </w:rPr>
        <w:t>for</w:t>
      </w:r>
      <w:r>
        <w:rPr>
          <w:spacing w:val="-4"/>
          <w:sz w:val="24"/>
          <w:szCs w:val="24"/>
        </w:rPr>
        <w:t xml:space="preserve"> </w:t>
      </w:r>
      <w:r>
        <w:rPr>
          <w:sz w:val="24"/>
          <w:szCs w:val="24"/>
        </w:rPr>
        <w:t>Experimental</w:t>
      </w:r>
      <w:r>
        <w:rPr>
          <w:spacing w:val="-14"/>
          <w:sz w:val="24"/>
          <w:szCs w:val="24"/>
        </w:rPr>
        <w:t xml:space="preserve"> </w:t>
      </w:r>
      <w:r>
        <w:rPr>
          <w:sz w:val="24"/>
          <w:szCs w:val="24"/>
        </w:rPr>
        <w:t>Beh</w:t>
      </w:r>
      <w:r>
        <w:rPr>
          <w:spacing w:val="-5"/>
          <w:sz w:val="24"/>
          <w:szCs w:val="24"/>
        </w:rPr>
        <w:t>a</w:t>
      </w:r>
      <w:r>
        <w:rPr>
          <w:sz w:val="24"/>
          <w:szCs w:val="24"/>
        </w:rPr>
        <w:t>vioral</w:t>
      </w:r>
      <w:r>
        <w:rPr>
          <w:spacing w:val="-12"/>
          <w:sz w:val="24"/>
          <w:szCs w:val="24"/>
        </w:rPr>
        <w:t xml:space="preserve"> </w:t>
      </w:r>
      <w:r>
        <w:rPr>
          <w:sz w:val="24"/>
          <w:szCs w:val="24"/>
        </w:rPr>
        <w:t>Research.</w:t>
      </w:r>
      <w:r>
        <w:rPr>
          <w:spacing w:val="15"/>
          <w:sz w:val="24"/>
          <w:szCs w:val="24"/>
        </w:rPr>
        <w:t xml:space="preserve"> </w:t>
      </w:r>
      <w:r>
        <w:rPr>
          <w:sz w:val="24"/>
          <w:szCs w:val="24"/>
        </w:rPr>
        <w:t>PloS</w:t>
      </w:r>
      <w:r>
        <w:rPr>
          <w:spacing w:val="-6"/>
          <w:sz w:val="24"/>
          <w:szCs w:val="24"/>
        </w:rPr>
        <w:t xml:space="preserve"> </w:t>
      </w:r>
      <w:r>
        <w:rPr>
          <w:sz w:val="24"/>
          <w:szCs w:val="24"/>
        </w:rPr>
        <w:t>One,</w:t>
      </w:r>
      <w:r>
        <w:rPr>
          <w:spacing w:val="-6"/>
          <w:sz w:val="24"/>
          <w:szCs w:val="24"/>
        </w:rPr>
        <w:t xml:space="preserve"> </w:t>
      </w:r>
      <w:r>
        <w:rPr>
          <w:sz w:val="24"/>
          <w:szCs w:val="24"/>
        </w:rPr>
        <w:t>8(3),</w:t>
      </w:r>
      <w:r>
        <w:rPr>
          <w:spacing w:val="-6"/>
          <w:sz w:val="24"/>
          <w:szCs w:val="24"/>
        </w:rPr>
        <w:t xml:space="preserve"> </w:t>
      </w:r>
      <w:r>
        <w:rPr>
          <w:sz w:val="24"/>
          <w:szCs w:val="24"/>
        </w:rPr>
        <w:t>e57410. Firth,</w:t>
      </w:r>
      <w:r>
        <w:rPr>
          <w:spacing w:val="-5"/>
          <w:sz w:val="24"/>
          <w:szCs w:val="24"/>
        </w:rPr>
        <w:t xml:space="preserve"> </w:t>
      </w:r>
      <w:r>
        <w:rPr>
          <w:sz w:val="24"/>
          <w:szCs w:val="24"/>
        </w:rPr>
        <w:t>J.</w:t>
      </w:r>
      <w:r>
        <w:rPr>
          <w:spacing w:val="-2"/>
          <w:sz w:val="24"/>
          <w:szCs w:val="24"/>
        </w:rPr>
        <w:t xml:space="preserve"> </w:t>
      </w:r>
      <w:r>
        <w:rPr>
          <w:sz w:val="24"/>
          <w:szCs w:val="24"/>
        </w:rPr>
        <w:t>R.</w:t>
      </w:r>
      <w:r>
        <w:rPr>
          <w:spacing w:val="24"/>
          <w:sz w:val="24"/>
          <w:szCs w:val="24"/>
        </w:rPr>
        <w:t xml:space="preserve"> </w:t>
      </w:r>
      <w:r>
        <w:rPr>
          <w:sz w:val="24"/>
          <w:szCs w:val="24"/>
        </w:rPr>
        <w:t>(1957).</w:t>
      </w:r>
      <w:r>
        <w:rPr>
          <w:spacing w:val="19"/>
          <w:sz w:val="24"/>
          <w:szCs w:val="24"/>
        </w:rPr>
        <w:t xml:space="preserve"> </w:t>
      </w:r>
      <w:r>
        <w:rPr>
          <w:sz w:val="24"/>
          <w:szCs w:val="24"/>
        </w:rPr>
        <w:t>A</w:t>
      </w:r>
      <w:r>
        <w:rPr>
          <w:spacing w:val="-2"/>
          <w:sz w:val="24"/>
          <w:szCs w:val="24"/>
        </w:rPr>
        <w:t xml:space="preserve"> </w:t>
      </w:r>
      <w:r>
        <w:rPr>
          <w:sz w:val="24"/>
          <w:szCs w:val="24"/>
        </w:rPr>
        <w:t>Synopsis</w:t>
      </w:r>
      <w:r>
        <w:rPr>
          <w:spacing w:val="-9"/>
          <w:sz w:val="24"/>
          <w:szCs w:val="24"/>
        </w:rPr>
        <w:t xml:space="preserve"> </w:t>
      </w:r>
      <w:r>
        <w:rPr>
          <w:sz w:val="24"/>
          <w:szCs w:val="24"/>
        </w:rPr>
        <w:t>of</w:t>
      </w:r>
      <w:r>
        <w:rPr>
          <w:spacing w:val="-2"/>
          <w:sz w:val="24"/>
          <w:szCs w:val="24"/>
        </w:rPr>
        <w:t xml:space="preserve"> </w:t>
      </w:r>
      <w:r>
        <w:rPr>
          <w:sz w:val="24"/>
          <w:szCs w:val="24"/>
        </w:rPr>
        <w:t>Linguistic</w:t>
      </w:r>
      <w:r>
        <w:rPr>
          <w:spacing w:val="-10"/>
          <w:sz w:val="24"/>
          <w:szCs w:val="24"/>
        </w:rPr>
        <w:t xml:space="preserve"> </w:t>
      </w:r>
      <w:r>
        <w:rPr>
          <w:sz w:val="24"/>
          <w:szCs w:val="24"/>
        </w:rPr>
        <w:t>Theory</w:t>
      </w:r>
      <w:r>
        <w:rPr>
          <w:spacing w:val="-7"/>
          <w:sz w:val="24"/>
          <w:szCs w:val="24"/>
        </w:rPr>
        <w:t xml:space="preserve"> </w:t>
      </w:r>
      <w:r>
        <w:rPr>
          <w:sz w:val="24"/>
          <w:szCs w:val="24"/>
        </w:rPr>
        <w:t>1930-1955.</w:t>
      </w:r>
      <w:r>
        <w:rPr>
          <w:spacing w:val="15"/>
          <w:sz w:val="24"/>
          <w:szCs w:val="24"/>
        </w:rPr>
        <w:t xml:space="preserve"> </w:t>
      </w:r>
      <w:r>
        <w:rPr>
          <w:sz w:val="24"/>
          <w:szCs w:val="24"/>
        </w:rPr>
        <w:t>In</w:t>
      </w:r>
      <w:r>
        <w:rPr>
          <w:spacing w:val="-2"/>
          <w:sz w:val="24"/>
          <w:szCs w:val="24"/>
        </w:rPr>
        <w:t xml:space="preserve"> </w:t>
      </w:r>
      <w:r>
        <w:rPr>
          <w:sz w:val="24"/>
          <w:szCs w:val="24"/>
        </w:rPr>
        <w:t>Studies</w:t>
      </w:r>
      <w:r>
        <w:rPr>
          <w:spacing w:val="-21"/>
          <w:sz w:val="24"/>
          <w:szCs w:val="24"/>
        </w:rPr>
        <w:t xml:space="preserve"> </w:t>
      </w:r>
      <w:r>
        <w:rPr>
          <w:sz w:val="24"/>
          <w:szCs w:val="24"/>
        </w:rPr>
        <w:t>in</w:t>
      </w:r>
      <w:r>
        <w:rPr>
          <w:spacing w:val="-2"/>
          <w:sz w:val="24"/>
          <w:szCs w:val="24"/>
        </w:rPr>
        <w:t xml:space="preserve"> </w:t>
      </w:r>
      <w:r>
        <w:rPr>
          <w:sz w:val="24"/>
          <w:szCs w:val="24"/>
        </w:rPr>
        <w:t>linguistic</w:t>
      </w:r>
      <w:r>
        <w:rPr>
          <w:spacing w:val="-9"/>
          <w:sz w:val="24"/>
          <w:szCs w:val="24"/>
        </w:rPr>
        <w:t xml:space="preserve"> </w:t>
      </w:r>
      <w:r>
        <w:rPr>
          <w:w w:val="101"/>
          <w:sz w:val="24"/>
          <w:szCs w:val="24"/>
        </w:rPr>
        <w:t>analysis</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ind w:left="705"/>
        <w:rPr>
          <w:sz w:val="24"/>
          <w:szCs w:val="24"/>
        </w:rPr>
      </w:pPr>
      <w:r>
        <w:rPr>
          <w:sz w:val="24"/>
          <w:szCs w:val="24"/>
        </w:rPr>
        <w:t>(pp.</w:t>
      </w:r>
      <w:r>
        <w:rPr>
          <w:spacing w:val="-4"/>
          <w:sz w:val="24"/>
          <w:szCs w:val="24"/>
        </w:rPr>
        <w:t xml:space="preserve"> </w:t>
      </w:r>
      <w:r>
        <w:rPr>
          <w:sz w:val="24"/>
          <w:szCs w:val="24"/>
        </w:rPr>
        <w:t>1–32).</w:t>
      </w:r>
      <w:r>
        <w:rPr>
          <w:spacing w:val="20"/>
          <w:sz w:val="24"/>
          <w:szCs w:val="24"/>
        </w:rPr>
        <w:t xml:space="preserve"> </w:t>
      </w:r>
      <w:r>
        <w:rPr>
          <w:sz w:val="24"/>
          <w:szCs w:val="24"/>
        </w:rPr>
        <w:t>Oxford:</w:t>
      </w:r>
      <w:r>
        <w:rPr>
          <w:spacing w:val="6"/>
          <w:sz w:val="24"/>
          <w:szCs w:val="24"/>
        </w:rPr>
        <w:t xml:space="preserve"> </w:t>
      </w:r>
      <w:r>
        <w:rPr>
          <w:sz w:val="24"/>
          <w:szCs w:val="24"/>
        </w:rPr>
        <w:t>Blackwell.</w:t>
      </w:r>
    </w:p>
    <w:p w:rsidR="00B72476" w:rsidRDefault="00B72476">
      <w:pPr>
        <w:spacing w:before="2" w:line="200" w:lineRule="exact"/>
      </w:pPr>
    </w:p>
    <w:p w:rsidR="00B72476" w:rsidRDefault="00CB77E8">
      <w:pPr>
        <w:ind w:left="120"/>
        <w:rPr>
          <w:sz w:val="24"/>
          <w:szCs w:val="24"/>
        </w:rPr>
      </w:pPr>
      <w:r>
        <w:rPr>
          <w:sz w:val="24"/>
          <w:szCs w:val="24"/>
        </w:rPr>
        <w:t>Frank,</w:t>
      </w:r>
      <w:r>
        <w:rPr>
          <w:spacing w:val="-6"/>
          <w:sz w:val="24"/>
          <w:szCs w:val="24"/>
        </w:rPr>
        <w:t xml:space="preserve"> </w:t>
      </w:r>
      <w:r>
        <w:rPr>
          <w:sz w:val="24"/>
          <w:szCs w:val="24"/>
        </w:rPr>
        <w:t>M.</w:t>
      </w:r>
      <w:r>
        <w:rPr>
          <w:spacing w:val="-3"/>
          <w:sz w:val="24"/>
          <w:szCs w:val="24"/>
        </w:rPr>
        <w:t xml:space="preserve"> </w:t>
      </w:r>
      <w:r>
        <w:rPr>
          <w:sz w:val="24"/>
          <w:szCs w:val="24"/>
        </w:rPr>
        <w:t>C.,</w:t>
      </w:r>
      <w:r>
        <w:rPr>
          <w:spacing w:val="-3"/>
          <w:sz w:val="24"/>
          <w:szCs w:val="24"/>
        </w:rPr>
        <w:t xml:space="preserve"> </w:t>
      </w:r>
      <w:r>
        <w:rPr>
          <w:sz w:val="24"/>
          <w:szCs w:val="24"/>
        </w:rPr>
        <w:t>&amp;</w:t>
      </w:r>
      <w:r>
        <w:rPr>
          <w:spacing w:val="-2"/>
          <w:sz w:val="24"/>
          <w:szCs w:val="24"/>
        </w:rPr>
        <w:t xml:space="preserve"> </w:t>
      </w:r>
      <w:r>
        <w:rPr>
          <w:sz w:val="24"/>
          <w:szCs w:val="24"/>
        </w:rPr>
        <w:t>Gibson,</w:t>
      </w:r>
      <w:r>
        <w:rPr>
          <w:spacing w:val="-8"/>
          <w:sz w:val="24"/>
          <w:szCs w:val="24"/>
        </w:rPr>
        <w:t xml:space="preserve"> </w:t>
      </w:r>
      <w:r>
        <w:rPr>
          <w:sz w:val="24"/>
          <w:szCs w:val="24"/>
        </w:rPr>
        <w:t>E.</w:t>
      </w:r>
      <w:r>
        <w:rPr>
          <w:spacing w:val="24"/>
          <w:sz w:val="24"/>
          <w:szCs w:val="24"/>
        </w:rPr>
        <w:t xml:space="preserve"> </w:t>
      </w:r>
      <w:r>
        <w:rPr>
          <w:sz w:val="24"/>
          <w:szCs w:val="24"/>
        </w:rPr>
        <w:t>(2011).</w:t>
      </w:r>
      <w:r>
        <w:rPr>
          <w:spacing w:val="19"/>
          <w:sz w:val="24"/>
          <w:szCs w:val="24"/>
        </w:rPr>
        <w:t xml:space="preserve"> </w:t>
      </w:r>
      <w:r>
        <w:rPr>
          <w:sz w:val="24"/>
          <w:szCs w:val="24"/>
        </w:rPr>
        <w:t>O</w:t>
      </w:r>
      <w:r>
        <w:rPr>
          <w:spacing w:val="-4"/>
          <w:sz w:val="24"/>
          <w:szCs w:val="24"/>
        </w:rPr>
        <w:t>v</w:t>
      </w:r>
      <w:r>
        <w:rPr>
          <w:sz w:val="24"/>
          <w:szCs w:val="24"/>
        </w:rPr>
        <w:t>ercoming</w:t>
      </w:r>
      <w:r>
        <w:rPr>
          <w:spacing w:val="-12"/>
          <w:sz w:val="24"/>
          <w:szCs w:val="24"/>
        </w:rPr>
        <w:t xml:space="preserve"> </w:t>
      </w:r>
      <w:r>
        <w:rPr>
          <w:sz w:val="24"/>
          <w:szCs w:val="24"/>
        </w:rPr>
        <w:t>memory</w:t>
      </w:r>
      <w:r>
        <w:rPr>
          <w:spacing w:val="-8"/>
          <w:sz w:val="24"/>
          <w:szCs w:val="24"/>
        </w:rPr>
        <w:t xml:space="preserve"> </w:t>
      </w:r>
      <w:r>
        <w:rPr>
          <w:sz w:val="24"/>
          <w:szCs w:val="24"/>
        </w:rPr>
        <w:t>limitations</w:t>
      </w:r>
      <w:r>
        <w:rPr>
          <w:spacing w:val="-10"/>
          <w:sz w:val="24"/>
          <w:szCs w:val="24"/>
        </w:rPr>
        <w:t xml:space="preserve"> </w:t>
      </w:r>
      <w:r>
        <w:rPr>
          <w:sz w:val="24"/>
          <w:szCs w:val="24"/>
        </w:rPr>
        <w:t>in</w:t>
      </w:r>
      <w:r>
        <w:rPr>
          <w:spacing w:val="-2"/>
          <w:sz w:val="24"/>
          <w:szCs w:val="24"/>
        </w:rPr>
        <w:t xml:space="preserve"> </w:t>
      </w:r>
      <w:r>
        <w:rPr>
          <w:sz w:val="24"/>
          <w:szCs w:val="24"/>
        </w:rPr>
        <w:t>rule</w:t>
      </w:r>
      <w:r>
        <w:rPr>
          <w:spacing w:val="-4"/>
          <w:sz w:val="24"/>
          <w:szCs w:val="24"/>
        </w:rPr>
        <w:t xml:space="preserve"> </w:t>
      </w:r>
      <w:r>
        <w:rPr>
          <w:sz w:val="24"/>
          <w:szCs w:val="24"/>
        </w:rPr>
        <w:t>learning.</w:t>
      </w:r>
      <w:r>
        <w:rPr>
          <w:spacing w:val="18"/>
          <w:sz w:val="24"/>
          <w:szCs w:val="24"/>
        </w:rPr>
        <w:t xml:space="preserve"> </w:t>
      </w:r>
      <w:r>
        <w:rPr>
          <w:w w:val="101"/>
          <w:sz w:val="24"/>
          <w:szCs w:val="24"/>
        </w:rPr>
        <w:t>Langu</w:t>
      </w:r>
      <w:r>
        <w:rPr>
          <w:spacing w:val="-2"/>
          <w:w w:val="101"/>
          <w:sz w:val="24"/>
          <w:szCs w:val="24"/>
        </w:rPr>
        <w:t>a</w:t>
      </w:r>
      <w:r>
        <w:rPr>
          <w:spacing w:val="-2"/>
          <w:w w:val="99"/>
          <w:sz w:val="24"/>
          <w:szCs w:val="24"/>
        </w:rPr>
        <w:t>g</w:t>
      </w:r>
      <w:r>
        <w:rPr>
          <w:w w:val="99"/>
          <w:sz w:val="24"/>
          <w:szCs w:val="24"/>
        </w:rPr>
        <w:t>e</w:t>
      </w:r>
    </w:p>
    <w:p w:rsidR="00B72476" w:rsidRDefault="00B72476">
      <w:pPr>
        <w:spacing w:before="2" w:line="200" w:lineRule="exact"/>
      </w:pPr>
    </w:p>
    <w:p w:rsidR="00B72476" w:rsidRDefault="00CB77E8">
      <w:pPr>
        <w:ind w:left="705"/>
        <w:rPr>
          <w:sz w:val="24"/>
          <w:szCs w:val="24"/>
        </w:rPr>
      </w:pPr>
      <w:r>
        <w:rPr>
          <w:sz w:val="24"/>
          <w:szCs w:val="24"/>
        </w:rPr>
        <w:t>Learning</w:t>
      </w:r>
      <w:r>
        <w:rPr>
          <w:spacing w:val="9"/>
          <w:sz w:val="24"/>
          <w:szCs w:val="24"/>
        </w:rPr>
        <w:t xml:space="preserve"> </w:t>
      </w:r>
      <w:r>
        <w:rPr>
          <w:sz w:val="24"/>
          <w:szCs w:val="24"/>
        </w:rPr>
        <w:t>and</w:t>
      </w:r>
      <w:r>
        <w:rPr>
          <w:spacing w:val="10"/>
          <w:sz w:val="24"/>
          <w:szCs w:val="24"/>
        </w:rPr>
        <w:t xml:space="preserve"> </w:t>
      </w:r>
      <w:r>
        <w:rPr>
          <w:w w:val="97"/>
          <w:sz w:val="24"/>
          <w:szCs w:val="24"/>
        </w:rPr>
        <w:t>D</w:t>
      </w:r>
      <w:r>
        <w:rPr>
          <w:spacing w:val="-4"/>
          <w:w w:val="97"/>
          <w:sz w:val="24"/>
          <w:szCs w:val="24"/>
        </w:rPr>
        <w:t>e</w:t>
      </w:r>
      <w:r>
        <w:rPr>
          <w:w w:val="97"/>
          <w:sz w:val="24"/>
          <w:szCs w:val="24"/>
        </w:rPr>
        <w:t>velopmen</w:t>
      </w:r>
      <w:r>
        <w:rPr>
          <w:spacing w:val="4"/>
          <w:w w:val="97"/>
          <w:sz w:val="24"/>
          <w:szCs w:val="24"/>
        </w:rPr>
        <w:t>t</w:t>
      </w:r>
      <w:r>
        <w:rPr>
          <w:w w:val="97"/>
          <w:sz w:val="24"/>
          <w:szCs w:val="24"/>
        </w:rPr>
        <w:t>,</w:t>
      </w:r>
      <w:r>
        <w:rPr>
          <w:spacing w:val="9"/>
          <w:w w:val="97"/>
          <w:sz w:val="24"/>
          <w:szCs w:val="24"/>
        </w:rPr>
        <w:t xml:space="preserve"> </w:t>
      </w:r>
      <w:r>
        <w:rPr>
          <w:spacing w:val="9"/>
          <w:sz w:val="24"/>
          <w:szCs w:val="24"/>
        </w:rPr>
        <w:t>7</w:t>
      </w:r>
      <w:r>
        <w:rPr>
          <w:sz w:val="24"/>
          <w:szCs w:val="24"/>
        </w:rPr>
        <w:t>(2),</w:t>
      </w:r>
      <w:r>
        <w:rPr>
          <w:spacing w:val="-5"/>
          <w:sz w:val="24"/>
          <w:szCs w:val="24"/>
        </w:rPr>
        <w:t xml:space="preserve"> </w:t>
      </w:r>
      <w:r>
        <w:rPr>
          <w:sz w:val="24"/>
          <w:szCs w:val="24"/>
        </w:rPr>
        <w:t>130–148.</w:t>
      </w:r>
    </w:p>
    <w:p w:rsidR="00B72476" w:rsidRDefault="00B72476">
      <w:pPr>
        <w:spacing w:before="2" w:line="200" w:lineRule="exact"/>
      </w:pPr>
    </w:p>
    <w:p w:rsidR="00B72476" w:rsidRDefault="00CB77E8">
      <w:pPr>
        <w:ind w:left="120"/>
        <w:rPr>
          <w:sz w:val="24"/>
          <w:szCs w:val="24"/>
        </w:rPr>
      </w:pPr>
      <w:r>
        <w:rPr>
          <w:sz w:val="24"/>
          <w:szCs w:val="24"/>
        </w:rPr>
        <w:t>Frigo,</w:t>
      </w:r>
      <w:r>
        <w:rPr>
          <w:spacing w:val="-7"/>
          <w:sz w:val="24"/>
          <w:szCs w:val="24"/>
        </w:rPr>
        <w:t xml:space="preserve"> </w:t>
      </w:r>
      <w:r>
        <w:rPr>
          <w:sz w:val="24"/>
          <w:szCs w:val="24"/>
        </w:rPr>
        <w:t>L.,</w:t>
      </w:r>
      <w:r>
        <w:rPr>
          <w:spacing w:val="-4"/>
          <w:sz w:val="24"/>
          <w:szCs w:val="24"/>
        </w:rPr>
        <w:t xml:space="preserve"> </w:t>
      </w:r>
      <w:r>
        <w:rPr>
          <w:sz w:val="24"/>
          <w:szCs w:val="24"/>
        </w:rPr>
        <w:t>&amp;</w:t>
      </w:r>
      <w:r>
        <w:rPr>
          <w:spacing w:val="-3"/>
          <w:sz w:val="24"/>
          <w:szCs w:val="24"/>
        </w:rPr>
        <w:t xml:space="preserve"> </w:t>
      </w:r>
      <w:r>
        <w:rPr>
          <w:sz w:val="24"/>
          <w:szCs w:val="24"/>
        </w:rPr>
        <w:t>McDonald,</w:t>
      </w:r>
      <w:r>
        <w:rPr>
          <w:spacing w:val="-12"/>
          <w:sz w:val="24"/>
          <w:szCs w:val="24"/>
        </w:rPr>
        <w:t xml:space="preserve"> </w:t>
      </w:r>
      <w:r>
        <w:rPr>
          <w:sz w:val="24"/>
          <w:szCs w:val="24"/>
        </w:rPr>
        <w:t>J.</w:t>
      </w:r>
      <w:r>
        <w:rPr>
          <w:spacing w:val="-3"/>
          <w:sz w:val="24"/>
          <w:szCs w:val="24"/>
        </w:rPr>
        <w:t xml:space="preserve"> </w:t>
      </w:r>
      <w:r>
        <w:rPr>
          <w:sz w:val="24"/>
          <w:szCs w:val="24"/>
        </w:rPr>
        <w:t>L.</w:t>
      </w:r>
      <w:r>
        <w:rPr>
          <w:spacing w:val="23"/>
          <w:sz w:val="24"/>
          <w:szCs w:val="24"/>
        </w:rPr>
        <w:t xml:space="preserve"> </w:t>
      </w:r>
      <w:r>
        <w:rPr>
          <w:sz w:val="24"/>
          <w:szCs w:val="24"/>
        </w:rPr>
        <w:t>(1998,</w:t>
      </w:r>
      <w:r>
        <w:rPr>
          <w:spacing w:val="-7"/>
          <w:sz w:val="24"/>
          <w:szCs w:val="24"/>
        </w:rPr>
        <w:t xml:space="preserve"> </w:t>
      </w:r>
      <w:r>
        <w:rPr>
          <w:sz w:val="24"/>
          <w:szCs w:val="24"/>
        </w:rPr>
        <w:t>August).</w:t>
      </w:r>
      <w:r>
        <w:rPr>
          <w:spacing w:val="17"/>
          <w:sz w:val="24"/>
          <w:szCs w:val="24"/>
        </w:rPr>
        <w:t xml:space="preserve"> </w:t>
      </w:r>
      <w:r>
        <w:rPr>
          <w:sz w:val="24"/>
          <w:szCs w:val="24"/>
        </w:rPr>
        <w:t>Properties</w:t>
      </w:r>
      <w:r>
        <w:rPr>
          <w:spacing w:val="-11"/>
          <w:sz w:val="24"/>
          <w:szCs w:val="24"/>
        </w:rPr>
        <w:t xml:space="preserve"> </w:t>
      </w:r>
      <w:r>
        <w:rPr>
          <w:sz w:val="24"/>
          <w:szCs w:val="24"/>
        </w:rPr>
        <w:t>of</w:t>
      </w:r>
      <w:r>
        <w:rPr>
          <w:spacing w:val="-3"/>
          <w:sz w:val="24"/>
          <w:szCs w:val="24"/>
        </w:rPr>
        <w:t xml:space="preserve"> </w:t>
      </w:r>
      <w:r>
        <w:rPr>
          <w:sz w:val="24"/>
          <w:szCs w:val="24"/>
        </w:rPr>
        <w:t>Phonological</w:t>
      </w:r>
      <w:r>
        <w:rPr>
          <w:spacing w:val="-14"/>
          <w:sz w:val="24"/>
          <w:szCs w:val="24"/>
        </w:rPr>
        <w:t xml:space="preserve"> </w:t>
      </w:r>
      <w:r>
        <w:rPr>
          <w:sz w:val="24"/>
          <w:szCs w:val="24"/>
        </w:rPr>
        <w:t>Mar</w:t>
      </w:r>
      <w:r>
        <w:rPr>
          <w:spacing w:val="-2"/>
          <w:sz w:val="24"/>
          <w:szCs w:val="24"/>
        </w:rPr>
        <w:t>k</w:t>
      </w:r>
      <w:r>
        <w:rPr>
          <w:sz w:val="24"/>
          <w:szCs w:val="24"/>
        </w:rPr>
        <w:t>ers</w:t>
      </w:r>
      <w:r>
        <w:rPr>
          <w:spacing w:val="-9"/>
          <w:sz w:val="24"/>
          <w:szCs w:val="24"/>
        </w:rPr>
        <w:t xml:space="preserve"> </w:t>
      </w:r>
      <w:r>
        <w:rPr>
          <w:sz w:val="24"/>
          <w:szCs w:val="24"/>
        </w:rPr>
        <w:t>That</w:t>
      </w:r>
      <w:r>
        <w:rPr>
          <w:spacing w:val="-5"/>
          <w:sz w:val="24"/>
          <w:szCs w:val="24"/>
        </w:rPr>
        <w:t xml:space="preserve"> </w:t>
      </w:r>
      <w:r>
        <w:rPr>
          <w:sz w:val="24"/>
          <w:szCs w:val="24"/>
        </w:rPr>
        <w:t>A</w:t>
      </w:r>
      <w:r>
        <w:rPr>
          <w:spacing w:val="-6"/>
          <w:sz w:val="24"/>
          <w:szCs w:val="24"/>
        </w:rPr>
        <w:t>f</w:t>
      </w:r>
      <w:r>
        <w:rPr>
          <w:sz w:val="24"/>
          <w:szCs w:val="24"/>
        </w:rPr>
        <w:t>fect</w:t>
      </w:r>
      <w:r>
        <w:rPr>
          <w:spacing w:val="-7"/>
          <w:sz w:val="24"/>
          <w:szCs w:val="24"/>
        </w:rPr>
        <w:t xml:space="preserve"> </w:t>
      </w:r>
      <w:r>
        <w:rPr>
          <w:sz w:val="24"/>
          <w:szCs w:val="24"/>
        </w:rPr>
        <w:t>the</w:t>
      </w:r>
    </w:p>
    <w:p w:rsidR="00B72476" w:rsidRDefault="00B72476">
      <w:pPr>
        <w:spacing w:before="2" w:line="200" w:lineRule="exact"/>
      </w:pPr>
    </w:p>
    <w:p w:rsidR="00B72476" w:rsidRDefault="00CB77E8">
      <w:pPr>
        <w:ind w:left="705"/>
        <w:rPr>
          <w:sz w:val="24"/>
          <w:szCs w:val="24"/>
        </w:rPr>
      </w:pPr>
      <w:r>
        <w:rPr>
          <w:sz w:val="24"/>
          <w:szCs w:val="24"/>
        </w:rPr>
        <w:t>Acquisition</w:t>
      </w:r>
      <w:r>
        <w:rPr>
          <w:spacing w:val="-11"/>
          <w:sz w:val="24"/>
          <w:szCs w:val="24"/>
        </w:rPr>
        <w:t xml:space="preserve"> </w:t>
      </w:r>
      <w:r>
        <w:rPr>
          <w:sz w:val="24"/>
          <w:szCs w:val="24"/>
        </w:rPr>
        <w:t>of</w:t>
      </w:r>
      <w:r>
        <w:rPr>
          <w:spacing w:val="-2"/>
          <w:sz w:val="24"/>
          <w:szCs w:val="24"/>
        </w:rPr>
        <w:t xml:space="preserve"> </w:t>
      </w:r>
      <w:r>
        <w:rPr>
          <w:sz w:val="24"/>
          <w:szCs w:val="24"/>
        </w:rPr>
        <w:t>Gende</w:t>
      </w:r>
      <w:r>
        <w:rPr>
          <w:spacing w:val="-5"/>
          <w:sz w:val="24"/>
          <w:szCs w:val="24"/>
        </w:rPr>
        <w:t>r</w:t>
      </w:r>
      <w:r>
        <w:rPr>
          <w:sz w:val="24"/>
          <w:szCs w:val="24"/>
        </w:rPr>
        <w:t>-Li</w:t>
      </w:r>
      <w:r>
        <w:rPr>
          <w:spacing w:val="-2"/>
          <w:sz w:val="24"/>
          <w:szCs w:val="24"/>
        </w:rPr>
        <w:t>k</w:t>
      </w:r>
      <w:r>
        <w:rPr>
          <w:sz w:val="24"/>
          <w:szCs w:val="24"/>
        </w:rPr>
        <w:t>e</w:t>
      </w:r>
      <w:r>
        <w:rPr>
          <w:spacing w:val="-12"/>
          <w:sz w:val="24"/>
          <w:szCs w:val="24"/>
        </w:rPr>
        <w:t xml:space="preserve"> </w:t>
      </w:r>
      <w:r>
        <w:rPr>
          <w:sz w:val="24"/>
          <w:szCs w:val="24"/>
        </w:rPr>
        <w:t>Subclasses.</w:t>
      </w:r>
      <w:r>
        <w:rPr>
          <w:spacing w:val="15"/>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r>
        <w:rPr>
          <w:spacing w:val="-14"/>
          <w:sz w:val="24"/>
          <w:szCs w:val="24"/>
        </w:rPr>
        <w:t xml:space="preserve"> </w:t>
      </w:r>
      <w:r>
        <w:rPr>
          <w:w w:val="96"/>
          <w:sz w:val="24"/>
          <w:szCs w:val="24"/>
        </w:rPr>
        <w:t>Memory</w:t>
      </w:r>
      <w:r>
        <w:rPr>
          <w:spacing w:val="2"/>
          <w:w w:val="96"/>
          <w:sz w:val="24"/>
          <w:szCs w:val="24"/>
        </w:rPr>
        <w:t xml:space="preserve"> </w:t>
      </w:r>
      <w:r>
        <w:rPr>
          <w:sz w:val="24"/>
          <w:szCs w:val="24"/>
        </w:rPr>
        <w:t>and</w:t>
      </w:r>
      <w:r>
        <w:rPr>
          <w:spacing w:val="10"/>
          <w:sz w:val="24"/>
          <w:szCs w:val="24"/>
        </w:rPr>
        <w:t xml:space="preserve"> </w:t>
      </w:r>
      <w:r>
        <w:rPr>
          <w:sz w:val="24"/>
          <w:szCs w:val="24"/>
        </w:rPr>
        <w:t>Langu</w:t>
      </w:r>
      <w:r>
        <w:rPr>
          <w:spacing w:val="-2"/>
          <w:sz w:val="24"/>
          <w:szCs w:val="24"/>
        </w:rPr>
        <w:t>ag</w:t>
      </w:r>
      <w:r>
        <w:rPr>
          <w:sz w:val="24"/>
          <w:szCs w:val="24"/>
        </w:rPr>
        <w:t>e,</w:t>
      </w:r>
      <w:r>
        <w:rPr>
          <w:spacing w:val="4"/>
          <w:sz w:val="24"/>
          <w:szCs w:val="24"/>
        </w:rPr>
        <w:t xml:space="preserve"> </w:t>
      </w:r>
      <w:r>
        <w:rPr>
          <w:sz w:val="24"/>
          <w:szCs w:val="24"/>
        </w:rPr>
        <w:t>39(2),</w:t>
      </w:r>
    </w:p>
    <w:p w:rsidR="00B72476" w:rsidRDefault="00B72476">
      <w:pPr>
        <w:spacing w:before="2" w:line="200" w:lineRule="exact"/>
      </w:pPr>
    </w:p>
    <w:p w:rsidR="00B72476" w:rsidRDefault="00CB77E8">
      <w:pPr>
        <w:ind w:left="705"/>
        <w:rPr>
          <w:sz w:val="24"/>
          <w:szCs w:val="24"/>
        </w:rPr>
      </w:pPr>
      <w:r>
        <w:rPr>
          <w:sz w:val="24"/>
          <w:szCs w:val="24"/>
        </w:rPr>
        <w:t>218–245.</w:t>
      </w:r>
    </w:p>
    <w:p w:rsidR="00B72476" w:rsidRDefault="00B72476">
      <w:pPr>
        <w:spacing w:before="2" w:line="200" w:lineRule="exact"/>
      </w:pPr>
    </w:p>
    <w:p w:rsidR="00B72476" w:rsidRDefault="00CB77E8">
      <w:pPr>
        <w:spacing w:line="415" w:lineRule="auto"/>
        <w:ind w:left="705" w:right="428" w:hanging="585"/>
        <w:rPr>
          <w:sz w:val="24"/>
          <w:szCs w:val="24"/>
        </w:rPr>
      </w:pPr>
      <w:r>
        <w:rPr>
          <w:sz w:val="24"/>
          <w:szCs w:val="24"/>
        </w:rPr>
        <w:t>Ge</w:t>
      </w:r>
      <w:r>
        <w:rPr>
          <w:spacing w:val="-6"/>
          <w:sz w:val="24"/>
          <w:szCs w:val="24"/>
        </w:rPr>
        <w:t>f</w:t>
      </w:r>
      <w:r>
        <w:rPr>
          <w:sz w:val="24"/>
          <w:szCs w:val="24"/>
        </w:rPr>
        <w:t>fr</w:t>
      </w:r>
      <w:r>
        <w:rPr>
          <w:spacing w:val="-2"/>
          <w:sz w:val="24"/>
          <w:szCs w:val="24"/>
        </w:rPr>
        <w:t>o</w:t>
      </w:r>
      <w:r>
        <w:rPr>
          <w:spacing w:val="-16"/>
          <w:sz w:val="24"/>
          <w:szCs w:val="24"/>
        </w:rPr>
        <w:t>y</w:t>
      </w:r>
      <w:r>
        <w:rPr>
          <w:sz w:val="24"/>
          <w:szCs w:val="24"/>
        </w:rPr>
        <w:t>,</w:t>
      </w:r>
      <w:r>
        <w:rPr>
          <w:spacing w:val="-8"/>
          <w:sz w:val="24"/>
          <w:szCs w:val="24"/>
        </w:rPr>
        <w:t xml:space="preserve"> </w:t>
      </w:r>
      <w:r>
        <w:rPr>
          <w:sz w:val="24"/>
          <w:szCs w:val="24"/>
        </w:rPr>
        <w:t>A.,</w:t>
      </w:r>
      <w:r>
        <w:rPr>
          <w:spacing w:val="-3"/>
          <w:sz w:val="24"/>
          <w:szCs w:val="24"/>
        </w:rPr>
        <w:t xml:space="preserve"> </w:t>
      </w:r>
      <w:r>
        <w:rPr>
          <w:sz w:val="24"/>
          <w:szCs w:val="24"/>
        </w:rPr>
        <w:t>Lafon,</w:t>
      </w:r>
      <w:r>
        <w:rPr>
          <w:spacing w:val="-6"/>
          <w:sz w:val="24"/>
          <w:szCs w:val="24"/>
        </w:rPr>
        <w:t xml:space="preserve"> </w:t>
      </w:r>
      <w:r>
        <w:rPr>
          <w:spacing w:val="-27"/>
          <w:sz w:val="24"/>
          <w:szCs w:val="24"/>
        </w:rPr>
        <w:t>P</w:t>
      </w:r>
      <w:r>
        <w:rPr>
          <w:sz w:val="24"/>
          <w:szCs w:val="24"/>
        </w:rPr>
        <w:t>.,</w:t>
      </w:r>
      <w:r>
        <w:rPr>
          <w:spacing w:val="-3"/>
          <w:sz w:val="24"/>
          <w:szCs w:val="24"/>
        </w:rPr>
        <w:t xml:space="preserve"> </w:t>
      </w:r>
      <w:r>
        <w:rPr>
          <w:sz w:val="24"/>
          <w:szCs w:val="24"/>
        </w:rPr>
        <w:t>Seidel,</w:t>
      </w:r>
      <w:r>
        <w:rPr>
          <w:spacing w:val="-7"/>
          <w:sz w:val="24"/>
          <w:szCs w:val="24"/>
        </w:rPr>
        <w:t xml:space="preserve"> </w:t>
      </w:r>
      <w:r>
        <w:rPr>
          <w:sz w:val="24"/>
          <w:szCs w:val="24"/>
        </w:rPr>
        <w:t>G.,</w:t>
      </w:r>
      <w:r>
        <w:rPr>
          <w:spacing w:val="-3"/>
          <w:sz w:val="24"/>
          <w:szCs w:val="24"/>
        </w:rPr>
        <w:t xml:space="preserve"> </w:t>
      </w:r>
      <w:r>
        <w:rPr>
          <w:sz w:val="24"/>
          <w:szCs w:val="24"/>
        </w:rPr>
        <w:t>&amp;</w:t>
      </w:r>
      <w:r>
        <w:rPr>
          <w:spacing w:val="-2"/>
          <w:sz w:val="24"/>
          <w:szCs w:val="24"/>
        </w:rPr>
        <w:t xml:space="preserve"> </w:t>
      </w:r>
      <w:r>
        <w:rPr>
          <w:spacing w:val="-19"/>
          <w:sz w:val="24"/>
          <w:szCs w:val="24"/>
        </w:rPr>
        <w:t>T</w:t>
      </w:r>
      <w:r>
        <w:rPr>
          <w:sz w:val="24"/>
          <w:szCs w:val="24"/>
        </w:rPr>
        <w:t>ournie</w:t>
      </w:r>
      <w:r>
        <w:rPr>
          <w:spacing w:val="-10"/>
          <w:sz w:val="24"/>
          <w:szCs w:val="24"/>
        </w:rPr>
        <w:t>r</w:t>
      </w:r>
      <w:r>
        <w:rPr>
          <w:sz w:val="24"/>
          <w:szCs w:val="24"/>
        </w:rPr>
        <w:t>,</w:t>
      </w:r>
      <w:r>
        <w:rPr>
          <w:spacing w:val="-9"/>
          <w:sz w:val="24"/>
          <w:szCs w:val="24"/>
        </w:rPr>
        <w:t xml:space="preserve"> </w:t>
      </w:r>
      <w:r>
        <w:rPr>
          <w:sz w:val="24"/>
          <w:szCs w:val="24"/>
        </w:rPr>
        <w:t>M.</w:t>
      </w:r>
      <w:r>
        <w:rPr>
          <w:spacing w:val="23"/>
          <w:sz w:val="24"/>
          <w:szCs w:val="24"/>
        </w:rPr>
        <w:t xml:space="preserve"> </w:t>
      </w:r>
      <w:r>
        <w:rPr>
          <w:sz w:val="24"/>
          <w:szCs w:val="24"/>
        </w:rPr>
        <w:t>(1973).</w:t>
      </w:r>
      <w:r>
        <w:rPr>
          <w:spacing w:val="19"/>
          <w:sz w:val="24"/>
          <w:szCs w:val="24"/>
        </w:rPr>
        <w:t xml:space="preserve"> </w:t>
      </w:r>
      <w:r>
        <w:rPr>
          <w:sz w:val="24"/>
          <w:szCs w:val="24"/>
        </w:rPr>
        <w:t>L</w:t>
      </w:r>
      <w:r>
        <w:rPr>
          <w:spacing w:val="-4"/>
          <w:sz w:val="24"/>
          <w:szCs w:val="24"/>
        </w:rPr>
        <w:t>e</w:t>
      </w:r>
      <w:r>
        <w:rPr>
          <w:sz w:val="24"/>
          <w:szCs w:val="24"/>
        </w:rPr>
        <w:t>xicometric</w:t>
      </w:r>
      <w:r>
        <w:rPr>
          <w:spacing w:val="-13"/>
          <w:sz w:val="24"/>
          <w:szCs w:val="24"/>
        </w:rPr>
        <w:t xml:space="preserve"> </w:t>
      </w:r>
      <w:r>
        <w:rPr>
          <w:sz w:val="24"/>
          <w:szCs w:val="24"/>
        </w:rPr>
        <w:t>analysis</w:t>
      </w:r>
      <w:r>
        <w:rPr>
          <w:spacing w:val="-8"/>
          <w:sz w:val="24"/>
          <w:szCs w:val="24"/>
        </w:rPr>
        <w:t xml:space="preserve"> </w:t>
      </w:r>
      <w:r>
        <w:rPr>
          <w:sz w:val="24"/>
          <w:szCs w:val="24"/>
        </w:rPr>
        <w:t>of cooccurrences.</w:t>
      </w:r>
      <w:r>
        <w:rPr>
          <w:spacing w:val="12"/>
          <w:sz w:val="24"/>
          <w:szCs w:val="24"/>
        </w:rPr>
        <w:t xml:space="preserve"> </w:t>
      </w:r>
      <w:r>
        <w:rPr>
          <w:sz w:val="24"/>
          <w:szCs w:val="24"/>
        </w:rPr>
        <w:t>In</w:t>
      </w:r>
      <w:r>
        <w:rPr>
          <w:spacing w:val="-2"/>
          <w:sz w:val="24"/>
          <w:szCs w:val="24"/>
        </w:rPr>
        <w:t xml:space="preserve"> </w:t>
      </w:r>
      <w:r>
        <w:rPr>
          <w:sz w:val="24"/>
          <w:szCs w:val="24"/>
        </w:rPr>
        <w:t>A.</w:t>
      </w:r>
      <w:r>
        <w:rPr>
          <w:spacing w:val="-2"/>
          <w:sz w:val="24"/>
          <w:szCs w:val="24"/>
        </w:rPr>
        <w:t xml:space="preserve"> </w:t>
      </w:r>
      <w:r>
        <w:rPr>
          <w:sz w:val="24"/>
          <w:szCs w:val="24"/>
        </w:rPr>
        <w:t>Ait</w:t>
      </w:r>
      <w:r>
        <w:rPr>
          <w:spacing w:val="-2"/>
          <w:sz w:val="24"/>
          <w:szCs w:val="24"/>
        </w:rPr>
        <w:t>k</w:t>
      </w:r>
      <w:r>
        <w:rPr>
          <w:sz w:val="24"/>
          <w:szCs w:val="24"/>
        </w:rPr>
        <w:t>en,</w:t>
      </w:r>
      <w:r>
        <w:rPr>
          <w:spacing w:val="-7"/>
          <w:sz w:val="24"/>
          <w:szCs w:val="24"/>
        </w:rPr>
        <w:t xml:space="preserve"> </w:t>
      </w:r>
      <w:r>
        <w:rPr>
          <w:sz w:val="24"/>
          <w:szCs w:val="24"/>
        </w:rPr>
        <w:t>R.</w:t>
      </w:r>
      <w:r>
        <w:rPr>
          <w:spacing w:val="-2"/>
          <w:sz w:val="24"/>
          <w:szCs w:val="24"/>
        </w:rPr>
        <w:t xml:space="preserve"> </w:t>
      </w:r>
      <w:r>
        <w:rPr>
          <w:sz w:val="24"/>
          <w:szCs w:val="24"/>
        </w:rPr>
        <w:t>Bail</w:t>
      </w:r>
      <w:r>
        <w:rPr>
          <w:spacing w:val="-4"/>
          <w:sz w:val="24"/>
          <w:szCs w:val="24"/>
        </w:rPr>
        <w:t>e</w:t>
      </w:r>
      <w:r>
        <w:rPr>
          <w:spacing w:val="-16"/>
          <w:sz w:val="24"/>
          <w:szCs w:val="24"/>
        </w:rPr>
        <w:t>y</w:t>
      </w:r>
      <w:r>
        <w:rPr>
          <w:sz w:val="24"/>
          <w:szCs w:val="24"/>
        </w:rPr>
        <w:t>,</w:t>
      </w:r>
      <w:r>
        <w:rPr>
          <w:spacing w:val="-7"/>
          <w:sz w:val="24"/>
          <w:szCs w:val="24"/>
        </w:rPr>
        <w:t xml:space="preserve"> </w:t>
      </w:r>
      <w:r>
        <w:rPr>
          <w:sz w:val="24"/>
          <w:szCs w:val="24"/>
        </w:rPr>
        <w:t>&amp;</w:t>
      </w:r>
      <w:r>
        <w:rPr>
          <w:spacing w:val="-2"/>
          <w:sz w:val="24"/>
          <w:szCs w:val="24"/>
        </w:rPr>
        <w:t xml:space="preserve"> </w:t>
      </w:r>
      <w:r>
        <w:rPr>
          <w:sz w:val="24"/>
          <w:szCs w:val="24"/>
        </w:rPr>
        <w:t>N.</w:t>
      </w:r>
      <w:r>
        <w:rPr>
          <w:spacing w:val="-2"/>
          <w:sz w:val="24"/>
          <w:szCs w:val="24"/>
        </w:rPr>
        <w:t xml:space="preserve"> </w:t>
      </w:r>
      <w:r>
        <w:rPr>
          <w:sz w:val="24"/>
          <w:szCs w:val="24"/>
        </w:rPr>
        <w:t>Hamilton-Smith</w:t>
      </w:r>
      <w:r>
        <w:rPr>
          <w:spacing w:val="-16"/>
          <w:sz w:val="24"/>
          <w:szCs w:val="24"/>
        </w:rPr>
        <w:t xml:space="preserve"> </w:t>
      </w:r>
      <w:r>
        <w:rPr>
          <w:sz w:val="24"/>
          <w:szCs w:val="24"/>
        </w:rPr>
        <w:t>(Eds.),</w:t>
      </w:r>
      <w:r>
        <w:rPr>
          <w:spacing w:val="-6"/>
          <w:sz w:val="24"/>
          <w:szCs w:val="24"/>
        </w:rPr>
        <w:t xml:space="preserve"> </w:t>
      </w:r>
      <w:r>
        <w:rPr>
          <w:sz w:val="24"/>
          <w:szCs w:val="24"/>
        </w:rPr>
        <w:t>The</w:t>
      </w:r>
      <w:r>
        <w:rPr>
          <w:spacing w:val="-15"/>
          <w:sz w:val="24"/>
          <w:szCs w:val="24"/>
        </w:rPr>
        <w:t xml:space="preserve"> </w:t>
      </w:r>
      <w:r>
        <w:rPr>
          <w:sz w:val="24"/>
          <w:szCs w:val="24"/>
        </w:rPr>
        <w:t>computer</w:t>
      </w:r>
      <w:r>
        <w:rPr>
          <w:spacing w:val="-9"/>
          <w:sz w:val="24"/>
          <w:szCs w:val="24"/>
        </w:rPr>
        <w:t xml:space="preserve"> </w:t>
      </w:r>
      <w:r>
        <w:rPr>
          <w:w w:val="103"/>
          <w:sz w:val="24"/>
          <w:szCs w:val="24"/>
        </w:rPr>
        <w:t xml:space="preserve">and </w:t>
      </w:r>
      <w:r>
        <w:rPr>
          <w:sz w:val="24"/>
          <w:szCs w:val="24"/>
        </w:rPr>
        <w:t>lite</w:t>
      </w:r>
      <w:r>
        <w:rPr>
          <w:spacing w:val="-4"/>
          <w:sz w:val="24"/>
          <w:szCs w:val="24"/>
        </w:rPr>
        <w:t>r</w:t>
      </w:r>
      <w:r>
        <w:rPr>
          <w:sz w:val="24"/>
          <w:szCs w:val="24"/>
        </w:rPr>
        <w:t>ary</w:t>
      </w:r>
      <w:r>
        <w:rPr>
          <w:spacing w:val="24"/>
          <w:sz w:val="24"/>
          <w:szCs w:val="24"/>
        </w:rPr>
        <w:t xml:space="preserve"> </w:t>
      </w:r>
      <w:r>
        <w:rPr>
          <w:sz w:val="24"/>
          <w:szCs w:val="24"/>
        </w:rPr>
        <w:t>studies.</w:t>
      </w:r>
      <w:r>
        <w:rPr>
          <w:spacing w:val="19"/>
          <w:sz w:val="24"/>
          <w:szCs w:val="24"/>
        </w:rPr>
        <w:t xml:space="preserve"> </w:t>
      </w:r>
      <w:r>
        <w:rPr>
          <w:sz w:val="24"/>
          <w:szCs w:val="24"/>
        </w:rPr>
        <w:t>Edin</w:t>
      </w:r>
      <w:r>
        <w:rPr>
          <w:spacing w:val="-5"/>
          <w:sz w:val="24"/>
          <w:szCs w:val="24"/>
        </w:rPr>
        <w:t>b</w:t>
      </w:r>
      <w:r>
        <w:rPr>
          <w:sz w:val="24"/>
          <w:szCs w:val="24"/>
        </w:rPr>
        <w:t>u</w:t>
      </w:r>
      <w:r>
        <w:rPr>
          <w:spacing w:val="-4"/>
          <w:sz w:val="24"/>
          <w:szCs w:val="24"/>
        </w:rPr>
        <w:t>r</w:t>
      </w:r>
      <w:r>
        <w:rPr>
          <w:sz w:val="24"/>
          <w:szCs w:val="24"/>
        </w:rPr>
        <w:t>gh:</w:t>
      </w:r>
      <w:r>
        <w:rPr>
          <w:spacing w:val="3"/>
          <w:sz w:val="24"/>
          <w:szCs w:val="24"/>
        </w:rPr>
        <w:t xml:space="preserve"> </w:t>
      </w:r>
      <w:r>
        <w:rPr>
          <w:sz w:val="24"/>
          <w:szCs w:val="24"/>
        </w:rPr>
        <w:t>Edin</w:t>
      </w:r>
      <w:r>
        <w:rPr>
          <w:spacing w:val="-5"/>
          <w:sz w:val="24"/>
          <w:szCs w:val="24"/>
        </w:rPr>
        <w:t>b</w:t>
      </w:r>
      <w:r>
        <w:rPr>
          <w:sz w:val="24"/>
          <w:szCs w:val="24"/>
        </w:rPr>
        <w:t>u</w:t>
      </w:r>
      <w:r>
        <w:rPr>
          <w:spacing w:val="-4"/>
          <w:sz w:val="24"/>
          <w:szCs w:val="24"/>
        </w:rPr>
        <w:t>r</w:t>
      </w:r>
      <w:r>
        <w:rPr>
          <w:sz w:val="24"/>
          <w:szCs w:val="24"/>
        </w:rPr>
        <w:t>gh</w:t>
      </w:r>
      <w:r>
        <w:rPr>
          <w:spacing w:val="-10"/>
          <w:sz w:val="24"/>
          <w:szCs w:val="24"/>
        </w:rPr>
        <w:t xml:space="preserve"> </w:t>
      </w:r>
      <w:r>
        <w:rPr>
          <w:sz w:val="24"/>
          <w:szCs w:val="24"/>
        </w:rPr>
        <w:t>Un</w:t>
      </w:r>
      <w:r>
        <w:rPr>
          <w:spacing w:val="-6"/>
          <w:sz w:val="24"/>
          <w:szCs w:val="24"/>
        </w:rPr>
        <w:t>i</w:t>
      </w:r>
      <w:r>
        <w:rPr>
          <w:spacing w:val="-4"/>
          <w:sz w:val="24"/>
          <w:szCs w:val="24"/>
        </w:rPr>
        <w:t>v</w:t>
      </w:r>
      <w:r>
        <w:rPr>
          <w:sz w:val="24"/>
          <w:szCs w:val="24"/>
        </w:rPr>
        <w:t>ersity</w:t>
      </w:r>
      <w:r>
        <w:rPr>
          <w:spacing w:val="-10"/>
          <w:sz w:val="24"/>
          <w:szCs w:val="24"/>
        </w:rPr>
        <w:t xml:space="preserve"> </w:t>
      </w:r>
      <w:r>
        <w:rPr>
          <w:sz w:val="24"/>
          <w:szCs w:val="24"/>
        </w:rPr>
        <w:t>Press.</w:t>
      </w:r>
    </w:p>
    <w:p w:rsidR="00B72476" w:rsidRDefault="00CB77E8">
      <w:pPr>
        <w:spacing w:before="7" w:line="415" w:lineRule="auto"/>
        <w:ind w:left="705" w:right="149" w:hanging="585"/>
        <w:rPr>
          <w:sz w:val="24"/>
          <w:szCs w:val="24"/>
        </w:rPr>
      </w:pPr>
      <w:r>
        <w:rPr>
          <w:sz w:val="24"/>
          <w:szCs w:val="24"/>
        </w:rPr>
        <w:t>Ger</w:t>
      </w:r>
      <w:r>
        <w:rPr>
          <w:spacing w:val="-2"/>
          <w:sz w:val="24"/>
          <w:szCs w:val="24"/>
        </w:rPr>
        <w:t>k</w:t>
      </w:r>
      <w:r>
        <w:rPr>
          <w:sz w:val="24"/>
          <w:szCs w:val="24"/>
        </w:rPr>
        <w:t>en,</w:t>
      </w:r>
      <w:r>
        <w:rPr>
          <w:spacing w:val="-8"/>
          <w:sz w:val="24"/>
          <w:szCs w:val="24"/>
        </w:rPr>
        <w:t xml:space="preserve"> </w:t>
      </w:r>
      <w:r>
        <w:rPr>
          <w:sz w:val="24"/>
          <w:szCs w:val="24"/>
        </w:rPr>
        <w:t>L.,</w:t>
      </w:r>
      <w:r>
        <w:rPr>
          <w:spacing w:val="-3"/>
          <w:sz w:val="24"/>
          <w:szCs w:val="24"/>
        </w:rPr>
        <w:t xml:space="preserve"> </w:t>
      </w:r>
      <w:r>
        <w:rPr>
          <w:spacing w:val="-10"/>
          <w:sz w:val="24"/>
          <w:szCs w:val="24"/>
        </w:rPr>
        <w:t>W</w:t>
      </w:r>
      <w:r>
        <w:rPr>
          <w:sz w:val="24"/>
          <w:szCs w:val="24"/>
        </w:rPr>
        <w:t>ilson,</w:t>
      </w:r>
      <w:r>
        <w:rPr>
          <w:spacing w:val="-8"/>
          <w:sz w:val="24"/>
          <w:szCs w:val="24"/>
        </w:rPr>
        <w:t xml:space="preserve"> </w:t>
      </w:r>
      <w:r>
        <w:rPr>
          <w:sz w:val="24"/>
          <w:szCs w:val="24"/>
        </w:rPr>
        <w:t>R.,</w:t>
      </w:r>
      <w:r>
        <w:rPr>
          <w:spacing w:val="-3"/>
          <w:sz w:val="24"/>
          <w:szCs w:val="24"/>
        </w:rPr>
        <w:t xml:space="preserve"> </w:t>
      </w:r>
      <w:r>
        <w:rPr>
          <w:sz w:val="24"/>
          <w:szCs w:val="24"/>
        </w:rPr>
        <w:t>&amp;</w:t>
      </w:r>
      <w:r>
        <w:rPr>
          <w:spacing w:val="-2"/>
          <w:sz w:val="24"/>
          <w:szCs w:val="24"/>
        </w:rPr>
        <w:t xml:space="preserve"> </w:t>
      </w:r>
      <w:r>
        <w:rPr>
          <w:sz w:val="24"/>
          <w:szCs w:val="24"/>
        </w:rPr>
        <w:t>L</w:t>
      </w:r>
      <w:r>
        <w:rPr>
          <w:spacing w:val="-6"/>
          <w:sz w:val="24"/>
          <w:szCs w:val="24"/>
        </w:rPr>
        <w:t>e</w:t>
      </w:r>
      <w:r>
        <w:rPr>
          <w:sz w:val="24"/>
          <w:szCs w:val="24"/>
        </w:rPr>
        <w:t>wis,</w:t>
      </w:r>
      <w:r>
        <w:rPr>
          <w:spacing w:val="-6"/>
          <w:sz w:val="24"/>
          <w:szCs w:val="24"/>
        </w:rPr>
        <w:t xml:space="preserve"> </w:t>
      </w:r>
      <w:r>
        <w:rPr>
          <w:spacing w:val="-22"/>
          <w:sz w:val="24"/>
          <w:szCs w:val="24"/>
        </w:rPr>
        <w:t>W</w:t>
      </w:r>
      <w:r>
        <w:rPr>
          <w:sz w:val="24"/>
          <w:szCs w:val="24"/>
        </w:rPr>
        <w:t>.</w:t>
      </w:r>
      <w:r>
        <w:rPr>
          <w:spacing w:val="23"/>
          <w:sz w:val="24"/>
          <w:szCs w:val="24"/>
        </w:rPr>
        <w:t xml:space="preserve"> </w:t>
      </w:r>
      <w:r>
        <w:rPr>
          <w:sz w:val="24"/>
          <w:szCs w:val="24"/>
        </w:rPr>
        <w:t>(2005).</w:t>
      </w:r>
      <w:r>
        <w:rPr>
          <w:spacing w:val="19"/>
          <w:sz w:val="24"/>
          <w:szCs w:val="24"/>
        </w:rPr>
        <w:t xml:space="preserve"> </w:t>
      </w:r>
      <w:r>
        <w:rPr>
          <w:sz w:val="24"/>
          <w:szCs w:val="24"/>
        </w:rPr>
        <w:t>In</w:t>
      </w:r>
      <w:r>
        <w:rPr>
          <w:spacing w:val="-2"/>
          <w:sz w:val="24"/>
          <w:szCs w:val="24"/>
        </w:rPr>
        <w:t>f</w:t>
      </w:r>
      <w:r>
        <w:rPr>
          <w:sz w:val="24"/>
          <w:szCs w:val="24"/>
        </w:rPr>
        <w:t>ants</w:t>
      </w:r>
      <w:r>
        <w:rPr>
          <w:spacing w:val="-7"/>
          <w:sz w:val="24"/>
          <w:szCs w:val="24"/>
        </w:rPr>
        <w:t xml:space="preserve"> </w:t>
      </w:r>
      <w:r>
        <w:rPr>
          <w:sz w:val="24"/>
          <w:szCs w:val="24"/>
        </w:rPr>
        <w:t>can</w:t>
      </w:r>
      <w:r>
        <w:rPr>
          <w:spacing w:val="-3"/>
          <w:sz w:val="24"/>
          <w:szCs w:val="24"/>
        </w:rPr>
        <w:t xml:space="preserve"> </w:t>
      </w:r>
      <w:r>
        <w:rPr>
          <w:sz w:val="24"/>
          <w:szCs w:val="24"/>
        </w:rPr>
        <w:t>use</w:t>
      </w:r>
      <w:r>
        <w:rPr>
          <w:spacing w:val="-3"/>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cues</w:t>
      </w:r>
      <w:r>
        <w:rPr>
          <w:spacing w:val="-4"/>
          <w:sz w:val="24"/>
          <w:szCs w:val="24"/>
        </w:rPr>
        <w:t xml:space="preserve"> </w:t>
      </w:r>
      <w:r>
        <w:rPr>
          <w:sz w:val="24"/>
          <w:szCs w:val="24"/>
        </w:rPr>
        <w:t>to</w:t>
      </w:r>
      <w:r>
        <w:rPr>
          <w:spacing w:val="-2"/>
          <w:sz w:val="24"/>
          <w:szCs w:val="24"/>
        </w:rPr>
        <w:t xml:space="preserve"> </w:t>
      </w:r>
      <w:r>
        <w:rPr>
          <w:sz w:val="24"/>
          <w:szCs w:val="24"/>
        </w:rPr>
        <w:t>form</w:t>
      </w:r>
      <w:r>
        <w:rPr>
          <w:spacing w:val="-5"/>
          <w:sz w:val="24"/>
          <w:szCs w:val="24"/>
        </w:rPr>
        <w:t xml:space="preserve"> </w:t>
      </w:r>
      <w:r>
        <w:rPr>
          <w:sz w:val="24"/>
          <w:szCs w:val="24"/>
        </w:rPr>
        <w:t>syntactic cat</w:t>
      </w:r>
      <w:r>
        <w:rPr>
          <w:spacing w:val="-4"/>
          <w:sz w:val="24"/>
          <w:szCs w:val="24"/>
        </w:rPr>
        <w:t>e</w:t>
      </w:r>
      <w:r>
        <w:rPr>
          <w:sz w:val="24"/>
          <w:szCs w:val="24"/>
        </w:rPr>
        <w:t>gories.</w:t>
      </w:r>
      <w:r>
        <w:rPr>
          <w:spacing w:val="16"/>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r>
        <w:rPr>
          <w:spacing w:val="-14"/>
          <w:sz w:val="24"/>
          <w:szCs w:val="24"/>
        </w:rPr>
        <w:t xml:space="preserve"> </w:t>
      </w:r>
      <w:r>
        <w:rPr>
          <w:sz w:val="24"/>
          <w:szCs w:val="24"/>
        </w:rPr>
        <w:t>Child</w:t>
      </w:r>
      <w:r>
        <w:rPr>
          <w:spacing w:val="-5"/>
          <w:sz w:val="24"/>
          <w:szCs w:val="24"/>
        </w:rPr>
        <w:t xml:space="preserve"> </w:t>
      </w:r>
      <w:r>
        <w:rPr>
          <w:w w:val="101"/>
          <w:sz w:val="24"/>
          <w:szCs w:val="24"/>
        </w:rPr>
        <w:t>Langu</w:t>
      </w:r>
      <w:r>
        <w:rPr>
          <w:spacing w:val="-2"/>
          <w:w w:val="101"/>
          <w:sz w:val="24"/>
          <w:szCs w:val="24"/>
        </w:rPr>
        <w:t>a</w:t>
      </w:r>
      <w:r>
        <w:rPr>
          <w:spacing w:val="-2"/>
          <w:w w:val="99"/>
          <w:sz w:val="24"/>
          <w:szCs w:val="24"/>
        </w:rPr>
        <w:t>g</w:t>
      </w:r>
      <w:r>
        <w:rPr>
          <w:w w:val="99"/>
          <w:sz w:val="24"/>
          <w:szCs w:val="24"/>
        </w:rPr>
        <w:t>e.</w:t>
      </w:r>
    </w:p>
    <w:p w:rsidR="00B72476" w:rsidRDefault="00CB77E8">
      <w:pPr>
        <w:spacing w:before="7"/>
        <w:ind w:left="120"/>
        <w:rPr>
          <w:sz w:val="24"/>
          <w:szCs w:val="24"/>
        </w:rPr>
      </w:pPr>
      <w:r>
        <w:rPr>
          <w:sz w:val="24"/>
          <w:szCs w:val="24"/>
        </w:rPr>
        <w:t>Gleitman,</w:t>
      </w:r>
      <w:r>
        <w:rPr>
          <w:spacing w:val="-10"/>
          <w:sz w:val="24"/>
          <w:szCs w:val="24"/>
        </w:rPr>
        <w:t xml:space="preserve"> </w:t>
      </w:r>
      <w:r>
        <w:rPr>
          <w:sz w:val="24"/>
          <w:szCs w:val="24"/>
        </w:rPr>
        <w:t>L.</w:t>
      </w:r>
      <w:r>
        <w:rPr>
          <w:spacing w:val="24"/>
          <w:sz w:val="24"/>
          <w:szCs w:val="24"/>
        </w:rPr>
        <w:t xml:space="preserve"> </w:t>
      </w:r>
      <w:r>
        <w:rPr>
          <w:sz w:val="24"/>
          <w:szCs w:val="24"/>
        </w:rPr>
        <w:t>(1990,</w:t>
      </w:r>
      <w:r>
        <w:rPr>
          <w:spacing w:val="-6"/>
          <w:sz w:val="24"/>
          <w:szCs w:val="24"/>
        </w:rPr>
        <w:t xml:space="preserve"> </w:t>
      </w:r>
      <w:r>
        <w:rPr>
          <w:sz w:val="24"/>
          <w:szCs w:val="24"/>
        </w:rPr>
        <w:t>January).</w:t>
      </w:r>
      <w:r>
        <w:rPr>
          <w:spacing w:val="17"/>
          <w:sz w:val="24"/>
          <w:szCs w:val="24"/>
        </w:rPr>
        <w:t xml:space="preserve"> </w:t>
      </w:r>
      <w:r>
        <w:rPr>
          <w:sz w:val="24"/>
          <w:szCs w:val="24"/>
        </w:rPr>
        <w:t>The</w:t>
      </w:r>
      <w:r>
        <w:rPr>
          <w:spacing w:val="-4"/>
          <w:sz w:val="24"/>
          <w:szCs w:val="24"/>
        </w:rPr>
        <w:t xml:space="preserve"> </w:t>
      </w:r>
      <w:r>
        <w:rPr>
          <w:sz w:val="24"/>
          <w:szCs w:val="24"/>
        </w:rPr>
        <w:t>Structural</w:t>
      </w:r>
      <w:r>
        <w:rPr>
          <w:spacing w:val="-9"/>
          <w:sz w:val="24"/>
          <w:szCs w:val="24"/>
        </w:rPr>
        <w:t xml:space="preserve"> </w:t>
      </w:r>
      <w:r>
        <w:rPr>
          <w:sz w:val="24"/>
          <w:szCs w:val="24"/>
        </w:rPr>
        <w:t>Sources</w:t>
      </w:r>
      <w:r>
        <w:rPr>
          <w:spacing w:val="-8"/>
          <w:sz w:val="24"/>
          <w:szCs w:val="24"/>
        </w:rPr>
        <w:t xml:space="preserve"> </w:t>
      </w:r>
      <w:r>
        <w:rPr>
          <w:sz w:val="24"/>
          <w:szCs w:val="24"/>
        </w:rPr>
        <w:t>of</w:t>
      </w:r>
      <w:r>
        <w:rPr>
          <w:spacing w:val="-2"/>
          <w:sz w:val="24"/>
          <w:szCs w:val="24"/>
        </w:rPr>
        <w:t xml:space="preserve"> </w:t>
      </w:r>
      <w:r>
        <w:rPr>
          <w:spacing w:val="-27"/>
          <w:sz w:val="24"/>
          <w:szCs w:val="24"/>
        </w:rPr>
        <w:t>V</w:t>
      </w:r>
      <w:r>
        <w:rPr>
          <w:sz w:val="24"/>
          <w:szCs w:val="24"/>
        </w:rPr>
        <w:t>erb</w:t>
      </w:r>
      <w:r>
        <w:rPr>
          <w:spacing w:val="-5"/>
          <w:sz w:val="24"/>
          <w:szCs w:val="24"/>
        </w:rPr>
        <w:t xml:space="preserve"> </w:t>
      </w:r>
      <w:r>
        <w:rPr>
          <w:sz w:val="24"/>
          <w:szCs w:val="24"/>
        </w:rPr>
        <w:t>Meanings.</w:t>
      </w:r>
      <w:r>
        <w:rPr>
          <w:spacing w:val="16"/>
          <w:sz w:val="24"/>
          <w:szCs w:val="24"/>
        </w:rPr>
        <w:t xml:space="preserve"> </w:t>
      </w:r>
      <w:r>
        <w:rPr>
          <w:sz w:val="24"/>
          <w:szCs w:val="24"/>
        </w:rPr>
        <w:t>Langu</w:t>
      </w:r>
      <w:r>
        <w:rPr>
          <w:spacing w:val="-2"/>
          <w:sz w:val="24"/>
          <w:szCs w:val="24"/>
        </w:rPr>
        <w:t>ag</w:t>
      </w:r>
      <w:r>
        <w:rPr>
          <w:sz w:val="24"/>
          <w:szCs w:val="24"/>
        </w:rPr>
        <w:t>e</w:t>
      </w:r>
      <w:r>
        <w:rPr>
          <w:spacing w:val="5"/>
          <w:sz w:val="24"/>
          <w:szCs w:val="24"/>
        </w:rPr>
        <w:t xml:space="preserve"> </w:t>
      </w:r>
      <w:r>
        <w:rPr>
          <w:sz w:val="24"/>
          <w:szCs w:val="24"/>
        </w:rPr>
        <w:t>Acquisition,</w:t>
      </w:r>
    </w:p>
    <w:p w:rsidR="00B72476" w:rsidRDefault="00B72476">
      <w:pPr>
        <w:spacing w:before="2" w:line="200" w:lineRule="exact"/>
      </w:pPr>
    </w:p>
    <w:p w:rsidR="00B72476" w:rsidRDefault="00CB77E8">
      <w:pPr>
        <w:ind w:left="705"/>
        <w:rPr>
          <w:sz w:val="24"/>
          <w:szCs w:val="24"/>
        </w:rPr>
      </w:pPr>
      <w:r>
        <w:rPr>
          <w:sz w:val="24"/>
          <w:szCs w:val="24"/>
        </w:rPr>
        <w:t>1(1),</w:t>
      </w:r>
      <w:r>
        <w:rPr>
          <w:spacing w:val="-5"/>
          <w:sz w:val="24"/>
          <w:szCs w:val="24"/>
        </w:rPr>
        <w:t xml:space="preserve"> </w:t>
      </w:r>
      <w:r>
        <w:rPr>
          <w:sz w:val="24"/>
          <w:szCs w:val="24"/>
        </w:rPr>
        <w:t>3–55.</w:t>
      </w:r>
    </w:p>
    <w:p w:rsidR="00B72476" w:rsidRDefault="00B72476">
      <w:pPr>
        <w:spacing w:before="2" w:line="200" w:lineRule="exact"/>
      </w:pPr>
    </w:p>
    <w:p w:rsidR="00B72476" w:rsidRDefault="00CB77E8">
      <w:pPr>
        <w:spacing w:line="415" w:lineRule="auto"/>
        <w:ind w:left="120" w:right="459"/>
        <w:rPr>
          <w:sz w:val="24"/>
          <w:szCs w:val="24"/>
        </w:rPr>
      </w:pPr>
      <w:r>
        <w:rPr>
          <w:sz w:val="24"/>
          <w:szCs w:val="24"/>
        </w:rPr>
        <w:t>Harris,</w:t>
      </w:r>
      <w:r>
        <w:rPr>
          <w:spacing w:val="-7"/>
          <w:sz w:val="24"/>
          <w:szCs w:val="24"/>
        </w:rPr>
        <w:t xml:space="preserve"> </w:t>
      </w:r>
      <w:r>
        <w:rPr>
          <w:sz w:val="24"/>
          <w:szCs w:val="24"/>
        </w:rPr>
        <w:t>Z.</w:t>
      </w:r>
      <w:r>
        <w:rPr>
          <w:spacing w:val="-2"/>
          <w:sz w:val="24"/>
          <w:szCs w:val="24"/>
        </w:rPr>
        <w:t xml:space="preserve"> </w:t>
      </w:r>
      <w:r>
        <w:rPr>
          <w:sz w:val="24"/>
          <w:szCs w:val="24"/>
        </w:rPr>
        <w:t>S.</w:t>
      </w:r>
      <w:r>
        <w:rPr>
          <w:spacing w:val="24"/>
          <w:sz w:val="24"/>
          <w:szCs w:val="24"/>
        </w:rPr>
        <w:t xml:space="preserve"> </w:t>
      </w:r>
      <w:r>
        <w:rPr>
          <w:sz w:val="24"/>
          <w:szCs w:val="24"/>
        </w:rPr>
        <w:t>(1951).</w:t>
      </w:r>
      <w:r>
        <w:rPr>
          <w:spacing w:val="19"/>
          <w:sz w:val="24"/>
          <w:szCs w:val="24"/>
        </w:rPr>
        <w:t xml:space="preserve"> </w:t>
      </w:r>
      <w:r>
        <w:rPr>
          <w:sz w:val="24"/>
          <w:szCs w:val="24"/>
        </w:rPr>
        <w:t>Methods</w:t>
      </w:r>
      <w:r>
        <w:rPr>
          <w:spacing w:val="-17"/>
          <w:sz w:val="24"/>
          <w:szCs w:val="24"/>
        </w:rPr>
        <w:t xml:space="preserve"> </w:t>
      </w:r>
      <w:r>
        <w:rPr>
          <w:sz w:val="24"/>
          <w:szCs w:val="24"/>
        </w:rPr>
        <w:t>in</w:t>
      </w:r>
      <w:r>
        <w:rPr>
          <w:spacing w:val="-2"/>
          <w:sz w:val="24"/>
          <w:szCs w:val="24"/>
        </w:rPr>
        <w:t xml:space="preserve"> </w:t>
      </w:r>
      <w:r>
        <w:rPr>
          <w:sz w:val="24"/>
          <w:szCs w:val="24"/>
        </w:rPr>
        <w:t>structu</w:t>
      </w:r>
      <w:r>
        <w:rPr>
          <w:spacing w:val="-4"/>
          <w:sz w:val="24"/>
          <w:szCs w:val="24"/>
        </w:rPr>
        <w:t>r</w:t>
      </w:r>
      <w:r>
        <w:rPr>
          <w:sz w:val="24"/>
          <w:szCs w:val="24"/>
        </w:rPr>
        <w:t>al</w:t>
      </w:r>
      <w:r>
        <w:rPr>
          <w:spacing w:val="34"/>
          <w:sz w:val="24"/>
          <w:szCs w:val="24"/>
        </w:rPr>
        <w:t xml:space="preserve"> </w:t>
      </w:r>
      <w:r>
        <w:rPr>
          <w:sz w:val="24"/>
          <w:szCs w:val="24"/>
        </w:rPr>
        <w:t>linguistics.</w:t>
      </w:r>
      <w:r>
        <w:rPr>
          <w:spacing w:val="16"/>
          <w:sz w:val="24"/>
          <w:szCs w:val="24"/>
        </w:rPr>
        <w:t xml:space="preserve"> </w:t>
      </w:r>
      <w:r>
        <w:rPr>
          <w:sz w:val="24"/>
          <w:szCs w:val="24"/>
        </w:rPr>
        <w:t>Chicago:</w:t>
      </w:r>
      <w:r>
        <w:rPr>
          <w:spacing w:val="5"/>
          <w:sz w:val="24"/>
          <w:szCs w:val="24"/>
        </w:rPr>
        <w:t xml:space="preserve"> </w:t>
      </w:r>
      <w:r>
        <w:rPr>
          <w:sz w:val="24"/>
          <w:szCs w:val="24"/>
        </w:rPr>
        <w:t>Un</w:t>
      </w:r>
      <w:r>
        <w:rPr>
          <w:spacing w:val="-6"/>
          <w:sz w:val="24"/>
          <w:szCs w:val="24"/>
        </w:rPr>
        <w:t>i</w:t>
      </w:r>
      <w:r>
        <w:rPr>
          <w:spacing w:val="-4"/>
          <w:sz w:val="24"/>
          <w:szCs w:val="24"/>
        </w:rPr>
        <w:t>v</w:t>
      </w:r>
      <w:r>
        <w:rPr>
          <w:sz w:val="24"/>
          <w:szCs w:val="24"/>
        </w:rPr>
        <w:t>ersity</w:t>
      </w:r>
      <w:r>
        <w:rPr>
          <w:spacing w:val="-10"/>
          <w:sz w:val="24"/>
          <w:szCs w:val="24"/>
        </w:rPr>
        <w:t xml:space="preserve"> </w:t>
      </w:r>
      <w:r>
        <w:rPr>
          <w:sz w:val="24"/>
          <w:szCs w:val="24"/>
        </w:rPr>
        <w:t>of</w:t>
      </w:r>
      <w:r>
        <w:rPr>
          <w:spacing w:val="-2"/>
          <w:sz w:val="24"/>
          <w:szCs w:val="24"/>
        </w:rPr>
        <w:t xml:space="preserve"> </w:t>
      </w:r>
      <w:r>
        <w:rPr>
          <w:sz w:val="24"/>
          <w:szCs w:val="24"/>
        </w:rPr>
        <w:t>Chicago</w:t>
      </w:r>
      <w:r>
        <w:rPr>
          <w:spacing w:val="-8"/>
          <w:sz w:val="24"/>
          <w:szCs w:val="24"/>
        </w:rPr>
        <w:t xml:space="preserve"> </w:t>
      </w:r>
      <w:r>
        <w:rPr>
          <w:sz w:val="24"/>
          <w:szCs w:val="24"/>
        </w:rPr>
        <w:t>Press. Hollich,</w:t>
      </w:r>
      <w:r>
        <w:rPr>
          <w:spacing w:val="-8"/>
          <w:sz w:val="24"/>
          <w:szCs w:val="24"/>
        </w:rPr>
        <w:t xml:space="preserve"> </w:t>
      </w:r>
      <w:r>
        <w:rPr>
          <w:sz w:val="24"/>
          <w:szCs w:val="24"/>
        </w:rPr>
        <w:t>G.</w:t>
      </w:r>
      <w:r>
        <w:rPr>
          <w:spacing w:val="-2"/>
          <w:sz w:val="24"/>
          <w:szCs w:val="24"/>
        </w:rPr>
        <w:t xml:space="preserve"> </w:t>
      </w:r>
      <w:r>
        <w:rPr>
          <w:sz w:val="24"/>
          <w:szCs w:val="24"/>
        </w:rPr>
        <w:t>J.,</w:t>
      </w:r>
      <w:r>
        <w:rPr>
          <w:spacing w:val="-2"/>
          <w:sz w:val="24"/>
          <w:szCs w:val="24"/>
        </w:rPr>
        <w:t xml:space="preserve"> </w:t>
      </w:r>
      <w:r>
        <w:rPr>
          <w:sz w:val="24"/>
          <w:szCs w:val="24"/>
        </w:rPr>
        <w:t>Hirsh-</w:t>
      </w:r>
      <w:r>
        <w:rPr>
          <w:spacing w:val="-4"/>
          <w:sz w:val="24"/>
          <w:szCs w:val="24"/>
        </w:rPr>
        <w:t>P</w:t>
      </w:r>
      <w:r>
        <w:rPr>
          <w:sz w:val="24"/>
          <w:szCs w:val="24"/>
        </w:rPr>
        <w:t>asek,</w:t>
      </w:r>
      <w:r>
        <w:rPr>
          <w:spacing w:val="-12"/>
          <w:sz w:val="24"/>
          <w:szCs w:val="24"/>
        </w:rPr>
        <w:t xml:space="preserve"> </w:t>
      </w:r>
      <w:r>
        <w:rPr>
          <w:sz w:val="24"/>
          <w:szCs w:val="24"/>
        </w:rPr>
        <w:t>K.,</w:t>
      </w:r>
      <w:r>
        <w:rPr>
          <w:spacing w:val="-3"/>
          <w:sz w:val="24"/>
          <w:szCs w:val="24"/>
        </w:rPr>
        <w:t xml:space="preserve"> </w:t>
      </w:r>
      <w:r>
        <w:rPr>
          <w:sz w:val="24"/>
          <w:szCs w:val="24"/>
        </w:rPr>
        <w:t>&amp;</w:t>
      </w:r>
      <w:r>
        <w:rPr>
          <w:spacing w:val="-2"/>
          <w:sz w:val="24"/>
          <w:szCs w:val="24"/>
        </w:rPr>
        <w:t xml:space="preserve"> </w:t>
      </w:r>
      <w:r>
        <w:rPr>
          <w:sz w:val="24"/>
          <w:szCs w:val="24"/>
        </w:rPr>
        <w:t>Golin</w:t>
      </w:r>
      <w:r>
        <w:rPr>
          <w:spacing w:val="-2"/>
          <w:sz w:val="24"/>
          <w:szCs w:val="24"/>
        </w:rPr>
        <w:t>k</w:t>
      </w:r>
      <w:r>
        <w:rPr>
          <w:sz w:val="24"/>
          <w:szCs w:val="24"/>
        </w:rPr>
        <w:t>o</w:t>
      </w:r>
      <w:r>
        <w:rPr>
          <w:spacing w:val="-6"/>
          <w:sz w:val="24"/>
          <w:szCs w:val="24"/>
        </w:rPr>
        <w:t>f</w:t>
      </w:r>
      <w:r>
        <w:rPr>
          <w:sz w:val="24"/>
          <w:szCs w:val="24"/>
        </w:rPr>
        <w:t>f,</w:t>
      </w:r>
      <w:r>
        <w:rPr>
          <w:spacing w:val="-10"/>
          <w:sz w:val="24"/>
          <w:szCs w:val="24"/>
        </w:rPr>
        <w:t xml:space="preserve"> </w:t>
      </w:r>
      <w:r>
        <w:rPr>
          <w:sz w:val="24"/>
          <w:szCs w:val="24"/>
        </w:rPr>
        <w:t>R.</w:t>
      </w:r>
      <w:r>
        <w:rPr>
          <w:spacing w:val="-2"/>
          <w:sz w:val="24"/>
          <w:szCs w:val="24"/>
        </w:rPr>
        <w:t xml:space="preserve"> </w:t>
      </w:r>
      <w:r>
        <w:rPr>
          <w:sz w:val="24"/>
          <w:szCs w:val="24"/>
        </w:rPr>
        <w:t>M.</w:t>
      </w:r>
      <w:r>
        <w:rPr>
          <w:spacing w:val="23"/>
          <w:sz w:val="24"/>
          <w:szCs w:val="24"/>
        </w:rPr>
        <w:t xml:space="preserve"> </w:t>
      </w:r>
      <w:r>
        <w:rPr>
          <w:sz w:val="24"/>
          <w:szCs w:val="24"/>
        </w:rPr>
        <w:t>(2000,</w:t>
      </w:r>
      <w:r>
        <w:rPr>
          <w:spacing w:val="-6"/>
          <w:sz w:val="24"/>
          <w:szCs w:val="24"/>
        </w:rPr>
        <w:t xml:space="preserve"> </w:t>
      </w:r>
      <w:r>
        <w:rPr>
          <w:sz w:val="24"/>
          <w:szCs w:val="24"/>
        </w:rPr>
        <w:t>January).</w:t>
      </w:r>
      <w:r>
        <w:rPr>
          <w:spacing w:val="17"/>
          <w:sz w:val="24"/>
          <w:szCs w:val="24"/>
        </w:rPr>
        <w:t xml:space="preserve"> </w:t>
      </w:r>
      <w:r>
        <w:rPr>
          <w:sz w:val="24"/>
          <w:szCs w:val="24"/>
        </w:rPr>
        <w:t>Breaking</w:t>
      </w:r>
      <w:r>
        <w:rPr>
          <w:spacing w:val="-9"/>
          <w:sz w:val="24"/>
          <w:szCs w:val="24"/>
        </w:rPr>
        <w:t xml:space="preserve"> </w:t>
      </w:r>
      <w:r>
        <w:rPr>
          <w:sz w:val="24"/>
          <w:szCs w:val="24"/>
        </w:rPr>
        <w:t>the</w:t>
      </w:r>
      <w:r>
        <w:rPr>
          <w:spacing w:val="-3"/>
          <w:sz w:val="24"/>
          <w:szCs w:val="24"/>
        </w:rPr>
        <w:t xml:space="preserve"> </w:t>
      </w:r>
      <w:r>
        <w:rPr>
          <w:sz w:val="24"/>
          <w:szCs w:val="24"/>
        </w:rPr>
        <w:t>Language</w:t>
      </w:r>
    </w:p>
    <w:p w:rsidR="00B72476" w:rsidRDefault="00CB77E8">
      <w:pPr>
        <w:spacing w:before="7" w:line="415" w:lineRule="auto"/>
        <w:ind w:left="705" w:right="78"/>
        <w:rPr>
          <w:sz w:val="24"/>
          <w:szCs w:val="24"/>
        </w:rPr>
      </w:pPr>
      <w:r>
        <w:rPr>
          <w:sz w:val="24"/>
          <w:szCs w:val="24"/>
        </w:rPr>
        <w:t>Barrier:</w:t>
      </w:r>
      <w:r>
        <w:rPr>
          <w:spacing w:val="6"/>
          <w:sz w:val="24"/>
          <w:szCs w:val="24"/>
        </w:rPr>
        <w:t xml:space="preserve"> </w:t>
      </w:r>
      <w:r>
        <w:rPr>
          <w:sz w:val="24"/>
          <w:szCs w:val="24"/>
        </w:rPr>
        <w:t>An</w:t>
      </w:r>
      <w:r>
        <w:rPr>
          <w:spacing w:val="-5"/>
          <w:sz w:val="24"/>
          <w:szCs w:val="24"/>
        </w:rPr>
        <w:t xml:space="preserve"> </w:t>
      </w:r>
      <w:r>
        <w:rPr>
          <w:sz w:val="24"/>
          <w:szCs w:val="24"/>
        </w:rPr>
        <w:t>Eme</w:t>
      </w:r>
      <w:r>
        <w:rPr>
          <w:spacing w:val="-4"/>
          <w:sz w:val="24"/>
          <w:szCs w:val="24"/>
        </w:rPr>
        <w:t>r</w:t>
      </w:r>
      <w:r>
        <w:rPr>
          <w:sz w:val="24"/>
          <w:szCs w:val="24"/>
        </w:rPr>
        <w:t>gentist</w:t>
      </w:r>
      <w:r>
        <w:rPr>
          <w:spacing w:val="-14"/>
          <w:sz w:val="24"/>
          <w:szCs w:val="24"/>
        </w:rPr>
        <w:t xml:space="preserve"> </w:t>
      </w:r>
      <w:r>
        <w:rPr>
          <w:sz w:val="24"/>
          <w:szCs w:val="24"/>
        </w:rPr>
        <w:t>Coalition</w:t>
      </w:r>
      <w:r>
        <w:rPr>
          <w:spacing w:val="-11"/>
          <w:sz w:val="24"/>
          <w:szCs w:val="24"/>
        </w:rPr>
        <w:t xml:space="preserve"> </w:t>
      </w:r>
      <w:r>
        <w:rPr>
          <w:sz w:val="24"/>
          <w:szCs w:val="24"/>
        </w:rPr>
        <w:t>Model</w:t>
      </w:r>
      <w:r>
        <w:rPr>
          <w:spacing w:val="-8"/>
          <w:sz w:val="24"/>
          <w:szCs w:val="24"/>
        </w:rPr>
        <w:t xml:space="preserve"> </w:t>
      </w:r>
      <w:r>
        <w:rPr>
          <w:sz w:val="24"/>
          <w:szCs w:val="24"/>
        </w:rPr>
        <w:t>for</w:t>
      </w:r>
      <w:r>
        <w:rPr>
          <w:spacing w:val="-5"/>
          <w:sz w:val="24"/>
          <w:szCs w:val="24"/>
        </w:rPr>
        <w:t xml:space="preserve"> </w:t>
      </w:r>
      <w:r>
        <w:rPr>
          <w:sz w:val="24"/>
          <w:szCs w:val="24"/>
        </w:rPr>
        <w:t>the</w:t>
      </w:r>
      <w:r>
        <w:rPr>
          <w:spacing w:val="-5"/>
          <w:sz w:val="24"/>
          <w:szCs w:val="24"/>
        </w:rPr>
        <w:t xml:space="preserve"> </w:t>
      </w:r>
      <w:r>
        <w:rPr>
          <w:sz w:val="24"/>
          <w:szCs w:val="24"/>
        </w:rPr>
        <w:t>Origins</w:t>
      </w:r>
      <w:r>
        <w:rPr>
          <w:spacing w:val="-9"/>
          <w:sz w:val="24"/>
          <w:szCs w:val="24"/>
        </w:rPr>
        <w:t xml:space="preserve"> </w:t>
      </w:r>
      <w:r>
        <w:rPr>
          <w:sz w:val="24"/>
          <w:szCs w:val="24"/>
        </w:rPr>
        <w:t>of</w:t>
      </w:r>
      <w:r>
        <w:rPr>
          <w:spacing w:val="-4"/>
          <w:sz w:val="24"/>
          <w:szCs w:val="24"/>
        </w:rPr>
        <w:t xml:space="preserve"> </w:t>
      </w:r>
      <w:r>
        <w:rPr>
          <w:spacing w:val="-19"/>
          <w:sz w:val="24"/>
          <w:szCs w:val="24"/>
        </w:rPr>
        <w:t>W</w:t>
      </w:r>
      <w:r>
        <w:rPr>
          <w:sz w:val="24"/>
          <w:szCs w:val="24"/>
        </w:rPr>
        <w:t>ord</w:t>
      </w:r>
      <w:r>
        <w:rPr>
          <w:spacing w:val="-7"/>
          <w:sz w:val="24"/>
          <w:szCs w:val="24"/>
        </w:rPr>
        <w:t xml:space="preserve"> </w:t>
      </w:r>
      <w:r>
        <w:rPr>
          <w:sz w:val="24"/>
          <w:szCs w:val="24"/>
        </w:rPr>
        <w:t>Learning.</w:t>
      </w:r>
      <w:r>
        <w:rPr>
          <w:spacing w:val="13"/>
          <w:sz w:val="24"/>
          <w:szCs w:val="24"/>
        </w:rPr>
        <w:t xml:space="preserve"> </w:t>
      </w:r>
      <w:r>
        <w:rPr>
          <w:sz w:val="24"/>
          <w:szCs w:val="24"/>
        </w:rPr>
        <w:t>Mon</w:t>
      </w:r>
      <w:r>
        <w:rPr>
          <w:spacing w:val="-2"/>
          <w:sz w:val="24"/>
          <w:szCs w:val="24"/>
        </w:rPr>
        <w:t>o</w:t>
      </w:r>
      <w:r>
        <w:rPr>
          <w:sz w:val="24"/>
          <w:szCs w:val="24"/>
        </w:rPr>
        <w:t>g</w:t>
      </w:r>
      <w:r>
        <w:rPr>
          <w:spacing w:val="-4"/>
          <w:sz w:val="24"/>
          <w:szCs w:val="24"/>
        </w:rPr>
        <w:t>r</w:t>
      </w:r>
      <w:r>
        <w:rPr>
          <w:sz w:val="24"/>
          <w:szCs w:val="24"/>
        </w:rPr>
        <w:t>aphs</w:t>
      </w:r>
      <w:r>
        <w:rPr>
          <w:spacing w:val="2"/>
          <w:sz w:val="24"/>
          <w:szCs w:val="24"/>
        </w:rPr>
        <w:t xml:space="preserve"> </w:t>
      </w:r>
      <w:r>
        <w:rPr>
          <w:sz w:val="24"/>
          <w:szCs w:val="24"/>
        </w:rPr>
        <w:t>of the</w:t>
      </w:r>
      <w:r>
        <w:rPr>
          <w:spacing w:val="-3"/>
          <w:sz w:val="24"/>
          <w:szCs w:val="24"/>
        </w:rPr>
        <w:t xml:space="preserve"> </w:t>
      </w:r>
      <w:r>
        <w:rPr>
          <w:w w:val="96"/>
          <w:sz w:val="24"/>
          <w:szCs w:val="24"/>
        </w:rPr>
        <w:t>Society</w:t>
      </w:r>
      <w:r>
        <w:rPr>
          <w:spacing w:val="2"/>
          <w:w w:val="96"/>
          <w:sz w:val="24"/>
          <w:szCs w:val="24"/>
        </w:rPr>
        <w:t xml:space="preserve"> </w:t>
      </w:r>
      <w:r>
        <w:rPr>
          <w:sz w:val="24"/>
          <w:szCs w:val="24"/>
        </w:rPr>
        <w:t>for</w:t>
      </w:r>
      <w:r>
        <w:rPr>
          <w:spacing w:val="-3"/>
          <w:sz w:val="24"/>
          <w:szCs w:val="24"/>
        </w:rPr>
        <w:t xml:space="preserve"> </w:t>
      </w:r>
      <w:r>
        <w:rPr>
          <w:sz w:val="24"/>
          <w:szCs w:val="24"/>
        </w:rPr>
        <w:t>Resea</w:t>
      </w:r>
      <w:r>
        <w:rPr>
          <w:spacing w:val="-9"/>
          <w:sz w:val="24"/>
          <w:szCs w:val="24"/>
        </w:rPr>
        <w:t>r</w:t>
      </w:r>
      <w:r>
        <w:rPr>
          <w:spacing w:val="-4"/>
          <w:sz w:val="24"/>
          <w:szCs w:val="24"/>
        </w:rPr>
        <w:t>c</w:t>
      </w:r>
      <w:r>
        <w:rPr>
          <w:sz w:val="24"/>
          <w:szCs w:val="24"/>
        </w:rPr>
        <w:t>h</w:t>
      </w:r>
      <w:r>
        <w:rPr>
          <w:spacing w:val="4"/>
          <w:sz w:val="24"/>
          <w:szCs w:val="24"/>
        </w:rPr>
        <w:t xml:space="preserve"> </w:t>
      </w:r>
      <w:r>
        <w:rPr>
          <w:sz w:val="24"/>
          <w:szCs w:val="24"/>
        </w:rPr>
        <w:t>in</w:t>
      </w:r>
      <w:r>
        <w:rPr>
          <w:spacing w:val="-2"/>
          <w:sz w:val="24"/>
          <w:szCs w:val="24"/>
        </w:rPr>
        <w:t xml:space="preserve"> </w:t>
      </w:r>
      <w:r>
        <w:rPr>
          <w:sz w:val="24"/>
          <w:szCs w:val="24"/>
        </w:rPr>
        <w:t>Child</w:t>
      </w:r>
      <w:r>
        <w:rPr>
          <w:spacing w:val="-5"/>
          <w:sz w:val="24"/>
          <w:szCs w:val="24"/>
        </w:rPr>
        <w:t xml:space="preserve"> </w:t>
      </w:r>
      <w:r>
        <w:rPr>
          <w:w w:val="97"/>
          <w:sz w:val="24"/>
          <w:szCs w:val="24"/>
        </w:rPr>
        <w:t>D</w:t>
      </w:r>
      <w:r>
        <w:rPr>
          <w:spacing w:val="-4"/>
          <w:w w:val="97"/>
          <w:sz w:val="24"/>
          <w:szCs w:val="24"/>
        </w:rPr>
        <w:t>e</w:t>
      </w:r>
      <w:r>
        <w:rPr>
          <w:w w:val="97"/>
          <w:sz w:val="24"/>
          <w:szCs w:val="24"/>
        </w:rPr>
        <w:t>velopmen</w:t>
      </w:r>
      <w:r>
        <w:rPr>
          <w:spacing w:val="4"/>
          <w:w w:val="97"/>
          <w:sz w:val="24"/>
          <w:szCs w:val="24"/>
        </w:rPr>
        <w:t>t</w:t>
      </w:r>
      <w:r>
        <w:rPr>
          <w:w w:val="97"/>
          <w:sz w:val="24"/>
          <w:szCs w:val="24"/>
        </w:rPr>
        <w:t>,</w:t>
      </w:r>
      <w:r>
        <w:rPr>
          <w:spacing w:val="9"/>
          <w:w w:val="97"/>
          <w:sz w:val="24"/>
          <w:szCs w:val="24"/>
        </w:rPr>
        <w:t xml:space="preserve"> </w:t>
      </w:r>
      <w:r>
        <w:rPr>
          <w:sz w:val="24"/>
          <w:szCs w:val="24"/>
        </w:rPr>
        <w:t>65(3),</w:t>
      </w:r>
      <w:r>
        <w:rPr>
          <w:spacing w:val="-6"/>
          <w:sz w:val="24"/>
          <w:szCs w:val="24"/>
        </w:rPr>
        <w:t xml:space="preserve"> </w:t>
      </w:r>
      <w:r>
        <w:rPr>
          <w:sz w:val="24"/>
          <w:szCs w:val="24"/>
        </w:rPr>
        <w:t>i–135.</w:t>
      </w:r>
    </w:p>
    <w:p w:rsidR="00B72476" w:rsidRDefault="00CB77E8">
      <w:pPr>
        <w:spacing w:before="7"/>
        <w:ind w:left="120"/>
        <w:rPr>
          <w:sz w:val="24"/>
          <w:szCs w:val="24"/>
        </w:rPr>
      </w:pPr>
      <w:r>
        <w:rPr>
          <w:sz w:val="24"/>
          <w:szCs w:val="24"/>
        </w:rPr>
        <w:t>Johns,</w:t>
      </w:r>
      <w:r>
        <w:rPr>
          <w:spacing w:val="-6"/>
          <w:sz w:val="24"/>
          <w:szCs w:val="24"/>
        </w:rPr>
        <w:t xml:space="preserve"> </w:t>
      </w:r>
      <w:r>
        <w:rPr>
          <w:sz w:val="24"/>
          <w:szCs w:val="24"/>
        </w:rPr>
        <w:t>B.</w:t>
      </w:r>
      <w:r>
        <w:rPr>
          <w:spacing w:val="-2"/>
          <w:sz w:val="24"/>
          <w:szCs w:val="24"/>
        </w:rPr>
        <w:t xml:space="preserve"> </w:t>
      </w:r>
      <w:r>
        <w:rPr>
          <w:spacing w:val="-18"/>
          <w:sz w:val="24"/>
          <w:szCs w:val="24"/>
        </w:rPr>
        <w:t>T</w:t>
      </w:r>
      <w:r>
        <w:rPr>
          <w:sz w:val="24"/>
          <w:szCs w:val="24"/>
        </w:rPr>
        <w:t>.,</w:t>
      </w:r>
      <w:r>
        <w:rPr>
          <w:spacing w:val="-3"/>
          <w:sz w:val="24"/>
          <w:szCs w:val="24"/>
        </w:rPr>
        <w:t xml:space="preserve"> </w:t>
      </w:r>
      <w:r>
        <w:rPr>
          <w:sz w:val="24"/>
          <w:szCs w:val="24"/>
        </w:rPr>
        <w:t>&amp;</w:t>
      </w:r>
      <w:r>
        <w:rPr>
          <w:spacing w:val="-2"/>
          <w:sz w:val="24"/>
          <w:szCs w:val="24"/>
        </w:rPr>
        <w:t xml:space="preserve"> </w:t>
      </w:r>
      <w:r>
        <w:rPr>
          <w:sz w:val="24"/>
          <w:szCs w:val="24"/>
        </w:rPr>
        <w:t>Jones,</w:t>
      </w:r>
      <w:r>
        <w:rPr>
          <w:spacing w:val="-6"/>
          <w:sz w:val="24"/>
          <w:szCs w:val="24"/>
        </w:rPr>
        <w:t xml:space="preserve"> </w:t>
      </w:r>
      <w:r>
        <w:rPr>
          <w:sz w:val="24"/>
          <w:szCs w:val="24"/>
        </w:rPr>
        <w:t>M.</w:t>
      </w:r>
      <w:r>
        <w:rPr>
          <w:spacing w:val="23"/>
          <w:sz w:val="24"/>
          <w:szCs w:val="24"/>
        </w:rPr>
        <w:t xml:space="preserve"> </w:t>
      </w:r>
      <w:r>
        <w:rPr>
          <w:sz w:val="24"/>
          <w:szCs w:val="24"/>
        </w:rPr>
        <w:t>(2012).</w:t>
      </w:r>
      <w:r>
        <w:rPr>
          <w:spacing w:val="19"/>
          <w:sz w:val="24"/>
          <w:szCs w:val="24"/>
        </w:rPr>
        <w:t xml:space="preserve"> </w:t>
      </w:r>
      <w:r>
        <w:rPr>
          <w:sz w:val="24"/>
          <w:szCs w:val="24"/>
        </w:rPr>
        <w:t>Perceptual</w:t>
      </w:r>
      <w:r>
        <w:rPr>
          <w:spacing w:val="-10"/>
          <w:sz w:val="24"/>
          <w:szCs w:val="24"/>
        </w:rPr>
        <w:t xml:space="preserve"> </w:t>
      </w:r>
      <w:r>
        <w:rPr>
          <w:sz w:val="24"/>
          <w:szCs w:val="24"/>
        </w:rPr>
        <w:t>Inference</w:t>
      </w:r>
      <w:r>
        <w:rPr>
          <w:spacing w:val="-9"/>
          <w:sz w:val="24"/>
          <w:szCs w:val="24"/>
        </w:rPr>
        <w:t xml:space="preserve"> </w:t>
      </w:r>
      <w:r>
        <w:rPr>
          <w:sz w:val="24"/>
          <w:szCs w:val="24"/>
        </w:rPr>
        <w:t>Through</w:t>
      </w:r>
      <w:r>
        <w:rPr>
          <w:spacing w:val="-8"/>
          <w:sz w:val="24"/>
          <w:szCs w:val="24"/>
        </w:rPr>
        <w:t xml:space="preserve"> </w:t>
      </w:r>
      <w:r>
        <w:rPr>
          <w:sz w:val="24"/>
          <w:szCs w:val="24"/>
        </w:rPr>
        <w:t>Global</w:t>
      </w:r>
      <w:r>
        <w:rPr>
          <w:spacing w:val="-7"/>
          <w:sz w:val="24"/>
          <w:szCs w:val="24"/>
        </w:rPr>
        <w:t xml:space="preserve"> </w:t>
      </w:r>
      <w:r>
        <w:rPr>
          <w:sz w:val="24"/>
          <w:szCs w:val="24"/>
        </w:rPr>
        <w:t>L</w:t>
      </w:r>
      <w:r>
        <w:rPr>
          <w:spacing w:val="-4"/>
          <w:sz w:val="24"/>
          <w:szCs w:val="24"/>
        </w:rPr>
        <w:t>e</w:t>
      </w:r>
      <w:r>
        <w:rPr>
          <w:sz w:val="24"/>
          <w:szCs w:val="24"/>
        </w:rPr>
        <w:t>xical</w:t>
      </w:r>
      <w:r>
        <w:rPr>
          <w:spacing w:val="-7"/>
          <w:sz w:val="24"/>
          <w:szCs w:val="24"/>
        </w:rPr>
        <w:t xml:space="preserve"> </w:t>
      </w:r>
      <w:r>
        <w:rPr>
          <w:sz w:val="24"/>
          <w:szCs w:val="24"/>
        </w:rPr>
        <w:t>Similarity.</w:t>
      </w:r>
    </w:p>
    <w:p w:rsidR="00B72476" w:rsidRDefault="00B72476">
      <w:pPr>
        <w:spacing w:before="2" w:line="200" w:lineRule="exact"/>
      </w:pPr>
    </w:p>
    <w:p w:rsidR="00B72476" w:rsidRDefault="00CB77E8">
      <w:pPr>
        <w:ind w:left="705"/>
        <w:rPr>
          <w:sz w:val="24"/>
          <w:szCs w:val="24"/>
        </w:rPr>
      </w:pPr>
      <w:r>
        <w:rPr>
          <w:spacing w:val="-22"/>
          <w:sz w:val="24"/>
          <w:szCs w:val="24"/>
        </w:rPr>
        <w:t>T</w:t>
      </w:r>
      <w:r>
        <w:rPr>
          <w:sz w:val="24"/>
          <w:szCs w:val="24"/>
        </w:rPr>
        <w:t>opics</w:t>
      </w:r>
      <w:r>
        <w:rPr>
          <w:spacing w:val="-20"/>
          <w:sz w:val="24"/>
          <w:szCs w:val="24"/>
        </w:rPr>
        <w:t xml:space="preserve"> </w:t>
      </w:r>
      <w:r>
        <w:rPr>
          <w:sz w:val="24"/>
          <w:szCs w:val="24"/>
        </w:rPr>
        <w:t>in</w:t>
      </w:r>
      <w:r>
        <w:rPr>
          <w:spacing w:val="-2"/>
          <w:sz w:val="24"/>
          <w:szCs w:val="24"/>
        </w:rPr>
        <w:t xml:space="preserve"> </w:t>
      </w:r>
      <w:r>
        <w:rPr>
          <w:sz w:val="24"/>
          <w:szCs w:val="24"/>
        </w:rPr>
        <w:t>C</w:t>
      </w:r>
      <w:r>
        <w:rPr>
          <w:spacing w:val="-2"/>
          <w:sz w:val="24"/>
          <w:szCs w:val="24"/>
        </w:rPr>
        <w:t>o</w:t>
      </w:r>
      <w:r>
        <w:rPr>
          <w:sz w:val="24"/>
          <w:szCs w:val="24"/>
        </w:rPr>
        <w:t>gnitive</w:t>
      </w:r>
      <w:r>
        <w:rPr>
          <w:spacing w:val="-23"/>
          <w:sz w:val="24"/>
          <w:szCs w:val="24"/>
        </w:rPr>
        <w:t xml:space="preserve"> </w:t>
      </w:r>
      <w:r>
        <w:rPr>
          <w:sz w:val="24"/>
          <w:szCs w:val="24"/>
        </w:rPr>
        <w:t>Science,</w:t>
      </w:r>
      <w:r>
        <w:rPr>
          <w:spacing w:val="-23"/>
          <w:sz w:val="24"/>
          <w:szCs w:val="24"/>
        </w:rPr>
        <w:t xml:space="preserve"> </w:t>
      </w:r>
      <w:r>
        <w:rPr>
          <w:sz w:val="24"/>
          <w:szCs w:val="24"/>
        </w:rPr>
        <w:t>4(1),</w:t>
      </w:r>
      <w:r>
        <w:rPr>
          <w:spacing w:val="-5"/>
          <w:sz w:val="24"/>
          <w:szCs w:val="24"/>
        </w:rPr>
        <w:t xml:space="preserve"> </w:t>
      </w:r>
      <w:r>
        <w:rPr>
          <w:sz w:val="24"/>
          <w:szCs w:val="24"/>
        </w:rPr>
        <w:t>103–120.</w:t>
      </w:r>
    </w:p>
    <w:p w:rsidR="00B72476" w:rsidRDefault="00B72476">
      <w:pPr>
        <w:spacing w:before="2" w:line="200" w:lineRule="exact"/>
      </w:pPr>
    </w:p>
    <w:p w:rsidR="00B72476" w:rsidRDefault="00CB77E8">
      <w:pPr>
        <w:spacing w:line="380" w:lineRule="auto"/>
        <w:ind w:left="705" w:right="751" w:hanging="585"/>
        <w:rPr>
          <w:sz w:val="24"/>
          <w:szCs w:val="24"/>
        </w:rPr>
      </w:pPr>
      <w:r>
        <w:rPr>
          <w:spacing w:val="-6"/>
          <w:sz w:val="24"/>
          <w:szCs w:val="24"/>
        </w:rPr>
        <w:t>K</w:t>
      </w:r>
      <w:r>
        <w:rPr>
          <w:sz w:val="24"/>
          <w:szCs w:val="24"/>
        </w:rPr>
        <w:t>empe,</w:t>
      </w:r>
      <w:r>
        <w:rPr>
          <w:spacing w:val="-8"/>
          <w:sz w:val="24"/>
          <w:szCs w:val="24"/>
        </w:rPr>
        <w:t xml:space="preserve"> </w:t>
      </w:r>
      <w:r>
        <w:rPr>
          <w:spacing w:val="-31"/>
          <w:sz w:val="24"/>
          <w:szCs w:val="24"/>
        </w:rPr>
        <w:t>V</w:t>
      </w:r>
      <w:r>
        <w:rPr>
          <w:sz w:val="24"/>
          <w:szCs w:val="24"/>
        </w:rPr>
        <w:t>.,</w:t>
      </w:r>
      <w:r>
        <w:rPr>
          <w:spacing w:val="-3"/>
          <w:sz w:val="24"/>
          <w:szCs w:val="24"/>
        </w:rPr>
        <w:t xml:space="preserve"> </w:t>
      </w:r>
      <w:r>
        <w:rPr>
          <w:sz w:val="24"/>
          <w:szCs w:val="24"/>
        </w:rPr>
        <w:t>&amp;</w:t>
      </w:r>
      <w:r>
        <w:rPr>
          <w:spacing w:val="-2"/>
          <w:sz w:val="24"/>
          <w:szCs w:val="24"/>
        </w:rPr>
        <w:t xml:space="preserve"> </w:t>
      </w:r>
      <w:r>
        <w:rPr>
          <w:sz w:val="24"/>
          <w:szCs w:val="24"/>
        </w:rPr>
        <w:t>Brooks,</w:t>
      </w:r>
      <w:r>
        <w:rPr>
          <w:spacing w:val="-8"/>
          <w:sz w:val="24"/>
          <w:szCs w:val="24"/>
        </w:rPr>
        <w:t xml:space="preserve"> </w:t>
      </w:r>
      <w:r>
        <w:rPr>
          <w:sz w:val="24"/>
          <w:szCs w:val="24"/>
        </w:rPr>
        <w:t>P.</w:t>
      </w:r>
      <w:r>
        <w:rPr>
          <w:spacing w:val="-2"/>
          <w:sz w:val="24"/>
          <w:szCs w:val="24"/>
        </w:rPr>
        <w:t xml:space="preserve"> </w:t>
      </w:r>
      <w:r>
        <w:rPr>
          <w:sz w:val="24"/>
          <w:szCs w:val="24"/>
        </w:rPr>
        <w:t>J.</w:t>
      </w:r>
      <w:r>
        <w:rPr>
          <w:spacing w:val="24"/>
          <w:sz w:val="24"/>
          <w:szCs w:val="24"/>
        </w:rPr>
        <w:t xml:space="preserve"> </w:t>
      </w:r>
      <w:r>
        <w:rPr>
          <w:sz w:val="24"/>
          <w:szCs w:val="24"/>
        </w:rPr>
        <w:t>(2001).</w:t>
      </w:r>
      <w:r>
        <w:rPr>
          <w:spacing w:val="19"/>
          <w:sz w:val="24"/>
          <w:szCs w:val="24"/>
        </w:rPr>
        <w:t xml:space="preserve"> </w:t>
      </w:r>
      <w:r>
        <w:rPr>
          <w:sz w:val="24"/>
          <w:szCs w:val="24"/>
        </w:rPr>
        <w:t>The</w:t>
      </w:r>
      <w:r>
        <w:rPr>
          <w:spacing w:val="-4"/>
          <w:sz w:val="24"/>
          <w:szCs w:val="24"/>
        </w:rPr>
        <w:t xml:space="preserve"> </w:t>
      </w:r>
      <w:r>
        <w:rPr>
          <w:sz w:val="24"/>
          <w:szCs w:val="24"/>
        </w:rPr>
        <w:t>Role</w:t>
      </w:r>
      <w:r>
        <w:rPr>
          <w:spacing w:val="-5"/>
          <w:sz w:val="24"/>
          <w:szCs w:val="24"/>
        </w:rPr>
        <w:t xml:space="preserve"> </w:t>
      </w:r>
      <w:r>
        <w:rPr>
          <w:sz w:val="24"/>
          <w:szCs w:val="24"/>
        </w:rPr>
        <w:t>of</w:t>
      </w:r>
      <w:r>
        <w:rPr>
          <w:spacing w:val="-2"/>
          <w:sz w:val="24"/>
          <w:szCs w:val="24"/>
        </w:rPr>
        <w:t xml:space="preserve"> </w:t>
      </w:r>
      <w:r>
        <w:rPr>
          <w:sz w:val="24"/>
          <w:szCs w:val="24"/>
        </w:rPr>
        <w:t>Diminut</w:t>
      </w:r>
      <w:r>
        <w:rPr>
          <w:spacing w:val="-6"/>
          <w:sz w:val="24"/>
          <w:szCs w:val="24"/>
        </w:rPr>
        <w:t>i</w:t>
      </w:r>
      <w:r>
        <w:rPr>
          <w:spacing w:val="-4"/>
          <w:sz w:val="24"/>
          <w:szCs w:val="24"/>
        </w:rPr>
        <w:t>v</w:t>
      </w:r>
      <w:r>
        <w:rPr>
          <w:sz w:val="24"/>
          <w:szCs w:val="24"/>
        </w:rPr>
        <w:t>es</w:t>
      </w:r>
      <w:r>
        <w:rPr>
          <w:spacing w:val="-12"/>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Acquisition</w:t>
      </w:r>
      <w:r>
        <w:rPr>
          <w:spacing w:val="-11"/>
          <w:sz w:val="24"/>
          <w:szCs w:val="24"/>
        </w:rPr>
        <w:t xml:space="preserve"> </w:t>
      </w:r>
      <w:r>
        <w:rPr>
          <w:sz w:val="24"/>
          <w:szCs w:val="24"/>
        </w:rPr>
        <w:t>of</w:t>
      </w:r>
      <w:r>
        <w:rPr>
          <w:spacing w:val="-2"/>
          <w:sz w:val="24"/>
          <w:szCs w:val="24"/>
        </w:rPr>
        <w:t xml:space="preserve"> </w:t>
      </w:r>
      <w:r>
        <w:rPr>
          <w:sz w:val="24"/>
          <w:szCs w:val="24"/>
        </w:rPr>
        <w:t>Russian Gender:</w:t>
      </w:r>
      <w:r>
        <w:rPr>
          <w:spacing w:val="6"/>
          <w:sz w:val="24"/>
          <w:szCs w:val="24"/>
        </w:rPr>
        <w:t xml:space="preserve"> </w:t>
      </w:r>
      <w:r>
        <w:rPr>
          <w:sz w:val="24"/>
          <w:szCs w:val="24"/>
        </w:rPr>
        <w:t>Can</w:t>
      </w:r>
      <w:r>
        <w:rPr>
          <w:spacing w:val="-4"/>
          <w:sz w:val="24"/>
          <w:szCs w:val="24"/>
        </w:rPr>
        <w:t xml:space="preserve"> </w:t>
      </w:r>
      <w:r>
        <w:rPr>
          <w:sz w:val="24"/>
          <w:szCs w:val="24"/>
        </w:rPr>
        <w:t>Elements</w:t>
      </w:r>
      <w:r>
        <w:rPr>
          <w:spacing w:val="-9"/>
          <w:sz w:val="24"/>
          <w:szCs w:val="24"/>
        </w:rPr>
        <w:t xml:space="preserve"> </w:t>
      </w:r>
      <w:r>
        <w:rPr>
          <w:sz w:val="24"/>
          <w:szCs w:val="24"/>
        </w:rPr>
        <w:t>of</w:t>
      </w:r>
      <w:r>
        <w:rPr>
          <w:spacing w:val="-2"/>
          <w:sz w:val="24"/>
          <w:szCs w:val="24"/>
        </w:rPr>
        <w:t xml:space="preserve"> </w:t>
      </w:r>
      <w:r>
        <w:rPr>
          <w:sz w:val="24"/>
          <w:szCs w:val="24"/>
        </w:rPr>
        <w:t>Childâ</w:t>
      </w:r>
      <w:r>
        <w:rPr>
          <w:spacing w:val="-126"/>
          <w:sz w:val="24"/>
          <w:szCs w:val="24"/>
        </w:rPr>
        <w:t>A</w:t>
      </w:r>
      <w:r>
        <w:rPr>
          <w:position w:val="5"/>
          <w:sz w:val="24"/>
          <w:szCs w:val="24"/>
        </w:rPr>
        <w:t>˘</w:t>
      </w:r>
      <w:r>
        <w:rPr>
          <w:spacing w:val="-23"/>
          <w:position w:val="5"/>
          <w:sz w:val="24"/>
          <w:szCs w:val="24"/>
        </w:rPr>
        <w:t xml:space="preserve"> </w:t>
      </w:r>
      <w:r>
        <w:rPr>
          <w:spacing w:val="-120"/>
          <w:sz w:val="24"/>
          <w:szCs w:val="24"/>
        </w:rPr>
        <w:t>R</w:t>
      </w:r>
      <w:r>
        <w:rPr>
          <w:position w:val="5"/>
          <w:sz w:val="24"/>
          <w:szCs w:val="24"/>
        </w:rPr>
        <w:t>ˇ</w:t>
      </w:r>
      <w:r>
        <w:rPr>
          <w:spacing w:val="-22"/>
          <w:position w:val="5"/>
          <w:sz w:val="24"/>
          <w:szCs w:val="24"/>
        </w:rPr>
        <w:t xml:space="preserve"> </w:t>
      </w:r>
      <w:r>
        <w:rPr>
          <w:sz w:val="24"/>
          <w:szCs w:val="24"/>
        </w:rPr>
        <w:t>Directed</w:t>
      </w:r>
      <w:r>
        <w:rPr>
          <w:spacing w:val="-8"/>
          <w:sz w:val="24"/>
          <w:szCs w:val="24"/>
        </w:rPr>
        <w:t xml:space="preserve"> </w:t>
      </w:r>
      <w:r>
        <w:rPr>
          <w:sz w:val="24"/>
          <w:szCs w:val="24"/>
        </w:rPr>
        <w:t>Speech</w:t>
      </w:r>
      <w:r>
        <w:rPr>
          <w:spacing w:val="-7"/>
          <w:sz w:val="24"/>
          <w:szCs w:val="24"/>
        </w:rPr>
        <w:t xml:space="preserve"> </w:t>
      </w:r>
      <w:r>
        <w:rPr>
          <w:sz w:val="24"/>
          <w:szCs w:val="24"/>
        </w:rPr>
        <w:t>Aid</w:t>
      </w:r>
      <w:r>
        <w:rPr>
          <w:spacing w:val="-4"/>
          <w:sz w:val="24"/>
          <w:szCs w:val="24"/>
        </w:rPr>
        <w:t xml:space="preserve"> </w:t>
      </w:r>
      <w:r>
        <w:rPr>
          <w:sz w:val="24"/>
          <w:szCs w:val="24"/>
        </w:rPr>
        <w:t>in</w:t>
      </w:r>
      <w:r>
        <w:rPr>
          <w:spacing w:val="-2"/>
          <w:sz w:val="24"/>
          <w:szCs w:val="24"/>
        </w:rPr>
        <w:t xml:space="preserve"> </w:t>
      </w:r>
      <w:r>
        <w:rPr>
          <w:sz w:val="24"/>
          <w:szCs w:val="24"/>
        </w:rPr>
        <w:t>Learning</w:t>
      </w:r>
      <w:r>
        <w:rPr>
          <w:spacing w:val="-9"/>
          <w:sz w:val="24"/>
          <w:szCs w:val="24"/>
        </w:rPr>
        <w:t xml:space="preserve"> </w:t>
      </w:r>
      <w:r>
        <w:rPr>
          <w:sz w:val="24"/>
          <w:szCs w:val="24"/>
        </w:rPr>
        <w:t>Morphology? Langu</w:t>
      </w:r>
      <w:r>
        <w:rPr>
          <w:spacing w:val="-2"/>
          <w:sz w:val="24"/>
          <w:szCs w:val="24"/>
        </w:rPr>
        <w:t>ag</w:t>
      </w:r>
      <w:r>
        <w:rPr>
          <w:sz w:val="24"/>
          <w:szCs w:val="24"/>
        </w:rPr>
        <w:t>e</w:t>
      </w:r>
      <w:r>
        <w:rPr>
          <w:spacing w:val="5"/>
          <w:sz w:val="24"/>
          <w:szCs w:val="24"/>
        </w:rPr>
        <w:t xml:space="preserve"> </w:t>
      </w:r>
      <w:r>
        <w:rPr>
          <w:sz w:val="24"/>
          <w:szCs w:val="24"/>
        </w:rPr>
        <w:t>Learning,</w:t>
      </w:r>
      <w:r>
        <w:rPr>
          <w:spacing w:val="8"/>
          <w:sz w:val="24"/>
          <w:szCs w:val="24"/>
        </w:rPr>
        <w:t xml:space="preserve"> </w:t>
      </w:r>
      <w:r>
        <w:rPr>
          <w:sz w:val="24"/>
          <w:szCs w:val="24"/>
        </w:rPr>
        <w:t>51(2),</w:t>
      </w:r>
      <w:r>
        <w:rPr>
          <w:spacing w:val="-6"/>
          <w:sz w:val="24"/>
          <w:szCs w:val="24"/>
        </w:rPr>
        <w:t xml:space="preserve"> </w:t>
      </w:r>
      <w:r>
        <w:rPr>
          <w:sz w:val="24"/>
          <w:szCs w:val="24"/>
        </w:rPr>
        <w:t>221–256.</w:t>
      </w:r>
    </w:p>
    <w:p w:rsidR="00B72476" w:rsidRDefault="00CB77E8">
      <w:pPr>
        <w:spacing w:before="46" w:line="415" w:lineRule="auto"/>
        <w:ind w:left="705" w:right="811" w:hanging="585"/>
        <w:jc w:val="both"/>
        <w:rPr>
          <w:sz w:val="24"/>
          <w:szCs w:val="24"/>
        </w:rPr>
      </w:pPr>
      <w:r>
        <w:rPr>
          <w:sz w:val="24"/>
          <w:szCs w:val="24"/>
        </w:rPr>
        <w:t>Landaue</w:t>
      </w:r>
      <w:r>
        <w:rPr>
          <w:spacing w:val="-10"/>
          <w:sz w:val="24"/>
          <w:szCs w:val="24"/>
        </w:rPr>
        <w:t>r</w:t>
      </w:r>
      <w:r>
        <w:rPr>
          <w:sz w:val="24"/>
          <w:szCs w:val="24"/>
        </w:rPr>
        <w:t>,</w:t>
      </w:r>
      <w:r>
        <w:rPr>
          <w:spacing w:val="-10"/>
          <w:sz w:val="24"/>
          <w:szCs w:val="24"/>
        </w:rPr>
        <w:t xml:space="preserve"> </w:t>
      </w:r>
      <w:r>
        <w:rPr>
          <w:sz w:val="24"/>
          <w:szCs w:val="24"/>
        </w:rPr>
        <w:t>T.</w:t>
      </w:r>
      <w:r>
        <w:rPr>
          <w:spacing w:val="-2"/>
          <w:sz w:val="24"/>
          <w:szCs w:val="24"/>
        </w:rPr>
        <w:t xml:space="preserve"> </w:t>
      </w:r>
      <w:r>
        <w:rPr>
          <w:sz w:val="24"/>
          <w:szCs w:val="24"/>
        </w:rPr>
        <w:t>K.,</w:t>
      </w:r>
      <w:r>
        <w:rPr>
          <w:spacing w:val="-3"/>
          <w:sz w:val="24"/>
          <w:szCs w:val="24"/>
        </w:rPr>
        <w:t xml:space="preserve"> </w:t>
      </w:r>
      <w:r>
        <w:rPr>
          <w:sz w:val="24"/>
          <w:szCs w:val="24"/>
        </w:rPr>
        <w:t>&amp;</w:t>
      </w:r>
      <w:r>
        <w:rPr>
          <w:spacing w:val="-2"/>
          <w:sz w:val="24"/>
          <w:szCs w:val="24"/>
        </w:rPr>
        <w:t xml:space="preserve"> </w:t>
      </w:r>
      <w:r>
        <w:rPr>
          <w:sz w:val="24"/>
          <w:szCs w:val="24"/>
        </w:rPr>
        <w:t>Dumais,</w:t>
      </w:r>
      <w:r>
        <w:rPr>
          <w:spacing w:val="-8"/>
          <w:sz w:val="24"/>
          <w:szCs w:val="24"/>
        </w:rPr>
        <w:t xml:space="preserve"> </w:t>
      </w:r>
      <w:r>
        <w:rPr>
          <w:sz w:val="24"/>
          <w:szCs w:val="24"/>
        </w:rPr>
        <w:t>S.</w:t>
      </w:r>
      <w:r>
        <w:rPr>
          <w:spacing w:val="-2"/>
          <w:sz w:val="24"/>
          <w:szCs w:val="24"/>
        </w:rPr>
        <w:t xml:space="preserve"> </w:t>
      </w:r>
      <w:r>
        <w:rPr>
          <w:spacing w:val="-18"/>
          <w:sz w:val="24"/>
          <w:szCs w:val="24"/>
        </w:rPr>
        <w:t>T</w:t>
      </w:r>
      <w:r>
        <w:rPr>
          <w:sz w:val="24"/>
          <w:szCs w:val="24"/>
        </w:rPr>
        <w:t>.</w:t>
      </w:r>
      <w:r>
        <w:rPr>
          <w:spacing w:val="24"/>
          <w:sz w:val="24"/>
          <w:szCs w:val="24"/>
        </w:rPr>
        <w:t xml:space="preserve"> </w:t>
      </w:r>
      <w:r>
        <w:rPr>
          <w:sz w:val="24"/>
          <w:szCs w:val="24"/>
        </w:rPr>
        <w:t>(1997,</w:t>
      </w:r>
      <w:r>
        <w:rPr>
          <w:spacing w:val="-6"/>
          <w:sz w:val="24"/>
          <w:szCs w:val="24"/>
        </w:rPr>
        <w:t xml:space="preserve"> </w:t>
      </w:r>
      <w:r>
        <w:rPr>
          <w:sz w:val="24"/>
          <w:szCs w:val="24"/>
        </w:rPr>
        <w:t>April).</w:t>
      </w:r>
      <w:r>
        <w:rPr>
          <w:spacing w:val="20"/>
          <w:sz w:val="24"/>
          <w:szCs w:val="24"/>
        </w:rPr>
        <w:t xml:space="preserve"> </w:t>
      </w:r>
      <w:r>
        <w:rPr>
          <w:sz w:val="24"/>
          <w:szCs w:val="24"/>
        </w:rPr>
        <w:t>A</w:t>
      </w:r>
      <w:r>
        <w:rPr>
          <w:spacing w:val="-2"/>
          <w:sz w:val="24"/>
          <w:szCs w:val="24"/>
        </w:rPr>
        <w:t xml:space="preserve"> </w:t>
      </w:r>
      <w:r>
        <w:rPr>
          <w:sz w:val="24"/>
          <w:szCs w:val="24"/>
        </w:rPr>
        <w:t>solution</w:t>
      </w:r>
      <w:r>
        <w:rPr>
          <w:spacing w:val="-8"/>
          <w:sz w:val="24"/>
          <w:szCs w:val="24"/>
        </w:rPr>
        <w:t xml:space="preserve"> </w:t>
      </w:r>
      <w:r>
        <w:rPr>
          <w:sz w:val="24"/>
          <w:szCs w:val="24"/>
        </w:rPr>
        <w:t>to</w:t>
      </w:r>
      <w:r>
        <w:rPr>
          <w:spacing w:val="-2"/>
          <w:sz w:val="24"/>
          <w:szCs w:val="24"/>
        </w:rPr>
        <w:t xml:space="preserve"> </w:t>
      </w:r>
      <w:r>
        <w:rPr>
          <w:sz w:val="24"/>
          <w:szCs w:val="24"/>
        </w:rPr>
        <w:t>Plato</w:t>
      </w:r>
      <w:r>
        <w:rPr>
          <w:spacing w:val="-13"/>
          <w:sz w:val="24"/>
          <w:szCs w:val="24"/>
        </w:rPr>
        <w:t>’</w:t>
      </w:r>
      <w:r>
        <w:rPr>
          <w:sz w:val="24"/>
          <w:szCs w:val="24"/>
        </w:rPr>
        <w:t>s</w:t>
      </w:r>
      <w:r>
        <w:rPr>
          <w:spacing w:val="-7"/>
          <w:sz w:val="24"/>
          <w:szCs w:val="24"/>
        </w:rPr>
        <w:t xml:space="preserve"> </w:t>
      </w:r>
      <w:r>
        <w:rPr>
          <w:sz w:val="24"/>
          <w:szCs w:val="24"/>
        </w:rPr>
        <w:t>problem:</w:t>
      </w:r>
      <w:r>
        <w:rPr>
          <w:spacing w:val="5"/>
          <w:sz w:val="24"/>
          <w:szCs w:val="24"/>
        </w:rPr>
        <w:t xml:space="preserve"> </w:t>
      </w:r>
      <w:r>
        <w:rPr>
          <w:sz w:val="24"/>
          <w:szCs w:val="24"/>
        </w:rPr>
        <w:t>The</w:t>
      </w:r>
      <w:r>
        <w:rPr>
          <w:spacing w:val="-4"/>
          <w:sz w:val="24"/>
          <w:szCs w:val="24"/>
        </w:rPr>
        <w:t xml:space="preserve"> </w:t>
      </w:r>
      <w:r>
        <w:rPr>
          <w:sz w:val="24"/>
          <w:szCs w:val="24"/>
        </w:rPr>
        <w:t>latent semantic</w:t>
      </w:r>
      <w:r>
        <w:rPr>
          <w:spacing w:val="-9"/>
          <w:sz w:val="24"/>
          <w:szCs w:val="24"/>
        </w:rPr>
        <w:t xml:space="preserve"> </w:t>
      </w:r>
      <w:r>
        <w:rPr>
          <w:sz w:val="24"/>
          <w:szCs w:val="24"/>
        </w:rPr>
        <w:t>analysis</w:t>
      </w:r>
      <w:r>
        <w:rPr>
          <w:spacing w:val="-8"/>
          <w:sz w:val="24"/>
          <w:szCs w:val="24"/>
        </w:rPr>
        <w:t xml:space="preserve"> </w:t>
      </w:r>
      <w:r>
        <w:rPr>
          <w:sz w:val="24"/>
          <w:szCs w:val="24"/>
        </w:rPr>
        <w:t>theory</w:t>
      </w:r>
      <w:r>
        <w:rPr>
          <w:spacing w:val="-6"/>
          <w:sz w:val="24"/>
          <w:szCs w:val="24"/>
        </w:rPr>
        <w:t xml:space="preserve"> </w:t>
      </w:r>
      <w:r>
        <w:rPr>
          <w:sz w:val="24"/>
          <w:szCs w:val="24"/>
        </w:rPr>
        <w:t>of</w:t>
      </w:r>
      <w:r>
        <w:rPr>
          <w:spacing w:val="-2"/>
          <w:sz w:val="24"/>
          <w:szCs w:val="24"/>
        </w:rPr>
        <w:t xml:space="preserve"> </w:t>
      </w:r>
      <w:r>
        <w:rPr>
          <w:sz w:val="24"/>
          <w:szCs w:val="24"/>
        </w:rPr>
        <w:t>acquisition,</w:t>
      </w:r>
      <w:r>
        <w:rPr>
          <w:spacing w:val="-11"/>
          <w:sz w:val="24"/>
          <w:szCs w:val="24"/>
        </w:rPr>
        <w:t xml:space="preserve"> </w:t>
      </w:r>
      <w:r>
        <w:rPr>
          <w:sz w:val="24"/>
          <w:szCs w:val="24"/>
        </w:rPr>
        <w:t>induction,</w:t>
      </w:r>
      <w:r>
        <w:rPr>
          <w:spacing w:val="-10"/>
          <w:sz w:val="24"/>
          <w:szCs w:val="24"/>
        </w:rPr>
        <w:t xml:space="preserve"> </w:t>
      </w:r>
      <w:r>
        <w:rPr>
          <w:sz w:val="24"/>
          <w:szCs w:val="24"/>
        </w:rPr>
        <w:t>and</w:t>
      </w:r>
      <w:r>
        <w:rPr>
          <w:spacing w:val="-3"/>
          <w:sz w:val="24"/>
          <w:szCs w:val="24"/>
        </w:rPr>
        <w:t xml:space="preserve"> </w:t>
      </w:r>
      <w:r>
        <w:rPr>
          <w:sz w:val="24"/>
          <w:szCs w:val="24"/>
        </w:rPr>
        <w:t>representation</w:t>
      </w:r>
      <w:r>
        <w:rPr>
          <w:spacing w:val="-14"/>
          <w:sz w:val="24"/>
          <w:szCs w:val="24"/>
        </w:rPr>
        <w:t xml:space="preserve"> </w:t>
      </w:r>
      <w:r>
        <w:rPr>
          <w:sz w:val="24"/>
          <w:szCs w:val="24"/>
        </w:rPr>
        <w:t>of</w:t>
      </w:r>
      <w:r>
        <w:rPr>
          <w:spacing w:val="-2"/>
          <w:sz w:val="24"/>
          <w:szCs w:val="24"/>
        </w:rPr>
        <w:t xml:space="preserve"> </w:t>
      </w:r>
      <w:r>
        <w:rPr>
          <w:sz w:val="24"/>
          <w:szCs w:val="24"/>
        </w:rPr>
        <w:t>kn</w:t>
      </w:r>
      <w:r>
        <w:rPr>
          <w:spacing w:val="-6"/>
          <w:sz w:val="24"/>
          <w:szCs w:val="24"/>
        </w:rPr>
        <w:t>o</w:t>
      </w:r>
      <w:r>
        <w:rPr>
          <w:sz w:val="24"/>
          <w:szCs w:val="24"/>
        </w:rPr>
        <w:t>wledge. Psy</w:t>
      </w:r>
      <w:r>
        <w:rPr>
          <w:spacing w:val="-4"/>
          <w:sz w:val="24"/>
          <w:szCs w:val="24"/>
        </w:rPr>
        <w:t>c</w:t>
      </w:r>
      <w:r>
        <w:rPr>
          <w:sz w:val="24"/>
          <w:szCs w:val="24"/>
        </w:rPr>
        <w:t>hol</w:t>
      </w:r>
      <w:r>
        <w:rPr>
          <w:spacing w:val="-2"/>
          <w:sz w:val="24"/>
          <w:szCs w:val="24"/>
        </w:rPr>
        <w:t>o</w:t>
      </w:r>
      <w:r>
        <w:rPr>
          <w:sz w:val="24"/>
          <w:szCs w:val="24"/>
        </w:rPr>
        <w:t>gical</w:t>
      </w:r>
      <w:r>
        <w:rPr>
          <w:spacing w:val="1"/>
          <w:sz w:val="24"/>
          <w:szCs w:val="24"/>
        </w:rPr>
        <w:t xml:space="preserve"> </w:t>
      </w:r>
      <w:r>
        <w:rPr>
          <w:w w:val="94"/>
          <w:sz w:val="24"/>
          <w:szCs w:val="24"/>
        </w:rPr>
        <w:t>R</w:t>
      </w:r>
      <w:r>
        <w:rPr>
          <w:spacing w:val="-4"/>
          <w:w w:val="94"/>
          <w:sz w:val="24"/>
          <w:szCs w:val="24"/>
        </w:rPr>
        <w:t>e</w:t>
      </w:r>
      <w:r>
        <w:rPr>
          <w:w w:val="94"/>
          <w:sz w:val="24"/>
          <w:szCs w:val="24"/>
        </w:rPr>
        <w:t>vi</w:t>
      </w:r>
      <w:r>
        <w:rPr>
          <w:spacing w:val="-4"/>
          <w:w w:val="94"/>
          <w:sz w:val="24"/>
          <w:szCs w:val="24"/>
        </w:rPr>
        <w:t>e</w:t>
      </w:r>
      <w:r>
        <w:rPr>
          <w:w w:val="94"/>
          <w:sz w:val="24"/>
          <w:szCs w:val="24"/>
        </w:rPr>
        <w:t>w,</w:t>
      </w:r>
      <w:r>
        <w:rPr>
          <w:spacing w:val="6"/>
          <w:w w:val="94"/>
          <w:sz w:val="24"/>
          <w:szCs w:val="24"/>
        </w:rPr>
        <w:t xml:space="preserve"> </w:t>
      </w:r>
      <w:r>
        <w:rPr>
          <w:sz w:val="24"/>
          <w:szCs w:val="24"/>
        </w:rPr>
        <w:t>104(2),</w:t>
      </w:r>
      <w:r>
        <w:rPr>
          <w:spacing w:val="-7"/>
          <w:sz w:val="24"/>
          <w:szCs w:val="24"/>
        </w:rPr>
        <w:t xml:space="preserve"> </w:t>
      </w:r>
      <w:r>
        <w:rPr>
          <w:sz w:val="24"/>
          <w:szCs w:val="24"/>
        </w:rPr>
        <w:t>211.</w:t>
      </w:r>
    </w:p>
    <w:p w:rsidR="00B72476" w:rsidRDefault="00CB77E8">
      <w:pPr>
        <w:spacing w:before="7"/>
        <w:ind w:left="120"/>
        <w:rPr>
          <w:sz w:val="24"/>
          <w:szCs w:val="24"/>
        </w:rPr>
      </w:pPr>
      <w:r>
        <w:rPr>
          <w:sz w:val="24"/>
          <w:szCs w:val="24"/>
        </w:rPr>
        <w:t>La</w:t>
      </w:r>
      <w:r>
        <w:rPr>
          <w:spacing w:val="-4"/>
          <w:sz w:val="24"/>
          <w:szCs w:val="24"/>
        </w:rPr>
        <w:t>n</w:t>
      </w:r>
      <w:r>
        <w:rPr>
          <w:spacing w:val="-16"/>
          <w:sz w:val="24"/>
          <w:szCs w:val="24"/>
        </w:rPr>
        <w:t>y</w:t>
      </w:r>
      <w:r>
        <w:rPr>
          <w:sz w:val="24"/>
          <w:szCs w:val="24"/>
        </w:rPr>
        <w:t>,</w:t>
      </w:r>
      <w:r>
        <w:rPr>
          <w:spacing w:val="-6"/>
          <w:sz w:val="24"/>
          <w:szCs w:val="24"/>
        </w:rPr>
        <w:t xml:space="preserve"> </w:t>
      </w:r>
      <w:r>
        <w:rPr>
          <w:sz w:val="24"/>
          <w:szCs w:val="24"/>
        </w:rPr>
        <w:t>J.,</w:t>
      </w:r>
      <w:r>
        <w:rPr>
          <w:spacing w:val="-2"/>
          <w:sz w:val="24"/>
          <w:szCs w:val="24"/>
        </w:rPr>
        <w:t xml:space="preserve"> </w:t>
      </w:r>
      <w:r>
        <w:rPr>
          <w:sz w:val="24"/>
          <w:szCs w:val="24"/>
        </w:rPr>
        <w:t>&amp;</w:t>
      </w:r>
      <w:r>
        <w:rPr>
          <w:spacing w:val="-2"/>
          <w:sz w:val="24"/>
          <w:szCs w:val="24"/>
        </w:rPr>
        <w:t xml:space="preserve"> </w:t>
      </w:r>
      <w:r>
        <w:rPr>
          <w:sz w:val="24"/>
          <w:szCs w:val="24"/>
        </w:rPr>
        <w:t>Sa</w:t>
      </w:r>
      <w:r>
        <w:rPr>
          <w:spacing w:val="-6"/>
          <w:sz w:val="24"/>
          <w:szCs w:val="24"/>
        </w:rPr>
        <w:t>f</w:t>
      </w:r>
      <w:r>
        <w:rPr>
          <w:sz w:val="24"/>
          <w:szCs w:val="24"/>
        </w:rPr>
        <w:t>fran,</w:t>
      </w:r>
      <w:r>
        <w:rPr>
          <w:spacing w:val="-8"/>
          <w:sz w:val="24"/>
          <w:szCs w:val="24"/>
        </w:rPr>
        <w:t xml:space="preserve"> </w:t>
      </w:r>
      <w:r>
        <w:rPr>
          <w:sz w:val="24"/>
          <w:szCs w:val="24"/>
        </w:rPr>
        <w:t>J.</w:t>
      </w:r>
      <w:r>
        <w:rPr>
          <w:spacing w:val="24"/>
          <w:sz w:val="24"/>
          <w:szCs w:val="24"/>
        </w:rPr>
        <w:t xml:space="preserve"> </w:t>
      </w:r>
      <w:r>
        <w:rPr>
          <w:sz w:val="24"/>
          <w:szCs w:val="24"/>
        </w:rPr>
        <w:t>(2010).</w:t>
      </w:r>
      <w:r>
        <w:rPr>
          <w:spacing w:val="19"/>
          <w:sz w:val="24"/>
          <w:szCs w:val="24"/>
        </w:rPr>
        <w:t xml:space="preserve"> </w:t>
      </w:r>
      <w:r>
        <w:rPr>
          <w:sz w:val="24"/>
          <w:szCs w:val="24"/>
        </w:rPr>
        <w:t>From</w:t>
      </w:r>
      <w:r>
        <w:rPr>
          <w:spacing w:val="-5"/>
          <w:sz w:val="24"/>
          <w:szCs w:val="24"/>
        </w:rPr>
        <w:t xml:space="preserve"> </w:t>
      </w:r>
      <w:r>
        <w:rPr>
          <w:sz w:val="24"/>
          <w:szCs w:val="24"/>
        </w:rPr>
        <w:t>Statistics</w:t>
      </w:r>
      <w:r>
        <w:rPr>
          <w:spacing w:val="-9"/>
          <w:sz w:val="24"/>
          <w:szCs w:val="24"/>
        </w:rPr>
        <w:t xml:space="preserve"> </w:t>
      </w:r>
      <w:r>
        <w:rPr>
          <w:sz w:val="24"/>
          <w:szCs w:val="24"/>
        </w:rPr>
        <w:t>to</w:t>
      </w:r>
      <w:r>
        <w:rPr>
          <w:spacing w:val="-2"/>
          <w:sz w:val="24"/>
          <w:szCs w:val="24"/>
        </w:rPr>
        <w:t xml:space="preserve"> </w:t>
      </w:r>
      <w:r>
        <w:rPr>
          <w:sz w:val="24"/>
          <w:szCs w:val="24"/>
        </w:rPr>
        <w:t>Meaning:</w:t>
      </w:r>
      <w:r>
        <w:rPr>
          <w:spacing w:val="5"/>
          <w:sz w:val="24"/>
          <w:szCs w:val="24"/>
        </w:rPr>
        <w:t xml:space="preserve"> </w:t>
      </w:r>
      <w:r>
        <w:rPr>
          <w:sz w:val="24"/>
          <w:szCs w:val="24"/>
        </w:rPr>
        <w:t>In</w:t>
      </w:r>
      <w:r>
        <w:rPr>
          <w:spacing w:val="-2"/>
          <w:sz w:val="24"/>
          <w:szCs w:val="24"/>
        </w:rPr>
        <w:t>f</w:t>
      </w:r>
      <w:r>
        <w:rPr>
          <w:sz w:val="24"/>
          <w:szCs w:val="24"/>
        </w:rPr>
        <w:t>ants’</w:t>
      </w:r>
      <w:r>
        <w:rPr>
          <w:spacing w:val="-7"/>
          <w:sz w:val="24"/>
          <w:szCs w:val="24"/>
        </w:rPr>
        <w:t xml:space="preserve"> </w:t>
      </w:r>
      <w:r>
        <w:rPr>
          <w:sz w:val="24"/>
          <w:szCs w:val="24"/>
        </w:rPr>
        <w:t>Acquisition</w:t>
      </w:r>
      <w:r>
        <w:rPr>
          <w:spacing w:val="-11"/>
          <w:sz w:val="24"/>
          <w:szCs w:val="24"/>
        </w:rPr>
        <w:t xml:space="preserve"> </w:t>
      </w:r>
      <w:r>
        <w:rPr>
          <w:sz w:val="24"/>
          <w:szCs w:val="24"/>
        </w:rPr>
        <w:t>of</w:t>
      </w:r>
      <w:r>
        <w:rPr>
          <w:spacing w:val="-2"/>
          <w:sz w:val="24"/>
          <w:szCs w:val="24"/>
        </w:rPr>
        <w:t xml:space="preserve"> </w:t>
      </w:r>
      <w:r>
        <w:rPr>
          <w:sz w:val="24"/>
          <w:szCs w:val="24"/>
        </w:rPr>
        <w:t>L</w:t>
      </w:r>
      <w:r>
        <w:rPr>
          <w:spacing w:val="-4"/>
          <w:sz w:val="24"/>
          <w:szCs w:val="24"/>
        </w:rPr>
        <w:t>e</w:t>
      </w:r>
      <w:r>
        <w:rPr>
          <w:sz w:val="24"/>
          <w:szCs w:val="24"/>
        </w:rPr>
        <w:t>xical</w:t>
      </w:r>
    </w:p>
    <w:p w:rsidR="00B72476" w:rsidRDefault="00B72476">
      <w:pPr>
        <w:spacing w:before="2" w:line="200" w:lineRule="exact"/>
      </w:pPr>
    </w:p>
    <w:p w:rsidR="00B72476" w:rsidRDefault="00CB77E8">
      <w:pPr>
        <w:ind w:left="705"/>
        <w:rPr>
          <w:sz w:val="24"/>
          <w:szCs w:val="24"/>
        </w:rPr>
        <w:sectPr w:rsidR="00B72476">
          <w:pgSz w:w="12240" w:h="15840"/>
          <w:pgMar w:top="960" w:right="1320" w:bottom="280" w:left="1320" w:header="736" w:footer="0" w:gutter="0"/>
          <w:cols w:space="720"/>
        </w:sectPr>
      </w:pPr>
      <w:r>
        <w:rPr>
          <w:sz w:val="24"/>
          <w:szCs w:val="24"/>
        </w:rPr>
        <w:t>Cat</w:t>
      </w:r>
      <w:r>
        <w:rPr>
          <w:spacing w:val="-4"/>
          <w:sz w:val="24"/>
          <w:szCs w:val="24"/>
        </w:rPr>
        <w:t>e</w:t>
      </w:r>
      <w:r>
        <w:rPr>
          <w:sz w:val="24"/>
          <w:szCs w:val="24"/>
        </w:rPr>
        <w:t>gories.</w:t>
      </w:r>
      <w:r>
        <w:rPr>
          <w:spacing w:val="15"/>
          <w:sz w:val="24"/>
          <w:szCs w:val="24"/>
        </w:rPr>
        <w:t xml:space="preserve"> </w:t>
      </w:r>
      <w:r>
        <w:rPr>
          <w:sz w:val="24"/>
          <w:szCs w:val="24"/>
        </w:rPr>
        <w:t>Psy</w:t>
      </w:r>
      <w:r>
        <w:rPr>
          <w:spacing w:val="-4"/>
          <w:sz w:val="24"/>
          <w:szCs w:val="24"/>
        </w:rPr>
        <w:t>c</w:t>
      </w:r>
      <w:r>
        <w:rPr>
          <w:sz w:val="24"/>
          <w:szCs w:val="24"/>
        </w:rPr>
        <w:t>hol</w:t>
      </w:r>
      <w:r>
        <w:rPr>
          <w:spacing w:val="-2"/>
          <w:sz w:val="24"/>
          <w:szCs w:val="24"/>
        </w:rPr>
        <w:t>o</w:t>
      </w:r>
      <w:r>
        <w:rPr>
          <w:sz w:val="24"/>
          <w:szCs w:val="24"/>
        </w:rPr>
        <w:t>gical</w:t>
      </w:r>
      <w:r>
        <w:rPr>
          <w:spacing w:val="1"/>
          <w:sz w:val="24"/>
          <w:szCs w:val="24"/>
        </w:rPr>
        <w:t xml:space="preserve"> </w:t>
      </w:r>
      <w:r>
        <w:rPr>
          <w:sz w:val="24"/>
          <w:szCs w:val="24"/>
        </w:rPr>
        <w:t>Science,</w:t>
      </w:r>
      <w:r>
        <w:rPr>
          <w:spacing w:val="-23"/>
          <w:sz w:val="24"/>
          <w:szCs w:val="24"/>
        </w:rPr>
        <w:t xml:space="preserve"> </w:t>
      </w:r>
      <w:r>
        <w:rPr>
          <w:sz w:val="24"/>
          <w:szCs w:val="24"/>
        </w:rPr>
        <w:t>21(2),</w:t>
      </w:r>
      <w:r>
        <w:rPr>
          <w:spacing w:val="-6"/>
          <w:sz w:val="24"/>
          <w:szCs w:val="24"/>
        </w:rPr>
        <w:t xml:space="preserve"> </w:t>
      </w:r>
      <w:r>
        <w:rPr>
          <w:sz w:val="24"/>
          <w:szCs w:val="24"/>
        </w:rPr>
        <w:t>284.</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line="415" w:lineRule="auto"/>
        <w:ind w:left="705" w:right="402" w:hanging="585"/>
        <w:rPr>
          <w:sz w:val="24"/>
          <w:szCs w:val="24"/>
        </w:rPr>
      </w:pPr>
      <w:r>
        <w:rPr>
          <w:sz w:val="24"/>
          <w:szCs w:val="24"/>
        </w:rPr>
        <w:t>Maratsos,</w:t>
      </w:r>
      <w:r>
        <w:rPr>
          <w:spacing w:val="-9"/>
          <w:sz w:val="24"/>
          <w:szCs w:val="24"/>
        </w:rPr>
        <w:t xml:space="preserve"> </w:t>
      </w:r>
      <w:r>
        <w:rPr>
          <w:sz w:val="24"/>
          <w:szCs w:val="24"/>
        </w:rPr>
        <w:t>M.</w:t>
      </w:r>
      <w:r>
        <w:rPr>
          <w:spacing w:val="-3"/>
          <w:sz w:val="24"/>
          <w:szCs w:val="24"/>
        </w:rPr>
        <w:t xml:space="preserve"> </w:t>
      </w:r>
      <w:r>
        <w:rPr>
          <w:spacing w:val="-27"/>
          <w:sz w:val="24"/>
          <w:szCs w:val="24"/>
        </w:rPr>
        <w:t>P</w:t>
      </w:r>
      <w:r>
        <w:rPr>
          <w:sz w:val="24"/>
          <w:szCs w:val="24"/>
        </w:rPr>
        <w:t>.,</w:t>
      </w:r>
      <w:r>
        <w:rPr>
          <w:spacing w:val="-3"/>
          <w:sz w:val="24"/>
          <w:szCs w:val="24"/>
        </w:rPr>
        <w:t xml:space="preserve"> </w:t>
      </w:r>
      <w:r>
        <w:rPr>
          <w:sz w:val="24"/>
          <w:szCs w:val="24"/>
        </w:rPr>
        <w:t>&amp;</w:t>
      </w:r>
      <w:r>
        <w:rPr>
          <w:spacing w:val="-2"/>
          <w:sz w:val="24"/>
          <w:szCs w:val="24"/>
        </w:rPr>
        <w:t xml:space="preserve"> </w:t>
      </w:r>
      <w:r>
        <w:rPr>
          <w:sz w:val="24"/>
          <w:szCs w:val="24"/>
        </w:rPr>
        <w:t>Chalkl</w:t>
      </w:r>
      <w:r>
        <w:rPr>
          <w:spacing w:val="-4"/>
          <w:sz w:val="24"/>
          <w:szCs w:val="24"/>
        </w:rPr>
        <w:t>e</w:t>
      </w:r>
      <w:r>
        <w:rPr>
          <w:spacing w:val="-16"/>
          <w:sz w:val="24"/>
          <w:szCs w:val="24"/>
        </w:rPr>
        <w:t>y</w:t>
      </w:r>
      <w:r>
        <w:rPr>
          <w:sz w:val="24"/>
          <w:szCs w:val="24"/>
        </w:rPr>
        <w:t>,</w:t>
      </w:r>
      <w:r>
        <w:rPr>
          <w:spacing w:val="-9"/>
          <w:sz w:val="24"/>
          <w:szCs w:val="24"/>
        </w:rPr>
        <w:t xml:space="preserve"> </w:t>
      </w:r>
      <w:r>
        <w:rPr>
          <w:sz w:val="24"/>
          <w:szCs w:val="24"/>
        </w:rPr>
        <w:t>M.</w:t>
      </w:r>
      <w:r>
        <w:rPr>
          <w:spacing w:val="-3"/>
          <w:sz w:val="24"/>
          <w:szCs w:val="24"/>
        </w:rPr>
        <w:t xml:space="preserve"> </w:t>
      </w:r>
      <w:r>
        <w:rPr>
          <w:sz w:val="24"/>
          <w:szCs w:val="24"/>
        </w:rPr>
        <w:t>A.</w:t>
      </w:r>
      <w:r>
        <w:rPr>
          <w:spacing w:val="24"/>
          <w:sz w:val="24"/>
          <w:szCs w:val="24"/>
        </w:rPr>
        <w:t xml:space="preserve"> </w:t>
      </w:r>
      <w:r>
        <w:rPr>
          <w:sz w:val="24"/>
          <w:szCs w:val="24"/>
        </w:rPr>
        <w:t>(1980).</w:t>
      </w:r>
      <w:r>
        <w:rPr>
          <w:spacing w:val="19"/>
          <w:sz w:val="24"/>
          <w:szCs w:val="24"/>
        </w:rPr>
        <w:t xml:space="preserve"> </w:t>
      </w:r>
      <w:r>
        <w:rPr>
          <w:sz w:val="24"/>
          <w:szCs w:val="24"/>
        </w:rPr>
        <w:t>The</w:t>
      </w:r>
      <w:r>
        <w:rPr>
          <w:spacing w:val="-4"/>
          <w:sz w:val="24"/>
          <w:szCs w:val="24"/>
        </w:rPr>
        <w:t xml:space="preserve"> </w:t>
      </w:r>
      <w:r>
        <w:rPr>
          <w:sz w:val="24"/>
          <w:szCs w:val="24"/>
        </w:rPr>
        <w:t>internal</w:t>
      </w:r>
      <w:r>
        <w:rPr>
          <w:spacing w:val="-7"/>
          <w:sz w:val="24"/>
          <w:szCs w:val="24"/>
        </w:rPr>
        <w:t xml:space="preserve"> </w:t>
      </w:r>
      <w:r>
        <w:rPr>
          <w:sz w:val="24"/>
          <w:szCs w:val="24"/>
        </w:rPr>
        <w:t>language</w:t>
      </w:r>
      <w:r>
        <w:rPr>
          <w:spacing w:val="-9"/>
          <w:sz w:val="24"/>
          <w:szCs w:val="24"/>
        </w:rPr>
        <w:t xml:space="preserve"> </w:t>
      </w:r>
      <w:r>
        <w:rPr>
          <w:sz w:val="24"/>
          <w:szCs w:val="24"/>
        </w:rPr>
        <w:t>of</w:t>
      </w:r>
      <w:r>
        <w:rPr>
          <w:spacing w:val="-2"/>
          <w:sz w:val="24"/>
          <w:szCs w:val="24"/>
        </w:rPr>
        <w:t xml:space="preserve"> </w:t>
      </w:r>
      <w:r>
        <w:rPr>
          <w:sz w:val="24"/>
          <w:szCs w:val="24"/>
        </w:rPr>
        <w:t>children</w:t>
      </w:r>
      <w:r>
        <w:rPr>
          <w:spacing w:val="-13"/>
          <w:sz w:val="24"/>
          <w:szCs w:val="24"/>
        </w:rPr>
        <w:t>’</w:t>
      </w:r>
      <w:r>
        <w:rPr>
          <w:sz w:val="24"/>
          <w:szCs w:val="24"/>
        </w:rPr>
        <w:t>s</w:t>
      </w:r>
      <w:r>
        <w:rPr>
          <w:spacing w:val="-10"/>
          <w:sz w:val="24"/>
          <w:szCs w:val="24"/>
        </w:rPr>
        <w:t xml:space="preserve"> </w:t>
      </w:r>
      <w:r>
        <w:rPr>
          <w:sz w:val="24"/>
          <w:szCs w:val="24"/>
        </w:rPr>
        <w:t>syntax:</w:t>
      </w:r>
      <w:r>
        <w:rPr>
          <w:spacing w:val="7"/>
          <w:sz w:val="24"/>
          <w:szCs w:val="24"/>
        </w:rPr>
        <w:t xml:space="preserve"> </w:t>
      </w:r>
      <w:r>
        <w:rPr>
          <w:sz w:val="24"/>
          <w:szCs w:val="24"/>
        </w:rPr>
        <w:t>The ontogenesis</w:t>
      </w:r>
      <w:r>
        <w:rPr>
          <w:spacing w:val="-11"/>
          <w:sz w:val="24"/>
          <w:szCs w:val="24"/>
        </w:rPr>
        <w:t xml:space="preserve"> </w:t>
      </w:r>
      <w:r>
        <w:rPr>
          <w:sz w:val="24"/>
          <w:szCs w:val="24"/>
        </w:rPr>
        <w:t>and</w:t>
      </w:r>
      <w:r>
        <w:rPr>
          <w:spacing w:val="-3"/>
          <w:sz w:val="24"/>
          <w:szCs w:val="24"/>
        </w:rPr>
        <w:t xml:space="preserve"> </w:t>
      </w:r>
      <w:r>
        <w:rPr>
          <w:sz w:val="24"/>
          <w:szCs w:val="24"/>
        </w:rPr>
        <w:t>representation</w:t>
      </w:r>
      <w:r>
        <w:rPr>
          <w:spacing w:val="-14"/>
          <w:sz w:val="24"/>
          <w:szCs w:val="24"/>
        </w:rPr>
        <w:t xml:space="preserve"> </w:t>
      </w:r>
      <w:r>
        <w:rPr>
          <w:sz w:val="24"/>
          <w:szCs w:val="24"/>
        </w:rPr>
        <w:t>of</w:t>
      </w:r>
      <w:r>
        <w:rPr>
          <w:spacing w:val="-2"/>
          <w:sz w:val="24"/>
          <w:szCs w:val="24"/>
        </w:rPr>
        <w:t xml:space="preserve"> </w:t>
      </w:r>
      <w:r>
        <w:rPr>
          <w:sz w:val="24"/>
          <w:szCs w:val="24"/>
        </w:rPr>
        <w:t>syntactic</w:t>
      </w:r>
      <w:r>
        <w:rPr>
          <w:spacing w:val="-9"/>
          <w:sz w:val="24"/>
          <w:szCs w:val="24"/>
        </w:rPr>
        <w:t xml:space="preserve"> </w:t>
      </w:r>
      <w:r>
        <w:rPr>
          <w:sz w:val="24"/>
          <w:szCs w:val="24"/>
        </w:rPr>
        <w:t>cat</w:t>
      </w:r>
      <w:r>
        <w:rPr>
          <w:spacing w:val="-4"/>
          <w:sz w:val="24"/>
          <w:szCs w:val="24"/>
        </w:rPr>
        <w:t>e</w:t>
      </w:r>
      <w:r>
        <w:rPr>
          <w:sz w:val="24"/>
          <w:szCs w:val="24"/>
        </w:rPr>
        <w:t>gories.</w:t>
      </w:r>
      <w:r>
        <w:rPr>
          <w:spacing w:val="16"/>
          <w:sz w:val="24"/>
          <w:szCs w:val="24"/>
        </w:rPr>
        <w:t xml:space="preserve"> </w:t>
      </w:r>
      <w:r>
        <w:rPr>
          <w:sz w:val="24"/>
          <w:szCs w:val="24"/>
        </w:rPr>
        <w:t>In</w:t>
      </w:r>
      <w:r>
        <w:rPr>
          <w:spacing w:val="-2"/>
          <w:sz w:val="24"/>
          <w:szCs w:val="24"/>
        </w:rPr>
        <w:t xml:space="preserve"> </w:t>
      </w:r>
      <w:r>
        <w:rPr>
          <w:sz w:val="24"/>
          <w:szCs w:val="24"/>
        </w:rPr>
        <w:t>K.</w:t>
      </w:r>
      <w:r>
        <w:rPr>
          <w:spacing w:val="-2"/>
          <w:sz w:val="24"/>
          <w:szCs w:val="24"/>
        </w:rPr>
        <w:t xml:space="preserve"> </w:t>
      </w:r>
      <w:r>
        <w:rPr>
          <w:sz w:val="24"/>
          <w:szCs w:val="24"/>
        </w:rPr>
        <w:t>E.</w:t>
      </w:r>
      <w:r>
        <w:rPr>
          <w:spacing w:val="-2"/>
          <w:sz w:val="24"/>
          <w:szCs w:val="24"/>
        </w:rPr>
        <w:t xml:space="preserve"> </w:t>
      </w:r>
      <w:r>
        <w:rPr>
          <w:sz w:val="24"/>
          <w:szCs w:val="24"/>
        </w:rPr>
        <w:t>Nelson</w:t>
      </w:r>
      <w:r>
        <w:rPr>
          <w:spacing w:val="-7"/>
          <w:sz w:val="24"/>
          <w:szCs w:val="24"/>
        </w:rPr>
        <w:t xml:space="preserve"> </w:t>
      </w:r>
      <w:r>
        <w:rPr>
          <w:sz w:val="24"/>
          <w:szCs w:val="24"/>
        </w:rPr>
        <w:t>(Ed.),</w:t>
      </w:r>
      <w:r>
        <w:rPr>
          <w:spacing w:val="-5"/>
          <w:sz w:val="24"/>
          <w:szCs w:val="24"/>
        </w:rPr>
        <w:t xml:space="preserve"> </w:t>
      </w:r>
      <w:r>
        <w:rPr>
          <w:w w:val="101"/>
          <w:sz w:val="24"/>
          <w:szCs w:val="24"/>
        </w:rPr>
        <w:t>Child</w:t>
      </w:r>
      <w:r>
        <w:rPr>
          <w:spacing w:val="-9"/>
          <w:w w:val="101"/>
          <w:sz w:val="24"/>
          <w:szCs w:val="24"/>
        </w:rPr>
        <w:t>r</w:t>
      </w:r>
      <w:r>
        <w:rPr>
          <w:w w:val="99"/>
          <w:sz w:val="24"/>
          <w:szCs w:val="24"/>
        </w:rPr>
        <w:t>en</w:t>
      </w:r>
      <w:r>
        <w:rPr>
          <w:spacing w:val="-10"/>
          <w:w w:val="99"/>
          <w:sz w:val="24"/>
          <w:szCs w:val="24"/>
        </w:rPr>
        <w:t>’</w:t>
      </w:r>
      <w:r>
        <w:rPr>
          <w:w w:val="99"/>
          <w:sz w:val="24"/>
          <w:szCs w:val="24"/>
        </w:rPr>
        <w:t xml:space="preserve">s </w:t>
      </w:r>
      <w:r>
        <w:rPr>
          <w:sz w:val="24"/>
          <w:szCs w:val="24"/>
        </w:rPr>
        <w:t>langu</w:t>
      </w:r>
      <w:r>
        <w:rPr>
          <w:spacing w:val="-2"/>
          <w:sz w:val="24"/>
          <w:szCs w:val="24"/>
        </w:rPr>
        <w:t>ag</w:t>
      </w:r>
      <w:r>
        <w:rPr>
          <w:sz w:val="24"/>
          <w:szCs w:val="24"/>
        </w:rPr>
        <w:t>e</w:t>
      </w:r>
      <w:r>
        <w:rPr>
          <w:spacing w:val="17"/>
          <w:sz w:val="24"/>
          <w:szCs w:val="24"/>
        </w:rPr>
        <w:t xml:space="preserve"> </w:t>
      </w:r>
      <w:r>
        <w:rPr>
          <w:sz w:val="24"/>
          <w:szCs w:val="24"/>
        </w:rPr>
        <w:t>(pp.</w:t>
      </w:r>
      <w:r>
        <w:rPr>
          <w:spacing w:val="-4"/>
          <w:sz w:val="24"/>
          <w:szCs w:val="24"/>
        </w:rPr>
        <w:t xml:space="preserve"> </w:t>
      </w:r>
      <w:r>
        <w:rPr>
          <w:sz w:val="24"/>
          <w:szCs w:val="24"/>
        </w:rPr>
        <w:t>127–214).</w:t>
      </w:r>
      <w:r>
        <w:rPr>
          <w:spacing w:val="16"/>
          <w:sz w:val="24"/>
          <w:szCs w:val="24"/>
        </w:rPr>
        <w:t xml:space="preserve"> </w:t>
      </w:r>
      <w:r>
        <w:rPr>
          <w:sz w:val="24"/>
          <w:szCs w:val="24"/>
        </w:rPr>
        <w:t>Gardner.</w:t>
      </w:r>
    </w:p>
    <w:p w:rsidR="00B72476" w:rsidRDefault="00CB77E8">
      <w:pPr>
        <w:spacing w:before="7"/>
        <w:ind w:left="120"/>
        <w:rPr>
          <w:sz w:val="24"/>
          <w:szCs w:val="24"/>
        </w:rPr>
      </w:pPr>
      <w:r>
        <w:rPr>
          <w:sz w:val="24"/>
          <w:szCs w:val="24"/>
        </w:rPr>
        <w:t>Markman,</w:t>
      </w:r>
      <w:r>
        <w:rPr>
          <w:spacing w:val="-10"/>
          <w:sz w:val="24"/>
          <w:szCs w:val="24"/>
        </w:rPr>
        <w:t xml:space="preserve"> </w:t>
      </w:r>
      <w:r>
        <w:rPr>
          <w:sz w:val="24"/>
          <w:szCs w:val="24"/>
        </w:rPr>
        <w:t>E.</w:t>
      </w:r>
      <w:r>
        <w:rPr>
          <w:spacing w:val="-2"/>
          <w:sz w:val="24"/>
          <w:szCs w:val="24"/>
        </w:rPr>
        <w:t xml:space="preserve"> </w:t>
      </w:r>
      <w:r>
        <w:rPr>
          <w:sz w:val="24"/>
          <w:szCs w:val="24"/>
        </w:rPr>
        <w:t>M.</w:t>
      </w:r>
      <w:r>
        <w:rPr>
          <w:spacing w:val="23"/>
          <w:sz w:val="24"/>
          <w:szCs w:val="24"/>
        </w:rPr>
        <w:t xml:space="preserve"> </w:t>
      </w:r>
      <w:r>
        <w:rPr>
          <w:sz w:val="24"/>
          <w:szCs w:val="24"/>
        </w:rPr>
        <w:t>(1991).</w:t>
      </w:r>
      <w:r>
        <w:rPr>
          <w:spacing w:val="19"/>
          <w:sz w:val="24"/>
          <w:szCs w:val="24"/>
        </w:rPr>
        <w:t xml:space="preserve"> </w:t>
      </w:r>
      <w:r>
        <w:rPr>
          <w:sz w:val="24"/>
          <w:szCs w:val="24"/>
        </w:rPr>
        <w:t>Cat</w:t>
      </w:r>
      <w:r>
        <w:rPr>
          <w:spacing w:val="-10"/>
          <w:sz w:val="24"/>
          <w:szCs w:val="24"/>
        </w:rPr>
        <w:t>e</w:t>
      </w:r>
      <w:r>
        <w:rPr>
          <w:sz w:val="24"/>
          <w:szCs w:val="24"/>
        </w:rPr>
        <w:t>gorization</w:t>
      </w:r>
      <w:r>
        <w:rPr>
          <w:spacing w:val="18"/>
          <w:sz w:val="24"/>
          <w:szCs w:val="24"/>
        </w:rPr>
        <w:t xml:space="preserve"> </w:t>
      </w:r>
      <w:r>
        <w:rPr>
          <w:sz w:val="24"/>
          <w:szCs w:val="24"/>
        </w:rPr>
        <w:t>and</w:t>
      </w:r>
      <w:r>
        <w:rPr>
          <w:spacing w:val="10"/>
          <w:sz w:val="24"/>
          <w:szCs w:val="24"/>
        </w:rPr>
        <w:t xml:space="preserve"> </w:t>
      </w:r>
      <w:r>
        <w:rPr>
          <w:sz w:val="24"/>
          <w:szCs w:val="24"/>
        </w:rPr>
        <w:t>naming</w:t>
      </w:r>
      <w:r>
        <w:rPr>
          <w:spacing w:val="-7"/>
          <w:sz w:val="24"/>
          <w:szCs w:val="24"/>
        </w:rPr>
        <w:t xml:space="preserve"> </w:t>
      </w:r>
      <w:r>
        <w:rPr>
          <w:sz w:val="24"/>
          <w:szCs w:val="24"/>
        </w:rPr>
        <w:t>in</w:t>
      </w:r>
      <w:r>
        <w:rPr>
          <w:spacing w:val="-2"/>
          <w:sz w:val="24"/>
          <w:szCs w:val="24"/>
        </w:rPr>
        <w:t xml:space="preserve"> </w:t>
      </w:r>
      <w:r>
        <w:rPr>
          <w:spacing w:val="-4"/>
          <w:sz w:val="24"/>
          <w:szCs w:val="24"/>
        </w:rPr>
        <w:t>c</w:t>
      </w:r>
      <w:r>
        <w:rPr>
          <w:sz w:val="24"/>
          <w:szCs w:val="24"/>
        </w:rPr>
        <w:t>hild</w:t>
      </w:r>
      <w:r>
        <w:rPr>
          <w:spacing w:val="-9"/>
          <w:sz w:val="24"/>
          <w:szCs w:val="24"/>
        </w:rPr>
        <w:t>r</w:t>
      </w:r>
      <w:r>
        <w:rPr>
          <w:sz w:val="24"/>
          <w:szCs w:val="24"/>
        </w:rPr>
        <w:t>en:</w:t>
      </w:r>
      <w:r>
        <w:rPr>
          <w:spacing w:val="34"/>
          <w:sz w:val="24"/>
          <w:szCs w:val="24"/>
        </w:rPr>
        <w:t xml:space="preserve"> </w:t>
      </w:r>
      <w:r>
        <w:rPr>
          <w:sz w:val="24"/>
          <w:szCs w:val="24"/>
        </w:rPr>
        <w:t>P</w:t>
      </w:r>
      <w:r>
        <w:rPr>
          <w:spacing w:val="-11"/>
          <w:sz w:val="24"/>
          <w:szCs w:val="24"/>
        </w:rPr>
        <w:t>r</w:t>
      </w:r>
      <w:r>
        <w:rPr>
          <w:sz w:val="24"/>
          <w:szCs w:val="24"/>
        </w:rPr>
        <w:t>oblems</w:t>
      </w:r>
      <w:r>
        <w:rPr>
          <w:spacing w:val="5"/>
          <w:sz w:val="24"/>
          <w:szCs w:val="24"/>
        </w:rPr>
        <w:t xml:space="preserve"> </w:t>
      </w:r>
      <w:r>
        <w:rPr>
          <w:sz w:val="24"/>
          <w:szCs w:val="24"/>
        </w:rPr>
        <w:t>of</w:t>
      </w:r>
      <w:r>
        <w:rPr>
          <w:spacing w:val="-14"/>
          <w:sz w:val="24"/>
          <w:szCs w:val="24"/>
        </w:rPr>
        <w:t xml:space="preserve"> </w:t>
      </w:r>
      <w:r>
        <w:rPr>
          <w:sz w:val="24"/>
          <w:szCs w:val="24"/>
        </w:rPr>
        <w:t>induction.</w:t>
      </w:r>
    </w:p>
    <w:p w:rsidR="00B72476" w:rsidRDefault="00B72476">
      <w:pPr>
        <w:spacing w:before="2" w:line="200" w:lineRule="exact"/>
      </w:pPr>
    </w:p>
    <w:p w:rsidR="00B72476" w:rsidRDefault="00CB77E8">
      <w:pPr>
        <w:ind w:left="705"/>
        <w:rPr>
          <w:sz w:val="24"/>
          <w:szCs w:val="24"/>
        </w:rPr>
      </w:pPr>
      <w:r>
        <w:rPr>
          <w:sz w:val="24"/>
          <w:szCs w:val="24"/>
        </w:rPr>
        <w:t>Cambridge,</w:t>
      </w:r>
      <w:r>
        <w:rPr>
          <w:spacing w:val="-11"/>
          <w:sz w:val="24"/>
          <w:szCs w:val="24"/>
        </w:rPr>
        <w:t xml:space="preserve"> </w:t>
      </w:r>
      <w:r>
        <w:rPr>
          <w:sz w:val="24"/>
          <w:szCs w:val="24"/>
        </w:rPr>
        <w:t>MA:</w:t>
      </w:r>
      <w:r>
        <w:rPr>
          <w:spacing w:val="-5"/>
          <w:sz w:val="24"/>
          <w:szCs w:val="24"/>
        </w:rPr>
        <w:t xml:space="preserve"> </w:t>
      </w:r>
      <w:r>
        <w:rPr>
          <w:sz w:val="24"/>
          <w:szCs w:val="24"/>
        </w:rPr>
        <w:t>MIT</w:t>
      </w:r>
      <w:r>
        <w:rPr>
          <w:spacing w:val="-4"/>
          <w:sz w:val="24"/>
          <w:szCs w:val="24"/>
        </w:rPr>
        <w:t xml:space="preserve"> </w:t>
      </w:r>
      <w:r>
        <w:rPr>
          <w:sz w:val="24"/>
          <w:szCs w:val="24"/>
        </w:rPr>
        <w:t>Press.</w:t>
      </w:r>
    </w:p>
    <w:p w:rsidR="00B72476" w:rsidRDefault="00B72476">
      <w:pPr>
        <w:spacing w:before="2" w:line="200" w:lineRule="exact"/>
      </w:pPr>
    </w:p>
    <w:p w:rsidR="00B72476" w:rsidRDefault="00CB77E8">
      <w:pPr>
        <w:spacing w:line="415" w:lineRule="auto"/>
        <w:ind w:left="705" w:right="430" w:hanging="585"/>
        <w:rPr>
          <w:sz w:val="24"/>
          <w:szCs w:val="24"/>
        </w:rPr>
      </w:pPr>
      <w:r>
        <w:rPr>
          <w:sz w:val="24"/>
          <w:szCs w:val="24"/>
        </w:rPr>
        <w:t>Monaghan,</w:t>
      </w:r>
      <w:r>
        <w:rPr>
          <w:spacing w:val="-11"/>
          <w:sz w:val="24"/>
          <w:szCs w:val="24"/>
        </w:rPr>
        <w:t xml:space="preserve"> </w:t>
      </w:r>
      <w:r>
        <w:rPr>
          <w:spacing w:val="-27"/>
          <w:sz w:val="24"/>
          <w:szCs w:val="24"/>
        </w:rPr>
        <w:t>P</w:t>
      </w:r>
      <w:r>
        <w:rPr>
          <w:sz w:val="24"/>
          <w:szCs w:val="24"/>
        </w:rPr>
        <w:t>.,</w:t>
      </w:r>
      <w:r>
        <w:rPr>
          <w:spacing w:val="-3"/>
          <w:sz w:val="24"/>
          <w:szCs w:val="24"/>
        </w:rPr>
        <w:t xml:space="preserve"> </w:t>
      </w:r>
      <w:r>
        <w:rPr>
          <w:sz w:val="24"/>
          <w:szCs w:val="24"/>
        </w:rPr>
        <w:t>Chate</w:t>
      </w:r>
      <w:r>
        <w:rPr>
          <w:spacing w:val="-10"/>
          <w:sz w:val="24"/>
          <w:szCs w:val="24"/>
        </w:rPr>
        <w:t>r</w:t>
      </w:r>
      <w:r>
        <w:rPr>
          <w:sz w:val="24"/>
          <w:szCs w:val="24"/>
        </w:rPr>
        <w:t>,</w:t>
      </w:r>
      <w:r>
        <w:rPr>
          <w:spacing w:val="-7"/>
          <w:sz w:val="24"/>
          <w:szCs w:val="24"/>
        </w:rPr>
        <w:t xml:space="preserve"> </w:t>
      </w:r>
      <w:r>
        <w:rPr>
          <w:sz w:val="24"/>
          <w:szCs w:val="24"/>
        </w:rPr>
        <w:t>N.,</w:t>
      </w:r>
      <w:r>
        <w:rPr>
          <w:spacing w:val="-3"/>
          <w:sz w:val="24"/>
          <w:szCs w:val="24"/>
        </w:rPr>
        <w:t xml:space="preserve"> </w:t>
      </w:r>
      <w:r>
        <w:rPr>
          <w:sz w:val="24"/>
          <w:szCs w:val="24"/>
        </w:rPr>
        <w:t>&amp;</w:t>
      </w:r>
      <w:r>
        <w:rPr>
          <w:spacing w:val="-2"/>
          <w:sz w:val="24"/>
          <w:szCs w:val="24"/>
        </w:rPr>
        <w:t xml:space="preserve"> </w:t>
      </w:r>
      <w:r>
        <w:rPr>
          <w:sz w:val="24"/>
          <w:szCs w:val="24"/>
        </w:rPr>
        <w:t>Christiansen,</w:t>
      </w:r>
      <w:r>
        <w:rPr>
          <w:spacing w:val="-13"/>
          <w:sz w:val="24"/>
          <w:szCs w:val="24"/>
        </w:rPr>
        <w:t xml:space="preserve"> </w:t>
      </w:r>
      <w:r>
        <w:rPr>
          <w:sz w:val="24"/>
          <w:szCs w:val="24"/>
        </w:rPr>
        <w:t>M.</w:t>
      </w:r>
      <w:r>
        <w:rPr>
          <w:spacing w:val="-3"/>
          <w:sz w:val="24"/>
          <w:szCs w:val="24"/>
        </w:rPr>
        <w:t xml:space="preserve"> </w:t>
      </w:r>
      <w:r>
        <w:rPr>
          <w:sz w:val="24"/>
          <w:szCs w:val="24"/>
        </w:rPr>
        <w:t>H.</w:t>
      </w:r>
      <w:r>
        <w:rPr>
          <w:spacing w:val="24"/>
          <w:sz w:val="24"/>
          <w:szCs w:val="24"/>
        </w:rPr>
        <w:t xml:space="preserve"> </w:t>
      </w:r>
      <w:r>
        <w:rPr>
          <w:sz w:val="24"/>
          <w:szCs w:val="24"/>
        </w:rPr>
        <w:t>(2005).</w:t>
      </w:r>
      <w:r>
        <w:rPr>
          <w:spacing w:val="19"/>
          <w:sz w:val="24"/>
          <w:szCs w:val="24"/>
        </w:rPr>
        <w:t xml:space="preserve"> </w:t>
      </w:r>
      <w:r>
        <w:rPr>
          <w:sz w:val="24"/>
          <w:szCs w:val="24"/>
        </w:rPr>
        <w:t>The</w:t>
      </w:r>
      <w:r>
        <w:rPr>
          <w:spacing w:val="-4"/>
          <w:sz w:val="24"/>
          <w:szCs w:val="24"/>
        </w:rPr>
        <w:t xml:space="preserve"> </w:t>
      </w:r>
      <w:r>
        <w:rPr>
          <w:sz w:val="24"/>
          <w:szCs w:val="24"/>
        </w:rPr>
        <w:t>di</w:t>
      </w:r>
      <w:r>
        <w:rPr>
          <w:spacing w:val="-6"/>
          <w:sz w:val="24"/>
          <w:szCs w:val="24"/>
        </w:rPr>
        <w:t>f</w:t>
      </w:r>
      <w:r>
        <w:rPr>
          <w:sz w:val="24"/>
          <w:szCs w:val="24"/>
        </w:rPr>
        <w:t>ferential</w:t>
      </w:r>
      <w:r>
        <w:rPr>
          <w:spacing w:val="-11"/>
          <w:sz w:val="24"/>
          <w:szCs w:val="24"/>
        </w:rPr>
        <w:t xml:space="preserve"> </w:t>
      </w:r>
      <w:r>
        <w:rPr>
          <w:sz w:val="24"/>
          <w:szCs w:val="24"/>
        </w:rPr>
        <w:t>role</w:t>
      </w:r>
      <w:r>
        <w:rPr>
          <w:spacing w:val="-4"/>
          <w:sz w:val="24"/>
          <w:szCs w:val="24"/>
        </w:rPr>
        <w:t xml:space="preserve"> </w:t>
      </w:r>
      <w:r>
        <w:rPr>
          <w:sz w:val="24"/>
          <w:szCs w:val="24"/>
        </w:rPr>
        <w:t>of</w:t>
      </w:r>
      <w:r>
        <w:rPr>
          <w:spacing w:val="-2"/>
          <w:sz w:val="24"/>
          <w:szCs w:val="24"/>
        </w:rPr>
        <w:t xml:space="preserve"> </w:t>
      </w:r>
      <w:r>
        <w:rPr>
          <w:sz w:val="24"/>
          <w:szCs w:val="24"/>
        </w:rPr>
        <w:t>phonological and</w:t>
      </w:r>
      <w:r>
        <w:rPr>
          <w:spacing w:val="-3"/>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cues</w:t>
      </w:r>
      <w:r>
        <w:rPr>
          <w:spacing w:val="-4"/>
          <w:sz w:val="24"/>
          <w:szCs w:val="24"/>
        </w:rPr>
        <w:t xml:space="preserve"> </w:t>
      </w:r>
      <w:r>
        <w:rPr>
          <w:sz w:val="24"/>
          <w:szCs w:val="24"/>
        </w:rPr>
        <w:t>in</w:t>
      </w:r>
      <w:r>
        <w:rPr>
          <w:spacing w:val="-2"/>
          <w:sz w:val="24"/>
          <w:szCs w:val="24"/>
        </w:rPr>
        <w:t xml:space="preserve"> </w:t>
      </w:r>
      <w:r>
        <w:rPr>
          <w:sz w:val="24"/>
          <w:szCs w:val="24"/>
        </w:rPr>
        <w:t>grammatical</w:t>
      </w:r>
      <w:r>
        <w:rPr>
          <w:spacing w:val="-12"/>
          <w:sz w:val="24"/>
          <w:szCs w:val="24"/>
        </w:rPr>
        <w:t xml:space="preserve"> </w:t>
      </w:r>
      <w:r>
        <w:rPr>
          <w:sz w:val="24"/>
          <w:szCs w:val="24"/>
        </w:rPr>
        <w:t>cat</w:t>
      </w:r>
      <w:r>
        <w:rPr>
          <w:spacing w:val="-4"/>
          <w:sz w:val="24"/>
          <w:szCs w:val="24"/>
        </w:rPr>
        <w:t>e</w:t>
      </w:r>
      <w:r>
        <w:rPr>
          <w:sz w:val="24"/>
          <w:szCs w:val="24"/>
        </w:rPr>
        <w:t>gorisation.</w:t>
      </w:r>
      <w:r>
        <w:rPr>
          <w:spacing w:val="12"/>
          <w:sz w:val="24"/>
          <w:szCs w:val="24"/>
        </w:rPr>
        <w:t xml:space="preserve"> </w:t>
      </w:r>
      <w:r>
        <w:rPr>
          <w:sz w:val="24"/>
          <w:szCs w:val="24"/>
        </w:rPr>
        <w:t>C</w:t>
      </w:r>
      <w:r>
        <w:rPr>
          <w:spacing w:val="-2"/>
          <w:sz w:val="24"/>
          <w:szCs w:val="24"/>
        </w:rPr>
        <w:t>o</w:t>
      </w:r>
      <w:r>
        <w:rPr>
          <w:sz w:val="24"/>
          <w:szCs w:val="24"/>
        </w:rPr>
        <w:t>gnition.</w:t>
      </w:r>
    </w:p>
    <w:p w:rsidR="00B72476" w:rsidRDefault="00CB77E8">
      <w:pPr>
        <w:spacing w:before="7" w:line="415" w:lineRule="auto"/>
        <w:ind w:left="705" w:right="122" w:hanging="585"/>
        <w:rPr>
          <w:sz w:val="24"/>
          <w:szCs w:val="24"/>
        </w:rPr>
      </w:pPr>
      <w:r>
        <w:rPr>
          <w:sz w:val="24"/>
          <w:szCs w:val="24"/>
        </w:rPr>
        <w:t>Qian,</w:t>
      </w:r>
      <w:r>
        <w:rPr>
          <w:spacing w:val="-5"/>
          <w:sz w:val="24"/>
          <w:szCs w:val="24"/>
        </w:rPr>
        <w:t xml:space="preserve"> </w:t>
      </w:r>
      <w:r>
        <w:rPr>
          <w:spacing w:val="-18"/>
          <w:sz w:val="24"/>
          <w:szCs w:val="24"/>
        </w:rPr>
        <w:t>T</w:t>
      </w:r>
      <w:r>
        <w:rPr>
          <w:sz w:val="24"/>
          <w:szCs w:val="24"/>
        </w:rPr>
        <w:t>.,</w:t>
      </w:r>
      <w:r>
        <w:rPr>
          <w:spacing w:val="-3"/>
          <w:sz w:val="24"/>
          <w:szCs w:val="24"/>
        </w:rPr>
        <w:t xml:space="preserve"> </w:t>
      </w:r>
      <w:r>
        <w:rPr>
          <w:sz w:val="24"/>
          <w:szCs w:val="24"/>
        </w:rPr>
        <w:t>Reede</w:t>
      </w:r>
      <w:r>
        <w:rPr>
          <w:spacing w:val="-10"/>
          <w:sz w:val="24"/>
          <w:szCs w:val="24"/>
        </w:rPr>
        <w:t>r</w:t>
      </w:r>
      <w:r>
        <w:rPr>
          <w:sz w:val="24"/>
          <w:szCs w:val="24"/>
        </w:rPr>
        <w:t>,</w:t>
      </w:r>
      <w:r>
        <w:rPr>
          <w:spacing w:val="-7"/>
          <w:sz w:val="24"/>
          <w:szCs w:val="24"/>
        </w:rPr>
        <w:t xml:space="preserve"> </w:t>
      </w:r>
      <w:r>
        <w:rPr>
          <w:sz w:val="24"/>
          <w:szCs w:val="24"/>
        </w:rPr>
        <w:t>P.</w:t>
      </w:r>
      <w:r>
        <w:rPr>
          <w:spacing w:val="-2"/>
          <w:sz w:val="24"/>
          <w:szCs w:val="24"/>
        </w:rPr>
        <w:t xml:space="preserve"> </w:t>
      </w:r>
      <w:r>
        <w:rPr>
          <w:sz w:val="24"/>
          <w:szCs w:val="24"/>
        </w:rPr>
        <w:t>A.,</w:t>
      </w:r>
      <w:r>
        <w:rPr>
          <w:spacing w:val="-3"/>
          <w:sz w:val="24"/>
          <w:szCs w:val="24"/>
        </w:rPr>
        <w:t xml:space="preserve"> </w:t>
      </w:r>
      <w:r>
        <w:rPr>
          <w:sz w:val="24"/>
          <w:szCs w:val="24"/>
        </w:rPr>
        <w:t>Aslin,</w:t>
      </w:r>
      <w:r>
        <w:rPr>
          <w:spacing w:val="-6"/>
          <w:sz w:val="24"/>
          <w:szCs w:val="24"/>
        </w:rPr>
        <w:t xml:space="preserve"> </w:t>
      </w:r>
      <w:r>
        <w:rPr>
          <w:sz w:val="24"/>
          <w:szCs w:val="24"/>
        </w:rPr>
        <w:t>R.</w:t>
      </w:r>
      <w:r>
        <w:rPr>
          <w:spacing w:val="-2"/>
          <w:sz w:val="24"/>
          <w:szCs w:val="24"/>
        </w:rPr>
        <w:t xml:space="preserve"> </w:t>
      </w:r>
      <w:r>
        <w:rPr>
          <w:sz w:val="24"/>
          <w:szCs w:val="24"/>
        </w:rPr>
        <w:t>N.,</w:t>
      </w:r>
      <w:r>
        <w:rPr>
          <w:spacing w:val="-3"/>
          <w:sz w:val="24"/>
          <w:szCs w:val="24"/>
        </w:rPr>
        <w:t xml:space="preserve"> </w:t>
      </w:r>
      <w:r>
        <w:rPr>
          <w:spacing w:val="-17"/>
          <w:sz w:val="24"/>
          <w:szCs w:val="24"/>
        </w:rPr>
        <w:t>T</w:t>
      </w:r>
      <w:r>
        <w:rPr>
          <w:sz w:val="24"/>
          <w:szCs w:val="24"/>
        </w:rPr>
        <w:t>enenbaum,</w:t>
      </w:r>
      <w:r>
        <w:rPr>
          <w:spacing w:val="-12"/>
          <w:sz w:val="24"/>
          <w:szCs w:val="24"/>
        </w:rPr>
        <w:t xml:space="preserve"> </w:t>
      </w:r>
      <w:r>
        <w:rPr>
          <w:sz w:val="24"/>
          <w:szCs w:val="24"/>
        </w:rPr>
        <w:t>J.</w:t>
      </w:r>
      <w:r>
        <w:rPr>
          <w:spacing w:val="-2"/>
          <w:sz w:val="24"/>
          <w:szCs w:val="24"/>
        </w:rPr>
        <w:t xml:space="preserve"> </w:t>
      </w:r>
      <w:r>
        <w:rPr>
          <w:sz w:val="24"/>
          <w:szCs w:val="24"/>
        </w:rPr>
        <w:t>B.,</w:t>
      </w:r>
      <w:r>
        <w:rPr>
          <w:spacing w:val="-3"/>
          <w:sz w:val="24"/>
          <w:szCs w:val="24"/>
        </w:rPr>
        <w:t xml:space="preserve"> </w:t>
      </w:r>
      <w:r>
        <w:rPr>
          <w:sz w:val="24"/>
          <w:szCs w:val="24"/>
        </w:rPr>
        <w:t>&amp;</w:t>
      </w:r>
      <w:r>
        <w:rPr>
          <w:spacing w:val="-2"/>
          <w:sz w:val="24"/>
          <w:szCs w:val="24"/>
        </w:rPr>
        <w:t xml:space="preserve"> </w:t>
      </w:r>
      <w:r>
        <w:rPr>
          <w:sz w:val="24"/>
          <w:szCs w:val="24"/>
        </w:rPr>
        <w:t>N</w:t>
      </w:r>
      <w:r>
        <w:rPr>
          <w:spacing w:val="-6"/>
          <w:sz w:val="24"/>
          <w:szCs w:val="24"/>
        </w:rPr>
        <w:t>e</w:t>
      </w:r>
      <w:r>
        <w:rPr>
          <w:sz w:val="24"/>
          <w:szCs w:val="24"/>
        </w:rPr>
        <w:t>wport,</w:t>
      </w:r>
      <w:r>
        <w:rPr>
          <w:spacing w:val="-9"/>
          <w:sz w:val="24"/>
          <w:szCs w:val="24"/>
        </w:rPr>
        <w:t xml:space="preserve"> </w:t>
      </w:r>
      <w:r>
        <w:rPr>
          <w:sz w:val="24"/>
          <w:szCs w:val="24"/>
        </w:rPr>
        <w:t>E.</w:t>
      </w:r>
      <w:r>
        <w:rPr>
          <w:spacing w:val="-2"/>
          <w:sz w:val="24"/>
          <w:szCs w:val="24"/>
        </w:rPr>
        <w:t xml:space="preserve"> </w:t>
      </w:r>
      <w:r>
        <w:rPr>
          <w:sz w:val="24"/>
          <w:szCs w:val="24"/>
        </w:rPr>
        <w:t>L.</w:t>
      </w:r>
      <w:r>
        <w:rPr>
          <w:spacing w:val="24"/>
          <w:sz w:val="24"/>
          <w:szCs w:val="24"/>
        </w:rPr>
        <w:t xml:space="preserve"> </w:t>
      </w:r>
      <w:r>
        <w:rPr>
          <w:sz w:val="24"/>
          <w:szCs w:val="24"/>
        </w:rPr>
        <w:t>(2012).</w:t>
      </w:r>
      <w:r>
        <w:rPr>
          <w:spacing w:val="19"/>
          <w:sz w:val="24"/>
          <w:szCs w:val="24"/>
        </w:rPr>
        <w:t xml:space="preserve"> </w:t>
      </w:r>
      <w:r>
        <w:rPr>
          <w:sz w:val="24"/>
          <w:szCs w:val="24"/>
        </w:rPr>
        <w:t>Exploring</w:t>
      </w:r>
      <w:r>
        <w:rPr>
          <w:spacing w:val="-10"/>
          <w:sz w:val="24"/>
          <w:szCs w:val="24"/>
        </w:rPr>
        <w:t xml:space="preserve"> </w:t>
      </w:r>
      <w:r>
        <w:rPr>
          <w:sz w:val="24"/>
          <w:szCs w:val="24"/>
        </w:rPr>
        <w:t>the role</w:t>
      </w:r>
      <w:r>
        <w:rPr>
          <w:spacing w:val="-4"/>
          <w:sz w:val="24"/>
          <w:szCs w:val="24"/>
        </w:rPr>
        <w:t xml:space="preserve"> </w:t>
      </w:r>
      <w:r>
        <w:rPr>
          <w:sz w:val="24"/>
          <w:szCs w:val="24"/>
        </w:rPr>
        <w:t>of</w:t>
      </w:r>
      <w:r>
        <w:rPr>
          <w:spacing w:val="-2"/>
          <w:sz w:val="24"/>
          <w:szCs w:val="24"/>
        </w:rPr>
        <w:t xml:space="preserve"> </w:t>
      </w:r>
      <w:r>
        <w:rPr>
          <w:sz w:val="24"/>
          <w:szCs w:val="24"/>
        </w:rPr>
        <w:t>representation</w:t>
      </w:r>
      <w:r>
        <w:rPr>
          <w:spacing w:val="-14"/>
          <w:sz w:val="24"/>
          <w:szCs w:val="24"/>
        </w:rPr>
        <w:t xml:space="preserve"> </w:t>
      </w:r>
      <w:r>
        <w:rPr>
          <w:sz w:val="24"/>
          <w:szCs w:val="24"/>
        </w:rPr>
        <w:t>in</w:t>
      </w:r>
      <w:r>
        <w:rPr>
          <w:spacing w:val="-2"/>
          <w:sz w:val="24"/>
          <w:szCs w:val="24"/>
        </w:rPr>
        <w:t xml:space="preserve"> </w:t>
      </w:r>
      <w:r>
        <w:rPr>
          <w:sz w:val="24"/>
          <w:szCs w:val="24"/>
        </w:rPr>
        <w:t>models</w:t>
      </w:r>
      <w:r>
        <w:rPr>
          <w:spacing w:val="-7"/>
          <w:sz w:val="24"/>
          <w:szCs w:val="24"/>
        </w:rPr>
        <w:t xml:space="preserve"> </w:t>
      </w:r>
      <w:r>
        <w:rPr>
          <w:sz w:val="24"/>
          <w:szCs w:val="24"/>
        </w:rPr>
        <w:t>of</w:t>
      </w:r>
      <w:r>
        <w:rPr>
          <w:spacing w:val="-2"/>
          <w:sz w:val="24"/>
          <w:szCs w:val="24"/>
        </w:rPr>
        <w:t xml:space="preserve"> </w:t>
      </w:r>
      <w:r>
        <w:rPr>
          <w:sz w:val="24"/>
          <w:szCs w:val="24"/>
        </w:rPr>
        <w:t>grammatical</w:t>
      </w:r>
      <w:r>
        <w:rPr>
          <w:spacing w:val="-12"/>
          <w:sz w:val="24"/>
          <w:szCs w:val="24"/>
        </w:rPr>
        <w:t xml:space="preserve"> </w:t>
      </w:r>
      <w:r>
        <w:rPr>
          <w:sz w:val="24"/>
          <w:szCs w:val="24"/>
        </w:rPr>
        <w:t>cat</w:t>
      </w:r>
      <w:r>
        <w:rPr>
          <w:spacing w:val="-4"/>
          <w:sz w:val="24"/>
          <w:szCs w:val="24"/>
        </w:rPr>
        <w:t>e</w:t>
      </w:r>
      <w:r>
        <w:rPr>
          <w:sz w:val="24"/>
          <w:szCs w:val="24"/>
        </w:rPr>
        <w:t>gory</w:t>
      </w:r>
      <w:r>
        <w:rPr>
          <w:spacing w:val="-8"/>
          <w:sz w:val="24"/>
          <w:szCs w:val="24"/>
        </w:rPr>
        <w:t xml:space="preserve"> </w:t>
      </w:r>
      <w:r>
        <w:rPr>
          <w:sz w:val="24"/>
          <w:szCs w:val="24"/>
        </w:rPr>
        <w:t>acquisition.</w:t>
      </w:r>
      <w:r>
        <w:rPr>
          <w:spacing w:val="15"/>
          <w:sz w:val="24"/>
          <w:szCs w:val="24"/>
        </w:rPr>
        <w:t xml:space="preserve"> </w:t>
      </w:r>
      <w:r>
        <w:rPr>
          <w:sz w:val="24"/>
          <w:szCs w:val="24"/>
        </w:rPr>
        <w:t>In</w:t>
      </w:r>
      <w:r>
        <w:rPr>
          <w:spacing w:val="-2"/>
          <w:sz w:val="24"/>
          <w:szCs w:val="24"/>
        </w:rPr>
        <w:t xml:space="preserve"> </w:t>
      </w:r>
      <w:r>
        <w:rPr>
          <w:sz w:val="24"/>
          <w:szCs w:val="24"/>
        </w:rPr>
        <w:t>P</w:t>
      </w:r>
      <w:r>
        <w:rPr>
          <w:spacing w:val="-11"/>
          <w:sz w:val="24"/>
          <w:szCs w:val="24"/>
        </w:rPr>
        <w:t>r</w:t>
      </w:r>
      <w:r>
        <w:rPr>
          <w:sz w:val="24"/>
          <w:szCs w:val="24"/>
        </w:rPr>
        <w:t>oceedings</w:t>
      </w:r>
      <w:r>
        <w:rPr>
          <w:spacing w:val="16"/>
          <w:sz w:val="24"/>
          <w:szCs w:val="24"/>
        </w:rPr>
        <w:t xml:space="preserve"> </w:t>
      </w:r>
      <w:r>
        <w:rPr>
          <w:sz w:val="24"/>
          <w:szCs w:val="24"/>
        </w:rPr>
        <w:t>of</w:t>
      </w:r>
      <w:r>
        <w:rPr>
          <w:spacing w:val="-14"/>
          <w:sz w:val="24"/>
          <w:szCs w:val="24"/>
        </w:rPr>
        <w:t xml:space="preserve"> </w:t>
      </w:r>
      <w:r>
        <w:rPr>
          <w:sz w:val="24"/>
          <w:szCs w:val="24"/>
        </w:rPr>
        <w:t>the</w:t>
      </w:r>
    </w:p>
    <w:p w:rsidR="00B72476" w:rsidRDefault="00CB77E8">
      <w:pPr>
        <w:spacing w:before="7" w:line="415" w:lineRule="auto"/>
        <w:ind w:left="120" w:right="386" w:firstLine="585"/>
        <w:rPr>
          <w:sz w:val="24"/>
          <w:szCs w:val="24"/>
        </w:rPr>
      </w:pPr>
      <w:r>
        <w:rPr>
          <w:sz w:val="24"/>
          <w:szCs w:val="24"/>
        </w:rPr>
        <w:t>34th</w:t>
      </w:r>
      <w:r>
        <w:rPr>
          <w:spacing w:val="-4"/>
          <w:sz w:val="24"/>
          <w:szCs w:val="24"/>
        </w:rPr>
        <w:t xml:space="preserve"> </w:t>
      </w:r>
      <w:r>
        <w:rPr>
          <w:sz w:val="24"/>
          <w:szCs w:val="24"/>
        </w:rPr>
        <w:t>annual</w:t>
      </w:r>
      <w:r>
        <w:rPr>
          <w:spacing w:val="19"/>
          <w:sz w:val="24"/>
          <w:szCs w:val="24"/>
        </w:rPr>
        <w:t xml:space="preserve"> </w:t>
      </w:r>
      <w:r>
        <w:rPr>
          <w:sz w:val="24"/>
          <w:szCs w:val="24"/>
        </w:rPr>
        <w:t>confe</w:t>
      </w:r>
      <w:r>
        <w:rPr>
          <w:spacing w:val="-9"/>
          <w:sz w:val="24"/>
          <w:szCs w:val="24"/>
        </w:rPr>
        <w:t>r</w:t>
      </w:r>
      <w:r>
        <w:rPr>
          <w:sz w:val="24"/>
          <w:szCs w:val="24"/>
        </w:rPr>
        <w:t>ence</w:t>
      </w:r>
      <w:r>
        <w:rPr>
          <w:spacing w:val="-11"/>
          <w:sz w:val="24"/>
          <w:szCs w:val="24"/>
        </w:rPr>
        <w:t xml:space="preserve"> </w:t>
      </w:r>
      <w:r>
        <w:rPr>
          <w:sz w:val="24"/>
          <w:szCs w:val="24"/>
        </w:rPr>
        <w:t>of</w:t>
      </w:r>
      <w:r>
        <w:rPr>
          <w:spacing w:val="-14"/>
          <w:sz w:val="24"/>
          <w:szCs w:val="24"/>
        </w:rPr>
        <w:t xml:space="preserve"> </w:t>
      </w:r>
      <w:r>
        <w:rPr>
          <w:sz w:val="24"/>
          <w:szCs w:val="24"/>
        </w:rPr>
        <w:t>the</w:t>
      </w:r>
      <w:r>
        <w:rPr>
          <w:spacing w:val="-3"/>
          <w:sz w:val="24"/>
          <w:szCs w:val="24"/>
        </w:rPr>
        <w:t xml:space="preserve"> </w:t>
      </w:r>
      <w:r>
        <w:rPr>
          <w:sz w:val="24"/>
          <w:szCs w:val="24"/>
        </w:rPr>
        <w:t>c</w:t>
      </w:r>
      <w:r>
        <w:rPr>
          <w:spacing w:val="-2"/>
          <w:sz w:val="24"/>
          <w:szCs w:val="24"/>
        </w:rPr>
        <w:t>o</w:t>
      </w:r>
      <w:r>
        <w:rPr>
          <w:sz w:val="24"/>
          <w:szCs w:val="24"/>
        </w:rPr>
        <w:t>gnitive</w:t>
      </w:r>
      <w:r>
        <w:rPr>
          <w:spacing w:val="-22"/>
          <w:sz w:val="24"/>
          <w:szCs w:val="24"/>
        </w:rPr>
        <w:t xml:space="preserve"> </w:t>
      </w:r>
      <w:r>
        <w:rPr>
          <w:sz w:val="24"/>
          <w:szCs w:val="24"/>
        </w:rPr>
        <w:t>science</w:t>
      </w:r>
      <w:r>
        <w:rPr>
          <w:spacing w:val="-7"/>
          <w:sz w:val="24"/>
          <w:szCs w:val="24"/>
        </w:rPr>
        <w:t xml:space="preserve"> </w:t>
      </w:r>
      <w:r>
        <w:rPr>
          <w:sz w:val="24"/>
          <w:szCs w:val="24"/>
        </w:rPr>
        <w:t>society</w:t>
      </w:r>
      <w:r>
        <w:rPr>
          <w:spacing w:val="-20"/>
          <w:sz w:val="24"/>
          <w:szCs w:val="24"/>
        </w:rPr>
        <w:t xml:space="preserve"> </w:t>
      </w:r>
      <w:r>
        <w:rPr>
          <w:sz w:val="24"/>
          <w:szCs w:val="24"/>
        </w:rPr>
        <w:t>(pp.</w:t>
      </w:r>
      <w:r>
        <w:rPr>
          <w:spacing w:val="-4"/>
          <w:sz w:val="24"/>
          <w:szCs w:val="24"/>
        </w:rPr>
        <w:t xml:space="preserve"> </w:t>
      </w:r>
      <w:r>
        <w:rPr>
          <w:sz w:val="24"/>
          <w:szCs w:val="24"/>
        </w:rPr>
        <w:t>881–886).</w:t>
      </w:r>
      <w:r>
        <w:rPr>
          <w:spacing w:val="16"/>
          <w:sz w:val="24"/>
          <w:szCs w:val="24"/>
        </w:rPr>
        <w:t xml:space="preserve"> </w:t>
      </w:r>
      <w:r>
        <w:rPr>
          <w:sz w:val="24"/>
          <w:szCs w:val="24"/>
        </w:rPr>
        <w:t>Sapporo. Redington,</w:t>
      </w:r>
      <w:r>
        <w:rPr>
          <w:spacing w:val="-11"/>
          <w:sz w:val="24"/>
          <w:szCs w:val="24"/>
        </w:rPr>
        <w:t xml:space="preserve"> </w:t>
      </w:r>
      <w:r>
        <w:rPr>
          <w:sz w:val="24"/>
          <w:szCs w:val="24"/>
        </w:rPr>
        <w:t>M.,</w:t>
      </w:r>
      <w:r>
        <w:rPr>
          <w:spacing w:val="-3"/>
          <w:sz w:val="24"/>
          <w:szCs w:val="24"/>
        </w:rPr>
        <w:t xml:space="preserve"> </w:t>
      </w:r>
      <w:r>
        <w:rPr>
          <w:sz w:val="24"/>
          <w:szCs w:val="24"/>
        </w:rPr>
        <w:t>Chate</w:t>
      </w:r>
      <w:r>
        <w:rPr>
          <w:spacing w:val="-10"/>
          <w:sz w:val="24"/>
          <w:szCs w:val="24"/>
        </w:rPr>
        <w:t>r</w:t>
      </w:r>
      <w:r>
        <w:rPr>
          <w:sz w:val="24"/>
          <w:szCs w:val="24"/>
        </w:rPr>
        <w:t>,</w:t>
      </w:r>
      <w:r>
        <w:rPr>
          <w:spacing w:val="-7"/>
          <w:sz w:val="24"/>
          <w:szCs w:val="24"/>
        </w:rPr>
        <w:t xml:space="preserve"> </w:t>
      </w:r>
      <w:r>
        <w:rPr>
          <w:sz w:val="24"/>
          <w:szCs w:val="24"/>
        </w:rPr>
        <w:t>N.,</w:t>
      </w:r>
      <w:r>
        <w:rPr>
          <w:spacing w:val="-3"/>
          <w:sz w:val="24"/>
          <w:szCs w:val="24"/>
        </w:rPr>
        <w:t xml:space="preserve"> </w:t>
      </w:r>
      <w:r>
        <w:rPr>
          <w:sz w:val="24"/>
          <w:szCs w:val="24"/>
        </w:rPr>
        <w:t>&amp;</w:t>
      </w:r>
      <w:r>
        <w:rPr>
          <w:spacing w:val="-2"/>
          <w:sz w:val="24"/>
          <w:szCs w:val="24"/>
        </w:rPr>
        <w:t xml:space="preserve"> </w:t>
      </w:r>
      <w:r>
        <w:rPr>
          <w:sz w:val="24"/>
          <w:szCs w:val="24"/>
        </w:rPr>
        <w:t>Finch,</w:t>
      </w:r>
      <w:r>
        <w:rPr>
          <w:spacing w:val="-6"/>
          <w:sz w:val="24"/>
          <w:szCs w:val="24"/>
        </w:rPr>
        <w:t xml:space="preserve"> </w:t>
      </w:r>
      <w:r>
        <w:rPr>
          <w:sz w:val="24"/>
          <w:szCs w:val="24"/>
        </w:rPr>
        <w:t>S.</w:t>
      </w:r>
      <w:r>
        <w:rPr>
          <w:spacing w:val="24"/>
          <w:sz w:val="24"/>
          <w:szCs w:val="24"/>
        </w:rPr>
        <w:t xml:space="preserve"> </w:t>
      </w:r>
      <w:r>
        <w:rPr>
          <w:sz w:val="24"/>
          <w:szCs w:val="24"/>
        </w:rPr>
        <w:t>(1998).</w:t>
      </w:r>
      <w:r>
        <w:rPr>
          <w:spacing w:val="19"/>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information:</w:t>
      </w:r>
      <w:r>
        <w:rPr>
          <w:spacing w:val="2"/>
          <w:sz w:val="24"/>
          <w:szCs w:val="24"/>
        </w:rPr>
        <w:t xml:space="preserve"> </w:t>
      </w:r>
      <w:r>
        <w:rPr>
          <w:sz w:val="24"/>
          <w:szCs w:val="24"/>
        </w:rPr>
        <w:t>A</w:t>
      </w:r>
      <w:r>
        <w:rPr>
          <w:spacing w:val="-2"/>
          <w:sz w:val="24"/>
          <w:szCs w:val="24"/>
        </w:rPr>
        <w:t xml:space="preserve"> </w:t>
      </w:r>
      <w:r>
        <w:rPr>
          <w:sz w:val="24"/>
          <w:szCs w:val="24"/>
        </w:rPr>
        <w:t>p</w:t>
      </w:r>
      <w:r>
        <w:rPr>
          <w:spacing w:val="-6"/>
          <w:sz w:val="24"/>
          <w:szCs w:val="24"/>
        </w:rPr>
        <w:t>o</w:t>
      </w:r>
      <w:r>
        <w:rPr>
          <w:sz w:val="24"/>
          <w:szCs w:val="24"/>
        </w:rPr>
        <w:t>werful</w:t>
      </w:r>
      <w:r>
        <w:rPr>
          <w:spacing w:val="-9"/>
          <w:sz w:val="24"/>
          <w:szCs w:val="24"/>
        </w:rPr>
        <w:t xml:space="preserve"> </w:t>
      </w:r>
      <w:r>
        <w:rPr>
          <w:sz w:val="24"/>
          <w:szCs w:val="24"/>
        </w:rPr>
        <w:t>cue</w:t>
      </w:r>
      <w:r>
        <w:rPr>
          <w:spacing w:val="-3"/>
          <w:sz w:val="24"/>
          <w:szCs w:val="24"/>
        </w:rPr>
        <w:t xml:space="preserve"> </w:t>
      </w:r>
      <w:r>
        <w:rPr>
          <w:sz w:val="24"/>
          <w:szCs w:val="24"/>
        </w:rPr>
        <w:t>for</w:t>
      </w:r>
    </w:p>
    <w:p w:rsidR="00B72476" w:rsidRDefault="00CB77E8">
      <w:pPr>
        <w:spacing w:before="7"/>
        <w:ind w:left="705"/>
        <w:rPr>
          <w:sz w:val="24"/>
          <w:szCs w:val="24"/>
        </w:rPr>
      </w:pPr>
      <w:r>
        <w:rPr>
          <w:sz w:val="24"/>
          <w:szCs w:val="24"/>
        </w:rPr>
        <w:t>acquiring</w:t>
      </w:r>
      <w:r>
        <w:rPr>
          <w:spacing w:val="-9"/>
          <w:sz w:val="24"/>
          <w:szCs w:val="24"/>
        </w:rPr>
        <w:t xml:space="preserve"> </w:t>
      </w:r>
      <w:r>
        <w:rPr>
          <w:sz w:val="24"/>
          <w:szCs w:val="24"/>
        </w:rPr>
        <w:t>syntactic</w:t>
      </w:r>
      <w:r>
        <w:rPr>
          <w:spacing w:val="-9"/>
          <w:sz w:val="24"/>
          <w:szCs w:val="24"/>
        </w:rPr>
        <w:t xml:space="preserve"> </w:t>
      </w:r>
      <w:r>
        <w:rPr>
          <w:sz w:val="24"/>
          <w:szCs w:val="24"/>
        </w:rPr>
        <w:t>cat</w:t>
      </w:r>
      <w:r>
        <w:rPr>
          <w:spacing w:val="-4"/>
          <w:sz w:val="24"/>
          <w:szCs w:val="24"/>
        </w:rPr>
        <w:t>e</w:t>
      </w:r>
      <w:r>
        <w:rPr>
          <w:sz w:val="24"/>
          <w:szCs w:val="24"/>
        </w:rPr>
        <w:t>gories.</w:t>
      </w:r>
      <w:r>
        <w:rPr>
          <w:spacing w:val="16"/>
          <w:sz w:val="24"/>
          <w:szCs w:val="24"/>
        </w:rPr>
        <w:t xml:space="preserve"> </w:t>
      </w:r>
      <w:r>
        <w:rPr>
          <w:sz w:val="24"/>
          <w:szCs w:val="24"/>
        </w:rPr>
        <w:t>C</w:t>
      </w:r>
      <w:r>
        <w:rPr>
          <w:spacing w:val="-2"/>
          <w:sz w:val="24"/>
          <w:szCs w:val="24"/>
        </w:rPr>
        <w:t>o</w:t>
      </w:r>
      <w:r>
        <w:rPr>
          <w:sz w:val="24"/>
          <w:szCs w:val="24"/>
        </w:rPr>
        <w:t>gnitive</w:t>
      </w:r>
      <w:r>
        <w:rPr>
          <w:spacing w:val="-23"/>
          <w:sz w:val="24"/>
          <w:szCs w:val="24"/>
        </w:rPr>
        <w:t xml:space="preserve"> </w:t>
      </w:r>
      <w:r>
        <w:rPr>
          <w:sz w:val="24"/>
          <w:szCs w:val="24"/>
        </w:rPr>
        <w:t>Science,</w:t>
      </w:r>
      <w:r>
        <w:rPr>
          <w:spacing w:val="-23"/>
          <w:sz w:val="24"/>
          <w:szCs w:val="24"/>
        </w:rPr>
        <w:t xml:space="preserve"> </w:t>
      </w:r>
      <w:r>
        <w:rPr>
          <w:sz w:val="24"/>
          <w:szCs w:val="24"/>
        </w:rPr>
        <w:t>22(4),</w:t>
      </w:r>
      <w:r>
        <w:rPr>
          <w:spacing w:val="-6"/>
          <w:sz w:val="24"/>
          <w:szCs w:val="24"/>
        </w:rPr>
        <w:t xml:space="preserve"> </w:t>
      </w:r>
      <w:r>
        <w:rPr>
          <w:sz w:val="24"/>
          <w:szCs w:val="24"/>
        </w:rPr>
        <w:t>425–469.</w:t>
      </w:r>
    </w:p>
    <w:p w:rsidR="00B72476" w:rsidRDefault="00B72476">
      <w:pPr>
        <w:spacing w:before="2" w:line="200" w:lineRule="exact"/>
      </w:pPr>
    </w:p>
    <w:p w:rsidR="00B72476" w:rsidRDefault="00CB77E8">
      <w:pPr>
        <w:spacing w:line="415" w:lineRule="auto"/>
        <w:ind w:left="705" w:right="341" w:hanging="585"/>
        <w:rPr>
          <w:sz w:val="24"/>
          <w:szCs w:val="24"/>
        </w:rPr>
      </w:pPr>
      <w:r>
        <w:rPr>
          <w:sz w:val="24"/>
          <w:szCs w:val="24"/>
        </w:rPr>
        <w:t>Reede</w:t>
      </w:r>
      <w:r>
        <w:rPr>
          <w:spacing w:val="-10"/>
          <w:sz w:val="24"/>
          <w:szCs w:val="24"/>
        </w:rPr>
        <w:t>r</w:t>
      </w:r>
      <w:r>
        <w:rPr>
          <w:sz w:val="24"/>
          <w:szCs w:val="24"/>
        </w:rPr>
        <w:t>,</w:t>
      </w:r>
      <w:r>
        <w:rPr>
          <w:spacing w:val="-7"/>
          <w:sz w:val="24"/>
          <w:szCs w:val="24"/>
        </w:rPr>
        <w:t xml:space="preserve"> </w:t>
      </w:r>
      <w:r>
        <w:rPr>
          <w:spacing w:val="-27"/>
          <w:sz w:val="24"/>
          <w:szCs w:val="24"/>
        </w:rPr>
        <w:t>P</w:t>
      </w:r>
      <w:r>
        <w:rPr>
          <w:sz w:val="24"/>
          <w:szCs w:val="24"/>
        </w:rPr>
        <w:t>.,</w:t>
      </w:r>
      <w:r>
        <w:rPr>
          <w:spacing w:val="-3"/>
          <w:sz w:val="24"/>
          <w:szCs w:val="24"/>
        </w:rPr>
        <w:t xml:space="preserve"> </w:t>
      </w:r>
      <w:r>
        <w:rPr>
          <w:sz w:val="24"/>
          <w:szCs w:val="24"/>
        </w:rPr>
        <w:t>N</w:t>
      </w:r>
      <w:r>
        <w:rPr>
          <w:spacing w:val="-6"/>
          <w:sz w:val="24"/>
          <w:szCs w:val="24"/>
        </w:rPr>
        <w:t>e</w:t>
      </w:r>
      <w:r>
        <w:rPr>
          <w:sz w:val="24"/>
          <w:szCs w:val="24"/>
        </w:rPr>
        <w:t>wport,</w:t>
      </w:r>
      <w:r>
        <w:rPr>
          <w:spacing w:val="-9"/>
          <w:sz w:val="24"/>
          <w:szCs w:val="24"/>
        </w:rPr>
        <w:t xml:space="preserve"> </w:t>
      </w:r>
      <w:r>
        <w:rPr>
          <w:sz w:val="24"/>
          <w:szCs w:val="24"/>
        </w:rPr>
        <w:t>E.,</w:t>
      </w:r>
      <w:r>
        <w:rPr>
          <w:spacing w:val="-3"/>
          <w:sz w:val="24"/>
          <w:szCs w:val="24"/>
        </w:rPr>
        <w:t xml:space="preserve"> </w:t>
      </w:r>
      <w:r>
        <w:rPr>
          <w:sz w:val="24"/>
          <w:szCs w:val="24"/>
        </w:rPr>
        <w:t>&amp;</w:t>
      </w:r>
      <w:r>
        <w:rPr>
          <w:spacing w:val="-2"/>
          <w:sz w:val="24"/>
          <w:szCs w:val="24"/>
        </w:rPr>
        <w:t xml:space="preserve"> </w:t>
      </w:r>
      <w:r>
        <w:rPr>
          <w:sz w:val="24"/>
          <w:szCs w:val="24"/>
        </w:rPr>
        <w:t>Aslin,</w:t>
      </w:r>
      <w:r>
        <w:rPr>
          <w:spacing w:val="-6"/>
          <w:sz w:val="24"/>
          <w:szCs w:val="24"/>
        </w:rPr>
        <w:t xml:space="preserve"> </w:t>
      </w:r>
      <w:r>
        <w:rPr>
          <w:sz w:val="24"/>
          <w:szCs w:val="24"/>
        </w:rPr>
        <w:t>R.</w:t>
      </w:r>
      <w:r>
        <w:rPr>
          <w:spacing w:val="24"/>
          <w:sz w:val="24"/>
          <w:szCs w:val="24"/>
        </w:rPr>
        <w:t xml:space="preserve"> </w:t>
      </w:r>
      <w:r>
        <w:rPr>
          <w:sz w:val="24"/>
          <w:szCs w:val="24"/>
        </w:rPr>
        <w:t>(2009).</w:t>
      </w:r>
      <w:r>
        <w:rPr>
          <w:spacing w:val="19"/>
          <w:sz w:val="24"/>
          <w:szCs w:val="24"/>
        </w:rPr>
        <w:t xml:space="preserve"> </w:t>
      </w:r>
      <w:r>
        <w:rPr>
          <w:sz w:val="24"/>
          <w:szCs w:val="24"/>
        </w:rPr>
        <w:t>The</w:t>
      </w:r>
      <w:r>
        <w:rPr>
          <w:spacing w:val="-4"/>
          <w:sz w:val="24"/>
          <w:szCs w:val="24"/>
        </w:rPr>
        <w:t xml:space="preserve"> </w:t>
      </w:r>
      <w:r>
        <w:rPr>
          <w:sz w:val="24"/>
          <w:szCs w:val="24"/>
        </w:rPr>
        <w:t>role</w:t>
      </w:r>
      <w:r>
        <w:rPr>
          <w:spacing w:val="-4"/>
          <w:sz w:val="24"/>
          <w:szCs w:val="24"/>
        </w:rPr>
        <w:t xml:space="preserve"> </w:t>
      </w:r>
      <w:r>
        <w:rPr>
          <w:sz w:val="24"/>
          <w:szCs w:val="24"/>
        </w:rPr>
        <w:t>of</w:t>
      </w:r>
      <w:r>
        <w:rPr>
          <w:spacing w:val="-2"/>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information</w:t>
      </w:r>
      <w:r>
        <w:rPr>
          <w:spacing w:val="-11"/>
          <w:sz w:val="24"/>
          <w:szCs w:val="24"/>
        </w:rPr>
        <w:t xml:space="preserve"> </w:t>
      </w:r>
      <w:r>
        <w:rPr>
          <w:sz w:val="24"/>
          <w:szCs w:val="24"/>
        </w:rPr>
        <w:t>in</w:t>
      </w:r>
      <w:r>
        <w:rPr>
          <w:spacing w:val="-2"/>
          <w:sz w:val="24"/>
          <w:szCs w:val="24"/>
        </w:rPr>
        <w:t xml:space="preserve"> </w:t>
      </w:r>
      <w:r>
        <w:rPr>
          <w:sz w:val="24"/>
          <w:szCs w:val="24"/>
        </w:rPr>
        <w:t>linguistic cat</w:t>
      </w:r>
      <w:r>
        <w:rPr>
          <w:spacing w:val="-4"/>
          <w:sz w:val="24"/>
          <w:szCs w:val="24"/>
        </w:rPr>
        <w:t>e</w:t>
      </w:r>
      <w:r>
        <w:rPr>
          <w:sz w:val="24"/>
          <w:szCs w:val="24"/>
        </w:rPr>
        <w:t>gory</w:t>
      </w:r>
      <w:r>
        <w:rPr>
          <w:spacing w:val="-8"/>
          <w:sz w:val="24"/>
          <w:szCs w:val="24"/>
        </w:rPr>
        <w:t xml:space="preserve"> </w:t>
      </w:r>
      <w:r>
        <w:rPr>
          <w:sz w:val="24"/>
          <w:szCs w:val="24"/>
        </w:rPr>
        <w:t>formation.</w:t>
      </w:r>
      <w:r>
        <w:rPr>
          <w:spacing w:val="16"/>
          <w:sz w:val="24"/>
          <w:szCs w:val="24"/>
        </w:rPr>
        <w:t xml:space="preserve"> </w:t>
      </w:r>
      <w:r>
        <w:rPr>
          <w:sz w:val="24"/>
          <w:szCs w:val="24"/>
        </w:rPr>
        <w:t>P</w:t>
      </w:r>
      <w:r>
        <w:rPr>
          <w:spacing w:val="-11"/>
          <w:sz w:val="24"/>
          <w:szCs w:val="24"/>
        </w:rPr>
        <w:t>r</w:t>
      </w:r>
      <w:r>
        <w:rPr>
          <w:sz w:val="24"/>
          <w:szCs w:val="24"/>
        </w:rPr>
        <w:t>oceedings</w:t>
      </w:r>
      <w:r>
        <w:rPr>
          <w:spacing w:val="16"/>
          <w:sz w:val="24"/>
          <w:szCs w:val="24"/>
        </w:rPr>
        <w:t xml:space="preserve"> </w:t>
      </w:r>
      <w:r>
        <w:rPr>
          <w:sz w:val="24"/>
          <w:szCs w:val="24"/>
        </w:rPr>
        <w:t>of</w:t>
      </w:r>
      <w:r>
        <w:rPr>
          <w:spacing w:val="-14"/>
          <w:sz w:val="24"/>
          <w:szCs w:val="24"/>
        </w:rPr>
        <w:t xml:space="preserve"> </w:t>
      </w:r>
      <w:r>
        <w:rPr>
          <w:sz w:val="24"/>
          <w:szCs w:val="24"/>
        </w:rPr>
        <w:t>the</w:t>
      </w:r>
      <w:r>
        <w:rPr>
          <w:spacing w:val="-3"/>
          <w:sz w:val="24"/>
          <w:szCs w:val="24"/>
        </w:rPr>
        <w:t xml:space="preserve"> </w:t>
      </w:r>
      <w:r>
        <w:rPr>
          <w:sz w:val="24"/>
          <w:szCs w:val="24"/>
        </w:rPr>
        <w:t>31st</w:t>
      </w:r>
      <w:r>
        <w:rPr>
          <w:spacing w:val="-4"/>
          <w:sz w:val="24"/>
          <w:szCs w:val="24"/>
        </w:rPr>
        <w:t xml:space="preserve"> </w:t>
      </w:r>
      <w:r>
        <w:rPr>
          <w:sz w:val="24"/>
          <w:szCs w:val="24"/>
        </w:rPr>
        <w:t>Annual</w:t>
      </w:r>
      <w:r>
        <w:rPr>
          <w:spacing w:val="-21"/>
          <w:sz w:val="24"/>
          <w:szCs w:val="24"/>
        </w:rPr>
        <w:t xml:space="preserve"> </w:t>
      </w:r>
      <w:r>
        <w:rPr>
          <w:sz w:val="24"/>
          <w:szCs w:val="24"/>
        </w:rPr>
        <w:t>Meeting</w:t>
      </w:r>
      <w:r>
        <w:rPr>
          <w:spacing w:val="-16"/>
          <w:sz w:val="24"/>
          <w:szCs w:val="24"/>
        </w:rPr>
        <w:t xml:space="preserve"> </w:t>
      </w:r>
      <w:r>
        <w:rPr>
          <w:sz w:val="24"/>
          <w:szCs w:val="24"/>
        </w:rPr>
        <w:t>of</w:t>
      </w:r>
      <w:r>
        <w:rPr>
          <w:spacing w:val="-14"/>
          <w:sz w:val="24"/>
          <w:szCs w:val="24"/>
        </w:rPr>
        <w:t xml:space="preserve"> </w:t>
      </w:r>
      <w:r>
        <w:rPr>
          <w:sz w:val="24"/>
          <w:szCs w:val="24"/>
        </w:rPr>
        <w:t>the</w:t>
      </w:r>
      <w:r>
        <w:rPr>
          <w:spacing w:val="-3"/>
          <w:sz w:val="24"/>
          <w:szCs w:val="24"/>
        </w:rPr>
        <w:t xml:space="preserve"> </w:t>
      </w:r>
      <w:r>
        <w:rPr>
          <w:sz w:val="24"/>
          <w:szCs w:val="24"/>
        </w:rPr>
        <w:t>C</w:t>
      </w:r>
      <w:r>
        <w:rPr>
          <w:spacing w:val="-2"/>
          <w:sz w:val="24"/>
          <w:szCs w:val="24"/>
        </w:rPr>
        <w:t>o</w:t>
      </w:r>
      <w:r>
        <w:rPr>
          <w:sz w:val="24"/>
          <w:szCs w:val="24"/>
        </w:rPr>
        <w:t>gnitive</w:t>
      </w:r>
      <w:r>
        <w:rPr>
          <w:spacing w:val="-23"/>
          <w:sz w:val="24"/>
          <w:szCs w:val="24"/>
        </w:rPr>
        <w:t xml:space="preserve"> </w:t>
      </w:r>
      <w:r>
        <w:rPr>
          <w:sz w:val="24"/>
          <w:szCs w:val="24"/>
        </w:rPr>
        <w:t>Science Society.</w:t>
      </w:r>
    </w:p>
    <w:p w:rsidR="00B72476" w:rsidRDefault="00CB77E8">
      <w:pPr>
        <w:spacing w:before="7" w:line="415" w:lineRule="auto"/>
        <w:ind w:left="705" w:right="354" w:hanging="585"/>
        <w:rPr>
          <w:sz w:val="24"/>
          <w:szCs w:val="24"/>
        </w:rPr>
      </w:pPr>
      <w:r>
        <w:rPr>
          <w:sz w:val="24"/>
          <w:szCs w:val="24"/>
        </w:rPr>
        <w:t>Riordan,</w:t>
      </w:r>
      <w:r>
        <w:rPr>
          <w:spacing w:val="-8"/>
          <w:sz w:val="24"/>
          <w:szCs w:val="24"/>
        </w:rPr>
        <w:t xml:space="preserve"> </w:t>
      </w:r>
      <w:r>
        <w:rPr>
          <w:sz w:val="24"/>
          <w:szCs w:val="24"/>
        </w:rPr>
        <w:t>B.,</w:t>
      </w:r>
      <w:r>
        <w:rPr>
          <w:spacing w:val="-3"/>
          <w:sz w:val="24"/>
          <w:szCs w:val="24"/>
        </w:rPr>
        <w:t xml:space="preserve"> </w:t>
      </w:r>
      <w:r>
        <w:rPr>
          <w:sz w:val="24"/>
          <w:szCs w:val="24"/>
        </w:rPr>
        <w:t>&amp;</w:t>
      </w:r>
      <w:r>
        <w:rPr>
          <w:spacing w:val="-2"/>
          <w:sz w:val="24"/>
          <w:szCs w:val="24"/>
        </w:rPr>
        <w:t xml:space="preserve"> </w:t>
      </w:r>
      <w:r>
        <w:rPr>
          <w:sz w:val="24"/>
          <w:szCs w:val="24"/>
        </w:rPr>
        <w:t>Jones,</w:t>
      </w:r>
      <w:r>
        <w:rPr>
          <w:spacing w:val="-6"/>
          <w:sz w:val="24"/>
          <w:szCs w:val="24"/>
        </w:rPr>
        <w:t xml:space="preserve"> </w:t>
      </w:r>
      <w:r>
        <w:rPr>
          <w:sz w:val="24"/>
          <w:szCs w:val="24"/>
        </w:rPr>
        <w:t>M.</w:t>
      </w:r>
      <w:r>
        <w:rPr>
          <w:spacing w:val="-3"/>
          <w:sz w:val="24"/>
          <w:szCs w:val="24"/>
        </w:rPr>
        <w:t xml:space="preserve"> </w:t>
      </w:r>
      <w:r>
        <w:rPr>
          <w:sz w:val="24"/>
          <w:szCs w:val="24"/>
        </w:rPr>
        <w:t>N.</w:t>
      </w:r>
      <w:r>
        <w:rPr>
          <w:spacing w:val="24"/>
          <w:sz w:val="24"/>
          <w:szCs w:val="24"/>
        </w:rPr>
        <w:t xml:space="preserve"> </w:t>
      </w:r>
      <w:r>
        <w:rPr>
          <w:sz w:val="24"/>
          <w:szCs w:val="24"/>
        </w:rPr>
        <w:t>(2010).</w:t>
      </w:r>
      <w:r>
        <w:rPr>
          <w:spacing w:val="19"/>
          <w:sz w:val="24"/>
          <w:szCs w:val="24"/>
        </w:rPr>
        <w:t xml:space="preserve"> </w:t>
      </w:r>
      <w:r>
        <w:rPr>
          <w:sz w:val="24"/>
          <w:szCs w:val="24"/>
        </w:rPr>
        <w:t>Redundan</w:t>
      </w:r>
      <w:r>
        <w:rPr>
          <w:spacing w:val="-4"/>
          <w:sz w:val="24"/>
          <w:szCs w:val="24"/>
        </w:rPr>
        <w:t>c</w:t>
      </w:r>
      <w:r>
        <w:rPr>
          <w:sz w:val="24"/>
          <w:szCs w:val="24"/>
        </w:rPr>
        <w:t>y</w:t>
      </w:r>
      <w:r>
        <w:rPr>
          <w:spacing w:val="-12"/>
          <w:sz w:val="24"/>
          <w:szCs w:val="24"/>
        </w:rPr>
        <w:t xml:space="preserve"> </w:t>
      </w:r>
      <w:r>
        <w:rPr>
          <w:sz w:val="24"/>
          <w:szCs w:val="24"/>
        </w:rPr>
        <w:t>in</w:t>
      </w:r>
      <w:r>
        <w:rPr>
          <w:spacing w:val="-2"/>
          <w:sz w:val="24"/>
          <w:szCs w:val="24"/>
        </w:rPr>
        <w:t xml:space="preserve"> </w:t>
      </w:r>
      <w:r>
        <w:rPr>
          <w:sz w:val="24"/>
          <w:szCs w:val="24"/>
        </w:rPr>
        <w:t>perceptual</w:t>
      </w:r>
      <w:r>
        <w:rPr>
          <w:spacing w:val="-10"/>
          <w:sz w:val="24"/>
          <w:szCs w:val="24"/>
        </w:rPr>
        <w:t xml:space="preserve"> </w:t>
      </w:r>
      <w:r>
        <w:rPr>
          <w:sz w:val="24"/>
          <w:szCs w:val="24"/>
        </w:rPr>
        <w:t>and</w:t>
      </w:r>
      <w:r>
        <w:rPr>
          <w:spacing w:val="-3"/>
          <w:sz w:val="24"/>
          <w:szCs w:val="24"/>
        </w:rPr>
        <w:t xml:space="preserve"> </w:t>
      </w:r>
      <w:r>
        <w:rPr>
          <w:sz w:val="24"/>
          <w:szCs w:val="24"/>
        </w:rPr>
        <w:t>linguistic</w:t>
      </w:r>
      <w:r>
        <w:rPr>
          <w:spacing w:val="-9"/>
          <w:sz w:val="24"/>
          <w:szCs w:val="24"/>
        </w:rPr>
        <w:t xml:space="preserve"> </w:t>
      </w:r>
      <w:r>
        <w:rPr>
          <w:spacing w:val="-4"/>
          <w:sz w:val="24"/>
          <w:szCs w:val="24"/>
        </w:rPr>
        <w:t>e</w:t>
      </w:r>
      <w:r>
        <w:rPr>
          <w:sz w:val="24"/>
          <w:szCs w:val="24"/>
        </w:rPr>
        <w:t>xperience: Comparing</w:t>
      </w:r>
      <w:r>
        <w:rPr>
          <w:spacing w:val="-11"/>
          <w:sz w:val="24"/>
          <w:szCs w:val="24"/>
        </w:rPr>
        <w:t xml:space="preserve"> </w:t>
      </w:r>
      <w:r>
        <w:rPr>
          <w:sz w:val="24"/>
          <w:szCs w:val="24"/>
        </w:rPr>
        <w:t>feature-based</w:t>
      </w:r>
      <w:r>
        <w:rPr>
          <w:spacing w:val="-13"/>
          <w:sz w:val="24"/>
          <w:szCs w:val="24"/>
        </w:rPr>
        <w:t xml:space="preserve"> </w:t>
      </w:r>
      <w:r>
        <w:rPr>
          <w:sz w:val="24"/>
          <w:szCs w:val="24"/>
        </w:rPr>
        <w:t>and</w:t>
      </w:r>
      <w:r>
        <w:rPr>
          <w:spacing w:val="-3"/>
          <w:sz w:val="24"/>
          <w:szCs w:val="24"/>
        </w:rPr>
        <w:t xml:space="preserve"> </w:t>
      </w:r>
      <w:r>
        <w:rPr>
          <w:sz w:val="24"/>
          <w:szCs w:val="24"/>
        </w:rPr>
        <w:t>distri</w:t>
      </w:r>
      <w:r>
        <w:rPr>
          <w:spacing w:val="-5"/>
          <w:sz w:val="24"/>
          <w:szCs w:val="24"/>
        </w:rPr>
        <w:t>b</w:t>
      </w:r>
      <w:r>
        <w:rPr>
          <w:sz w:val="24"/>
          <w:szCs w:val="24"/>
        </w:rPr>
        <w:t>utional</w:t>
      </w:r>
      <w:r>
        <w:rPr>
          <w:spacing w:val="-13"/>
          <w:sz w:val="24"/>
          <w:szCs w:val="24"/>
        </w:rPr>
        <w:t xml:space="preserve"> </w:t>
      </w:r>
      <w:r>
        <w:rPr>
          <w:sz w:val="24"/>
          <w:szCs w:val="24"/>
        </w:rPr>
        <w:t>models</w:t>
      </w:r>
      <w:r>
        <w:rPr>
          <w:spacing w:val="-7"/>
          <w:sz w:val="24"/>
          <w:szCs w:val="24"/>
        </w:rPr>
        <w:t xml:space="preserve"> </w:t>
      </w:r>
      <w:r>
        <w:rPr>
          <w:sz w:val="24"/>
          <w:szCs w:val="24"/>
        </w:rPr>
        <w:t>of</w:t>
      </w:r>
      <w:r>
        <w:rPr>
          <w:spacing w:val="-2"/>
          <w:sz w:val="24"/>
          <w:szCs w:val="24"/>
        </w:rPr>
        <w:t xml:space="preserve"> </w:t>
      </w:r>
      <w:r>
        <w:rPr>
          <w:sz w:val="24"/>
          <w:szCs w:val="24"/>
        </w:rPr>
        <w:t>semantic</w:t>
      </w:r>
      <w:r>
        <w:rPr>
          <w:spacing w:val="-9"/>
          <w:sz w:val="24"/>
          <w:szCs w:val="24"/>
        </w:rPr>
        <w:t xml:space="preserve"> </w:t>
      </w:r>
      <w:r>
        <w:rPr>
          <w:sz w:val="24"/>
          <w:szCs w:val="24"/>
        </w:rPr>
        <w:t>representation.</w:t>
      </w:r>
      <w:r>
        <w:rPr>
          <w:spacing w:val="12"/>
          <w:sz w:val="24"/>
          <w:szCs w:val="24"/>
        </w:rPr>
        <w:t xml:space="preserve"> </w:t>
      </w:r>
      <w:r>
        <w:rPr>
          <w:spacing w:val="-22"/>
          <w:sz w:val="24"/>
          <w:szCs w:val="24"/>
        </w:rPr>
        <w:t>T</w:t>
      </w:r>
      <w:r>
        <w:rPr>
          <w:sz w:val="24"/>
          <w:szCs w:val="24"/>
        </w:rPr>
        <w:t>opics</w:t>
      </w:r>
      <w:r>
        <w:rPr>
          <w:spacing w:val="-20"/>
          <w:sz w:val="24"/>
          <w:szCs w:val="24"/>
        </w:rPr>
        <w:t xml:space="preserve"> </w:t>
      </w:r>
      <w:r>
        <w:rPr>
          <w:sz w:val="24"/>
          <w:szCs w:val="24"/>
        </w:rPr>
        <w:t>in C</w:t>
      </w:r>
      <w:r>
        <w:rPr>
          <w:spacing w:val="-2"/>
          <w:sz w:val="24"/>
          <w:szCs w:val="24"/>
        </w:rPr>
        <w:t>o</w:t>
      </w:r>
      <w:r>
        <w:rPr>
          <w:sz w:val="24"/>
          <w:szCs w:val="24"/>
        </w:rPr>
        <w:t>gnitive</w:t>
      </w:r>
      <w:r>
        <w:rPr>
          <w:spacing w:val="-23"/>
          <w:sz w:val="24"/>
          <w:szCs w:val="24"/>
        </w:rPr>
        <w:t xml:space="preserve"> </w:t>
      </w:r>
      <w:r>
        <w:rPr>
          <w:sz w:val="24"/>
          <w:szCs w:val="24"/>
        </w:rPr>
        <w:t>Science,</w:t>
      </w:r>
      <w:r>
        <w:rPr>
          <w:spacing w:val="-23"/>
          <w:sz w:val="24"/>
          <w:szCs w:val="24"/>
        </w:rPr>
        <w:t xml:space="preserve"> </w:t>
      </w:r>
      <w:r>
        <w:rPr>
          <w:sz w:val="24"/>
          <w:szCs w:val="24"/>
        </w:rPr>
        <w:t>3(2),</w:t>
      </w:r>
      <w:r>
        <w:rPr>
          <w:spacing w:val="-5"/>
          <w:sz w:val="24"/>
          <w:szCs w:val="24"/>
        </w:rPr>
        <w:t xml:space="preserve"> </w:t>
      </w:r>
      <w:r>
        <w:rPr>
          <w:sz w:val="24"/>
          <w:szCs w:val="24"/>
        </w:rPr>
        <w:t>303–345.</w:t>
      </w:r>
    </w:p>
    <w:p w:rsidR="00B72476" w:rsidRDefault="00CB77E8">
      <w:pPr>
        <w:spacing w:before="7" w:line="415" w:lineRule="auto"/>
        <w:ind w:left="705" w:right="155" w:hanging="585"/>
        <w:rPr>
          <w:sz w:val="24"/>
          <w:szCs w:val="24"/>
        </w:rPr>
      </w:pPr>
      <w:r>
        <w:rPr>
          <w:sz w:val="24"/>
          <w:szCs w:val="24"/>
        </w:rPr>
        <w:t>Rubenstein,</w:t>
      </w:r>
      <w:r>
        <w:rPr>
          <w:spacing w:val="-11"/>
          <w:sz w:val="24"/>
          <w:szCs w:val="24"/>
        </w:rPr>
        <w:t xml:space="preserve"> </w:t>
      </w:r>
      <w:r>
        <w:rPr>
          <w:sz w:val="24"/>
          <w:szCs w:val="24"/>
        </w:rPr>
        <w:t>H.,</w:t>
      </w:r>
      <w:r>
        <w:rPr>
          <w:spacing w:val="-3"/>
          <w:sz w:val="24"/>
          <w:szCs w:val="24"/>
        </w:rPr>
        <w:t xml:space="preserve"> </w:t>
      </w:r>
      <w:r>
        <w:rPr>
          <w:sz w:val="24"/>
          <w:szCs w:val="24"/>
        </w:rPr>
        <w:t>&amp;</w:t>
      </w:r>
      <w:r>
        <w:rPr>
          <w:spacing w:val="-2"/>
          <w:sz w:val="24"/>
          <w:szCs w:val="24"/>
        </w:rPr>
        <w:t xml:space="preserve"> </w:t>
      </w:r>
      <w:r>
        <w:rPr>
          <w:sz w:val="24"/>
          <w:szCs w:val="24"/>
        </w:rPr>
        <w:t>Goodenough,</w:t>
      </w:r>
      <w:r>
        <w:rPr>
          <w:spacing w:val="-13"/>
          <w:sz w:val="24"/>
          <w:szCs w:val="24"/>
        </w:rPr>
        <w:t xml:space="preserve"> </w:t>
      </w:r>
      <w:r>
        <w:rPr>
          <w:sz w:val="24"/>
          <w:szCs w:val="24"/>
        </w:rPr>
        <w:t>J.</w:t>
      </w:r>
      <w:r>
        <w:rPr>
          <w:spacing w:val="24"/>
          <w:sz w:val="24"/>
          <w:szCs w:val="24"/>
        </w:rPr>
        <w:t xml:space="preserve"> </w:t>
      </w:r>
      <w:r>
        <w:rPr>
          <w:sz w:val="24"/>
          <w:szCs w:val="24"/>
        </w:rPr>
        <w:t>(1965).</w:t>
      </w:r>
      <w:r>
        <w:rPr>
          <w:spacing w:val="19"/>
          <w:sz w:val="24"/>
          <w:szCs w:val="24"/>
        </w:rPr>
        <w:t xml:space="preserve"> </w:t>
      </w:r>
      <w:r>
        <w:rPr>
          <w:sz w:val="24"/>
          <w:szCs w:val="24"/>
        </w:rPr>
        <w:t>Cont</w:t>
      </w:r>
      <w:r>
        <w:rPr>
          <w:spacing w:val="-4"/>
          <w:sz w:val="24"/>
          <w:szCs w:val="24"/>
        </w:rPr>
        <w:t>e</w:t>
      </w:r>
      <w:r>
        <w:rPr>
          <w:sz w:val="24"/>
          <w:szCs w:val="24"/>
        </w:rPr>
        <w:t>xtual</w:t>
      </w:r>
      <w:r>
        <w:rPr>
          <w:spacing w:val="-11"/>
          <w:sz w:val="24"/>
          <w:szCs w:val="24"/>
        </w:rPr>
        <w:t xml:space="preserve"> </w:t>
      </w:r>
      <w:r>
        <w:rPr>
          <w:sz w:val="24"/>
          <w:szCs w:val="24"/>
        </w:rPr>
        <w:t>correlates</w:t>
      </w:r>
      <w:r>
        <w:rPr>
          <w:spacing w:val="-9"/>
          <w:sz w:val="24"/>
          <w:szCs w:val="24"/>
        </w:rPr>
        <w:t xml:space="preserve"> </w:t>
      </w:r>
      <w:r>
        <w:rPr>
          <w:sz w:val="24"/>
          <w:szCs w:val="24"/>
        </w:rPr>
        <w:t>of</w:t>
      </w:r>
      <w:r>
        <w:rPr>
          <w:spacing w:val="-2"/>
          <w:sz w:val="24"/>
          <w:szCs w:val="24"/>
        </w:rPr>
        <w:t xml:space="preserve"> </w:t>
      </w:r>
      <w:r>
        <w:rPr>
          <w:sz w:val="24"/>
          <w:szCs w:val="24"/>
        </w:rPr>
        <w:t>syno</w:t>
      </w:r>
      <w:r>
        <w:rPr>
          <w:spacing w:val="-4"/>
          <w:sz w:val="24"/>
          <w:szCs w:val="24"/>
        </w:rPr>
        <w:t>n</w:t>
      </w:r>
      <w:r>
        <w:rPr>
          <w:sz w:val="24"/>
          <w:szCs w:val="24"/>
        </w:rPr>
        <w:t>ymy.</w:t>
      </w:r>
      <w:r>
        <w:rPr>
          <w:spacing w:val="15"/>
          <w:sz w:val="24"/>
          <w:szCs w:val="24"/>
        </w:rPr>
        <w:t xml:space="preserve"> </w:t>
      </w:r>
      <w:r>
        <w:rPr>
          <w:sz w:val="24"/>
          <w:szCs w:val="24"/>
        </w:rPr>
        <w:t>Communications of</w:t>
      </w:r>
      <w:r>
        <w:rPr>
          <w:spacing w:val="-14"/>
          <w:sz w:val="24"/>
          <w:szCs w:val="24"/>
        </w:rPr>
        <w:t xml:space="preserve"> </w:t>
      </w:r>
      <w:r>
        <w:rPr>
          <w:sz w:val="24"/>
          <w:szCs w:val="24"/>
        </w:rPr>
        <w:t>the</w:t>
      </w:r>
      <w:r>
        <w:rPr>
          <w:spacing w:val="-3"/>
          <w:sz w:val="24"/>
          <w:szCs w:val="24"/>
        </w:rPr>
        <w:t xml:space="preserve"> </w:t>
      </w:r>
      <w:r>
        <w:rPr>
          <w:spacing w:val="-6"/>
          <w:w w:val="92"/>
          <w:sz w:val="24"/>
          <w:szCs w:val="24"/>
        </w:rPr>
        <w:t>A</w:t>
      </w:r>
      <w:r>
        <w:rPr>
          <w:w w:val="92"/>
          <w:sz w:val="24"/>
          <w:szCs w:val="24"/>
        </w:rPr>
        <w:t>C</w:t>
      </w:r>
      <w:r>
        <w:rPr>
          <w:spacing w:val="9"/>
          <w:w w:val="92"/>
          <w:sz w:val="24"/>
          <w:szCs w:val="24"/>
        </w:rPr>
        <w:t>M</w:t>
      </w:r>
      <w:r>
        <w:rPr>
          <w:w w:val="92"/>
          <w:sz w:val="24"/>
          <w:szCs w:val="24"/>
        </w:rPr>
        <w:t>,</w:t>
      </w:r>
      <w:r>
        <w:rPr>
          <w:spacing w:val="10"/>
          <w:w w:val="92"/>
          <w:sz w:val="24"/>
          <w:szCs w:val="24"/>
        </w:rPr>
        <w:t xml:space="preserve"> </w:t>
      </w:r>
      <w:r>
        <w:rPr>
          <w:sz w:val="24"/>
          <w:szCs w:val="24"/>
        </w:rPr>
        <w:t>8(10),</w:t>
      </w:r>
      <w:r>
        <w:rPr>
          <w:spacing w:val="-6"/>
          <w:sz w:val="24"/>
          <w:szCs w:val="24"/>
        </w:rPr>
        <w:t xml:space="preserve"> </w:t>
      </w:r>
      <w:r>
        <w:rPr>
          <w:sz w:val="24"/>
          <w:szCs w:val="24"/>
        </w:rPr>
        <w:t>627–633.</w:t>
      </w:r>
    </w:p>
    <w:p w:rsidR="00B72476" w:rsidRDefault="00CB77E8">
      <w:pPr>
        <w:spacing w:before="7"/>
        <w:ind w:left="120"/>
        <w:rPr>
          <w:sz w:val="24"/>
          <w:szCs w:val="24"/>
        </w:rPr>
      </w:pPr>
      <w:r>
        <w:rPr>
          <w:sz w:val="24"/>
          <w:szCs w:val="24"/>
        </w:rPr>
        <w:t>Sa</w:t>
      </w:r>
      <w:r>
        <w:rPr>
          <w:spacing w:val="-6"/>
          <w:sz w:val="24"/>
          <w:szCs w:val="24"/>
        </w:rPr>
        <w:t>f</w:t>
      </w:r>
      <w:r>
        <w:rPr>
          <w:sz w:val="24"/>
          <w:szCs w:val="24"/>
        </w:rPr>
        <w:t>fran,</w:t>
      </w:r>
      <w:r>
        <w:rPr>
          <w:spacing w:val="-8"/>
          <w:sz w:val="24"/>
          <w:szCs w:val="24"/>
        </w:rPr>
        <w:t xml:space="preserve"> </w:t>
      </w:r>
      <w:r>
        <w:rPr>
          <w:sz w:val="24"/>
          <w:szCs w:val="24"/>
        </w:rPr>
        <w:t>J.,</w:t>
      </w:r>
      <w:r>
        <w:rPr>
          <w:spacing w:val="-2"/>
          <w:sz w:val="24"/>
          <w:szCs w:val="24"/>
        </w:rPr>
        <w:t xml:space="preserve"> </w:t>
      </w:r>
      <w:r>
        <w:rPr>
          <w:sz w:val="24"/>
          <w:szCs w:val="24"/>
        </w:rPr>
        <w:t>Aslin,</w:t>
      </w:r>
      <w:r>
        <w:rPr>
          <w:spacing w:val="-6"/>
          <w:sz w:val="24"/>
          <w:szCs w:val="24"/>
        </w:rPr>
        <w:t xml:space="preserve"> </w:t>
      </w:r>
      <w:r>
        <w:rPr>
          <w:sz w:val="24"/>
          <w:szCs w:val="24"/>
        </w:rPr>
        <w:t>R.,</w:t>
      </w:r>
      <w:r>
        <w:rPr>
          <w:spacing w:val="-3"/>
          <w:sz w:val="24"/>
          <w:szCs w:val="24"/>
        </w:rPr>
        <w:t xml:space="preserve"> </w:t>
      </w:r>
      <w:r>
        <w:rPr>
          <w:sz w:val="24"/>
          <w:szCs w:val="24"/>
        </w:rPr>
        <w:t>&amp;</w:t>
      </w:r>
      <w:r>
        <w:rPr>
          <w:spacing w:val="-2"/>
          <w:sz w:val="24"/>
          <w:szCs w:val="24"/>
        </w:rPr>
        <w:t xml:space="preserve"> </w:t>
      </w:r>
      <w:r>
        <w:rPr>
          <w:sz w:val="24"/>
          <w:szCs w:val="24"/>
        </w:rPr>
        <w:t>N</w:t>
      </w:r>
      <w:r>
        <w:rPr>
          <w:spacing w:val="-6"/>
          <w:sz w:val="24"/>
          <w:szCs w:val="24"/>
        </w:rPr>
        <w:t>e</w:t>
      </w:r>
      <w:r>
        <w:rPr>
          <w:sz w:val="24"/>
          <w:szCs w:val="24"/>
        </w:rPr>
        <w:t>wport,</w:t>
      </w:r>
      <w:r>
        <w:rPr>
          <w:spacing w:val="-9"/>
          <w:sz w:val="24"/>
          <w:szCs w:val="24"/>
        </w:rPr>
        <w:t xml:space="preserve"> </w:t>
      </w:r>
      <w:r>
        <w:rPr>
          <w:sz w:val="24"/>
          <w:szCs w:val="24"/>
        </w:rPr>
        <w:t>E.</w:t>
      </w:r>
      <w:r>
        <w:rPr>
          <w:spacing w:val="24"/>
          <w:sz w:val="24"/>
          <w:szCs w:val="24"/>
        </w:rPr>
        <w:t xml:space="preserve"> </w:t>
      </w:r>
      <w:r>
        <w:rPr>
          <w:sz w:val="24"/>
          <w:szCs w:val="24"/>
        </w:rPr>
        <w:t>(1996).</w:t>
      </w:r>
      <w:r>
        <w:rPr>
          <w:spacing w:val="19"/>
          <w:sz w:val="24"/>
          <w:szCs w:val="24"/>
        </w:rPr>
        <w:t xml:space="preserve"> </w:t>
      </w:r>
      <w:r>
        <w:rPr>
          <w:sz w:val="24"/>
          <w:szCs w:val="24"/>
        </w:rPr>
        <w:t>Statistical</w:t>
      </w:r>
      <w:r>
        <w:rPr>
          <w:spacing w:val="-9"/>
          <w:sz w:val="24"/>
          <w:szCs w:val="24"/>
        </w:rPr>
        <w:t xml:space="preserve"> </w:t>
      </w:r>
      <w:r>
        <w:rPr>
          <w:sz w:val="24"/>
          <w:szCs w:val="24"/>
        </w:rPr>
        <w:t>learning</w:t>
      </w:r>
      <w:r>
        <w:rPr>
          <w:spacing w:val="-8"/>
          <w:sz w:val="24"/>
          <w:szCs w:val="24"/>
        </w:rPr>
        <w:t xml:space="preserve"> </w:t>
      </w:r>
      <w:r>
        <w:rPr>
          <w:sz w:val="24"/>
          <w:szCs w:val="24"/>
        </w:rPr>
        <w:t>by</w:t>
      </w:r>
      <w:r>
        <w:rPr>
          <w:spacing w:val="-2"/>
          <w:sz w:val="24"/>
          <w:szCs w:val="24"/>
        </w:rPr>
        <w:t xml:space="preserve"> </w:t>
      </w:r>
      <w:r>
        <w:rPr>
          <w:sz w:val="24"/>
          <w:szCs w:val="24"/>
        </w:rPr>
        <w:t>8-month-old</w:t>
      </w:r>
      <w:r>
        <w:rPr>
          <w:spacing w:val="-12"/>
          <w:sz w:val="24"/>
          <w:szCs w:val="24"/>
        </w:rPr>
        <w:t xml:space="preserve"> </w:t>
      </w:r>
      <w:r>
        <w:rPr>
          <w:sz w:val="24"/>
          <w:szCs w:val="24"/>
        </w:rPr>
        <w:t>in</w:t>
      </w:r>
      <w:r>
        <w:rPr>
          <w:spacing w:val="-2"/>
          <w:sz w:val="24"/>
          <w:szCs w:val="24"/>
        </w:rPr>
        <w:t>f</w:t>
      </w:r>
      <w:r>
        <w:rPr>
          <w:sz w:val="24"/>
          <w:szCs w:val="24"/>
        </w:rPr>
        <w:t>ants.</w:t>
      </w:r>
      <w:r>
        <w:rPr>
          <w:spacing w:val="19"/>
          <w:sz w:val="24"/>
          <w:szCs w:val="24"/>
        </w:rPr>
        <w:t xml:space="preserve"> </w:t>
      </w:r>
      <w:r>
        <w:rPr>
          <w:sz w:val="24"/>
          <w:szCs w:val="24"/>
        </w:rPr>
        <w:t>Science,</w:t>
      </w:r>
    </w:p>
    <w:p w:rsidR="00B72476" w:rsidRDefault="00B72476">
      <w:pPr>
        <w:spacing w:before="2" w:line="200" w:lineRule="exact"/>
      </w:pPr>
    </w:p>
    <w:p w:rsidR="00B72476" w:rsidRDefault="00CB77E8">
      <w:pPr>
        <w:ind w:left="705"/>
        <w:rPr>
          <w:sz w:val="24"/>
          <w:szCs w:val="24"/>
        </w:rPr>
      </w:pPr>
      <w:r>
        <w:rPr>
          <w:sz w:val="24"/>
          <w:szCs w:val="24"/>
        </w:rPr>
        <w:t>274(5294),</w:t>
      </w:r>
      <w:r>
        <w:rPr>
          <w:spacing w:val="-11"/>
          <w:sz w:val="24"/>
          <w:szCs w:val="24"/>
        </w:rPr>
        <w:t xml:space="preserve"> </w:t>
      </w:r>
      <w:r>
        <w:rPr>
          <w:sz w:val="24"/>
          <w:szCs w:val="24"/>
        </w:rPr>
        <w:t>1926–1928.</w:t>
      </w:r>
    </w:p>
    <w:p w:rsidR="00B72476" w:rsidRDefault="00B72476">
      <w:pPr>
        <w:spacing w:before="2" w:line="200" w:lineRule="exact"/>
      </w:pPr>
    </w:p>
    <w:p w:rsidR="00B72476" w:rsidRDefault="00CB77E8">
      <w:pPr>
        <w:spacing w:line="415" w:lineRule="auto"/>
        <w:ind w:left="705" w:right="419" w:hanging="585"/>
        <w:rPr>
          <w:sz w:val="24"/>
          <w:szCs w:val="24"/>
        </w:rPr>
      </w:pPr>
      <w:r>
        <w:rPr>
          <w:sz w:val="24"/>
          <w:szCs w:val="24"/>
        </w:rPr>
        <w:t>Sa</w:t>
      </w:r>
      <w:r>
        <w:rPr>
          <w:spacing w:val="-6"/>
          <w:sz w:val="24"/>
          <w:szCs w:val="24"/>
        </w:rPr>
        <w:t>f</w:t>
      </w:r>
      <w:r>
        <w:rPr>
          <w:sz w:val="24"/>
          <w:szCs w:val="24"/>
        </w:rPr>
        <w:t>fran,</w:t>
      </w:r>
      <w:r>
        <w:rPr>
          <w:spacing w:val="-8"/>
          <w:sz w:val="24"/>
          <w:szCs w:val="24"/>
        </w:rPr>
        <w:t xml:space="preserve"> </w:t>
      </w:r>
      <w:r>
        <w:rPr>
          <w:sz w:val="24"/>
          <w:szCs w:val="24"/>
        </w:rPr>
        <w:t>J.,</w:t>
      </w:r>
      <w:r>
        <w:rPr>
          <w:spacing w:val="-2"/>
          <w:sz w:val="24"/>
          <w:szCs w:val="24"/>
        </w:rPr>
        <w:t xml:space="preserve"> </w:t>
      </w:r>
      <w:r>
        <w:rPr>
          <w:sz w:val="24"/>
          <w:szCs w:val="24"/>
        </w:rPr>
        <w:t>N</w:t>
      </w:r>
      <w:r>
        <w:rPr>
          <w:spacing w:val="-6"/>
          <w:sz w:val="24"/>
          <w:szCs w:val="24"/>
        </w:rPr>
        <w:t>e</w:t>
      </w:r>
      <w:r>
        <w:rPr>
          <w:sz w:val="24"/>
          <w:szCs w:val="24"/>
        </w:rPr>
        <w:t>wport,</w:t>
      </w:r>
      <w:r>
        <w:rPr>
          <w:spacing w:val="-9"/>
          <w:sz w:val="24"/>
          <w:szCs w:val="24"/>
        </w:rPr>
        <w:t xml:space="preserve"> </w:t>
      </w:r>
      <w:r>
        <w:rPr>
          <w:sz w:val="24"/>
          <w:szCs w:val="24"/>
        </w:rPr>
        <w:t>E.,</w:t>
      </w:r>
      <w:r>
        <w:rPr>
          <w:spacing w:val="-3"/>
          <w:sz w:val="24"/>
          <w:szCs w:val="24"/>
        </w:rPr>
        <w:t xml:space="preserve"> </w:t>
      </w:r>
      <w:r>
        <w:rPr>
          <w:sz w:val="24"/>
          <w:szCs w:val="24"/>
        </w:rPr>
        <w:t>&amp;</w:t>
      </w:r>
      <w:r>
        <w:rPr>
          <w:spacing w:val="-2"/>
          <w:sz w:val="24"/>
          <w:szCs w:val="24"/>
        </w:rPr>
        <w:t xml:space="preserve"> </w:t>
      </w:r>
      <w:r>
        <w:rPr>
          <w:sz w:val="24"/>
          <w:szCs w:val="24"/>
        </w:rPr>
        <w:t>Aslin,</w:t>
      </w:r>
      <w:r>
        <w:rPr>
          <w:spacing w:val="-6"/>
          <w:sz w:val="24"/>
          <w:szCs w:val="24"/>
        </w:rPr>
        <w:t xml:space="preserve"> </w:t>
      </w:r>
      <w:r>
        <w:rPr>
          <w:sz w:val="24"/>
          <w:szCs w:val="24"/>
        </w:rPr>
        <w:t>R.</w:t>
      </w:r>
      <w:r>
        <w:rPr>
          <w:spacing w:val="-2"/>
          <w:sz w:val="24"/>
          <w:szCs w:val="24"/>
        </w:rPr>
        <w:t xml:space="preserve"> </w:t>
      </w:r>
      <w:r>
        <w:rPr>
          <w:sz w:val="24"/>
          <w:szCs w:val="24"/>
        </w:rPr>
        <w:t>N.</w:t>
      </w:r>
      <w:r>
        <w:rPr>
          <w:spacing w:val="24"/>
          <w:sz w:val="24"/>
          <w:szCs w:val="24"/>
        </w:rPr>
        <w:t xml:space="preserve"> </w:t>
      </w:r>
      <w:r>
        <w:rPr>
          <w:sz w:val="24"/>
          <w:szCs w:val="24"/>
        </w:rPr>
        <w:t>(1996).</w:t>
      </w:r>
      <w:r>
        <w:rPr>
          <w:spacing w:val="19"/>
          <w:sz w:val="24"/>
          <w:szCs w:val="24"/>
        </w:rPr>
        <w:t xml:space="preserve"> </w:t>
      </w:r>
      <w:r>
        <w:rPr>
          <w:spacing w:val="-19"/>
          <w:sz w:val="24"/>
          <w:szCs w:val="24"/>
        </w:rPr>
        <w:t>W</w:t>
      </w:r>
      <w:r>
        <w:rPr>
          <w:sz w:val="24"/>
          <w:szCs w:val="24"/>
        </w:rPr>
        <w:t>ord</w:t>
      </w:r>
      <w:r>
        <w:rPr>
          <w:spacing w:val="-5"/>
          <w:sz w:val="24"/>
          <w:szCs w:val="24"/>
        </w:rPr>
        <w:t xml:space="preserve"> </w:t>
      </w:r>
      <w:r>
        <w:rPr>
          <w:sz w:val="24"/>
          <w:szCs w:val="24"/>
        </w:rPr>
        <w:t>s</w:t>
      </w:r>
      <w:r>
        <w:rPr>
          <w:spacing w:val="-4"/>
          <w:sz w:val="24"/>
          <w:szCs w:val="24"/>
        </w:rPr>
        <w:t>e</w:t>
      </w:r>
      <w:r>
        <w:rPr>
          <w:sz w:val="24"/>
          <w:szCs w:val="24"/>
        </w:rPr>
        <w:t>gmentation:</w:t>
      </w:r>
      <w:r>
        <w:rPr>
          <w:spacing w:val="1"/>
          <w:sz w:val="24"/>
          <w:szCs w:val="24"/>
        </w:rPr>
        <w:t xml:space="preserve"> </w:t>
      </w:r>
      <w:r>
        <w:rPr>
          <w:sz w:val="24"/>
          <w:szCs w:val="24"/>
        </w:rPr>
        <w:t>The</w:t>
      </w:r>
      <w:r>
        <w:rPr>
          <w:spacing w:val="-4"/>
          <w:sz w:val="24"/>
          <w:szCs w:val="24"/>
        </w:rPr>
        <w:t xml:space="preserve"> </w:t>
      </w:r>
      <w:r>
        <w:rPr>
          <w:sz w:val="24"/>
          <w:szCs w:val="24"/>
        </w:rPr>
        <w:t>role</w:t>
      </w:r>
      <w:r>
        <w:rPr>
          <w:spacing w:val="-4"/>
          <w:sz w:val="24"/>
          <w:szCs w:val="24"/>
        </w:rPr>
        <w:t xml:space="preserve"> </w:t>
      </w:r>
      <w:r>
        <w:rPr>
          <w:sz w:val="24"/>
          <w:szCs w:val="24"/>
        </w:rPr>
        <w:t>of</w:t>
      </w:r>
      <w:r>
        <w:rPr>
          <w:spacing w:val="-2"/>
          <w:sz w:val="24"/>
          <w:szCs w:val="24"/>
        </w:rPr>
        <w:t xml:space="preserve"> </w:t>
      </w:r>
      <w:r>
        <w:rPr>
          <w:sz w:val="24"/>
          <w:szCs w:val="24"/>
        </w:rPr>
        <w:t>distri</w:t>
      </w:r>
      <w:r>
        <w:rPr>
          <w:spacing w:val="-5"/>
          <w:sz w:val="24"/>
          <w:szCs w:val="24"/>
        </w:rPr>
        <w:t>b</w:t>
      </w:r>
      <w:r>
        <w:rPr>
          <w:sz w:val="24"/>
          <w:szCs w:val="24"/>
        </w:rPr>
        <w:t>utional cues.</w:t>
      </w:r>
      <w:r>
        <w:rPr>
          <w:spacing w:val="21"/>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r>
        <w:rPr>
          <w:spacing w:val="-14"/>
          <w:sz w:val="24"/>
          <w:szCs w:val="24"/>
        </w:rPr>
        <w:t xml:space="preserve"> </w:t>
      </w:r>
      <w:r>
        <w:rPr>
          <w:w w:val="96"/>
          <w:sz w:val="24"/>
          <w:szCs w:val="24"/>
        </w:rPr>
        <w:t>Memory</w:t>
      </w:r>
      <w:r>
        <w:rPr>
          <w:spacing w:val="2"/>
          <w:w w:val="96"/>
          <w:sz w:val="24"/>
          <w:szCs w:val="24"/>
        </w:rPr>
        <w:t xml:space="preserve"> </w:t>
      </w:r>
      <w:r>
        <w:rPr>
          <w:sz w:val="24"/>
          <w:szCs w:val="24"/>
        </w:rPr>
        <w:t>and</w:t>
      </w:r>
      <w:r>
        <w:rPr>
          <w:spacing w:val="10"/>
          <w:sz w:val="24"/>
          <w:szCs w:val="24"/>
        </w:rPr>
        <w:t xml:space="preserve"> </w:t>
      </w:r>
      <w:r>
        <w:rPr>
          <w:sz w:val="24"/>
          <w:szCs w:val="24"/>
        </w:rPr>
        <w:t>Langu</w:t>
      </w:r>
      <w:r>
        <w:rPr>
          <w:spacing w:val="-2"/>
          <w:sz w:val="24"/>
          <w:szCs w:val="24"/>
        </w:rPr>
        <w:t>ag</w:t>
      </w:r>
      <w:r>
        <w:rPr>
          <w:sz w:val="24"/>
          <w:szCs w:val="24"/>
        </w:rPr>
        <w:t>e,</w:t>
      </w:r>
      <w:r>
        <w:rPr>
          <w:spacing w:val="4"/>
          <w:sz w:val="24"/>
          <w:szCs w:val="24"/>
        </w:rPr>
        <w:t xml:space="preserve"> </w:t>
      </w:r>
      <w:r>
        <w:rPr>
          <w:sz w:val="24"/>
          <w:szCs w:val="24"/>
        </w:rPr>
        <w:t>35(4),</w:t>
      </w:r>
      <w:r>
        <w:rPr>
          <w:spacing w:val="-6"/>
          <w:sz w:val="24"/>
          <w:szCs w:val="24"/>
        </w:rPr>
        <w:t xml:space="preserve"> </w:t>
      </w:r>
      <w:r>
        <w:rPr>
          <w:sz w:val="24"/>
          <w:szCs w:val="24"/>
        </w:rPr>
        <w:t>606–621.</w:t>
      </w:r>
    </w:p>
    <w:p w:rsidR="00B72476" w:rsidRDefault="00CB77E8">
      <w:pPr>
        <w:spacing w:before="7" w:line="415" w:lineRule="auto"/>
        <w:ind w:left="705" w:right="79" w:hanging="585"/>
        <w:rPr>
          <w:sz w:val="24"/>
          <w:szCs w:val="24"/>
        </w:rPr>
      </w:pPr>
      <w:r>
        <w:rPr>
          <w:sz w:val="24"/>
          <w:szCs w:val="24"/>
        </w:rPr>
        <w:t>Salton,</w:t>
      </w:r>
      <w:r>
        <w:rPr>
          <w:spacing w:val="-8"/>
          <w:sz w:val="24"/>
          <w:szCs w:val="24"/>
        </w:rPr>
        <w:t xml:space="preserve"> </w:t>
      </w:r>
      <w:r>
        <w:rPr>
          <w:sz w:val="24"/>
          <w:szCs w:val="24"/>
        </w:rPr>
        <w:t>G.,</w:t>
      </w:r>
      <w:r>
        <w:rPr>
          <w:spacing w:val="-4"/>
          <w:sz w:val="24"/>
          <w:szCs w:val="24"/>
        </w:rPr>
        <w:t xml:space="preserve"> </w:t>
      </w:r>
      <w:r>
        <w:rPr>
          <w:sz w:val="24"/>
          <w:szCs w:val="24"/>
        </w:rPr>
        <w:t>&amp;</w:t>
      </w:r>
      <w:r>
        <w:rPr>
          <w:spacing w:val="-4"/>
          <w:sz w:val="24"/>
          <w:szCs w:val="24"/>
        </w:rPr>
        <w:t xml:space="preserve"> </w:t>
      </w:r>
      <w:r>
        <w:rPr>
          <w:sz w:val="24"/>
          <w:szCs w:val="24"/>
        </w:rPr>
        <w:t>McGill,</w:t>
      </w:r>
      <w:r>
        <w:rPr>
          <w:spacing w:val="-9"/>
          <w:sz w:val="24"/>
          <w:szCs w:val="24"/>
        </w:rPr>
        <w:t xml:space="preserve"> </w:t>
      </w:r>
      <w:r>
        <w:rPr>
          <w:sz w:val="24"/>
          <w:szCs w:val="24"/>
        </w:rPr>
        <w:t>M.</w:t>
      </w:r>
      <w:r>
        <w:rPr>
          <w:spacing w:val="-4"/>
          <w:sz w:val="24"/>
          <w:szCs w:val="24"/>
        </w:rPr>
        <w:t xml:space="preserve"> </w:t>
      </w:r>
      <w:r>
        <w:rPr>
          <w:sz w:val="24"/>
          <w:szCs w:val="24"/>
        </w:rPr>
        <w:t>J.</w:t>
      </w:r>
      <w:r>
        <w:rPr>
          <w:spacing w:val="21"/>
          <w:sz w:val="24"/>
          <w:szCs w:val="24"/>
        </w:rPr>
        <w:t xml:space="preserve"> </w:t>
      </w:r>
      <w:r>
        <w:rPr>
          <w:sz w:val="24"/>
          <w:szCs w:val="24"/>
        </w:rPr>
        <w:t>(1983).</w:t>
      </w:r>
      <w:r>
        <w:rPr>
          <w:spacing w:val="16"/>
          <w:sz w:val="24"/>
          <w:szCs w:val="24"/>
        </w:rPr>
        <w:t xml:space="preserve"> </w:t>
      </w:r>
      <w:r>
        <w:rPr>
          <w:sz w:val="24"/>
          <w:szCs w:val="24"/>
        </w:rPr>
        <w:t>Int</w:t>
      </w:r>
      <w:r>
        <w:rPr>
          <w:spacing w:val="-11"/>
          <w:sz w:val="24"/>
          <w:szCs w:val="24"/>
        </w:rPr>
        <w:t>r</w:t>
      </w:r>
      <w:r>
        <w:rPr>
          <w:sz w:val="24"/>
          <w:szCs w:val="24"/>
        </w:rPr>
        <w:t>oduction</w:t>
      </w:r>
      <w:r>
        <w:rPr>
          <w:spacing w:val="1"/>
          <w:sz w:val="24"/>
          <w:szCs w:val="24"/>
        </w:rPr>
        <w:t xml:space="preserve"> </w:t>
      </w:r>
      <w:r>
        <w:rPr>
          <w:sz w:val="24"/>
          <w:szCs w:val="24"/>
        </w:rPr>
        <w:t>to</w:t>
      </w:r>
      <w:r>
        <w:rPr>
          <w:spacing w:val="-3"/>
          <w:sz w:val="24"/>
          <w:szCs w:val="24"/>
        </w:rPr>
        <w:t xml:space="preserve"> </w:t>
      </w:r>
      <w:r>
        <w:rPr>
          <w:sz w:val="24"/>
          <w:szCs w:val="24"/>
        </w:rPr>
        <w:t>Modern</w:t>
      </w:r>
      <w:r>
        <w:rPr>
          <w:spacing w:val="-10"/>
          <w:sz w:val="24"/>
          <w:szCs w:val="24"/>
        </w:rPr>
        <w:t xml:space="preserve"> </w:t>
      </w:r>
      <w:r>
        <w:rPr>
          <w:sz w:val="24"/>
          <w:szCs w:val="24"/>
        </w:rPr>
        <w:t>Information</w:t>
      </w:r>
      <w:r>
        <w:rPr>
          <w:spacing w:val="-12"/>
          <w:sz w:val="24"/>
          <w:szCs w:val="24"/>
        </w:rPr>
        <w:t xml:space="preserve"> </w:t>
      </w:r>
      <w:r>
        <w:rPr>
          <w:sz w:val="24"/>
          <w:szCs w:val="24"/>
        </w:rPr>
        <w:t>Retri</w:t>
      </w:r>
      <w:r>
        <w:rPr>
          <w:spacing w:val="-4"/>
          <w:sz w:val="24"/>
          <w:szCs w:val="24"/>
        </w:rPr>
        <w:t>e</w:t>
      </w:r>
      <w:r>
        <w:rPr>
          <w:sz w:val="24"/>
          <w:szCs w:val="24"/>
        </w:rPr>
        <w:t>val.</w:t>
      </w:r>
      <w:r>
        <w:rPr>
          <w:spacing w:val="14"/>
          <w:sz w:val="24"/>
          <w:szCs w:val="24"/>
        </w:rPr>
        <w:t xml:space="preserve"> </w:t>
      </w:r>
      <w:r>
        <w:rPr>
          <w:sz w:val="24"/>
          <w:szCs w:val="24"/>
        </w:rPr>
        <w:t>McGr</w:t>
      </w:r>
      <w:r>
        <w:rPr>
          <w:spacing w:val="-4"/>
          <w:sz w:val="24"/>
          <w:szCs w:val="24"/>
        </w:rPr>
        <w:t>a</w:t>
      </w:r>
      <w:r>
        <w:rPr>
          <w:sz w:val="24"/>
          <w:szCs w:val="24"/>
        </w:rPr>
        <w:t>w-Hill, Inc.</w:t>
      </w:r>
    </w:p>
    <w:p w:rsidR="00B72476" w:rsidRDefault="00CB77E8">
      <w:pPr>
        <w:spacing w:before="7"/>
        <w:ind w:left="120"/>
        <w:rPr>
          <w:sz w:val="24"/>
          <w:szCs w:val="24"/>
        </w:rPr>
        <w:sectPr w:rsidR="00B72476">
          <w:pgSz w:w="12240" w:h="15840"/>
          <w:pgMar w:top="960" w:right="1320" w:bottom="280" w:left="1320" w:header="736" w:footer="0" w:gutter="0"/>
          <w:cols w:space="720"/>
        </w:sectPr>
      </w:pPr>
      <w:r>
        <w:rPr>
          <w:sz w:val="24"/>
          <w:szCs w:val="24"/>
        </w:rPr>
        <w:t>Schütze,</w:t>
      </w:r>
      <w:r>
        <w:rPr>
          <w:spacing w:val="-8"/>
          <w:sz w:val="24"/>
          <w:szCs w:val="24"/>
        </w:rPr>
        <w:t xml:space="preserve"> </w:t>
      </w:r>
      <w:r>
        <w:rPr>
          <w:sz w:val="24"/>
          <w:szCs w:val="24"/>
        </w:rPr>
        <w:t>H.</w:t>
      </w:r>
      <w:r>
        <w:rPr>
          <w:spacing w:val="24"/>
          <w:sz w:val="24"/>
          <w:szCs w:val="24"/>
        </w:rPr>
        <w:t xml:space="preserve"> </w:t>
      </w:r>
      <w:r>
        <w:rPr>
          <w:sz w:val="24"/>
          <w:szCs w:val="24"/>
        </w:rPr>
        <w:t>(1992).</w:t>
      </w:r>
      <w:r>
        <w:rPr>
          <w:spacing w:val="19"/>
          <w:sz w:val="24"/>
          <w:szCs w:val="24"/>
        </w:rPr>
        <w:t xml:space="preserve"> </w:t>
      </w:r>
      <w:r>
        <w:rPr>
          <w:sz w:val="24"/>
          <w:szCs w:val="24"/>
        </w:rPr>
        <w:t>Dimensions</w:t>
      </w:r>
      <w:r>
        <w:rPr>
          <w:spacing w:val="-11"/>
          <w:sz w:val="24"/>
          <w:szCs w:val="24"/>
        </w:rPr>
        <w:t xml:space="preserve"> </w:t>
      </w:r>
      <w:r>
        <w:rPr>
          <w:sz w:val="24"/>
          <w:szCs w:val="24"/>
        </w:rPr>
        <w:t>of</w:t>
      </w:r>
      <w:r>
        <w:rPr>
          <w:spacing w:val="-2"/>
          <w:sz w:val="24"/>
          <w:szCs w:val="24"/>
        </w:rPr>
        <w:t xml:space="preserve"> </w:t>
      </w:r>
      <w:r>
        <w:rPr>
          <w:sz w:val="24"/>
          <w:szCs w:val="24"/>
        </w:rPr>
        <w:t>meaning.</w:t>
      </w:r>
      <w:r>
        <w:rPr>
          <w:spacing w:val="17"/>
          <w:sz w:val="24"/>
          <w:szCs w:val="24"/>
        </w:rPr>
        <w:t xml:space="preserve"> </w:t>
      </w:r>
      <w:r>
        <w:rPr>
          <w:sz w:val="24"/>
          <w:szCs w:val="24"/>
        </w:rPr>
        <w:t>P</w:t>
      </w:r>
      <w:r>
        <w:rPr>
          <w:spacing w:val="-11"/>
          <w:sz w:val="24"/>
          <w:szCs w:val="24"/>
        </w:rPr>
        <w:t>r</w:t>
      </w:r>
      <w:r>
        <w:rPr>
          <w:sz w:val="24"/>
          <w:szCs w:val="24"/>
        </w:rPr>
        <w:t>oceedings</w:t>
      </w:r>
      <w:r>
        <w:rPr>
          <w:spacing w:val="16"/>
          <w:sz w:val="24"/>
          <w:szCs w:val="24"/>
        </w:rPr>
        <w:t xml:space="preserve"> </w:t>
      </w:r>
      <w:r>
        <w:rPr>
          <w:sz w:val="24"/>
          <w:szCs w:val="24"/>
        </w:rPr>
        <w:t>of</w:t>
      </w:r>
      <w:r>
        <w:rPr>
          <w:spacing w:val="-14"/>
          <w:sz w:val="24"/>
          <w:szCs w:val="24"/>
        </w:rPr>
        <w:t xml:space="preserve"> </w:t>
      </w:r>
      <w:r>
        <w:rPr>
          <w:sz w:val="24"/>
          <w:szCs w:val="24"/>
        </w:rPr>
        <w:t>the</w:t>
      </w:r>
      <w:r>
        <w:rPr>
          <w:spacing w:val="-3"/>
          <w:sz w:val="24"/>
          <w:szCs w:val="24"/>
        </w:rPr>
        <w:t xml:space="preserve"> </w:t>
      </w:r>
      <w:r>
        <w:rPr>
          <w:sz w:val="24"/>
          <w:szCs w:val="24"/>
        </w:rPr>
        <w:t>1992</w:t>
      </w:r>
      <w:r>
        <w:rPr>
          <w:spacing w:val="-5"/>
          <w:sz w:val="24"/>
          <w:szCs w:val="24"/>
        </w:rPr>
        <w:t xml:space="preserve"> </w:t>
      </w:r>
      <w:r>
        <w:rPr>
          <w:spacing w:val="-7"/>
          <w:w w:val="95"/>
          <w:sz w:val="24"/>
          <w:szCs w:val="24"/>
        </w:rPr>
        <w:t>A</w:t>
      </w:r>
      <w:r>
        <w:rPr>
          <w:w w:val="95"/>
          <w:sz w:val="24"/>
          <w:szCs w:val="24"/>
        </w:rPr>
        <w:t>CM/IEEE</w:t>
      </w:r>
      <w:r>
        <w:rPr>
          <w:spacing w:val="12"/>
          <w:w w:val="95"/>
          <w:sz w:val="24"/>
          <w:szCs w:val="24"/>
        </w:rPr>
        <w:t xml:space="preserve"> </w:t>
      </w:r>
      <w:r>
        <w:rPr>
          <w:sz w:val="24"/>
          <w:szCs w:val="24"/>
        </w:rPr>
        <w:t>confe</w:t>
      </w:r>
      <w:r>
        <w:rPr>
          <w:spacing w:val="-9"/>
          <w:sz w:val="24"/>
          <w:szCs w:val="24"/>
        </w:rPr>
        <w:t>r</w:t>
      </w:r>
      <w:r>
        <w:rPr>
          <w:sz w:val="24"/>
          <w:szCs w:val="24"/>
        </w:rPr>
        <w:t>ence</w:t>
      </w:r>
      <w:r>
        <w:rPr>
          <w:spacing w:val="-11"/>
          <w:sz w:val="24"/>
          <w:szCs w:val="24"/>
        </w:rPr>
        <w:t xml:space="preserve"> </w:t>
      </w:r>
      <w:r>
        <w:rPr>
          <w:sz w:val="24"/>
          <w:szCs w:val="24"/>
        </w:rPr>
        <w:t>on</w:t>
      </w:r>
    </w:p>
    <w:p w:rsidR="00B72476" w:rsidRDefault="00B72476">
      <w:pPr>
        <w:spacing w:before="3"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21"/>
        <w:ind w:left="705"/>
        <w:rPr>
          <w:sz w:val="24"/>
          <w:szCs w:val="24"/>
        </w:rPr>
      </w:pPr>
      <w:r>
        <w:rPr>
          <w:w w:val="98"/>
          <w:sz w:val="24"/>
          <w:szCs w:val="24"/>
        </w:rPr>
        <w:t>Supe</w:t>
      </w:r>
      <w:r>
        <w:rPr>
          <w:spacing w:val="-9"/>
          <w:w w:val="98"/>
          <w:sz w:val="24"/>
          <w:szCs w:val="24"/>
        </w:rPr>
        <w:t>r</w:t>
      </w:r>
      <w:r>
        <w:rPr>
          <w:w w:val="98"/>
          <w:sz w:val="24"/>
          <w:szCs w:val="24"/>
        </w:rPr>
        <w:t>computing,</w:t>
      </w:r>
      <w:r>
        <w:rPr>
          <w:spacing w:val="7"/>
          <w:w w:val="98"/>
          <w:sz w:val="24"/>
          <w:szCs w:val="24"/>
        </w:rPr>
        <w:t xml:space="preserve"> </w:t>
      </w:r>
      <w:r>
        <w:rPr>
          <w:sz w:val="24"/>
          <w:szCs w:val="24"/>
        </w:rPr>
        <w:t>787–796.</w:t>
      </w:r>
    </w:p>
    <w:p w:rsidR="00B72476" w:rsidRDefault="00B72476">
      <w:pPr>
        <w:spacing w:before="2" w:line="200" w:lineRule="exact"/>
      </w:pPr>
    </w:p>
    <w:p w:rsidR="00B72476" w:rsidRDefault="00CB77E8">
      <w:pPr>
        <w:spacing w:line="415" w:lineRule="auto"/>
        <w:ind w:left="705" w:right="913" w:hanging="585"/>
        <w:rPr>
          <w:sz w:val="24"/>
          <w:szCs w:val="24"/>
        </w:rPr>
      </w:pPr>
      <w:r>
        <w:rPr>
          <w:sz w:val="24"/>
          <w:szCs w:val="24"/>
        </w:rPr>
        <w:t>Shepard,</w:t>
      </w:r>
      <w:r>
        <w:rPr>
          <w:spacing w:val="-8"/>
          <w:sz w:val="24"/>
          <w:szCs w:val="24"/>
        </w:rPr>
        <w:t xml:space="preserve"> </w:t>
      </w:r>
      <w:r>
        <w:rPr>
          <w:sz w:val="24"/>
          <w:szCs w:val="24"/>
        </w:rPr>
        <w:t>R.,</w:t>
      </w:r>
      <w:r>
        <w:rPr>
          <w:spacing w:val="-3"/>
          <w:sz w:val="24"/>
          <w:szCs w:val="24"/>
        </w:rPr>
        <w:t xml:space="preserve"> </w:t>
      </w:r>
      <w:r>
        <w:rPr>
          <w:sz w:val="24"/>
          <w:szCs w:val="24"/>
        </w:rPr>
        <w:t>&amp;</w:t>
      </w:r>
      <w:r>
        <w:rPr>
          <w:spacing w:val="-2"/>
          <w:sz w:val="24"/>
          <w:szCs w:val="24"/>
        </w:rPr>
        <w:t xml:space="preserve"> </w:t>
      </w:r>
      <w:r>
        <w:rPr>
          <w:sz w:val="24"/>
          <w:szCs w:val="24"/>
        </w:rPr>
        <w:t>Coope</w:t>
      </w:r>
      <w:r>
        <w:rPr>
          <w:spacing w:val="-10"/>
          <w:sz w:val="24"/>
          <w:szCs w:val="24"/>
        </w:rPr>
        <w:t>r</w:t>
      </w:r>
      <w:r>
        <w:rPr>
          <w:sz w:val="24"/>
          <w:szCs w:val="24"/>
        </w:rPr>
        <w:t>,</w:t>
      </w:r>
      <w:r>
        <w:rPr>
          <w:spacing w:val="-8"/>
          <w:sz w:val="24"/>
          <w:szCs w:val="24"/>
        </w:rPr>
        <w:t xml:space="preserve"> </w:t>
      </w:r>
      <w:r>
        <w:rPr>
          <w:sz w:val="24"/>
          <w:szCs w:val="24"/>
        </w:rPr>
        <w:t>L.</w:t>
      </w:r>
      <w:r>
        <w:rPr>
          <w:spacing w:val="24"/>
          <w:sz w:val="24"/>
          <w:szCs w:val="24"/>
        </w:rPr>
        <w:t xml:space="preserve"> </w:t>
      </w:r>
      <w:r>
        <w:rPr>
          <w:sz w:val="24"/>
          <w:szCs w:val="24"/>
        </w:rPr>
        <w:t>(1992).</w:t>
      </w:r>
      <w:r>
        <w:rPr>
          <w:spacing w:val="19"/>
          <w:sz w:val="24"/>
          <w:szCs w:val="24"/>
        </w:rPr>
        <w:t xml:space="preserve"> </w:t>
      </w:r>
      <w:r>
        <w:rPr>
          <w:sz w:val="24"/>
          <w:szCs w:val="24"/>
        </w:rPr>
        <w:t>Representation</w:t>
      </w:r>
      <w:r>
        <w:rPr>
          <w:spacing w:val="-14"/>
          <w:sz w:val="24"/>
          <w:szCs w:val="24"/>
        </w:rPr>
        <w:t xml:space="preserve"> </w:t>
      </w:r>
      <w:r>
        <w:rPr>
          <w:sz w:val="24"/>
          <w:szCs w:val="24"/>
        </w:rPr>
        <w:t>of</w:t>
      </w:r>
      <w:r>
        <w:rPr>
          <w:spacing w:val="-2"/>
          <w:sz w:val="24"/>
          <w:szCs w:val="24"/>
        </w:rPr>
        <w:t xml:space="preserve"> </w:t>
      </w:r>
      <w:r>
        <w:rPr>
          <w:sz w:val="24"/>
          <w:szCs w:val="24"/>
        </w:rPr>
        <w:t>colors</w:t>
      </w:r>
      <w:r>
        <w:rPr>
          <w:spacing w:val="-6"/>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blind,</w:t>
      </w:r>
      <w:r>
        <w:rPr>
          <w:spacing w:val="-6"/>
          <w:sz w:val="24"/>
          <w:szCs w:val="24"/>
        </w:rPr>
        <w:t xml:space="preserve"> </w:t>
      </w:r>
      <w:r>
        <w:rPr>
          <w:sz w:val="24"/>
          <w:szCs w:val="24"/>
        </w:rPr>
        <w:t>colo</w:t>
      </w:r>
      <w:r>
        <w:rPr>
          <w:spacing w:val="-5"/>
          <w:sz w:val="24"/>
          <w:szCs w:val="24"/>
        </w:rPr>
        <w:t>r</w:t>
      </w:r>
      <w:r>
        <w:rPr>
          <w:sz w:val="24"/>
          <w:szCs w:val="24"/>
        </w:rPr>
        <w:t>-blind,</w:t>
      </w:r>
      <w:r>
        <w:rPr>
          <w:spacing w:val="-11"/>
          <w:sz w:val="24"/>
          <w:szCs w:val="24"/>
        </w:rPr>
        <w:t xml:space="preserve"> </w:t>
      </w:r>
      <w:r>
        <w:rPr>
          <w:sz w:val="24"/>
          <w:szCs w:val="24"/>
        </w:rPr>
        <w:t>and normally</w:t>
      </w:r>
      <w:r>
        <w:rPr>
          <w:spacing w:val="-9"/>
          <w:sz w:val="24"/>
          <w:szCs w:val="24"/>
        </w:rPr>
        <w:t xml:space="preserve"> </w:t>
      </w:r>
      <w:r>
        <w:rPr>
          <w:sz w:val="24"/>
          <w:szCs w:val="24"/>
        </w:rPr>
        <w:t>sighted.</w:t>
      </w:r>
      <w:r>
        <w:rPr>
          <w:spacing w:val="18"/>
          <w:sz w:val="24"/>
          <w:szCs w:val="24"/>
        </w:rPr>
        <w:t xml:space="preserve"> </w:t>
      </w:r>
      <w:r>
        <w:rPr>
          <w:sz w:val="24"/>
          <w:szCs w:val="24"/>
        </w:rPr>
        <w:t>Psy</w:t>
      </w:r>
      <w:r>
        <w:rPr>
          <w:spacing w:val="-4"/>
          <w:sz w:val="24"/>
          <w:szCs w:val="24"/>
        </w:rPr>
        <w:t>c</w:t>
      </w:r>
      <w:r>
        <w:rPr>
          <w:sz w:val="24"/>
          <w:szCs w:val="24"/>
        </w:rPr>
        <w:t>hol</w:t>
      </w:r>
      <w:r>
        <w:rPr>
          <w:spacing w:val="-2"/>
          <w:sz w:val="24"/>
          <w:szCs w:val="24"/>
        </w:rPr>
        <w:t>o</w:t>
      </w:r>
      <w:r>
        <w:rPr>
          <w:sz w:val="24"/>
          <w:szCs w:val="24"/>
        </w:rPr>
        <w:t>gical</w:t>
      </w:r>
      <w:r>
        <w:rPr>
          <w:spacing w:val="1"/>
          <w:sz w:val="24"/>
          <w:szCs w:val="24"/>
        </w:rPr>
        <w:t xml:space="preserve"> </w:t>
      </w:r>
      <w:r>
        <w:rPr>
          <w:sz w:val="24"/>
          <w:szCs w:val="24"/>
        </w:rPr>
        <w:t>Science,</w:t>
      </w:r>
      <w:r>
        <w:rPr>
          <w:spacing w:val="-23"/>
          <w:sz w:val="24"/>
          <w:szCs w:val="24"/>
        </w:rPr>
        <w:t xml:space="preserve"> </w:t>
      </w:r>
      <w:r>
        <w:rPr>
          <w:sz w:val="24"/>
          <w:szCs w:val="24"/>
        </w:rPr>
        <w:t>3(2),</w:t>
      </w:r>
      <w:r>
        <w:rPr>
          <w:spacing w:val="-5"/>
          <w:sz w:val="24"/>
          <w:szCs w:val="24"/>
        </w:rPr>
        <w:t xml:space="preserve"> </w:t>
      </w:r>
      <w:r>
        <w:rPr>
          <w:sz w:val="24"/>
          <w:szCs w:val="24"/>
        </w:rPr>
        <w:t>97.</w:t>
      </w:r>
    </w:p>
    <w:p w:rsidR="00B72476" w:rsidRDefault="00CB77E8">
      <w:pPr>
        <w:spacing w:before="7" w:line="415" w:lineRule="auto"/>
        <w:ind w:left="705" w:right="499" w:hanging="585"/>
        <w:rPr>
          <w:sz w:val="24"/>
          <w:szCs w:val="24"/>
        </w:rPr>
      </w:pPr>
      <w:r>
        <w:rPr>
          <w:sz w:val="24"/>
          <w:szCs w:val="24"/>
        </w:rPr>
        <w:t>Smith,</w:t>
      </w:r>
      <w:r>
        <w:rPr>
          <w:spacing w:val="-6"/>
          <w:sz w:val="24"/>
          <w:szCs w:val="24"/>
        </w:rPr>
        <w:t xml:space="preserve"> </w:t>
      </w:r>
      <w:r>
        <w:rPr>
          <w:sz w:val="24"/>
          <w:szCs w:val="24"/>
        </w:rPr>
        <w:t>K.</w:t>
      </w:r>
      <w:r>
        <w:rPr>
          <w:spacing w:val="-2"/>
          <w:sz w:val="24"/>
          <w:szCs w:val="24"/>
        </w:rPr>
        <w:t xml:space="preserve"> </w:t>
      </w:r>
      <w:r>
        <w:rPr>
          <w:sz w:val="24"/>
          <w:szCs w:val="24"/>
        </w:rPr>
        <w:t>H.</w:t>
      </w:r>
      <w:r>
        <w:rPr>
          <w:spacing w:val="24"/>
          <w:sz w:val="24"/>
          <w:szCs w:val="24"/>
        </w:rPr>
        <w:t xml:space="preserve"> </w:t>
      </w:r>
      <w:r>
        <w:rPr>
          <w:sz w:val="24"/>
          <w:szCs w:val="24"/>
        </w:rPr>
        <w:t>(1966).</w:t>
      </w:r>
      <w:r>
        <w:rPr>
          <w:spacing w:val="19"/>
          <w:sz w:val="24"/>
          <w:szCs w:val="24"/>
        </w:rPr>
        <w:t xml:space="preserve"> </w:t>
      </w:r>
      <w:r>
        <w:rPr>
          <w:sz w:val="24"/>
          <w:szCs w:val="24"/>
        </w:rPr>
        <w:t>Grammatical</w:t>
      </w:r>
      <w:r>
        <w:rPr>
          <w:spacing w:val="-13"/>
          <w:sz w:val="24"/>
          <w:szCs w:val="24"/>
        </w:rPr>
        <w:t xml:space="preserve"> </w:t>
      </w:r>
      <w:r>
        <w:rPr>
          <w:sz w:val="24"/>
          <w:szCs w:val="24"/>
        </w:rPr>
        <w:t>intrusions</w:t>
      </w:r>
      <w:r>
        <w:rPr>
          <w:spacing w:val="-9"/>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z w:val="24"/>
          <w:szCs w:val="24"/>
        </w:rPr>
        <w:t>recall</w:t>
      </w:r>
      <w:r>
        <w:rPr>
          <w:spacing w:val="-5"/>
          <w:sz w:val="24"/>
          <w:szCs w:val="24"/>
        </w:rPr>
        <w:t xml:space="preserve"> </w:t>
      </w:r>
      <w:r>
        <w:rPr>
          <w:sz w:val="24"/>
          <w:szCs w:val="24"/>
        </w:rPr>
        <w:t>of</w:t>
      </w:r>
      <w:r>
        <w:rPr>
          <w:spacing w:val="-2"/>
          <w:sz w:val="24"/>
          <w:szCs w:val="24"/>
        </w:rPr>
        <w:t xml:space="preserve"> </w:t>
      </w:r>
      <w:r>
        <w:rPr>
          <w:sz w:val="24"/>
          <w:szCs w:val="24"/>
        </w:rPr>
        <w:t>structured</w:t>
      </w:r>
      <w:r>
        <w:rPr>
          <w:spacing w:val="-10"/>
          <w:sz w:val="24"/>
          <w:szCs w:val="24"/>
        </w:rPr>
        <w:t xml:space="preserve"> </w:t>
      </w:r>
      <w:r>
        <w:rPr>
          <w:sz w:val="24"/>
          <w:szCs w:val="24"/>
        </w:rPr>
        <w:t>letter</w:t>
      </w:r>
      <w:r>
        <w:rPr>
          <w:spacing w:val="-5"/>
          <w:sz w:val="24"/>
          <w:szCs w:val="24"/>
        </w:rPr>
        <w:t xml:space="preserve"> </w:t>
      </w:r>
      <w:r>
        <w:rPr>
          <w:sz w:val="24"/>
          <w:szCs w:val="24"/>
        </w:rPr>
        <w:t>pairs:</w:t>
      </w:r>
      <w:r>
        <w:rPr>
          <w:spacing w:val="9"/>
          <w:sz w:val="24"/>
          <w:szCs w:val="24"/>
        </w:rPr>
        <w:t xml:space="preserve"> </w:t>
      </w:r>
      <w:r>
        <w:rPr>
          <w:sz w:val="24"/>
          <w:szCs w:val="24"/>
        </w:rPr>
        <w:t>Mediated transfer</w:t>
      </w:r>
      <w:r>
        <w:rPr>
          <w:spacing w:val="-7"/>
          <w:sz w:val="24"/>
          <w:szCs w:val="24"/>
        </w:rPr>
        <w:t xml:space="preserve"> </w:t>
      </w:r>
      <w:r>
        <w:rPr>
          <w:sz w:val="24"/>
          <w:szCs w:val="24"/>
        </w:rPr>
        <w:t>or</w:t>
      </w:r>
      <w:r>
        <w:rPr>
          <w:spacing w:val="-2"/>
          <w:sz w:val="24"/>
          <w:szCs w:val="24"/>
        </w:rPr>
        <w:t xml:space="preserve"> </w:t>
      </w:r>
      <w:r>
        <w:rPr>
          <w:sz w:val="24"/>
          <w:szCs w:val="24"/>
        </w:rPr>
        <w:t>position</w:t>
      </w:r>
      <w:r>
        <w:rPr>
          <w:spacing w:val="-8"/>
          <w:sz w:val="24"/>
          <w:szCs w:val="24"/>
        </w:rPr>
        <w:t xml:space="preserve"> </w:t>
      </w:r>
      <w:r>
        <w:rPr>
          <w:sz w:val="24"/>
          <w:szCs w:val="24"/>
        </w:rPr>
        <w:t>learning?</w:t>
      </w:r>
      <w:r>
        <w:rPr>
          <w:spacing w:val="31"/>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r>
        <w:rPr>
          <w:spacing w:val="-14"/>
          <w:sz w:val="24"/>
          <w:szCs w:val="24"/>
        </w:rPr>
        <w:t xml:space="preserve"> </w:t>
      </w:r>
      <w:r>
        <w:rPr>
          <w:sz w:val="24"/>
          <w:szCs w:val="24"/>
        </w:rPr>
        <w:t>Experimental</w:t>
      </w:r>
      <w:r>
        <w:rPr>
          <w:spacing w:val="-13"/>
          <w:sz w:val="24"/>
          <w:szCs w:val="24"/>
        </w:rPr>
        <w:t xml:space="preserve"> </w:t>
      </w:r>
      <w:r>
        <w:rPr>
          <w:sz w:val="24"/>
          <w:szCs w:val="24"/>
        </w:rPr>
        <w:t>Psy</w:t>
      </w:r>
      <w:r>
        <w:rPr>
          <w:spacing w:val="-4"/>
          <w:sz w:val="24"/>
          <w:szCs w:val="24"/>
        </w:rPr>
        <w:t>c</w:t>
      </w:r>
      <w:r>
        <w:rPr>
          <w:sz w:val="24"/>
          <w:szCs w:val="24"/>
        </w:rPr>
        <w:t>hol</w:t>
      </w:r>
      <w:r>
        <w:rPr>
          <w:spacing w:val="-2"/>
          <w:sz w:val="24"/>
          <w:szCs w:val="24"/>
        </w:rPr>
        <w:t>o</w:t>
      </w:r>
      <w:r>
        <w:rPr>
          <w:sz w:val="24"/>
          <w:szCs w:val="24"/>
        </w:rPr>
        <w:t>gy,</w:t>
      </w:r>
      <w:r>
        <w:rPr>
          <w:spacing w:val="-24"/>
          <w:sz w:val="24"/>
          <w:szCs w:val="24"/>
        </w:rPr>
        <w:t xml:space="preserve"> </w:t>
      </w:r>
      <w:r>
        <w:rPr>
          <w:sz w:val="24"/>
          <w:szCs w:val="24"/>
        </w:rPr>
        <w:t>72(4),</w:t>
      </w:r>
      <w:r>
        <w:rPr>
          <w:spacing w:val="-6"/>
          <w:sz w:val="24"/>
          <w:szCs w:val="24"/>
        </w:rPr>
        <w:t xml:space="preserve"> </w:t>
      </w:r>
      <w:r>
        <w:rPr>
          <w:sz w:val="24"/>
          <w:szCs w:val="24"/>
        </w:rPr>
        <w:t>580–588.</w:t>
      </w:r>
    </w:p>
    <w:p w:rsidR="00B72476" w:rsidRDefault="00CB77E8">
      <w:pPr>
        <w:spacing w:before="7" w:line="415" w:lineRule="auto"/>
        <w:ind w:left="705" w:right="1289" w:hanging="585"/>
        <w:rPr>
          <w:sz w:val="24"/>
          <w:szCs w:val="24"/>
        </w:rPr>
      </w:pPr>
      <w:r>
        <w:rPr>
          <w:sz w:val="24"/>
          <w:szCs w:val="24"/>
        </w:rPr>
        <w:t>Smith,</w:t>
      </w:r>
      <w:r>
        <w:rPr>
          <w:spacing w:val="-6"/>
          <w:sz w:val="24"/>
          <w:szCs w:val="24"/>
        </w:rPr>
        <w:t xml:space="preserve"> </w:t>
      </w:r>
      <w:r>
        <w:rPr>
          <w:sz w:val="24"/>
          <w:szCs w:val="24"/>
        </w:rPr>
        <w:t>L.,</w:t>
      </w:r>
      <w:r>
        <w:rPr>
          <w:spacing w:val="-3"/>
          <w:sz w:val="24"/>
          <w:szCs w:val="24"/>
        </w:rPr>
        <w:t xml:space="preserve"> </w:t>
      </w:r>
      <w:r>
        <w:rPr>
          <w:sz w:val="24"/>
          <w:szCs w:val="24"/>
        </w:rPr>
        <w:t>&amp;</w:t>
      </w:r>
      <w:r>
        <w:rPr>
          <w:spacing w:val="-2"/>
          <w:sz w:val="24"/>
          <w:szCs w:val="24"/>
        </w:rPr>
        <w:t xml:space="preserve"> </w:t>
      </w:r>
      <w:r>
        <w:rPr>
          <w:spacing w:val="-27"/>
          <w:sz w:val="24"/>
          <w:szCs w:val="24"/>
        </w:rPr>
        <w:t>Y</w:t>
      </w:r>
      <w:r>
        <w:rPr>
          <w:sz w:val="24"/>
          <w:szCs w:val="24"/>
        </w:rPr>
        <w:t>u,</w:t>
      </w:r>
      <w:r>
        <w:rPr>
          <w:spacing w:val="-4"/>
          <w:sz w:val="24"/>
          <w:szCs w:val="24"/>
        </w:rPr>
        <w:t xml:space="preserve"> </w:t>
      </w:r>
      <w:r>
        <w:rPr>
          <w:sz w:val="24"/>
          <w:szCs w:val="24"/>
        </w:rPr>
        <w:t>C.</w:t>
      </w:r>
      <w:r>
        <w:rPr>
          <w:spacing w:val="24"/>
          <w:sz w:val="24"/>
          <w:szCs w:val="24"/>
        </w:rPr>
        <w:t xml:space="preserve"> </w:t>
      </w:r>
      <w:r>
        <w:rPr>
          <w:sz w:val="24"/>
          <w:szCs w:val="24"/>
        </w:rPr>
        <w:t>(2008,</w:t>
      </w:r>
      <w:r>
        <w:rPr>
          <w:spacing w:val="-6"/>
          <w:sz w:val="24"/>
          <w:szCs w:val="24"/>
        </w:rPr>
        <w:t xml:space="preserve"> </w:t>
      </w:r>
      <w:r>
        <w:rPr>
          <w:sz w:val="24"/>
          <w:szCs w:val="24"/>
        </w:rPr>
        <w:t>March).</w:t>
      </w:r>
      <w:r>
        <w:rPr>
          <w:spacing w:val="18"/>
          <w:sz w:val="24"/>
          <w:szCs w:val="24"/>
        </w:rPr>
        <w:t xml:space="preserve"> </w:t>
      </w:r>
      <w:r>
        <w:rPr>
          <w:sz w:val="24"/>
          <w:szCs w:val="24"/>
        </w:rPr>
        <w:t>In</w:t>
      </w:r>
      <w:r>
        <w:rPr>
          <w:spacing w:val="-2"/>
          <w:sz w:val="24"/>
          <w:szCs w:val="24"/>
        </w:rPr>
        <w:t>f</w:t>
      </w:r>
      <w:r>
        <w:rPr>
          <w:sz w:val="24"/>
          <w:szCs w:val="24"/>
        </w:rPr>
        <w:t>ants</w:t>
      </w:r>
      <w:r>
        <w:rPr>
          <w:spacing w:val="-7"/>
          <w:sz w:val="24"/>
          <w:szCs w:val="24"/>
        </w:rPr>
        <w:t xml:space="preserve"> </w:t>
      </w:r>
      <w:r>
        <w:rPr>
          <w:sz w:val="24"/>
          <w:szCs w:val="24"/>
        </w:rPr>
        <w:t>rapidly</w:t>
      </w:r>
      <w:r>
        <w:rPr>
          <w:spacing w:val="-7"/>
          <w:sz w:val="24"/>
          <w:szCs w:val="24"/>
        </w:rPr>
        <w:t xml:space="preserve"> </w:t>
      </w:r>
      <w:r>
        <w:rPr>
          <w:sz w:val="24"/>
          <w:szCs w:val="24"/>
        </w:rPr>
        <w:t>learn</w:t>
      </w:r>
      <w:r>
        <w:rPr>
          <w:spacing w:val="-5"/>
          <w:sz w:val="24"/>
          <w:szCs w:val="24"/>
        </w:rPr>
        <w:t xml:space="preserve"> </w:t>
      </w:r>
      <w:r>
        <w:rPr>
          <w:spacing w:val="-2"/>
          <w:sz w:val="24"/>
          <w:szCs w:val="24"/>
        </w:rPr>
        <w:t>w</w:t>
      </w:r>
      <w:r>
        <w:rPr>
          <w:sz w:val="24"/>
          <w:szCs w:val="24"/>
        </w:rPr>
        <w:t>ord-referent</w:t>
      </w:r>
      <w:r>
        <w:rPr>
          <w:spacing w:val="-13"/>
          <w:sz w:val="24"/>
          <w:szCs w:val="24"/>
        </w:rPr>
        <w:t xml:space="preserve"> </w:t>
      </w:r>
      <w:r>
        <w:rPr>
          <w:sz w:val="24"/>
          <w:szCs w:val="24"/>
        </w:rPr>
        <w:t>mappings</w:t>
      </w:r>
      <w:r>
        <w:rPr>
          <w:spacing w:val="-9"/>
          <w:sz w:val="24"/>
          <w:szCs w:val="24"/>
        </w:rPr>
        <w:t xml:space="preserve"> </w:t>
      </w:r>
      <w:r>
        <w:rPr>
          <w:sz w:val="24"/>
          <w:szCs w:val="24"/>
        </w:rPr>
        <w:t>via cross-situational</w:t>
      </w:r>
      <w:r>
        <w:rPr>
          <w:spacing w:val="-16"/>
          <w:sz w:val="24"/>
          <w:szCs w:val="24"/>
        </w:rPr>
        <w:t xml:space="preserve"> </w:t>
      </w:r>
      <w:r>
        <w:rPr>
          <w:sz w:val="24"/>
          <w:szCs w:val="24"/>
        </w:rPr>
        <w:t>statistics.</w:t>
      </w:r>
      <w:r>
        <w:rPr>
          <w:spacing w:val="17"/>
          <w:sz w:val="24"/>
          <w:szCs w:val="24"/>
        </w:rPr>
        <w:t xml:space="preserve"> </w:t>
      </w:r>
      <w:r>
        <w:rPr>
          <w:sz w:val="24"/>
          <w:szCs w:val="24"/>
        </w:rPr>
        <w:t>C</w:t>
      </w:r>
      <w:r>
        <w:rPr>
          <w:spacing w:val="-2"/>
          <w:sz w:val="24"/>
          <w:szCs w:val="24"/>
        </w:rPr>
        <w:t>o</w:t>
      </w:r>
      <w:r>
        <w:rPr>
          <w:sz w:val="24"/>
          <w:szCs w:val="24"/>
        </w:rPr>
        <w:t>gnition,</w:t>
      </w:r>
      <w:r>
        <w:rPr>
          <w:spacing w:val="-10"/>
          <w:sz w:val="24"/>
          <w:szCs w:val="24"/>
        </w:rPr>
        <w:t xml:space="preserve"> </w:t>
      </w:r>
      <w:r>
        <w:rPr>
          <w:sz w:val="24"/>
          <w:szCs w:val="24"/>
        </w:rPr>
        <w:t>10</w:t>
      </w:r>
      <w:r>
        <w:rPr>
          <w:spacing w:val="5"/>
          <w:sz w:val="24"/>
          <w:szCs w:val="24"/>
        </w:rPr>
        <w:t>6</w:t>
      </w:r>
      <w:r>
        <w:rPr>
          <w:sz w:val="24"/>
          <w:szCs w:val="24"/>
        </w:rPr>
        <w:t>(3),</w:t>
      </w:r>
      <w:r>
        <w:rPr>
          <w:spacing w:val="-7"/>
          <w:sz w:val="24"/>
          <w:szCs w:val="24"/>
        </w:rPr>
        <w:t xml:space="preserve"> </w:t>
      </w:r>
      <w:r>
        <w:rPr>
          <w:sz w:val="24"/>
          <w:szCs w:val="24"/>
        </w:rPr>
        <w:t>1558–1568.</w:t>
      </w:r>
    </w:p>
    <w:p w:rsidR="00B72476" w:rsidRDefault="00CB77E8">
      <w:pPr>
        <w:spacing w:before="7" w:line="415" w:lineRule="auto"/>
        <w:ind w:left="705" w:right="77" w:hanging="585"/>
        <w:rPr>
          <w:sz w:val="24"/>
          <w:szCs w:val="24"/>
        </w:rPr>
      </w:pPr>
      <w:r>
        <w:rPr>
          <w:sz w:val="24"/>
          <w:szCs w:val="24"/>
        </w:rPr>
        <w:t>Ste</w:t>
      </w:r>
      <w:r>
        <w:rPr>
          <w:spacing w:val="-6"/>
          <w:sz w:val="24"/>
          <w:szCs w:val="24"/>
        </w:rPr>
        <w:t>f</w:t>
      </w:r>
      <w:r>
        <w:rPr>
          <w:sz w:val="24"/>
          <w:szCs w:val="24"/>
        </w:rPr>
        <w:t>flre,</w:t>
      </w:r>
      <w:r>
        <w:rPr>
          <w:spacing w:val="-20"/>
          <w:sz w:val="24"/>
          <w:szCs w:val="24"/>
        </w:rPr>
        <w:t xml:space="preserve"> </w:t>
      </w:r>
      <w:r>
        <w:rPr>
          <w:spacing w:val="-31"/>
          <w:sz w:val="24"/>
          <w:szCs w:val="24"/>
        </w:rPr>
        <w:t>V</w:t>
      </w:r>
      <w:r>
        <w:rPr>
          <w:sz w:val="24"/>
          <w:szCs w:val="24"/>
        </w:rPr>
        <w:t>.,</w:t>
      </w:r>
      <w:r>
        <w:rPr>
          <w:spacing w:val="-3"/>
          <w:sz w:val="24"/>
          <w:szCs w:val="24"/>
        </w:rPr>
        <w:t xml:space="preserve"> </w:t>
      </w:r>
      <w:r>
        <w:rPr>
          <w:sz w:val="24"/>
          <w:szCs w:val="24"/>
        </w:rPr>
        <w:t>&amp;</w:t>
      </w:r>
      <w:r>
        <w:rPr>
          <w:spacing w:val="-2"/>
          <w:sz w:val="24"/>
          <w:szCs w:val="24"/>
        </w:rPr>
        <w:t xml:space="preserve"> </w:t>
      </w:r>
      <w:r>
        <w:rPr>
          <w:sz w:val="24"/>
          <w:szCs w:val="24"/>
        </w:rPr>
        <w:t>Reich,</w:t>
      </w:r>
      <w:r>
        <w:rPr>
          <w:spacing w:val="-6"/>
          <w:sz w:val="24"/>
          <w:szCs w:val="24"/>
        </w:rPr>
        <w:t xml:space="preserve"> </w:t>
      </w:r>
      <w:r>
        <w:rPr>
          <w:spacing w:val="-27"/>
          <w:sz w:val="24"/>
          <w:szCs w:val="24"/>
        </w:rPr>
        <w:t>P</w:t>
      </w:r>
      <w:r>
        <w:rPr>
          <w:sz w:val="24"/>
          <w:szCs w:val="24"/>
        </w:rPr>
        <w:t>.</w:t>
      </w:r>
      <w:r>
        <w:rPr>
          <w:spacing w:val="24"/>
          <w:sz w:val="24"/>
          <w:szCs w:val="24"/>
        </w:rPr>
        <w:t xml:space="preserve"> </w:t>
      </w:r>
      <w:r>
        <w:rPr>
          <w:sz w:val="24"/>
          <w:szCs w:val="24"/>
        </w:rPr>
        <w:t>(1971).</w:t>
      </w:r>
      <w:r>
        <w:rPr>
          <w:spacing w:val="19"/>
          <w:sz w:val="24"/>
          <w:szCs w:val="24"/>
        </w:rPr>
        <w:t xml:space="preserve"> </w:t>
      </w:r>
      <w:r>
        <w:rPr>
          <w:sz w:val="24"/>
          <w:szCs w:val="24"/>
        </w:rPr>
        <w:t>Some</w:t>
      </w:r>
      <w:r>
        <w:rPr>
          <w:spacing w:val="-5"/>
          <w:sz w:val="24"/>
          <w:szCs w:val="24"/>
        </w:rPr>
        <w:t xml:space="preserve"> </w:t>
      </w:r>
      <w:r>
        <w:rPr>
          <w:sz w:val="24"/>
          <w:szCs w:val="24"/>
        </w:rPr>
        <w:t>eliciting</w:t>
      </w:r>
      <w:r>
        <w:rPr>
          <w:spacing w:val="-8"/>
          <w:sz w:val="24"/>
          <w:szCs w:val="24"/>
        </w:rPr>
        <w:t xml:space="preserve"> </w:t>
      </w:r>
      <w:r>
        <w:rPr>
          <w:sz w:val="24"/>
          <w:szCs w:val="24"/>
        </w:rPr>
        <w:t>and</w:t>
      </w:r>
      <w:r>
        <w:rPr>
          <w:spacing w:val="-3"/>
          <w:sz w:val="24"/>
          <w:szCs w:val="24"/>
        </w:rPr>
        <w:t xml:space="preserve"> </w:t>
      </w:r>
      <w:r>
        <w:rPr>
          <w:sz w:val="24"/>
          <w:szCs w:val="24"/>
        </w:rPr>
        <w:t>computational</w:t>
      </w:r>
      <w:r>
        <w:rPr>
          <w:spacing w:val="-14"/>
          <w:sz w:val="24"/>
          <w:szCs w:val="24"/>
        </w:rPr>
        <w:t xml:space="preserve"> </w:t>
      </w:r>
      <w:r>
        <w:rPr>
          <w:sz w:val="24"/>
          <w:szCs w:val="24"/>
        </w:rPr>
        <w:t>procedures</w:t>
      </w:r>
      <w:r>
        <w:rPr>
          <w:spacing w:val="-11"/>
          <w:sz w:val="24"/>
          <w:szCs w:val="24"/>
        </w:rPr>
        <w:t xml:space="preserve"> </w:t>
      </w:r>
      <w:r>
        <w:rPr>
          <w:sz w:val="24"/>
          <w:szCs w:val="24"/>
        </w:rPr>
        <w:t>for</w:t>
      </w:r>
      <w:r>
        <w:rPr>
          <w:spacing w:val="-3"/>
          <w:sz w:val="24"/>
          <w:szCs w:val="24"/>
        </w:rPr>
        <w:t xml:space="preserve"> </w:t>
      </w:r>
      <w:r>
        <w:rPr>
          <w:sz w:val="24"/>
          <w:szCs w:val="24"/>
        </w:rPr>
        <w:t>descript</w:t>
      </w:r>
      <w:r>
        <w:rPr>
          <w:spacing w:val="-6"/>
          <w:sz w:val="24"/>
          <w:szCs w:val="24"/>
        </w:rPr>
        <w:t>i</w:t>
      </w:r>
      <w:r>
        <w:rPr>
          <w:spacing w:val="-4"/>
          <w:sz w:val="24"/>
          <w:szCs w:val="24"/>
        </w:rPr>
        <w:t>v</w:t>
      </w:r>
      <w:r>
        <w:rPr>
          <w:sz w:val="24"/>
          <w:szCs w:val="24"/>
        </w:rPr>
        <w:t>e semantics.</w:t>
      </w:r>
      <w:r>
        <w:rPr>
          <w:spacing w:val="16"/>
          <w:sz w:val="24"/>
          <w:szCs w:val="24"/>
        </w:rPr>
        <w:t xml:space="preserve"> </w:t>
      </w:r>
      <w:r>
        <w:rPr>
          <w:sz w:val="24"/>
          <w:szCs w:val="24"/>
        </w:rPr>
        <w:t>In</w:t>
      </w:r>
      <w:r>
        <w:rPr>
          <w:spacing w:val="-2"/>
          <w:sz w:val="24"/>
          <w:szCs w:val="24"/>
        </w:rPr>
        <w:t xml:space="preserve"> </w:t>
      </w:r>
      <w:r>
        <w:rPr>
          <w:spacing w:val="-27"/>
          <w:sz w:val="24"/>
          <w:szCs w:val="24"/>
        </w:rPr>
        <w:t>P</w:t>
      </w:r>
      <w:r>
        <w:rPr>
          <w:sz w:val="24"/>
          <w:szCs w:val="24"/>
        </w:rPr>
        <w:t>.</w:t>
      </w:r>
      <w:r>
        <w:rPr>
          <w:spacing w:val="-2"/>
          <w:sz w:val="24"/>
          <w:szCs w:val="24"/>
        </w:rPr>
        <w:t xml:space="preserve"> </w:t>
      </w:r>
      <w:r>
        <w:rPr>
          <w:sz w:val="24"/>
          <w:szCs w:val="24"/>
        </w:rPr>
        <w:t>Kay</w:t>
      </w:r>
      <w:r>
        <w:rPr>
          <w:spacing w:val="-4"/>
          <w:sz w:val="24"/>
          <w:szCs w:val="24"/>
        </w:rPr>
        <w:t xml:space="preserve"> </w:t>
      </w:r>
      <w:r>
        <w:rPr>
          <w:sz w:val="24"/>
          <w:szCs w:val="24"/>
        </w:rPr>
        <w:t>(Ed.),</w:t>
      </w:r>
      <w:r>
        <w:rPr>
          <w:spacing w:val="-5"/>
          <w:sz w:val="24"/>
          <w:szCs w:val="24"/>
        </w:rPr>
        <w:t xml:space="preserve"> </w:t>
      </w:r>
      <w:r>
        <w:rPr>
          <w:sz w:val="24"/>
          <w:szCs w:val="24"/>
        </w:rPr>
        <w:t>Explo</w:t>
      </w:r>
      <w:r>
        <w:rPr>
          <w:spacing w:val="-4"/>
          <w:sz w:val="24"/>
          <w:szCs w:val="24"/>
        </w:rPr>
        <w:t>r</w:t>
      </w:r>
      <w:r>
        <w:rPr>
          <w:sz w:val="24"/>
          <w:szCs w:val="24"/>
        </w:rPr>
        <w:t>ations</w:t>
      </w:r>
      <w:r>
        <w:rPr>
          <w:spacing w:val="5"/>
          <w:sz w:val="24"/>
          <w:szCs w:val="24"/>
        </w:rPr>
        <w:t xml:space="preserve"> </w:t>
      </w:r>
      <w:r>
        <w:rPr>
          <w:sz w:val="24"/>
          <w:szCs w:val="24"/>
        </w:rPr>
        <w:t>in</w:t>
      </w:r>
      <w:r>
        <w:rPr>
          <w:spacing w:val="-2"/>
          <w:sz w:val="24"/>
          <w:szCs w:val="24"/>
        </w:rPr>
        <w:t xml:space="preserve"> </w:t>
      </w:r>
      <w:r>
        <w:rPr>
          <w:sz w:val="24"/>
          <w:szCs w:val="24"/>
        </w:rPr>
        <w:t>mathematical anth</w:t>
      </w:r>
      <w:r>
        <w:rPr>
          <w:spacing w:val="-11"/>
          <w:sz w:val="24"/>
          <w:szCs w:val="24"/>
        </w:rPr>
        <w:t>r</w:t>
      </w:r>
      <w:r>
        <w:rPr>
          <w:sz w:val="24"/>
          <w:szCs w:val="24"/>
        </w:rPr>
        <w:t>opol</w:t>
      </w:r>
      <w:r>
        <w:rPr>
          <w:spacing w:val="-2"/>
          <w:sz w:val="24"/>
          <w:szCs w:val="24"/>
        </w:rPr>
        <w:t>o</w:t>
      </w:r>
      <w:r>
        <w:rPr>
          <w:sz w:val="24"/>
          <w:szCs w:val="24"/>
        </w:rPr>
        <w:t>g</w:t>
      </w:r>
      <w:r>
        <w:rPr>
          <w:spacing w:val="-13"/>
          <w:sz w:val="24"/>
          <w:szCs w:val="24"/>
        </w:rPr>
        <w:t>y</w:t>
      </w:r>
      <w:r>
        <w:rPr>
          <w:sz w:val="24"/>
          <w:szCs w:val="24"/>
        </w:rPr>
        <w:t>.</w:t>
      </w:r>
      <w:r>
        <w:rPr>
          <w:spacing w:val="30"/>
          <w:sz w:val="24"/>
          <w:szCs w:val="24"/>
        </w:rPr>
        <w:t xml:space="preserve"> </w:t>
      </w:r>
      <w:r>
        <w:rPr>
          <w:sz w:val="24"/>
          <w:szCs w:val="24"/>
        </w:rPr>
        <w:t>Cambridge,</w:t>
      </w:r>
      <w:r>
        <w:rPr>
          <w:spacing w:val="-11"/>
          <w:sz w:val="24"/>
          <w:szCs w:val="24"/>
        </w:rPr>
        <w:t xml:space="preserve"> </w:t>
      </w:r>
      <w:r>
        <w:rPr>
          <w:sz w:val="24"/>
          <w:szCs w:val="24"/>
        </w:rPr>
        <w:t>Mass.: MIT</w:t>
      </w:r>
      <w:r>
        <w:rPr>
          <w:spacing w:val="-4"/>
          <w:sz w:val="24"/>
          <w:szCs w:val="24"/>
        </w:rPr>
        <w:t xml:space="preserve"> </w:t>
      </w:r>
      <w:r>
        <w:rPr>
          <w:sz w:val="24"/>
          <w:szCs w:val="24"/>
        </w:rPr>
        <w:t>Press.</w:t>
      </w:r>
    </w:p>
    <w:p w:rsidR="00B72476" w:rsidRDefault="00CB77E8">
      <w:pPr>
        <w:spacing w:before="7" w:line="415" w:lineRule="auto"/>
        <w:ind w:left="705" w:right="338" w:hanging="585"/>
        <w:rPr>
          <w:sz w:val="24"/>
          <w:szCs w:val="24"/>
        </w:rPr>
      </w:pPr>
      <w:r>
        <w:rPr>
          <w:sz w:val="24"/>
          <w:szCs w:val="24"/>
        </w:rPr>
        <w:t>Szala</w:t>
      </w:r>
      <w:r>
        <w:rPr>
          <w:spacing w:val="-16"/>
          <w:sz w:val="24"/>
          <w:szCs w:val="24"/>
        </w:rPr>
        <w:t>y</w:t>
      </w:r>
      <w:r>
        <w:rPr>
          <w:sz w:val="24"/>
          <w:szCs w:val="24"/>
        </w:rPr>
        <w:t>,</w:t>
      </w:r>
      <w:r>
        <w:rPr>
          <w:spacing w:val="-7"/>
          <w:sz w:val="24"/>
          <w:szCs w:val="24"/>
        </w:rPr>
        <w:t xml:space="preserve"> </w:t>
      </w:r>
      <w:r>
        <w:rPr>
          <w:sz w:val="24"/>
          <w:szCs w:val="24"/>
        </w:rPr>
        <w:t>L.,</w:t>
      </w:r>
      <w:r>
        <w:rPr>
          <w:spacing w:val="-3"/>
          <w:sz w:val="24"/>
          <w:szCs w:val="24"/>
        </w:rPr>
        <w:t xml:space="preserve"> </w:t>
      </w:r>
      <w:r>
        <w:rPr>
          <w:sz w:val="24"/>
          <w:szCs w:val="24"/>
        </w:rPr>
        <w:t>&amp;</w:t>
      </w:r>
      <w:r>
        <w:rPr>
          <w:spacing w:val="-2"/>
          <w:sz w:val="24"/>
          <w:szCs w:val="24"/>
        </w:rPr>
        <w:t xml:space="preserve"> </w:t>
      </w:r>
      <w:r>
        <w:rPr>
          <w:sz w:val="24"/>
          <w:szCs w:val="24"/>
        </w:rPr>
        <w:t>Bryson,</w:t>
      </w:r>
      <w:r>
        <w:rPr>
          <w:spacing w:val="-8"/>
          <w:sz w:val="24"/>
          <w:szCs w:val="24"/>
        </w:rPr>
        <w:t xml:space="preserve"> </w:t>
      </w:r>
      <w:r>
        <w:rPr>
          <w:sz w:val="24"/>
          <w:szCs w:val="24"/>
        </w:rPr>
        <w:t>J.</w:t>
      </w:r>
      <w:r>
        <w:rPr>
          <w:spacing w:val="24"/>
          <w:sz w:val="24"/>
          <w:szCs w:val="24"/>
        </w:rPr>
        <w:t xml:space="preserve"> </w:t>
      </w:r>
      <w:r>
        <w:rPr>
          <w:sz w:val="24"/>
          <w:szCs w:val="24"/>
        </w:rPr>
        <w:t>(1974).</w:t>
      </w:r>
      <w:r>
        <w:rPr>
          <w:spacing w:val="19"/>
          <w:sz w:val="24"/>
          <w:szCs w:val="24"/>
        </w:rPr>
        <w:t xml:space="preserve"> </w:t>
      </w:r>
      <w:r>
        <w:rPr>
          <w:sz w:val="24"/>
          <w:szCs w:val="24"/>
        </w:rPr>
        <w:t>Psychological</w:t>
      </w:r>
      <w:r>
        <w:rPr>
          <w:spacing w:val="-13"/>
          <w:sz w:val="24"/>
          <w:szCs w:val="24"/>
        </w:rPr>
        <w:t xml:space="preserve"> </w:t>
      </w:r>
      <w:r>
        <w:rPr>
          <w:sz w:val="24"/>
          <w:szCs w:val="24"/>
        </w:rPr>
        <w:t>meaning:</w:t>
      </w:r>
      <w:r>
        <w:rPr>
          <w:spacing w:val="5"/>
          <w:sz w:val="24"/>
          <w:szCs w:val="24"/>
        </w:rPr>
        <w:t xml:space="preserve"> </w:t>
      </w:r>
      <w:r>
        <w:rPr>
          <w:sz w:val="24"/>
          <w:szCs w:val="24"/>
        </w:rPr>
        <w:t>Comparat</w:t>
      </w:r>
      <w:r>
        <w:rPr>
          <w:spacing w:val="-6"/>
          <w:sz w:val="24"/>
          <w:szCs w:val="24"/>
        </w:rPr>
        <w:t>i</w:t>
      </w:r>
      <w:r>
        <w:rPr>
          <w:spacing w:val="-4"/>
          <w:sz w:val="24"/>
          <w:szCs w:val="24"/>
        </w:rPr>
        <w:t>v</w:t>
      </w:r>
      <w:r>
        <w:rPr>
          <w:sz w:val="24"/>
          <w:szCs w:val="24"/>
        </w:rPr>
        <w:t>e</w:t>
      </w:r>
      <w:r>
        <w:rPr>
          <w:spacing w:val="-12"/>
          <w:sz w:val="24"/>
          <w:szCs w:val="24"/>
        </w:rPr>
        <w:t xml:space="preserve"> </w:t>
      </w:r>
      <w:r>
        <w:rPr>
          <w:sz w:val="24"/>
          <w:szCs w:val="24"/>
        </w:rPr>
        <w:t>analyses</w:t>
      </w:r>
      <w:r>
        <w:rPr>
          <w:spacing w:val="-8"/>
          <w:sz w:val="24"/>
          <w:szCs w:val="24"/>
        </w:rPr>
        <w:t xml:space="preserve"> </w:t>
      </w:r>
      <w:r>
        <w:rPr>
          <w:sz w:val="24"/>
          <w:szCs w:val="24"/>
        </w:rPr>
        <w:t>and</w:t>
      </w:r>
      <w:r>
        <w:rPr>
          <w:spacing w:val="-3"/>
          <w:sz w:val="24"/>
          <w:szCs w:val="24"/>
        </w:rPr>
        <w:t xml:space="preserve"> </w:t>
      </w:r>
      <w:r>
        <w:rPr>
          <w:sz w:val="24"/>
          <w:szCs w:val="24"/>
        </w:rPr>
        <w:t>theoretical implications.</w:t>
      </w:r>
      <w:r>
        <w:rPr>
          <w:spacing w:val="14"/>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r>
        <w:rPr>
          <w:spacing w:val="-14"/>
          <w:sz w:val="24"/>
          <w:szCs w:val="24"/>
        </w:rPr>
        <w:t xml:space="preserve"> </w:t>
      </w:r>
      <w:r>
        <w:rPr>
          <w:spacing w:val="-19"/>
          <w:sz w:val="24"/>
          <w:szCs w:val="24"/>
        </w:rPr>
        <w:t>P</w:t>
      </w:r>
      <w:r>
        <w:rPr>
          <w:sz w:val="24"/>
          <w:szCs w:val="24"/>
        </w:rPr>
        <w:t>e</w:t>
      </w:r>
      <w:r>
        <w:rPr>
          <w:spacing w:val="-2"/>
          <w:sz w:val="24"/>
          <w:szCs w:val="24"/>
        </w:rPr>
        <w:t>r</w:t>
      </w:r>
      <w:r>
        <w:rPr>
          <w:sz w:val="24"/>
          <w:szCs w:val="24"/>
        </w:rPr>
        <w:t>sonality</w:t>
      </w:r>
      <w:r>
        <w:rPr>
          <w:spacing w:val="16"/>
          <w:sz w:val="24"/>
          <w:szCs w:val="24"/>
        </w:rPr>
        <w:t xml:space="preserve"> </w:t>
      </w:r>
      <w:r>
        <w:rPr>
          <w:sz w:val="24"/>
          <w:szCs w:val="24"/>
        </w:rPr>
        <w:t>and</w:t>
      </w:r>
      <w:r>
        <w:rPr>
          <w:spacing w:val="10"/>
          <w:sz w:val="24"/>
          <w:szCs w:val="24"/>
        </w:rPr>
        <w:t xml:space="preserve"> </w:t>
      </w:r>
      <w:r>
        <w:rPr>
          <w:sz w:val="24"/>
          <w:szCs w:val="24"/>
        </w:rPr>
        <w:t>Social</w:t>
      </w:r>
      <w:r>
        <w:rPr>
          <w:spacing w:val="-6"/>
          <w:sz w:val="24"/>
          <w:szCs w:val="24"/>
        </w:rPr>
        <w:t xml:space="preserve"> </w:t>
      </w:r>
      <w:r>
        <w:rPr>
          <w:sz w:val="24"/>
          <w:szCs w:val="24"/>
        </w:rPr>
        <w:t>Psy</w:t>
      </w:r>
      <w:r>
        <w:rPr>
          <w:spacing w:val="-4"/>
          <w:sz w:val="24"/>
          <w:szCs w:val="24"/>
        </w:rPr>
        <w:t>c</w:t>
      </w:r>
      <w:r>
        <w:rPr>
          <w:sz w:val="24"/>
          <w:szCs w:val="24"/>
        </w:rPr>
        <w:t>hol</w:t>
      </w:r>
      <w:r>
        <w:rPr>
          <w:spacing w:val="-2"/>
          <w:sz w:val="24"/>
          <w:szCs w:val="24"/>
        </w:rPr>
        <w:t>o</w:t>
      </w:r>
      <w:r>
        <w:rPr>
          <w:sz w:val="24"/>
          <w:szCs w:val="24"/>
        </w:rPr>
        <w:t>gy.</w:t>
      </w:r>
    </w:p>
    <w:p w:rsidR="00B72476" w:rsidRDefault="00CB77E8">
      <w:pPr>
        <w:spacing w:before="7" w:line="415" w:lineRule="auto"/>
        <w:ind w:left="705" w:right="192" w:hanging="585"/>
        <w:rPr>
          <w:sz w:val="24"/>
          <w:szCs w:val="24"/>
        </w:rPr>
      </w:pPr>
      <w:r>
        <w:rPr>
          <w:spacing w:val="-8"/>
          <w:sz w:val="24"/>
          <w:szCs w:val="24"/>
        </w:rPr>
        <w:t>T</w:t>
      </w:r>
      <w:r>
        <w:rPr>
          <w:sz w:val="24"/>
          <w:szCs w:val="24"/>
        </w:rPr>
        <w:t>reiman,</w:t>
      </w:r>
      <w:r>
        <w:rPr>
          <w:spacing w:val="-9"/>
          <w:sz w:val="24"/>
          <w:szCs w:val="24"/>
        </w:rPr>
        <w:t xml:space="preserve"> </w:t>
      </w:r>
      <w:r>
        <w:rPr>
          <w:sz w:val="24"/>
          <w:szCs w:val="24"/>
        </w:rPr>
        <w:t>R.,</w:t>
      </w:r>
      <w:r>
        <w:rPr>
          <w:spacing w:val="-3"/>
          <w:sz w:val="24"/>
          <w:szCs w:val="24"/>
        </w:rPr>
        <w:t xml:space="preserve"> </w:t>
      </w:r>
      <w:r>
        <w:rPr>
          <w:sz w:val="24"/>
          <w:szCs w:val="24"/>
        </w:rPr>
        <w:t>&amp;</w:t>
      </w:r>
      <w:r>
        <w:rPr>
          <w:spacing w:val="-2"/>
          <w:sz w:val="24"/>
          <w:szCs w:val="24"/>
        </w:rPr>
        <w:t xml:space="preserve"> </w:t>
      </w:r>
      <w:r>
        <w:rPr>
          <w:sz w:val="24"/>
          <w:szCs w:val="24"/>
        </w:rPr>
        <w:t>Danis,</w:t>
      </w:r>
      <w:r>
        <w:rPr>
          <w:spacing w:val="-6"/>
          <w:sz w:val="24"/>
          <w:szCs w:val="24"/>
        </w:rPr>
        <w:t xml:space="preserve"> </w:t>
      </w:r>
      <w:r>
        <w:rPr>
          <w:sz w:val="24"/>
          <w:szCs w:val="24"/>
        </w:rPr>
        <w:t>C.</w:t>
      </w:r>
      <w:r>
        <w:rPr>
          <w:spacing w:val="24"/>
          <w:sz w:val="24"/>
          <w:szCs w:val="24"/>
        </w:rPr>
        <w:t xml:space="preserve"> </w:t>
      </w:r>
      <w:r>
        <w:rPr>
          <w:sz w:val="24"/>
          <w:szCs w:val="24"/>
        </w:rPr>
        <w:t>(1988).</w:t>
      </w:r>
      <w:r>
        <w:rPr>
          <w:spacing w:val="19"/>
          <w:sz w:val="24"/>
          <w:szCs w:val="24"/>
        </w:rPr>
        <w:t xml:space="preserve"> </w:t>
      </w:r>
      <w:r>
        <w:rPr>
          <w:sz w:val="24"/>
          <w:szCs w:val="24"/>
        </w:rPr>
        <w:t>Short-term</w:t>
      </w:r>
      <w:r>
        <w:rPr>
          <w:spacing w:val="-10"/>
          <w:sz w:val="24"/>
          <w:szCs w:val="24"/>
        </w:rPr>
        <w:t xml:space="preserve"> </w:t>
      </w:r>
      <w:r>
        <w:rPr>
          <w:sz w:val="24"/>
          <w:szCs w:val="24"/>
        </w:rPr>
        <w:t>memory</w:t>
      </w:r>
      <w:r>
        <w:rPr>
          <w:spacing w:val="-8"/>
          <w:sz w:val="24"/>
          <w:szCs w:val="24"/>
        </w:rPr>
        <w:t xml:space="preserve"> </w:t>
      </w:r>
      <w:r>
        <w:rPr>
          <w:sz w:val="24"/>
          <w:szCs w:val="24"/>
        </w:rPr>
        <w:t>errors</w:t>
      </w:r>
      <w:r>
        <w:rPr>
          <w:spacing w:val="-6"/>
          <w:sz w:val="24"/>
          <w:szCs w:val="24"/>
        </w:rPr>
        <w:t xml:space="preserve"> </w:t>
      </w:r>
      <w:r>
        <w:rPr>
          <w:sz w:val="24"/>
          <w:szCs w:val="24"/>
        </w:rPr>
        <w:t>for</w:t>
      </w:r>
      <w:r>
        <w:rPr>
          <w:spacing w:val="-3"/>
          <w:sz w:val="24"/>
          <w:szCs w:val="24"/>
        </w:rPr>
        <w:t xml:space="preserve"> </w:t>
      </w:r>
      <w:r>
        <w:rPr>
          <w:sz w:val="24"/>
          <w:szCs w:val="24"/>
        </w:rPr>
        <w:t>spo</w:t>
      </w:r>
      <w:r>
        <w:rPr>
          <w:spacing w:val="-2"/>
          <w:sz w:val="24"/>
          <w:szCs w:val="24"/>
        </w:rPr>
        <w:t>k</w:t>
      </w:r>
      <w:r>
        <w:rPr>
          <w:sz w:val="24"/>
          <w:szCs w:val="24"/>
        </w:rPr>
        <w:t>en</w:t>
      </w:r>
      <w:r>
        <w:rPr>
          <w:spacing w:val="-7"/>
          <w:sz w:val="24"/>
          <w:szCs w:val="24"/>
        </w:rPr>
        <w:t xml:space="preserve"> </w:t>
      </w:r>
      <w:r>
        <w:rPr>
          <w:sz w:val="24"/>
          <w:szCs w:val="24"/>
        </w:rPr>
        <w:t>syllables</w:t>
      </w:r>
      <w:r>
        <w:rPr>
          <w:spacing w:val="-8"/>
          <w:sz w:val="24"/>
          <w:szCs w:val="24"/>
        </w:rPr>
        <w:t xml:space="preserve"> </w:t>
      </w:r>
      <w:r>
        <w:rPr>
          <w:sz w:val="24"/>
          <w:szCs w:val="24"/>
        </w:rPr>
        <w:t>are</w:t>
      </w:r>
      <w:r>
        <w:rPr>
          <w:spacing w:val="-3"/>
          <w:sz w:val="24"/>
          <w:szCs w:val="24"/>
        </w:rPr>
        <w:t xml:space="preserve"> </w:t>
      </w:r>
      <w:r>
        <w:rPr>
          <w:sz w:val="24"/>
          <w:szCs w:val="24"/>
        </w:rPr>
        <w:t>a</w:t>
      </w:r>
      <w:r>
        <w:rPr>
          <w:spacing w:val="-6"/>
          <w:sz w:val="24"/>
          <w:szCs w:val="24"/>
        </w:rPr>
        <w:t>f</w:t>
      </w:r>
      <w:r>
        <w:rPr>
          <w:sz w:val="24"/>
          <w:szCs w:val="24"/>
        </w:rPr>
        <w:t>fected</w:t>
      </w:r>
      <w:r>
        <w:rPr>
          <w:spacing w:val="-8"/>
          <w:sz w:val="24"/>
          <w:szCs w:val="24"/>
        </w:rPr>
        <w:t xml:space="preserve"> </w:t>
      </w:r>
      <w:r>
        <w:rPr>
          <w:sz w:val="24"/>
          <w:szCs w:val="24"/>
        </w:rPr>
        <w:t>by the</w:t>
      </w:r>
      <w:r>
        <w:rPr>
          <w:spacing w:val="-3"/>
          <w:sz w:val="24"/>
          <w:szCs w:val="24"/>
        </w:rPr>
        <w:t xml:space="preserve"> </w:t>
      </w:r>
      <w:r>
        <w:rPr>
          <w:sz w:val="24"/>
          <w:szCs w:val="24"/>
        </w:rPr>
        <w:t>linguistic</w:t>
      </w:r>
      <w:r>
        <w:rPr>
          <w:spacing w:val="-9"/>
          <w:sz w:val="24"/>
          <w:szCs w:val="24"/>
        </w:rPr>
        <w:t xml:space="preserve"> </w:t>
      </w:r>
      <w:r>
        <w:rPr>
          <w:sz w:val="24"/>
          <w:szCs w:val="24"/>
        </w:rPr>
        <w:t>structure</w:t>
      </w:r>
      <w:r>
        <w:rPr>
          <w:spacing w:val="-8"/>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syllables.</w:t>
      </w:r>
      <w:r>
        <w:rPr>
          <w:spacing w:val="17"/>
          <w:sz w:val="24"/>
          <w:szCs w:val="24"/>
        </w:rPr>
        <w:t xml:space="preserve"> </w:t>
      </w:r>
      <w:r>
        <w:rPr>
          <w:spacing w:val="-6"/>
          <w:sz w:val="24"/>
          <w:szCs w:val="24"/>
        </w:rPr>
        <w:t>J</w:t>
      </w:r>
      <w:r>
        <w:rPr>
          <w:sz w:val="24"/>
          <w:szCs w:val="24"/>
        </w:rPr>
        <w:t>ournal</w:t>
      </w:r>
      <w:r>
        <w:rPr>
          <w:spacing w:val="37"/>
          <w:sz w:val="24"/>
          <w:szCs w:val="24"/>
        </w:rPr>
        <w:t xml:space="preserve"> </w:t>
      </w:r>
      <w:r>
        <w:rPr>
          <w:sz w:val="24"/>
          <w:szCs w:val="24"/>
        </w:rPr>
        <w:t>of</w:t>
      </w:r>
      <w:r>
        <w:rPr>
          <w:spacing w:val="-14"/>
          <w:sz w:val="24"/>
          <w:szCs w:val="24"/>
        </w:rPr>
        <w:t xml:space="preserve"> </w:t>
      </w:r>
      <w:r>
        <w:rPr>
          <w:sz w:val="24"/>
          <w:szCs w:val="24"/>
        </w:rPr>
        <w:t>Experimental</w:t>
      </w:r>
      <w:r>
        <w:rPr>
          <w:spacing w:val="-13"/>
          <w:sz w:val="24"/>
          <w:szCs w:val="24"/>
        </w:rPr>
        <w:t xml:space="preserve"> </w:t>
      </w:r>
      <w:r>
        <w:rPr>
          <w:sz w:val="24"/>
          <w:szCs w:val="24"/>
        </w:rPr>
        <w:t>Psy</w:t>
      </w:r>
      <w:r>
        <w:rPr>
          <w:spacing w:val="-4"/>
          <w:sz w:val="24"/>
          <w:szCs w:val="24"/>
        </w:rPr>
        <w:t>c</w:t>
      </w:r>
      <w:r>
        <w:rPr>
          <w:sz w:val="24"/>
          <w:szCs w:val="24"/>
        </w:rPr>
        <w:t>hol</w:t>
      </w:r>
      <w:r>
        <w:rPr>
          <w:spacing w:val="-2"/>
          <w:sz w:val="24"/>
          <w:szCs w:val="24"/>
        </w:rPr>
        <w:t>o</w:t>
      </w:r>
      <w:r>
        <w:rPr>
          <w:sz w:val="24"/>
          <w:szCs w:val="24"/>
        </w:rPr>
        <w:t>gy:</w:t>
      </w:r>
      <w:r>
        <w:rPr>
          <w:spacing w:val="2"/>
          <w:sz w:val="24"/>
          <w:szCs w:val="24"/>
        </w:rPr>
        <w:t xml:space="preserve"> </w:t>
      </w:r>
      <w:r>
        <w:rPr>
          <w:w w:val="101"/>
          <w:sz w:val="24"/>
          <w:szCs w:val="24"/>
        </w:rPr>
        <w:t>Learnin</w:t>
      </w:r>
      <w:r>
        <w:rPr>
          <w:spacing w:val="-2"/>
          <w:w w:val="101"/>
          <w:sz w:val="24"/>
          <w:szCs w:val="24"/>
        </w:rPr>
        <w:t>g</w:t>
      </w:r>
      <w:r>
        <w:rPr>
          <w:w w:val="99"/>
          <w:sz w:val="24"/>
          <w:szCs w:val="24"/>
        </w:rPr>
        <w:t xml:space="preserve">, </w:t>
      </w:r>
      <w:r>
        <w:rPr>
          <w:w w:val="96"/>
          <w:sz w:val="24"/>
          <w:szCs w:val="24"/>
        </w:rPr>
        <w:t>Memor</w:t>
      </w:r>
      <w:r>
        <w:rPr>
          <w:spacing w:val="-12"/>
          <w:w w:val="96"/>
          <w:sz w:val="24"/>
          <w:szCs w:val="24"/>
        </w:rPr>
        <w:t>y</w:t>
      </w:r>
      <w:r>
        <w:rPr>
          <w:w w:val="96"/>
          <w:sz w:val="24"/>
          <w:szCs w:val="24"/>
        </w:rPr>
        <w:t>,</w:t>
      </w:r>
      <w:r>
        <w:rPr>
          <w:spacing w:val="4"/>
          <w:w w:val="96"/>
          <w:sz w:val="24"/>
          <w:szCs w:val="24"/>
        </w:rPr>
        <w:t xml:space="preserve"> </w:t>
      </w:r>
      <w:r>
        <w:rPr>
          <w:sz w:val="24"/>
          <w:szCs w:val="24"/>
        </w:rPr>
        <w:t>and</w:t>
      </w:r>
      <w:r>
        <w:rPr>
          <w:spacing w:val="10"/>
          <w:sz w:val="24"/>
          <w:szCs w:val="24"/>
        </w:rPr>
        <w:t xml:space="preserve"> </w:t>
      </w:r>
      <w:r>
        <w:rPr>
          <w:sz w:val="24"/>
          <w:szCs w:val="24"/>
        </w:rPr>
        <w:t>C</w:t>
      </w:r>
      <w:r>
        <w:rPr>
          <w:spacing w:val="-2"/>
          <w:sz w:val="24"/>
          <w:szCs w:val="24"/>
        </w:rPr>
        <w:t>o</w:t>
      </w:r>
      <w:r>
        <w:rPr>
          <w:sz w:val="24"/>
          <w:szCs w:val="24"/>
        </w:rPr>
        <w:t>gnition,</w:t>
      </w:r>
      <w:r>
        <w:rPr>
          <w:spacing w:val="-10"/>
          <w:sz w:val="24"/>
          <w:szCs w:val="24"/>
        </w:rPr>
        <w:t xml:space="preserve"> </w:t>
      </w:r>
      <w:r>
        <w:rPr>
          <w:sz w:val="24"/>
          <w:szCs w:val="24"/>
        </w:rPr>
        <w:t>14(1),</w:t>
      </w:r>
      <w:r>
        <w:rPr>
          <w:spacing w:val="-6"/>
          <w:sz w:val="24"/>
          <w:szCs w:val="24"/>
        </w:rPr>
        <w:t xml:space="preserve"> </w:t>
      </w:r>
      <w:r>
        <w:rPr>
          <w:sz w:val="24"/>
          <w:szCs w:val="24"/>
        </w:rPr>
        <w:t>145–152.</w:t>
      </w:r>
    </w:p>
    <w:p w:rsidR="00B72476" w:rsidRDefault="00CB77E8">
      <w:pPr>
        <w:spacing w:before="7" w:line="415" w:lineRule="auto"/>
        <w:ind w:left="705" w:right="838" w:hanging="585"/>
        <w:rPr>
          <w:sz w:val="24"/>
          <w:szCs w:val="24"/>
        </w:rPr>
      </w:pPr>
      <w:r>
        <w:rPr>
          <w:spacing w:val="-10"/>
          <w:sz w:val="24"/>
          <w:szCs w:val="24"/>
        </w:rPr>
        <w:t>W</w:t>
      </w:r>
      <w:r>
        <w:rPr>
          <w:sz w:val="24"/>
          <w:szCs w:val="24"/>
        </w:rPr>
        <w:t>ittgenstein,</w:t>
      </w:r>
      <w:r>
        <w:rPr>
          <w:spacing w:val="-13"/>
          <w:sz w:val="24"/>
          <w:szCs w:val="24"/>
        </w:rPr>
        <w:t xml:space="preserve"> </w:t>
      </w:r>
      <w:r>
        <w:rPr>
          <w:sz w:val="24"/>
          <w:szCs w:val="24"/>
        </w:rPr>
        <w:t>L.</w:t>
      </w:r>
      <w:r>
        <w:rPr>
          <w:spacing w:val="24"/>
          <w:sz w:val="24"/>
          <w:szCs w:val="24"/>
        </w:rPr>
        <w:t xml:space="preserve"> </w:t>
      </w:r>
      <w:r>
        <w:rPr>
          <w:sz w:val="24"/>
          <w:szCs w:val="24"/>
        </w:rPr>
        <w:t>(1953/1997).</w:t>
      </w:r>
      <w:r>
        <w:rPr>
          <w:spacing w:val="14"/>
          <w:sz w:val="24"/>
          <w:szCs w:val="24"/>
        </w:rPr>
        <w:t xml:space="preserve"> </w:t>
      </w:r>
      <w:r>
        <w:rPr>
          <w:sz w:val="24"/>
          <w:szCs w:val="24"/>
        </w:rPr>
        <w:t>Philosophical</w:t>
      </w:r>
      <w:r>
        <w:rPr>
          <w:spacing w:val="13"/>
          <w:sz w:val="24"/>
          <w:szCs w:val="24"/>
        </w:rPr>
        <w:t xml:space="preserve"> </w:t>
      </w:r>
      <w:r>
        <w:rPr>
          <w:sz w:val="24"/>
          <w:szCs w:val="24"/>
        </w:rPr>
        <w:t>I</w:t>
      </w:r>
      <w:r>
        <w:rPr>
          <w:spacing w:val="-10"/>
          <w:sz w:val="24"/>
          <w:szCs w:val="24"/>
        </w:rPr>
        <w:t>n</w:t>
      </w:r>
      <w:r>
        <w:rPr>
          <w:sz w:val="24"/>
          <w:szCs w:val="24"/>
        </w:rPr>
        <w:t>vestigations.</w:t>
      </w:r>
      <w:r>
        <w:rPr>
          <w:spacing w:val="12"/>
          <w:sz w:val="24"/>
          <w:szCs w:val="24"/>
        </w:rPr>
        <w:t xml:space="preserve"> </w:t>
      </w:r>
      <w:r>
        <w:rPr>
          <w:sz w:val="24"/>
          <w:szCs w:val="24"/>
        </w:rPr>
        <w:t>Oxford,</w:t>
      </w:r>
      <w:r>
        <w:rPr>
          <w:spacing w:val="-8"/>
          <w:sz w:val="24"/>
          <w:szCs w:val="24"/>
        </w:rPr>
        <w:t xml:space="preserve"> </w:t>
      </w:r>
      <w:r>
        <w:rPr>
          <w:sz w:val="24"/>
          <w:szCs w:val="24"/>
        </w:rPr>
        <w:t>UK;</w:t>
      </w:r>
      <w:r>
        <w:rPr>
          <w:spacing w:val="-4"/>
          <w:sz w:val="24"/>
          <w:szCs w:val="24"/>
        </w:rPr>
        <w:t xml:space="preserve"> </w:t>
      </w:r>
      <w:r>
        <w:rPr>
          <w:sz w:val="24"/>
          <w:szCs w:val="24"/>
        </w:rPr>
        <w:t>Malden,</w:t>
      </w:r>
      <w:r>
        <w:rPr>
          <w:spacing w:val="-8"/>
          <w:sz w:val="24"/>
          <w:szCs w:val="24"/>
        </w:rPr>
        <w:t xml:space="preserve"> </w:t>
      </w:r>
      <w:r>
        <w:rPr>
          <w:sz w:val="24"/>
          <w:szCs w:val="24"/>
        </w:rPr>
        <w:t>Mass.: Blackwell.</w:t>
      </w:r>
    </w:p>
    <w:p w:rsidR="00B72476" w:rsidRDefault="00CB77E8">
      <w:pPr>
        <w:spacing w:before="7" w:line="415" w:lineRule="auto"/>
        <w:ind w:left="705" w:right="492" w:hanging="585"/>
        <w:rPr>
          <w:sz w:val="24"/>
          <w:szCs w:val="24"/>
        </w:rPr>
        <w:sectPr w:rsidR="00B72476">
          <w:pgSz w:w="12240" w:h="15840"/>
          <w:pgMar w:top="960" w:right="1340" w:bottom="280" w:left="1320" w:header="736" w:footer="0" w:gutter="0"/>
          <w:cols w:space="720"/>
        </w:sectPr>
      </w:pPr>
      <w:r>
        <w:rPr>
          <w:spacing w:val="-27"/>
          <w:sz w:val="24"/>
          <w:szCs w:val="24"/>
        </w:rPr>
        <w:t>Y</w:t>
      </w:r>
      <w:r>
        <w:rPr>
          <w:sz w:val="24"/>
          <w:szCs w:val="24"/>
        </w:rPr>
        <w:t>u,</w:t>
      </w:r>
      <w:r>
        <w:rPr>
          <w:spacing w:val="-4"/>
          <w:sz w:val="24"/>
          <w:szCs w:val="24"/>
        </w:rPr>
        <w:t xml:space="preserve"> </w:t>
      </w:r>
      <w:r>
        <w:rPr>
          <w:sz w:val="24"/>
          <w:szCs w:val="24"/>
        </w:rPr>
        <w:t>C.,</w:t>
      </w:r>
      <w:r>
        <w:rPr>
          <w:spacing w:val="-3"/>
          <w:sz w:val="24"/>
          <w:szCs w:val="24"/>
        </w:rPr>
        <w:t xml:space="preserve"> </w:t>
      </w:r>
      <w:r>
        <w:rPr>
          <w:sz w:val="24"/>
          <w:szCs w:val="24"/>
        </w:rPr>
        <w:t>&amp;</w:t>
      </w:r>
      <w:r>
        <w:rPr>
          <w:spacing w:val="-2"/>
          <w:sz w:val="24"/>
          <w:szCs w:val="24"/>
        </w:rPr>
        <w:t xml:space="preserve"> </w:t>
      </w:r>
      <w:r>
        <w:rPr>
          <w:sz w:val="24"/>
          <w:szCs w:val="24"/>
        </w:rPr>
        <w:t>Ballard,</w:t>
      </w:r>
      <w:r>
        <w:rPr>
          <w:spacing w:val="-8"/>
          <w:sz w:val="24"/>
          <w:szCs w:val="24"/>
        </w:rPr>
        <w:t xml:space="preserve"> </w:t>
      </w:r>
      <w:r>
        <w:rPr>
          <w:sz w:val="24"/>
          <w:szCs w:val="24"/>
        </w:rPr>
        <w:t>D.</w:t>
      </w:r>
      <w:r>
        <w:rPr>
          <w:spacing w:val="-2"/>
          <w:sz w:val="24"/>
          <w:szCs w:val="24"/>
        </w:rPr>
        <w:t xml:space="preserve"> </w:t>
      </w:r>
      <w:r>
        <w:rPr>
          <w:sz w:val="24"/>
          <w:szCs w:val="24"/>
        </w:rPr>
        <w:t>H.</w:t>
      </w:r>
      <w:r>
        <w:rPr>
          <w:spacing w:val="24"/>
          <w:sz w:val="24"/>
          <w:szCs w:val="24"/>
        </w:rPr>
        <w:t xml:space="preserve"> </w:t>
      </w:r>
      <w:r>
        <w:rPr>
          <w:sz w:val="24"/>
          <w:szCs w:val="24"/>
        </w:rPr>
        <w:t>(2007,</w:t>
      </w:r>
      <w:r>
        <w:rPr>
          <w:spacing w:val="-6"/>
          <w:sz w:val="24"/>
          <w:szCs w:val="24"/>
        </w:rPr>
        <w:t xml:space="preserve"> </w:t>
      </w:r>
      <w:r>
        <w:rPr>
          <w:sz w:val="24"/>
          <w:szCs w:val="24"/>
        </w:rPr>
        <w:t>August).</w:t>
      </w:r>
      <w:r>
        <w:rPr>
          <w:spacing w:val="18"/>
          <w:sz w:val="24"/>
          <w:szCs w:val="24"/>
        </w:rPr>
        <w:t xml:space="preserve"> </w:t>
      </w:r>
      <w:r>
        <w:rPr>
          <w:sz w:val="24"/>
          <w:szCs w:val="24"/>
        </w:rPr>
        <w:t>A</w:t>
      </w:r>
      <w:r>
        <w:rPr>
          <w:spacing w:val="-2"/>
          <w:sz w:val="24"/>
          <w:szCs w:val="24"/>
        </w:rPr>
        <w:t xml:space="preserve"> </w:t>
      </w:r>
      <w:r>
        <w:rPr>
          <w:sz w:val="24"/>
          <w:szCs w:val="24"/>
        </w:rPr>
        <w:t>unified</w:t>
      </w:r>
      <w:r>
        <w:rPr>
          <w:spacing w:val="-20"/>
          <w:sz w:val="24"/>
          <w:szCs w:val="24"/>
        </w:rPr>
        <w:t xml:space="preserve"> </w:t>
      </w:r>
      <w:r>
        <w:rPr>
          <w:sz w:val="24"/>
          <w:szCs w:val="24"/>
        </w:rPr>
        <w:t>model</w:t>
      </w:r>
      <w:r>
        <w:rPr>
          <w:spacing w:val="-6"/>
          <w:sz w:val="24"/>
          <w:szCs w:val="24"/>
        </w:rPr>
        <w:t xml:space="preserve"> </w:t>
      </w:r>
      <w:r>
        <w:rPr>
          <w:sz w:val="24"/>
          <w:szCs w:val="24"/>
        </w:rPr>
        <w:t>of</w:t>
      </w:r>
      <w:r>
        <w:rPr>
          <w:spacing w:val="-2"/>
          <w:sz w:val="24"/>
          <w:szCs w:val="24"/>
        </w:rPr>
        <w:t xml:space="preserve"> </w:t>
      </w:r>
      <w:r>
        <w:rPr>
          <w:sz w:val="24"/>
          <w:szCs w:val="24"/>
        </w:rPr>
        <w:t>early</w:t>
      </w:r>
      <w:r>
        <w:rPr>
          <w:spacing w:val="-5"/>
          <w:sz w:val="24"/>
          <w:szCs w:val="24"/>
        </w:rPr>
        <w:t xml:space="preserve"> </w:t>
      </w:r>
      <w:r>
        <w:rPr>
          <w:spacing w:val="-2"/>
          <w:sz w:val="24"/>
          <w:szCs w:val="24"/>
        </w:rPr>
        <w:t>w</w:t>
      </w:r>
      <w:r>
        <w:rPr>
          <w:sz w:val="24"/>
          <w:szCs w:val="24"/>
        </w:rPr>
        <w:t>ord</w:t>
      </w:r>
      <w:r>
        <w:rPr>
          <w:spacing w:val="-5"/>
          <w:sz w:val="24"/>
          <w:szCs w:val="24"/>
        </w:rPr>
        <w:t xml:space="preserve"> </w:t>
      </w:r>
      <w:r>
        <w:rPr>
          <w:sz w:val="24"/>
          <w:szCs w:val="24"/>
        </w:rPr>
        <w:t>learning:</w:t>
      </w:r>
      <w:r>
        <w:rPr>
          <w:spacing w:val="5"/>
          <w:sz w:val="24"/>
          <w:szCs w:val="24"/>
        </w:rPr>
        <w:t xml:space="preserve"> </w:t>
      </w:r>
      <w:r>
        <w:rPr>
          <w:sz w:val="24"/>
          <w:szCs w:val="24"/>
        </w:rPr>
        <w:t>Int</w:t>
      </w:r>
      <w:r>
        <w:rPr>
          <w:spacing w:val="-4"/>
          <w:sz w:val="24"/>
          <w:szCs w:val="24"/>
        </w:rPr>
        <w:t>e</w:t>
      </w:r>
      <w:r>
        <w:rPr>
          <w:sz w:val="24"/>
          <w:szCs w:val="24"/>
        </w:rPr>
        <w:t>grating statistical</w:t>
      </w:r>
      <w:r>
        <w:rPr>
          <w:spacing w:val="-9"/>
          <w:sz w:val="24"/>
          <w:szCs w:val="24"/>
        </w:rPr>
        <w:t xml:space="preserve"> </w:t>
      </w:r>
      <w:r>
        <w:rPr>
          <w:sz w:val="24"/>
          <w:szCs w:val="24"/>
        </w:rPr>
        <w:t>and</w:t>
      </w:r>
      <w:r>
        <w:rPr>
          <w:spacing w:val="-3"/>
          <w:sz w:val="24"/>
          <w:szCs w:val="24"/>
        </w:rPr>
        <w:t xml:space="preserve"> </w:t>
      </w:r>
      <w:r>
        <w:rPr>
          <w:sz w:val="24"/>
          <w:szCs w:val="24"/>
        </w:rPr>
        <w:t>social</w:t>
      </w:r>
      <w:r>
        <w:rPr>
          <w:spacing w:val="-6"/>
          <w:sz w:val="24"/>
          <w:szCs w:val="24"/>
        </w:rPr>
        <w:t xml:space="preserve"> </w:t>
      </w:r>
      <w:r>
        <w:rPr>
          <w:sz w:val="24"/>
          <w:szCs w:val="24"/>
        </w:rPr>
        <w:t>cues.</w:t>
      </w:r>
      <w:r>
        <w:rPr>
          <w:spacing w:val="21"/>
          <w:sz w:val="24"/>
          <w:szCs w:val="24"/>
        </w:rPr>
        <w:t xml:space="preserve"> </w:t>
      </w:r>
      <w:r>
        <w:rPr>
          <w:w w:val="98"/>
          <w:sz w:val="24"/>
          <w:szCs w:val="24"/>
        </w:rPr>
        <w:t>Neu</w:t>
      </w:r>
      <w:r>
        <w:rPr>
          <w:spacing w:val="-11"/>
          <w:w w:val="98"/>
          <w:sz w:val="24"/>
          <w:szCs w:val="24"/>
        </w:rPr>
        <w:t>r</w:t>
      </w:r>
      <w:r>
        <w:rPr>
          <w:w w:val="98"/>
          <w:sz w:val="24"/>
          <w:szCs w:val="24"/>
        </w:rPr>
        <w:t>ocomputing,</w:t>
      </w:r>
      <w:r>
        <w:rPr>
          <w:spacing w:val="6"/>
          <w:w w:val="98"/>
          <w:sz w:val="24"/>
          <w:szCs w:val="24"/>
        </w:rPr>
        <w:t xml:space="preserve"> </w:t>
      </w:r>
      <w:r>
        <w:rPr>
          <w:sz w:val="24"/>
          <w:szCs w:val="24"/>
        </w:rPr>
        <w:t>70(13-15),</w:t>
      </w:r>
      <w:r>
        <w:rPr>
          <w:spacing w:val="-10"/>
          <w:sz w:val="24"/>
          <w:szCs w:val="24"/>
        </w:rPr>
        <w:t xml:space="preserve"> </w:t>
      </w:r>
      <w:r>
        <w:rPr>
          <w:sz w:val="24"/>
          <w:szCs w:val="24"/>
        </w:rPr>
        <w:t>2149–2165.</w:t>
      </w:r>
    </w:p>
    <w:p w:rsidR="00B72476" w:rsidRDefault="00B72476">
      <w:pPr>
        <w:spacing w:before="5" w:line="120" w:lineRule="exact"/>
        <w:rPr>
          <w:sz w:val="12"/>
          <w:szCs w:val="12"/>
        </w:rPr>
      </w:pPr>
    </w:p>
    <w:p w:rsidR="00B72476" w:rsidRDefault="00B72476">
      <w:pPr>
        <w:spacing w:line="200" w:lineRule="exact"/>
      </w:pPr>
    </w:p>
    <w:p w:rsidR="00B72476" w:rsidRDefault="00B72476">
      <w:pPr>
        <w:spacing w:line="200" w:lineRule="exact"/>
      </w:pPr>
    </w:p>
    <w:p w:rsidR="00B72476" w:rsidRDefault="00CB77E8">
      <w:pPr>
        <w:spacing w:before="19"/>
        <w:ind w:left="4271" w:right="4271"/>
        <w:jc w:val="center"/>
        <w:rPr>
          <w:sz w:val="24"/>
          <w:szCs w:val="24"/>
        </w:rPr>
      </w:pPr>
      <w:r>
        <w:rPr>
          <w:w w:val="99"/>
          <w:sz w:val="24"/>
          <w:szCs w:val="24"/>
        </w:rPr>
        <w:t>Appendix</w:t>
      </w:r>
    </w:p>
    <w:p w:rsidR="00B72476" w:rsidRDefault="00B72476">
      <w:pPr>
        <w:spacing w:before="2" w:line="200" w:lineRule="exact"/>
      </w:pPr>
    </w:p>
    <w:p w:rsidR="00B72476" w:rsidRDefault="00CB77E8">
      <w:pPr>
        <w:ind w:left="3053" w:right="3053"/>
        <w:jc w:val="center"/>
        <w:rPr>
          <w:sz w:val="24"/>
          <w:szCs w:val="24"/>
        </w:rPr>
      </w:pPr>
      <w:r>
        <w:rPr>
          <w:sz w:val="24"/>
          <w:szCs w:val="24"/>
        </w:rPr>
        <w:t>Old</w:t>
      </w:r>
      <w:r>
        <w:rPr>
          <w:spacing w:val="-4"/>
          <w:sz w:val="24"/>
          <w:szCs w:val="24"/>
        </w:rPr>
        <w:t xml:space="preserve"> v</w:t>
      </w:r>
      <w:r>
        <w:rPr>
          <w:sz w:val="24"/>
          <w:szCs w:val="24"/>
        </w:rPr>
        <w:t>ersus</w:t>
      </w:r>
      <w:r>
        <w:rPr>
          <w:spacing w:val="-6"/>
          <w:sz w:val="24"/>
          <w:szCs w:val="24"/>
        </w:rPr>
        <w:t xml:space="preserve"> </w:t>
      </w:r>
      <w:r>
        <w:rPr>
          <w:sz w:val="24"/>
          <w:szCs w:val="24"/>
        </w:rPr>
        <w:t>n</w:t>
      </w:r>
      <w:r>
        <w:rPr>
          <w:spacing w:val="-6"/>
          <w:sz w:val="24"/>
          <w:szCs w:val="24"/>
        </w:rPr>
        <w:t>e</w:t>
      </w:r>
      <w:r>
        <w:rPr>
          <w:sz w:val="24"/>
          <w:szCs w:val="24"/>
        </w:rPr>
        <w:t>w</w:t>
      </w:r>
      <w:r>
        <w:rPr>
          <w:spacing w:val="-4"/>
          <w:sz w:val="24"/>
          <w:szCs w:val="24"/>
        </w:rPr>
        <w:t xml:space="preserve"> </w:t>
      </w:r>
      <w:r>
        <w:rPr>
          <w:sz w:val="24"/>
          <w:szCs w:val="24"/>
        </w:rPr>
        <w:t>stimuli</w:t>
      </w:r>
      <w:r>
        <w:rPr>
          <w:spacing w:val="-7"/>
          <w:sz w:val="24"/>
          <w:szCs w:val="24"/>
        </w:rPr>
        <w:t xml:space="preserve"> </w:t>
      </w:r>
      <w:r>
        <w:rPr>
          <w:w w:val="99"/>
          <w:sz w:val="24"/>
          <w:szCs w:val="24"/>
        </w:rPr>
        <w:t>comparison</w:t>
      </w:r>
    </w:p>
    <w:p w:rsidR="00B72476" w:rsidRDefault="00CB77E8">
      <w:pPr>
        <w:spacing w:before="44" w:line="460" w:lineRule="exact"/>
        <w:ind w:left="100" w:right="431"/>
        <w:jc w:val="both"/>
        <w:rPr>
          <w:sz w:val="24"/>
          <w:szCs w:val="24"/>
        </w:rPr>
      </w:pPr>
      <w:r>
        <w:rPr>
          <w:spacing w:val="-19"/>
          <w:sz w:val="24"/>
          <w:szCs w:val="24"/>
        </w:rPr>
        <w:t>W</w:t>
      </w:r>
      <w:r>
        <w:rPr>
          <w:sz w:val="24"/>
          <w:szCs w:val="24"/>
        </w:rPr>
        <w:t>e</w:t>
      </w:r>
      <w:r>
        <w:rPr>
          <w:spacing w:val="-3"/>
          <w:sz w:val="24"/>
          <w:szCs w:val="24"/>
        </w:rPr>
        <w:t xml:space="preserve"> </w:t>
      </w:r>
      <w:r>
        <w:rPr>
          <w:sz w:val="24"/>
          <w:szCs w:val="24"/>
        </w:rPr>
        <w:t>performed</w:t>
      </w:r>
      <w:r>
        <w:rPr>
          <w:spacing w:val="-10"/>
          <w:sz w:val="24"/>
          <w:szCs w:val="24"/>
        </w:rPr>
        <w:t xml:space="preserve"> </w:t>
      </w:r>
      <w:r>
        <w:rPr>
          <w:sz w:val="24"/>
          <w:szCs w:val="24"/>
        </w:rPr>
        <w:t>a</w:t>
      </w:r>
      <w:r>
        <w:rPr>
          <w:spacing w:val="-1"/>
          <w:sz w:val="24"/>
          <w:szCs w:val="24"/>
        </w:rPr>
        <w:t xml:space="preserve"> </w:t>
      </w:r>
      <w:r>
        <w:rPr>
          <w:sz w:val="24"/>
          <w:szCs w:val="24"/>
        </w:rPr>
        <w:t>partial</w:t>
      </w:r>
      <w:r>
        <w:rPr>
          <w:spacing w:val="-6"/>
          <w:sz w:val="24"/>
          <w:szCs w:val="24"/>
        </w:rPr>
        <w:t xml:space="preserve"> </w:t>
      </w:r>
      <w:r>
        <w:rPr>
          <w:sz w:val="24"/>
          <w:szCs w:val="24"/>
        </w:rPr>
        <w:t>replication</w:t>
      </w:r>
      <w:r>
        <w:rPr>
          <w:spacing w:val="-10"/>
          <w:sz w:val="24"/>
          <w:szCs w:val="24"/>
        </w:rPr>
        <w:t xml:space="preserve"> </w:t>
      </w:r>
      <w:r>
        <w:rPr>
          <w:sz w:val="24"/>
          <w:szCs w:val="24"/>
        </w:rPr>
        <w:t>of</w:t>
      </w:r>
      <w:r>
        <w:rPr>
          <w:spacing w:val="-2"/>
          <w:sz w:val="24"/>
          <w:szCs w:val="24"/>
        </w:rPr>
        <w:t xml:space="preserve"> </w:t>
      </w:r>
      <w:r>
        <w:rPr>
          <w:sz w:val="24"/>
          <w:szCs w:val="24"/>
        </w:rPr>
        <w:t>Experiment</w:t>
      </w:r>
      <w:r>
        <w:rPr>
          <w:spacing w:val="-11"/>
          <w:sz w:val="24"/>
          <w:szCs w:val="24"/>
        </w:rPr>
        <w:t xml:space="preserve"> </w:t>
      </w:r>
      <w:r>
        <w:rPr>
          <w:sz w:val="24"/>
          <w:szCs w:val="24"/>
        </w:rPr>
        <w:t>1</w:t>
      </w:r>
      <w:r>
        <w:rPr>
          <w:spacing w:val="-1"/>
          <w:sz w:val="24"/>
          <w:szCs w:val="24"/>
        </w:rPr>
        <w:t xml:space="preserve"> </w:t>
      </w:r>
      <w:r>
        <w:rPr>
          <w:sz w:val="24"/>
          <w:szCs w:val="24"/>
        </w:rPr>
        <w:t>with</w:t>
      </w:r>
      <w:r>
        <w:rPr>
          <w:spacing w:val="-4"/>
          <w:sz w:val="24"/>
          <w:szCs w:val="24"/>
        </w:rPr>
        <w:t xml:space="preserve"> </w:t>
      </w:r>
      <w:r>
        <w:rPr>
          <w:sz w:val="24"/>
          <w:szCs w:val="24"/>
        </w:rPr>
        <w:t>the</w:t>
      </w:r>
      <w:r>
        <w:rPr>
          <w:spacing w:val="-3"/>
          <w:sz w:val="24"/>
          <w:szCs w:val="24"/>
        </w:rPr>
        <w:t xml:space="preserve"> </w:t>
      </w:r>
      <w:r>
        <w:rPr>
          <w:sz w:val="24"/>
          <w:szCs w:val="24"/>
        </w:rPr>
        <w:t>n</w:t>
      </w:r>
      <w:r>
        <w:rPr>
          <w:spacing w:val="-6"/>
          <w:sz w:val="24"/>
          <w:szCs w:val="24"/>
        </w:rPr>
        <w:t>e</w:t>
      </w:r>
      <w:r>
        <w:rPr>
          <w:sz w:val="24"/>
          <w:szCs w:val="24"/>
        </w:rPr>
        <w:t>w</w:t>
      </w:r>
      <w:r>
        <w:rPr>
          <w:spacing w:val="-4"/>
          <w:sz w:val="24"/>
          <w:szCs w:val="24"/>
        </w:rPr>
        <w:t xml:space="preserve"> </w:t>
      </w:r>
      <w:r>
        <w:rPr>
          <w:sz w:val="24"/>
          <w:szCs w:val="24"/>
        </w:rPr>
        <w:t>stimuli.</w:t>
      </w:r>
      <w:r>
        <w:rPr>
          <w:spacing w:val="7"/>
          <w:sz w:val="24"/>
          <w:szCs w:val="24"/>
        </w:rPr>
        <w:t xml:space="preserve"> </w:t>
      </w:r>
      <w:r>
        <w:rPr>
          <w:spacing w:val="-19"/>
          <w:sz w:val="24"/>
          <w:szCs w:val="24"/>
        </w:rPr>
        <w:t>W</w:t>
      </w:r>
      <w:r>
        <w:rPr>
          <w:sz w:val="24"/>
          <w:szCs w:val="24"/>
        </w:rPr>
        <w:t>e</w:t>
      </w:r>
      <w:r>
        <w:rPr>
          <w:spacing w:val="-3"/>
          <w:sz w:val="24"/>
          <w:szCs w:val="24"/>
        </w:rPr>
        <w:t xml:space="preserve"> </w:t>
      </w:r>
      <w:r>
        <w:rPr>
          <w:sz w:val="24"/>
          <w:szCs w:val="24"/>
        </w:rPr>
        <w:t>collected</w:t>
      </w:r>
      <w:r>
        <w:rPr>
          <w:spacing w:val="-9"/>
          <w:sz w:val="24"/>
          <w:szCs w:val="24"/>
        </w:rPr>
        <w:t xml:space="preserve"> </w:t>
      </w:r>
      <w:r>
        <w:rPr>
          <w:sz w:val="24"/>
          <w:szCs w:val="24"/>
        </w:rPr>
        <w:t>data</w:t>
      </w:r>
      <w:r>
        <w:rPr>
          <w:spacing w:val="-4"/>
          <w:sz w:val="24"/>
          <w:szCs w:val="24"/>
        </w:rPr>
        <w:t xml:space="preserve"> </w:t>
      </w:r>
      <w:r>
        <w:rPr>
          <w:sz w:val="24"/>
          <w:szCs w:val="24"/>
        </w:rPr>
        <w:t>in four</w:t>
      </w:r>
      <w:r>
        <w:rPr>
          <w:spacing w:val="-4"/>
          <w:sz w:val="24"/>
          <w:szCs w:val="24"/>
        </w:rPr>
        <w:t xml:space="preserve"> </w:t>
      </w:r>
      <w:r>
        <w:rPr>
          <w:sz w:val="24"/>
          <w:szCs w:val="24"/>
        </w:rPr>
        <w:t>out</w:t>
      </w:r>
      <w:r>
        <w:rPr>
          <w:spacing w:val="-3"/>
          <w:sz w:val="24"/>
          <w:szCs w:val="24"/>
        </w:rPr>
        <w:t xml:space="preserve"> </w:t>
      </w:r>
      <w:r>
        <w:rPr>
          <w:sz w:val="24"/>
          <w:szCs w:val="24"/>
        </w:rPr>
        <w:t>of</w:t>
      </w:r>
      <w:r>
        <w:rPr>
          <w:spacing w:val="-2"/>
          <w:sz w:val="24"/>
          <w:szCs w:val="24"/>
        </w:rPr>
        <w:t xml:space="preserve"> </w:t>
      </w:r>
      <w:r>
        <w:rPr>
          <w:sz w:val="24"/>
          <w:szCs w:val="24"/>
        </w:rPr>
        <w:t>the</w:t>
      </w:r>
      <w:r>
        <w:rPr>
          <w:spacing w:val="-3"/>
          <w:sz w:val="24"/>
          <w:szCs w:val="24"/>
        </w:rPr>
        <w:t xml:space="preserve"> </w:t>
      </w:r>
      <w:r>
        <w:rPr>
          <w:sz w:val="24"/>
          <w:szCs w:val="24"/>
        </w:rPr>
        <w:t>sixteen</w:t>
      </w:r>
      <w:r>
        <w:rPr>
          <w:spacing w:val="-7"/>
          <w:sz w:val="24"/>
          <w:szCs w:val="24"/>
        </w:rPr>
        <w:t xml:space="preserve"> </w:t>
      </w:r>
      <w:r>
        <w:rPr>
          <w:spacing w:val="-4"/>
          <w:sz w:val="24"/>
          <w:szCs w:val="24"/>
        </w:rPr>
        <w:t>e</w:t>
      </w:r>
      <w:r>
        <w:rPr>
          <w:sz w:val="24"/>
          <w:szCs w:val="24"/>
        </w:rPr>
        <w:t>xperimental</w:t>
      </w:r>
      <w:r>
        <w:rPr>
          <w:spacing w:val="-13"/>
          <w:sz w:val="24"/>
          <w:szCs w:val="24"/>
        </w:rPr>
        <w:t xml:space="preserve"> </w:t>
      </w:r>
      <w:r>
        <w:rPr>
          <w:sz w:val="24"/>
          <w:szCs w:val="24"/>
        </w:rPr>
        <w:t>conditions</w:t>
      </w:r>
      <w:r>
        <w:rPr>
          <w:spacing w:val="-10"/>
          <w:sz w:val="24"/>
          <w:szCs w:val="24"/>
        </w:rPr>
        <w:t xml:space="preserve"> </w:t>
      </w:r>
      <w:r>
        <w:rPr>
          <w:sz w:val="24"/>
          <w:szCs w:val="24"/>
        </w:rPr>
        <w:t>and</w:t>
      </w:r>
      <w:r>
        <w:rPr>
          <w:spacing w:val="-3"/>
          <w:sz w:val="24"/>
          <w:szCs w:val="24"/>
        </w:rPr>
        <w:t xml:space="preserve"> </w:t>
      </w:r>
      <w:r>
        <w:rPr>
          <w:sz w:val="24"/>
          <w:szCs w:val="24"/>
        </w:rPr>
        <w:t>the</w:t>
      </w:r>
      <w:r>
        <w:rPr>
          <w:spacing w:val="-3"/>
          <w:sz w:val="24"/>
          <w:szCs w:val="24"/>
        </w:rPr>
        <w:t xml:space="preserve"> </w:t>
      </w:r>
      <w:r>
        <w:rPr>
          <w:sz w:val="24"/>
          <w:szCs w:val="24"/>
        </w:rPr>
        <w:t>results</w:t>
      </w:r>
      <w:r>
        <w:rPr>
          <w:spacing w:val="-6"/>
          <w:sz w:val="24"/>
          <w:szCs w:val="24"/>
        </w:rPr>
        <w:t xml:space="preserve"> </w:t>
      </w:r>
      <w:r>
        <w:rPr>
          <w:sz w:val="24"/>
          <w:szCs w:val="24"/>
        </w:rPr>
        <w:t>mirror</w:t>
      </w:r>
      <w:r>
        <w:rPr>
          <w:spacing w:val="-6"/>
          <w:sz w:val="24"/>
          <w:szCs w:val="24"/>
        </w:rPr>
        <w:t xml:space="preserve"> </w:t>
      </w:r>
      <w:r>
        <w:rPr>
          <w:sz w:val="24"/>
          <w:szCs w:val="24"/>
        </w:rPr>
        <w:t>those</w:t>
      </w:r>
      <w:r>
        <w:rPr>
          <w:spacing w:val="-5"/>
          <w:sz w:val="24"/>
          <w:szCs w:val="24"/>
        </w:rPr>
        <w:t xml:space="preserve"> </w:t>
      </w:r>
      <w:r>
        <w:rPr>
          <w:sz w:val="24"/>
          <w:szCs w:val="24"/>
        </w:rPr>
        <w:t>found</w:t>
      </w:r>
      <w:r>
        <w:rPr>
          <w:spacing w:val="-6"/>
          <w:sz w:val="24"/>
          <w:szCs w:val="24"/>
        </w:rPr>
        <w:t xml:space="preserve"> </w:t>
      </w:r>
      <w:r>
        <w:rPr>
          <w:sz w:val="24"/>
          <w:szCs w:val="24"/>
        </w:rPr>
        <w:t>with</w:t>
      </w:r>
      <w:r>
        <w:rPr>
          <w:spacing w:val="-4"/>
          <w:sz w:val="24"/>
          <w:szCs w:val="24"/>
        </w:rPr>
        <w:t xml:space="preserve"> </w:t>
      </w:r>
      <w:r>
        <w:rPr>
          <w:sz w:val="24"/>
          <w:szCs w:val="24"/>
        </w:rPr>
        <w:t>the</w:t>
      </w:r>
      <w:r>
        <w:rPr>
          <w:spacing w:val="-3"/>
          <w:sz w:val="24"/>
          <w:szCs w:val="24"/>
        </w:rPr>
        <w:t xml:space="preserve"> </w:t>
      </w:r>
      <w:r>
        <w:rPr>
          <w:sz w:val="24"/>
          <w:szCs w:val="24"/>
        </w:rPr>
        <w:t>old stimuli:</w:t>
      </w:r>
    </w:p>
    <w:p w:rsidR="00B72476" w:rsidRDefault="00B72476">
      <w:pPr>
        <w:spacing w:before="5" w:line="180" w:lineRule="exact"/>
        <w:rPr>
          <w:sz w:val="18"/>
          <w:szCs w:val="18"/>
        </w:rPr>
      </w:pPr>
    </w:p>
    <w:p w:rsidR="00B72476" w:rsidRDefault="00B72476">
      <w:pPr>
        <w:spacing w:line="200" w:lineRule="exact"/>
        <w:sectPr w:rsidR="00B72476">
          <w:pgSz w:w="12240" w:h="15840"/>
          <w:pgMar w:top="960" w:right="1340" w:bottom="280" w:left="1340" w:header="736" w:footer="0" w:gutter="0"/>
          <w:cols w:space="720"/>
        </w:sectPr>
      </w:pPr>
    </w:p>
    <w:p w:rsidR="00B72476" w:rsidRDefault="00B72476">
      <w:pPr>
        <w:spacing w:before="7" w:line="260" w:lineRule="exact"/>
        <w:rPr>
          <w:sz w:val="26"/>
          <w:szCs w:val="26"/>
        </w:rPr>
      </w:pPr>
    </w:p>
    <w:p w:rsidR="00B72476" w:rsidRDefault="00CB77E8">
      <w:pPr>
        <w:spacing w:line="160" w:lineRule="exact"/>
        <w:jc w:val="right"/>
        <w:rPr>
          <w:rFonts w:ascii="Arial" w:eastAsia="Arial" w:hAnsi="Arial" w:cs="Arial"/>
          <w:sz w:val="15"/>
          <w:szCs w:val="15"/>
        </w:rPr>
      </w:pPr>
      <w:r>
        <w:rPr>
          <w:rFonts w:ascii="Arial" w:eastAsia="Arial" w:hAnsi="Arial" w:cs="Arial"/>
          <w:w w:val="101"/>
          <w:position w:val="-1"/>
          <w:sz w:val="15"/>
          <w:szCs w:val="15"/>
        </w:rPr>
        <w:t>2.0</w:t>
      </w:r>
    </w:p>
    <w:p w:rsidR="00B72476" w:rsidRDefault="00CB77E8">
      <w:pPr>
        <w:spacing w:before="42"/>
        <w:rPr>
          <w:rFonts w:ascii="Arial" w:eastAsia="Arial" w:hAnsi="Arial" w:cs="Arial"/>
          <w:sz w:val="15"/>
          <w:szCs w:val="15"/>
        </w:rPr>
        <w:sectPr w:rsidR="00B72476">
          <w:type w:val="continuous"/>
          <w:pgSz w:w="12240" w:h="15840"/>
          <w:pgMar w:top="960" w:right="1340" w:bottom="280" w:left="1340" w:header="720" w:footer="720" w:gutter="0"/>
          <w:cols w:num="2" w:space="720" w:equalWidth="0">
            <w:col w:w="2153" w:space="798"/>
            <w:col w:w="6609"/>
          </w:cols>
        </w:sectPr>
      </w:pPr>
      <w:r>
        <w:br w:type="column"/>
      </w:r>
      <w:r>
        <w:rPr>
          <w:rFonts w:ascii="Arial" w:eastAsia="Arial" w:hAnsi="Arial" w:cs="Arial"/>
          <w:sz w:val="15"/>
          <w:szCs w:val="15"/>
        </w:rPr>
        <w:lastRenderedPageBreak/>
        <w:t>N</w:t>
      </w:r>
      <w:r>
        <w:rPr>
          <w:rFonts w:ascii="Arial" w:eastAsia="Arial" w:hAnsi="Arial" w:cs="Arial"/>
          <w:spacing w:val="-3"/>
          <w:sz w:val="15"/>
          <w:szCs w:val="15"/>
        </w:rPr>
        <w:t>e</w:t>
      </w:r>
      <w:r>
        <w:rPr>
          <w:rFonts w:ascii="Arial" w:eastAsia="Arial" w:hAnsi="Arial" w:cs="Arial"/>
          <w:sz w:val="15"/>
          <w:szCs w:val="15"/>
        </w:rPr>
        <w:t>w</w:t>
      </w:r>
      <w:r>
        <w:rPr>
          <w:rFonts w:ascii="Arial" w:eastAsia="Arial" w:hAnsi="Arial" w:cs="Arial"/>
          <w:spacing w:val="4"/>
          <w:sz w:val="15"/>
          <w:szCs w:val="15"/>
        </w:rPr>
        <w:t xml:space="preserve"> </w:t>
      </w:r>
      <w:r>
        <w:rPr>
          <w:rFonts w:ascii="Arial" w:eastAsia="Arial" w:hAnsi="Arial" w:cs="Arial"/>
          <w:sz w:val="15"/>
          <w:szCs w:val="15"/>
        </w:rPr>
        <w:t>sti</w:t>
      </w:r>
      <w:r>
        <w:rPr>
          <w:rFonts w:ascii="Arial" w:eastAsia="Arial" w:hAnsi="Arial" w:cs="Arial"/>
          <w:spacing w:val="-2"/>
          <w:sz w:val="15"/>
          <w:szCs w:val="15"/>
        </w:rPr>
        <w:t>m</w:t>
      </w:r>
      <w:r>
        <w:rPr>
          <w:rFonts w:ascii="Arial" w:eastAsia="Arial" w:hAnsi="Arial" w:cs="Arial"/>
          <w:sz w:val="15"/>
          <w:szCs w:val="15"/>
        </w:rPr>
        <w:t xml:space="preserve">uli                                  </w:t>
      </w:r>
      <w:r>
        <w:rPr>
          <w:rFonts w:ascii="Arial" w:eastAsia="Arial" w:hAnsi="Arial" w:cs="Arial"/>
          <w:spacing w:val="19"/>
          <w:sz w:val="15"/>
          <w:szCs w:val="15"/>
        </w:rPr>
        <w:t xml:space="preserve"> </w:t>
      </w:r>
      <w:r>
        <w:rPr>
          <w:rFonts w:ascii="Arial" w:eastAsia="Arial" w:hAnsi="Arial" w:cs="Arial"/>
          <w:sz w:val="15"/>
          <w:szCs w:val="15"/>
        </w:rPr>
        <w:t>Old</w:t>
      </w:r>
      <w:r>
        <w:rPr>
          <w:rFonts w:ascii="Arial" w:eastAsia="Arial" w:hAnsi="Arial" w:cs="Arial"/>
          <w:spacing w:val="3"/>
          <w:sz w:val="15"/>
          <w:szCs w:val="15"/>
        </w:rPr>
        <w:t xml:space="preserve"> </w:t>
      </w:r>
      <w:r>
        <w:rPr>
          <w:rFonts w:ascii="Arial" w:eastAsia="Arial" w:hAnsi="Arial" w:cs="Arial"/>
          <w:w w:val="101"/>
          <w:sz w:val="15"/>
          <w:szCs w:val="15"/>
        </w:rPr>
        <w:t>sti</w:t>
      </w:r>
      <w:r>
        <w:rPr>
          <w:rFonts w:ascii="Arial" w:eastAsia="Arial" w:hAnsi="Arial" w:cs="Arial"/>
          <w:spacing w:val="-2"/>
          <w:w w:val="101"/>
          <w:sz w:val="15"/>
          <w:szCs w:val="15"/>
        </w:rPr>
        <w:t>m</w:t>
      </w:r>
      <w:r>
        <w:rPr>
          <w:rFonts w:ascii="Arial" w:eastAsia="Arial" w:hAnsi="Arial" w:cs="Arial"/>
          <w:w w:val="101"/>
          <w:sz w:val="15"/>
          <w:szCs w:val="15"/>
        </w:rPr>
        <w:t>uli</w:t>
      </w:r>
    </w:p>
    <w:p w:rsidR="00B72476" w:rsidRDefault="00B72476">
      <w:pPr>
        <w:spacing w:before="2" w:line="160" w:lineRule="exact"/>
        <w:rPr>
          <w:sz w:val="17"/>
          <w:szCs w:val="17"/>
        </w:rPr>
        <w:sectPr w:rsidR="00B72476">
          <w:type w:val="continuous"/>
          <w:pgSz w:w="12240" w:h="15840"/>
          <w:pgMar w:top="960" w:right="1340" w:bottom="280" w:left="1340" w:header="720" w:footer="720" w:gutter="0"/>
          <w:cols w:space="720"/>
        </w:sectPr>
      </w:pPr>
    </w:p>
    <w:p w:rsidR="00B72476" w:rsidRDefault="00CB77E8">
      <w:pPr>
        <w:spacing w:before="73"/>
        <w:ind w:left="1910" w:right="1058"/>
        <w:jc w:val="center"/>
        <w:rPr>
          <w:rFonts w:ascii="Arial" w:eastAsia="Arial" w:hAnsi="Arial" w:cs="Arial"/>
          <w:sz w:val="15"/>
          <w:szCs w:val="15"/>
        </w:rPr>
      </w:pPr>
      <w:r>
        <w:rPr>
          <w:rFonts w:ascii="Arial" w:eastAsia="Arial" w:hAnsi="Arial" w:cs="Arial"/>
          <w:w w:val="101"/>
          <w:sz w:val="15"/>
          <w:szCs w:val="15"/>
        </w:rPr>
        <w:lastRenderedPageBreak/>
        <w:t>1.5</w:t>
      </w:r>
    </w:p>
    <w:p w:rsidR="00B72476" w:rsidRDefault="00CB77E8">
      <w:pPr>
        <w:spacing w:line="200" w:lineRule="exact"/>
        <w:jc w:val="right"/>
        <w:rPr>
          <w:rFonts w:ascii="Arial" w:eastAsia="Arial" w:hAnsi="Arial" w:cs="Arial"/>
          <w:sz w:val="21"/>
          <w:szCs w:val="21"/>
        </w:rPr>
      </w:pPr>
      <w:r>
        <w:rPr>
          <w:rFonts w:ascii="Arial" w:eastAsia="Arial" w:hAnsi="Arial" w:cs="Arial"/>
          <w:w w:val="101"/>
          <w:sz w:val="21"/>
          <w:szCs w:val="21"/>
        </w:rPr>
        <w:t>3</w:t>
      </w:r>
    </w:p>
    <w:p w:rsidR="00B72476" w:rsidRDefault="00CB77E8">
      <w:pPr>
        <w:spacing w:before="37"/>
        <w:rPr>
          <w:rFonts w:ascii="Arial" w:eastAsia="Arial" w:hAnsi="Arial" w:cs="Arial"/>
          <w:sz w:val="15"/>
          <w:szCs w:val="15"/>
        </w:rPr>
        <w:sectPr w:rsidR="00B72476">
          <w:type w:val="continuous"/>
          <w:pgSz w:w="12240" w:h="15840"/>
          <w:pgMar w:top="960" w:right="1340" w:bottom="280" w:left="1340" w:header="720" w:footer="720" w:gutter="0"/>
          <w:cols w:num="2" w:space="720" w:equalWidth="0">
            <w:col w:w="3242" w:space="2089"/>
            <w:col w:w="4229"/>
          </w:cols>
        </w:sectPr>
      </w:pPr>
      <w:r>
        <w:br w:type="column"/>
      </w:r>
      <w:r>
        <w:rPr>
          <w:rFonts w:ascii="Arial" w:eastAsia="Arial" w:hAnsi="Arial" w:cs="Arial"/>
          <w:position w:val="-7"/>
          <w:sz w:val="21"/>
          <w:szCs w:val="21"/>
        </w:rPr>
        <w:lastRenderedPageBreak/>
        <w:t xml:space="preserve">3               </w:t>
      </w:r>
      <w:r>
        <w:rPr>
          <w:rFonts w:ascii="Arial" w:eastAsia="Arial" w:hAnsi="Arial" w:cs="Arial"/>
          <w:spacing w:val="30"/>
          <w:position w:val="-7"/>
          <w:sz w:val="21"/>
          <w:szCs w:val="21"/>
        </w:rPr>
        <w:t xml:space="preserve"> </w:t>
      </w:r>
      <w:r>
        <w:rPr>
          <w:rFonts w:ascii="Arial" w:eastAsia="Arial" w:hAnsi="Arial" w:cs="Arial"/>
          <w:position w:val="3"/>
          <w:sz w:val="21"/>
          <w:szCs w:val="21"/>
        </w:rPr>
        <w:t xml:space="preserve">3    </w:t>
      </w:r>
      <w:r>
        <w:rPr>
          <w:rFonts w:ascii="Arial" w:eastAsia="Arial" w:hAnsi="Arial" w:cs="Arial"/>
          <w:spacing w:val="1"/>
          <w:position w:val="3"/>
          <w:sz w:val="21"/>
          <w:szCs w:val="21"/>
        </w:rPr>
        <w:t xml:space="preserve"> </w:t>
      </w:r>
      <w:r>
        <w:rPr>
          <w:rFonts w:ascii="Arial" w:eastAsia="Arial" w:hAnsi="Arial" w:cs="Arial"/>
          <w:b/>
          <w:spacing w:val="-38"/>
          <w:sz w:val="15"/>
          <w:szCs w:val="15"/>
        </w:rPr>
        <w:t xml:space="preserve"> </w:t>
      </w:r>
      <w:r>
        <w:rPr>
          <w:rFonts w:ascii="Arial" w:eastAsia="Arial" w:hAnsi="Arial" w:cs="Arial"/>
          <w:b/>
          <w:w w:val="101"/>
          <w:sz w:val="15"/>
          <w:szCs w:val="15"/>
          <w:u w:val="dash" w:color="F8766C"/>
        </w:rPr>
        <w:t>Co</w:t>
      </w:r>
      <w:r>
        <w:rPr>
          <w:rFonts w:ascii="Arial" w:eastAsia="Arial" w:hAnsi="Arial" w:cs="Arial"/>
          <w:b/>
          <w:w w:val="101"/>
          <w:sz w:val="15"/>
          <w:szCs w:val="15"/>
        </w:rPr>
        <w:t>herence</w:t>
      </w:r>
    </w:p>
    <w:p w:rsidR="00B72476" w:rsidRDefault="00CB77E8">
      <w:pPr>
        <w:spacing w:before="23"/>
        <w:ind w:left="1910" w:right="1058"/>
        <w:jc w:val="center"/>
        <w:rPr>
          <w:rFonts w:ascii="Arial" w:eastAsia="Arial" w:hAnsi="Arial" w:cs="Arial"/>
          <w:sz w:val="15"/>
          <w:szCs w:val="15"/>
        </w:rPr>
      </w:pPr>
      <w:r>
        <w:rPr>
          <w:rFonts w:ascii="Arial" w:eastAsia="Arial" w:hAnsi="Arial" w:cs="Arial"/>
          <w:w w:val="101"/>
          <w:sz w:val="15"/>
          <w:szCs w:val="15"/>
        </w:rPr>
        <w:lastRenderedPageBreak/>
        <w:t>1.0</w:t>
      </w:r>
    </w:p>
    <w:p w:rsidR="00B72476" w:rsidRDefault="00B72476">
      <w:pPr>
        <w:spacing w:before="6" w:line="160" w:lineRule="exact"/>
        <w:rPr>
          <w:sz w:val="17"/>
          <w:szCs w:val="17"/>
        </w:rPr>
      </w:pPr>
    </w:p>
    <w:p w:rsidR="00B72476" w:rsidRDefault="00875887">
      <w:pPr>
        <w:ind w:left="1942"/>
        <w:rPr>
          <w:rFonts w:ascii="Arial" w:eastAsia="Arial" w:hAnsi="Arial" w:cs="Arial"/>
          <w:sz w:val="21"/>
          <w:szCs w:val="21"/>
        </w:rPr>
      </w:pPr>
      <w:r>
        <w:rPr>
          <w:noProof/>
        </w:rPr>
        <mc:AlternateContent>
          <mc:Choice Requires="wps">
            <w:drawing>
              <wp:anchor distT="0" distB="0" distL="114300" distR="114300" simplePos="0" relativeHeight="503314353" behindDoc="1" locked="0" layoutInCell="1" allowOverlap="1">
                <wp:simplePos x="0" y="0"/>
                <wp:positionH relativeFrom="page">
                  <wp:posOffset>1886585</wp:posOffset>
                </wp:positionH>
                <wp:positionV relativeFrom="paragraph">
                  <wp:posOffset>-266700</wp:posOffset>
                </wp:positionV>
                <wp:extent cx="140970" cy="445770"/>
                <wp:effectExtent l="0" t="0" r="4445" b="0"/>
                <wp:wrapNone/>
                <wp:docPr id="787"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left="20" w:right="-27"/>
                              <w:rPr>
                                <w:rFonts w:ascii="Arial" w:eastAsia="Arial" w:hAnsi="Arial" w:cs="Arial"/>
                                <w:sz w:val="18"/>
                                <w:szCs w:val="18"/>
                              </w:rPr>
                            </w:pPr>
                            <w:r>
                              <w:rPr>
                                <w:rFonts w:ascii="Arial" w:eastAsia="Arial" w:hAnsi="Arial" w:cs="Arial"/>
                                <w:w w:val="101"/>
                                <w:sz w:val="18"/>
                                <w:szCs w:val="18"/>
                              </w:rPr>
                              <w:t>Memo</w:t>
                            </w:r>
                            <w:r>
                              <w:rPr>
                                <w:rFonts w:ascii="Arial" w:eastAsia="Arial" w:hAnsi="Arial" w:cs="Arial"/>
                                <w:spacing w:val="5"/>
                                <w:w w:val="101"/>
                                <w:sz w:val="18"/>
                                <w:szCs w:val="18"/>
                              </w:rPr>
                              <w:t>r</w:t>
                            </w:r>
                            <w:r>
                              <w:rPr>
                                <w:rFonts w:ascii="Arial" w:eastAsia="Arial" w:hAnsi="Arial" w:cs="Arial"/>
                                <w:w w:val="101"/>
                                <w:sz w:val="18"/>
                                <w:szCs w:val="18"/>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3" o:spid="_x0000_s1034" type="#_x0000_t202" style="position:absolute;left:0;text-align:left;margin-left:148.55pt;margin-top:-20.95pt;width:11.1pt;height:35.1pt;z-index:-212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" filled="f" stroked="f">
                <v:textbox style="layout-flow:vertical;mso-layout-flow-alt:bottom-to-top" inset="0,0,0,0">
                  <w:txbxContent>
                    <w:p w:rsidR="00B2687D" w:rsidRDefault="00B2687D">
                      <w:pPr>
                        <w:spacing w:line="200" w:lineRule="exact"/>
                        <w:ind w:left="20" w:right="-27"/>
                        <w:rPr>
                          <w:rFonts w:ascii="Arial" w:eastAsia="Arial" w:hAnsi="Arial" w:cs="Arial"/>
                          <w:sz w:val="18"/>
                          <w:szCs w:val="18"/>
                        </w:rPr>
                      </w:pPr>
                      <w:r>
                        <w:rPr>
                          <w:rFonts w:ascii="Arial" w:eastAsia="Arial" w:hAnsi="Arial" w:cs="Arial"/>
                          <w:w w:val="101"/>
                          <w:sz w:val="18"/>
                          <w:szCs w:val="18"/>
                        </w:rPr>
                        <w:t>Memo</w:t>
                      </w:r>
                      <w:r>
                        <w:rPr>
                          <w:rFonts w:ascii="Arial" w:eastAsia="Arial" w:hAnsi="Arial" w:cs="Arial"/>
                          <w:spacing w:val="5"/>
                          <w:w w:val="101"/>
                          <w:sz w:val="18"/>
                          <w:szCs w:val="18"/>
                        </w:rPr>
                        <w:t>r</w:t>
                      </w:r>
                      <w:r>
                        <w:rPr>
                          <w:rFonts w:ascii="Arial" w:eastAsia="Arial" w:hAnsi="Arial" w:cs="Arial"/>
                          <w:w w:val="101"/>
                          <w:sz w:val="18"/>
                          <w:szCs w:val="18"/>
                        </w:rPr>
                        <w:t>y</w:t>
                      </w:r>
                    </w:p>
                  </w:txbxContent>
                </v:textbox>
                <w10:wrap anchorx="page"/>
              </v:shape>
            </w:pict>
          </mc:Fallback>
        </mc:AlternateContent>
      </w:r>
      <w:r w:rsidR="00CB77E8">
        <w:rPr>
          <w:rFonts w:ascii="Arial" w:eastAsia="Arial" w:hAnsi="Arial" w:cs="Arial"/>
          <w:sz w:val="15"/>
          <w:szCs w:val="15"/>
        </w:rPr>
        <w:t xml:space="preserve">0.5   </w:t>
      </w:r>
      <w:r w:rsidR="00CB77E8">
        <w:rPr>
          <w:rFonts w:ascii="Arial" w:eastAsia="Arial" w:hAnsi="Arial" w:cs="Arial"/>
          <w:spacing w:val="38"/>
          <w:sz w:val="15"/>
          <w:szCs w:val="15"/>
        </w:rPr>
        <w:t xml:space="preserve"> </w:t>
      </w:r>
      <w:r w:rsidR="00CB77E8">
        <w:rPr>
          <w:rFonts w:ascii="Arial" w:eastAsia="Arial" w:hAnsi="Arial" w:cs="Arial"/>
          <w:w w:val="101"/>
          <w:position w:val="1"/>
          <w:sz w:val="21"/>
          <w:szCs w:val="21"/>
        </w:rPr>
        <w:t>3</w:t>
      </w:r>
    </w:p>
    <w:p w:rsidR="00B72476" w:rsidRDefault="00875887">
      <w:pPr>
        <w:spacing w:before="50" w:line="220" w:lineRule="exact"/>
        <w:ind w:right="770"/>
        <w:jc w:val="right"/>
        <w:rPr>
          <w:rFonts w:ascii="Arial" w:eastAsia="Arial" w:hAnsi="Arial" w:cs="Arial"/>
          <w:sz w:val="21"/>
          <w:szCs w:val="21"/>
        </w:rPr>
      </w:pPr>
      <w:r>
        <w:rPr>
          <w:noProof/>
        </w:rPr>
        <mc:AlternateContent>
          <mc:Choice Requires="wps">
            <w:drawing>
              <wp:anchor distT="0" distB="0" distL="114300" distR="114300" simplePos="0" relativeHeight="503314354" behindDoc="1" locked="0" layoutInCell="1" allowOverlap="1">
                <wp:simplePos x="0" y="0"/>
                <wp:positionH relativeFrom="page">
                  <wp:posOffset>2834005</wp:posOffset>
                </wp:positionH>
                <wp:positionV relativeFrom="paragraph">
                  <wp:posOffset>89535</wp:posOffset>
                </wp:positionV>
                <wp:extent cx="74930" cy="134620"/>
                <wp:effectExtent l="1905" t="635" r="0" b="4445"/>
                <wp:wrapNone/>
                <wp:docPr id="786"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2" o:spid="_x0000_s1035" type="#_x0000_t202" style="position:absolute;left:0;text-align:left;margin-left:223.15pt;margin-top:7.05pt;width:5.9pt;height:10.6pt;z-index:-21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" filled="f" stroked="f">
                <v:textbox inset="0,0,0,0">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0</w:t>
                      </w:r>
                    </w:p>
                  </w:txbxContent>
                </v:textbox>
                <w10:wrap anchorx="page"/>
              </v:shape>
            </w:pict>
          </mc:Fallback>
        </mc:AlternateContent>
      </w:r>
      <w:r w:rsidR="00CB77E8">
        <w:rPr>
          <w:rFonts w:ascii="Arial" w:eastAsia="Arial" w:hAnsi="Arial" w:cs="Arial"/>
          <w:w w:val="101"/>
          <w:position w:val="-2"/>
          <w:sz w:val="21"/>
          <w:szCs w:val="21"/>
        </w:rPr>
        <w:t>0</w:t>
      </w:r>
    </w:p>
    <w:p w:rsidR="00B72476" w:rsidRDefault="00CB77E8">
      <w:pPr>
        <w:spacing w:line="120" w:lineRule="exact"/>
        <w:ind w:left="1910" w:right="1058"/>
        <w:jc w:val="center"/>
        <w:rPr>
          <w:rFonts w:ascii="Arial" w:eastAsia="Arial" w:hAnsi="Arial" w:cs="Arial"/>
          <w:sz w:val="15"/>
          <w:szCs w:val="15"/>
        </w:rPr>
      </w:pPr>
      <w:r>
        <w:rPr>
          <w:rFonts w:ascii="Arial" w:eastAsia="Arial" w:hAnsi="Arial" w:cs="Arial"/>
          <w:w w:val="101"/>
          <w:sz w:val="15"/>
          <w:szCs w:val="15"/>
        </w:rPr>
        <w:t>0.0</w:t>
      </w:r>
    </w:p>
    <w:p w:rsidR="00B72476" w:rsidRDefault="00B72476">
      <w:pPr>
        <w:spacing w:before="2" w:line="240" w:lineRule="exact"/>
        <w:rPr>
          <w:sz w:val="24"/>
          <w:szCs w:val="24"/>
        </w:rPr>
      </w:pPr>
    </w:p>
    <w:p w:rsidR="00B72476" w:rsidRDefault="00CB77E8">
      <w:pPr>
        <w:spacing w:line="160" w:lineRule="exact"/>
        <w:ind w:left="1822" w:right="1058"/>
        <w:jc w:val="center"/>
        <w:rPr>
          <w:rFonts w:ascii="Arial" w:eastAsia="Arial" w:hAnsi="Arial" w:cs="Arial"/>
          <w:sz w:val="15"/>
          <w:szCs w:val="15"/>
        </w:rPr>
      </w:pPr>
      <w:r>
        <w:rPr>
          <w:rFonts w:ascii="Arial" w:eastAsia="Arial" w:hAnsi="Arial" w:cs="Arial"/>
          <w:w w:val="101"/>
          <w:position w:val="-1"/>
          <w:sz w:val="15"/>
          <w:szCs w:val="15"/>
        </w:rPr>
        <w:t>−0.5</w:t>
      </w:r>
    </w:p>
    <w:p w:rsidR="00B72476" w:rsidRDefault="00CB77E8">
      <w:pPr>
        <w:spacing w:before="57"/>
        <w:jc w:val="right"/>
        <w:rPr>
          <w:rFonts w:ascii="Arial" w:eastAsia="Arial" w:hAnsi="Arial" w:cs="Arial"/>
          <w:sz w:val="21"/>
          <w:szCs w:val="21"/>
        </w:rPr>
      </w:pPr>
      <w:r>
        <w:br w:type="column"/>
      </w:r>
      <w:r>
        <w:rPr>
          <w:rFonts w:ascii="Arial" w:eastAsia="Arial" w:hAnsi="Arial" w:cs="Arial"/>
          <w:w w:val="101"/>
          <w:sz w:val="21"/>
          <w:szCs w:val="21"/>
        </w:rPr>
        <w:lastRenderedPageBreak/>
        <w:t>3</w:t>
      </w:r>
    </w:p>
    <w:p w:rsidR="00B72476" w:rsidRDefault="00CB77E8">
      <w:pPr>
        <w:spacing w:line="320" w:lineRule="exact"/>
        <w:ind w:right="-68"/>
        <w:rPr>
          <w:rFonts w:ascii="Arial" w:eastAsia="Arial" w:hAnsi="Arial" w:cs="Arial"/>
          <w:sz w:val="21"/>
          <w:szCs w:val="21"/>
        </w:rPr>
      </w:pPr>
      <w:r>
        <w:rPr>
          <w:rFonts w:ascii="Arial" w:eastAsia="Arial" w:hAnsi="Arial" w:cs="Arial"/>
          <w:position w:val="9"/>
          <w:sz w:val="21"/>
          <w:szCs w:val="21"/>
        </w:rPr>
        <w:t xml:space="preserve">3   </w:t>
      </w:r>
      <w:r>
        <w:rPr>
          <w:rFonts w:ascii="Arial" w:eastAsia="Arial" w:hAnsi="Arial" w:cs="Arial"/>
          <w:spacing w:val="35"/>
          <w:position w:val="9"/>
          <w:sz w:val="21"/>
          <w:szCs w:val="21"/>
        </w:rPr>
        <w:t xml:space="preserve"> </w:t>
      </w:r>
      <w:r>
        <w:rPr>
          <w:rFonts w:ascii="Arial" w:eastAsia="Arial" w:hAnsi="Arial" w:cs="Arial"/>
          <w:w w:val="101"/>
          <w:position w:val="-2"/>
          <w:sz w:val="21"/>
          <w:szCs w:val="21"/>
        </w:rPr>
        <w:t>2</w:t>
      </w:r>
    </w:p>
    <w:p w:rsidR="00B72476" w:rsidRDefault="00875887">
      <w:pPr>
        <w:spacing w:before="18" w:line="220" w:lineRule="exact"/>
        <w:rPr>
          <w:rFonts w:ascii="Arial" w:eastAsia="Arial" w:hAnsi="Arial" w:cs="Arial"/>
          <w:sz w:val="21"/>
          <w:szCs w:val="21"/>
        </w:rPr>
      </w:pPr>
      <w:r>
        <w:rPr>
          <w:noProof/>
        </w:rPr>
        <mc:AlternateContent>
          <mc:Choice Requires="wpg">
            <w:drawing>
              <wp:anchor distT="0" distB="0" distL="114300" distR="114300" simplePos="0" relativeHeight="503314345" behindDoc="1" locked="0" layoutInCell="1" allowOverlap="1">
                <wp:simplePos x="0" y="0"/>
                <wp:positionH relativeFrom="page">
                  <wp:posOffset>2239645</wp:posOffset>
                </wp:positionH>
                <wp:positionV relativeFrom="paragraph">
                  <wp:posOffset>-1078230</wp:posOffset>
                </wp:positionV>
                <wp:extent cx="2820035" cy="1633220"/>
                <wp:effectExtent l="0" t="1068070" r="4871720" b="511810"/>
                <wp:wrapNone/>
                <wp:docPr id="530"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0035" cy="1633220"/>
                          <a:chOff x="3527" y="-1699"/>
                          <a:chExt cx="4441" cy="2573"/>
                        </a:xfrm>
                      </wpg:grpSpPr>
                      <wpg:grpSp>
                        <wpg:cNvPr id="531" name="Group 527"/>
                        <wpg:cNvGrpSpPr>
                          <a:grpSpLocks/>
                        </wpg:cNvGrpSpPr>
                        <wpg:grpSpPr bwMode="auto">
                          <a:xfrm>
                            <a:off x="3600" y="-1690"/>
                            <a:ext cx="2153" cy="218"/>
                            <a:chOff x="3600" y="-1690"/>
                            <a:chExt cx="2153" cy="218"/>
                          </a:xfrm>
                        </wpg:grpSpPr>
                        <wps:wsp>
                          <wps:cNvPr id="532" name="Freeform 781"/>
                          <wps:cNvSpPr>
                            <a:spLocks/>
                          </wps:cNvSpPr>
                          <wps:spPr bwMode="auto">
                            <a:xfrm>
                              <a:off x="3600" y="-1690"/>
                              <a:ext cx="2153" cy="218"/>
                            </a:xfrm>
                            <a:custGeom>
                              <a:avLst/>
                              <a:gdLst>
                                <a:gd name="T0" fmla="+- 0 3600 3600"/>
                                <a:gd name="T1" fmla="*/ T0 w 2153"/>
                                <a:gd name="T2" fmla="+- 0 -1472 -1690"/>
                                <a:gd name="T3" fmla="*/ -1472 h 218"/>
                                <a:gd name="T4" fmla="+- 0 5753 3600"/>
                                <a:gd name="T5" fmla="*/ T4 w 2153"/>
                                <a:gd name="T6" fmla="+- 0 -1472 -1690"/>
                                <a:gd name="T7" fmla="*/ -1472 h 218"/>
                                <a:gd name="T8" fmla="+- 0 5753 3600"/>
                                <a:gd name="T9" fmla="*/ T8 w 2153"/>
                                <a:gd name="T10" fmla="+- 0 -1690 -1690"/>
                                <a:gd name="T11" fmla="*/ -1690 h 218"/>
                                <a:gd name="T12" fmla="+- 0 3600 3600"/>
                                <a:gd name="T13" fmla="*/ T12 w 2153"/>
                                <a:gd name="T14" fmla="+- 0 -1690 -1690"/>
                                <a:gd name="T15" fmla="*/ -1690 h 218"/>
                                <a:gd name="T16" fmla="+- 0 3600 3600"/>
                                <a:gd name="T17" fmla="*/ T16 w 2153"/>
                                <a:gd name="T18" fmla="+- 0 -1472 -1690"/>
                                <a:gd name="T19" fmla="*/ -1472 h 218"/>
                              </a:gdLst>
                              <a:ahLst/>
                              <a:cxnLst>
                                <a:cxn ang="0">
                                  <a:pos x="T1" y="T3"/>
                                </a:cxn>
                                <a:cxn ang="0">
                                  <a:pos x="T5" y="T7"/>
                                </a:cxn>
                                <a:cxn ang="0">
                                  <a:pos x="T9" y="T11"/>
                                </a:cxn>
                                <a:cxn ang="0">
                                  <a:pos x="T13" y="T15"/>
                                </a:cxn>
                                <a:cxn ang="0">
                                  <a:pos x="T17" y="T19"/>
                                </a:cxn>
                              </a:cxnLst>
                              <a:rect l="0" t="0" r="r" b="b"/>
                              <a:pathLst>
                                <a:path w="2153" h="218">
                                  <a:moveTo>
                                    <a:pt x="0" y="218"/>
                                  </a:moveTo>
                                  <a:lnTo>
                                    <a:pt x="2153" y="218"/>
                                  </a:lnTo>
                                  <a:lnTo>
                                    <a:pt x="2153" y="0"/>
                                  </a:lnTo>
                                  <a:lnTo>
                                    <a:pt x="0" y="0"/>
                                  </a:lnTo>
                                  <a:lnTo>
                                    <a:pt x="0" y="218"/>
                                  </a:lnTo>
                                  <a:close/>
                                </a:path>
                              </a:pathLst>
                            </a:custGeom>
                            <a:solidFill>
                              <a:srgbClr val="CC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33" name="Group 528"/>
                          <wpg:cNvGrpSpPr>
                            <a:grpSpLocks/>
                          </wpg:cNvGrpSpPr>
                          <wpg:grpSpPr bwMode="auto">
                            <a:xfrm>
                              <a:off x="3600" y="-1690"/>
                              <a:ext cx="2153" cy="218"/>
                              <a:chOff x="3600" y="-1690"/>
                              <a:chExt cx="2153" cy="218"/>
                            </a:xfrm>
                          </wpg:grpSpPr>
                          <wps:wsp>
                            <wps:cNvPr id="534" name="Freeform 780"/>
                            <wps:cNvSpPr>
                              <a:spLocks/>
                            </wps:cNvSpPr>
                            <wps:spPr bwMode="auto">
                              <a:xfrm>
                                <a:off x="3600" y="-1690"/>
                                <a:ext cx="2153" cy="218"/>
                              </a:xfrm>
                              <a:custGeom>
                                <a:avLst/>
                                <a:gdLst>
                                  <a:gd name="T0" fmla="+- 0 3600 3600"/>
                                  <a:gd name="T1" fmla="*/ T0 w 2153"/>
                                  <a:gd name="T2" fmla="+- 0 -1472 -1690"/>
                                  <a:gd name="T3" fmla="*/ -1472 h 218"/>
                                  <a:gd name="T4" fmla="+- 0 5753 3600"/>
                                  <a:gd name="T5" fmla="*/ T4 w 2153"/>
                                  <a:gd name="T6" fmla="+- 0 -1472 -1690"/>
                                  <a:gd name="T7" fmla="*/ -1472 h 218"/>
                                  <a:gd name="T8" fmla="+- 0 5753 3600"/>
                                  <a:gd name="T9" fmla="*/ T8 w 2153"/>
                                  <a:gd name="T10" fmla="+- 0 -1690 -1690"/>
                                  <a:gd name="T11" fmla="*/ -1690 h 218"/>
                                  <a:gd name="T12" fmla="+- 0 3600 3600"/>
                                  <a:gd name="T13" fmla="*/ T12 w 2153"/>
                                  <a:gd name="T14" fmla="+- 0 -1690 -1690"/>
                                  <a:gd name="T15" fmla="*/ -1690 h 218"/>
                                  <a:gd name="T16" fmla="+- 0 3600 3600"/>
                                  <a:gd name="T17" fmla="*/ T16 w 2153"/>
                                  <a:gd name="T18" fmla="+- 0 -1472 -1690"/>
                                  <a:gd name="T19" fmla="*/ -1472 h 218"/>
                                </a:gdLst>
                                <a:ahLst/>
                                <a:cxnLst>
                                  <a:cxn ang="0">
                                    <a:pos x="T1" y="T3"/>
                                  </a:cxn>
                                  <a:cxn ang="0">
                                    <a:pos x="T5" y="T7"/>
                                  </a:cxn>
                                  <a:cxn ang="0">
                                    <a:pos x="T9" y="T11"/>
                                  </a:cxn>
                                  <a:cxn ang="0">
                                    <a:pos x="T13" y="T15"/>
                                  </a:cxn>
                                  <a:cxn ang="0">
                                    <a:pos x="T17" y="T19"/>
                                  </a:cxn>
                                </a:cxnLst>
                                <a:rect l="0" t="0" r="r" b="b"/>
                                <a:pathLst>
                                  <a:path w="2153" h="218">
                                    <a:moveTo>
                                      <a:pt x="0" y="218"/>
                                    </a:moveTo>
                                    <a:lnTo>
                                      <a:pt x="2153" y="218"/>
                                    </a:lnTo>
                                    <a:lnTo>
                                      <a:pt x="2153" y="0"/>
                                    </a:lnTo>
                                    <a:lnTo>
                                      <a:pt x="0" y="0"/>
                                    </a:lnTo>
                                    <a:lnTo>
                                      <a:pt x="0" y="218"/>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35" name="Group 529"/>
                            <wpg:cNvGrpSpPr>
                              <a:grpSpLocks/>
                            </wpg:cNvGrpSpPr>
                            <wpg:grpSpPr bwMode="auto">
                              <a:xfrm>
                                <a:off x="5808" y="-1690"/>
                                <a:ext cx="2153" cy="218"/>
                                <a:chOff x="5808" y="-1690"/>
                                <a:chExt cx="2153" cy="218"/>
                              </a:xfrm>
                            </wpg:grpSpPr>
                            <wps:wsp>
                              <wps:cNvPr id="536" name="Freeform 779"/>
                              <wps:cNvSpPr>
                                <a:spLocks/>
                              </wps:cNvSpPr>
                              <wps:spPr bwMode="auto">
                                <a:xfrm>
                                  <a:off x="5808" y="-1690"/>
                                  <a:ext cx="2153" cy="218"/>
                                </a:xfrm>
                                <a:custGeom>
                                  <a:avLst/>
                                  <a:gdLst>
                                    <a:gd name="T0" fmla="+- 0 7961 5808"/>
                                    <a:gd name="T1" fmla="*/ T0 w 2153"/>
                                    <a:gd name="T2" fmla="+- 0 -1690 -1690"/>
                                    <a:gd name="T3" fmla="*/ -1690 h 218"/>
                                    <a:gd name="T4" fmla="+- 0 5808 5808"/>
                                    <a:gd name="T5" fmla="*/ T4 w 2153"/>
                                    <a:gd name="T6" fmla="+- 0 -1690 -1690"/>
                                    <a:gd name="T7" fmla="*/ -1690 h 218"/>
                                    <a:gd name="T8" fmla="+- 0 5808 5808"/>
                                    <a:gd name="T9" fmla="*/ T8 w 2153"/>
                                    <a:gd name="T10" fmla="+- 0 -1472 -1690"/>
                                    <a:gd name="T11" fmla="*/ -1472 h 218"/>
                                    <a:gd name="T12" fmla="+- 0 7961 5808"/>
                                    <a:gd name="T13" fmla="*/ T12 w 2153"/>
                                    <a:gd name="T14" fmla="+- 0 -1472 -1690"/>
                                    <a:gd name="T15" fmla="*/ -1472 h 218"/>
                                    <a:gd name="T16" fmla="+- 0 7961 5808"/>
                                    <a:gd name="T17" fmla="*/ T16 w 2153"/>
                                    <a:gd name="T18" fmla="+- 0 -1690 -1690"/>
                                    <a:gd name="T19" fmla="*/ -1690 h 218"/>
                                  </a:gdLst>
                                  <a:ahLst/>
                                  <a:cxnLst>
                                    <a:cxn ang="0">
                                      <a:pos x="T1" y="T3"/>
                                    </a:cxn>
                                    <a:cxn ang="0">
                                      <a:pos x="T5" y="T7"/>
                                    </a:cxn>
                                    <a:cxn ang="0">
                                      <a:pos x="T9" y="T11"/>
                                    </a:cxn>
                                    <a:cxn ang="0">
                                      <a:pos x="T13" y="T15"/>
                                    </a:cxn>
                                    <a:cxn ang="0">
                                      <a:pos x="T17" y="T19"/>
                                    </a:cxn>
                                  </a:cxnLst>
                                  <a:rect l="0" t="0" r="r" b="b"/>
                                  <a:pathLst>
                                    <a:path w="2153" h="218">
                                      <a:moveTo>
                                        <a:pt x="2153" y="0"/>
                                      </a:moveTo>
                                      <a:lnTo>
                                        <a:pt x="0" y="0"/>
                                      </a:lnTo>
                                      <a:lnTo>
                                        <a:pt x="0" y="218"/>
                                      </a:lnTo>
                                      <a:lnTo>
                                        <a:pt x="2153" y="218"/>
                                      </a:lnTo>
                                      <a:lnTo>
                                        <a:pt x="2153" y="0"/>
                                      </a:lnTo>
                                      <a:close/>
                                    </a:path>
                                  </a:pathLst>
                                </a:custGeom>
                                <a:solidFill>
                                  <a:srgbClr val="CC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37" name="Group 530"/>
                              <wpg:cNvGrpSpPr>
                                <a:grpSpLocks/>
                              </wpg:cNvGrpSpPr>
                              <wpg:grpSpPr bwMode="auto">
                                <a:xfrm>
                                  <a:off x="5808" y="-1690"/>
                                  <a:ext cx="2153" cy="218"/>
                                  <a:chOff x="5808" y="-1690"/>
                                  <a:chExt cx="2153" cy="218"/>
                                </a:xfrm>
                              </wpg:grpSpPr>
                              <wps:wsp>
                                <wps:cNvPr id="538" name="Freeform 778"/>
                                <wps:cNvSpPr>
                                  <a:spLocks noEditPoints="1"/>
                                </wps:cNvSpPr>
                                <wps:spPr bwMode="auto">
                                  <a:xfrm>
                                    <a:off x="11616" y="-3380"/>
                                    <a:ext cx="2153" cy="218"/>
                                  </a:xfrm>
                                  <a:custGeom>
                                    <a:avLst/>
                                    <a:gdLst>
                                      <a:gd name="T0" fmla="+- 0 7961 5808"/>
                                      <a:gd name="T1" fmla="*/ T0 w 2153"/>
                                      <a:gd name="T2" fmla="+- 0 -1690 -1690"/>
                                      <a:gd name="T3" fmla="*/ -1690 h 218"/>
                                      <a:gd name="T4" fmla="+- 0 5808 5808"/>
                                      <a:gd name="T5" fmla="*/ T4 w 2153"/>
                                      <a:gd name="T6" fmla="+- 0 -1690 -1690"/>
                                      <a:gd name="T7" fmla="*/ -1690 h 218"/>
                                      <a:gd name="T8" fmla="+- 0 5808 5808"/>
                                      <a:gd name="T9" fmla="*/ T8 w 2153"/>
                                      <a:gd name="T10" fmla="+- 0 -1472 -1690"/>
                                      <a:gd name="T11" fmla="*/ -1472 h 218"/>
                                      <a:gd name="T12" fmla="+- 0 7961 5808"/>
                                      <a:gd name="T13" fmla="*/ T12 w 2153"/>
                                      <a:gd name="T14" fmla="+- 0 -1472 -1690"/>
                                      <a:gd name="T15" fmla="*/ -1472 h 218"/>
                                      <a:gd name="T16" fmla="+- 0 7961 5808"/>
                                      <a:gd name="T17" fmla="*/ T16 w 2153"/>
                                      <a:gd name="T18" fmla="+- 0 -1690 -1690"/>
                                      <a:gd name="T19" fmla="*/ -1690 h 218"/>
                                    </a:gdLst>
                                    <a:ahLst/>
                                    <a:cxnLst>
                                      <a:cxn ang="0">
                                        <a:pos x="T1" y="T3"/>
                                      </a:cxn>
                                      <a:cxn ang="0">
                                        <a:pos x="T5" y="T7"/>
                                      </a:cxn>
                                      <a:cxn ang="0">
                                        <a:pos x="T9" y="T11"/>
                                      </a:cxn>
                                      <a:cxn ang="0">
                                        <a:pos x="T13" y="T15"/>
                                      </a:cxn>
                                      <a:cxn ang="0">
                                        <a:pos x="T17" y="T19"/>
                                      </a:cxn>
                                    </a:cxnLst>
                                    <a:rect l="0" t="0" r="r" b="b"/>
                                    <a:pathLst>
                                      <a:path w="2153" h="218">
                                        <a:moveTo>
                                          <a:pt x="2153" y="0"/>
                                        </a:moveTo>
                                        <a:lnTo>
                                          <a:pt x="0" y="0"/>
                                        </a:lnTo>
                                        <a:lnTo>
                                          <a:pt x="0" y="218"/>
                                        </a:lnTo>
                                        <a:lnTo>
                                          <a:pt x="2153" y="218"/>
                                        </a:lnTo>
                                        <a:lnTo>
                                          <a:pt x="2153" y="0"/>
                                        </a:lnTo>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39" name="Group 531"/>
                                <wpg:cNvGrpSpPr>
                                  <a:grpSpLocks/>
                                </wpg:cNvGrpSpPr>
                                <wpg:grpSpPr bwMode="auto">
                                  <a:xfrm>
                                    <a:off x="3600" y="508"/>
                                    <a:ext cx="2153" cy="0"/>
                                    <a:chOff x="3600" y="508"/>
                                    <a:chExt cx="2153" cy="0"/>
                                  </a:xfrm>
                                </wpg:grpSpPr>
                                <wps:wsp>
                                  <wps:cNvPr id="540" name="Freeform 777"/>
                                  <wps:cNvSpPr>
                                    <a:spLocks noEditPoints="1"/>
                                  </wps:cNvSpPr>
                                  <wps:spPr bwMode="auto">
                                    <a:xfrm>
                                      <a:off x="7200" y="1016"/>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1" name="Group 532"/>
                                  <wpg:cNvGrpSpPr>
                                    <a:grpSpLocks/>
                                  </wpg:cNvGrpSpPr>
                                  <wpg:grpSpPr bwMode="auto">
                                    <a:xfrm>
                                      <a:off x="3600" y="93"/>
                                      <a:ext cx="2153" cy="0"/>
                                      <a:chOff x="3600" y="93"/>
                                      <a:chExt cx="2153" cy="0"/>
                                    </a:xfrm>
                                  </wpg:grpSpPr>
                                  <wps:wsp>
                                    <wps:cNvPr id="542" name="Freeform 776"/>
                                    <wps:cNvSpPr>
                                      <a:spLocks noEditPoints="1"/>
                                    </wps:cNvSpPr>
                                    <wps:spPr bwMode="auto">
                                      <a:xfrm>
                                        <a:off x="7200" y="186"/>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3" name="Group 533"/>
                                    <wpg:cNvGrpSpPr>
                                      <a:grpSpLocks/>
                                    </wpg:cNvGrpSpPr>
                                    <wpg:grpSpPr bwMode="auto">
                                      <a:xfrm>
                                        <a:off x="3600" y="-321"/>
                                        <a:ext cx="2153" cy="0"/>
                                        <a:chOff x="3600" y="-321"/>
                                        <a:chExt cx="2153" cy="0"/>
                                      </a:xfrm>
                                    </wpg:grpSpPr>
                                    <wps:wsp>
                                      <wps:cNvPr id="544" name="Freeform 775"/>
                                      <wps:cNvSpPr>
                                        <a:spLocks noEditPoints="1"/>
                                      </wps:cNvSpPr>
                                      <wps:spPr bwMode="auto">
                                        <a:xfrm>
                                          <a:off x="7200" y="-642"/>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5" name="Group 534"/>
                                      <wpg:cNvGrpSpPr>
                                        <a:grpSpLocks/>
                                      </wpg:cNvGrpSpPr>
                                      <wpg:grpSpPr bwMode="auto">
                                        <a:xfrm>
                                          <a:off x="3600" y="-735"/>
                                          <a:ext cx="2153" cy="0"/>
                                          <a:chOff x="3600" y="-735"/>
                                          <a:chExt cx="2153" cy="0"/>
                                        </a:xfrm>
                                      </wpg:grpSpPr>
                                      <wps:wsp>
                                        <wps:cNvPr id="546" name="Freeform 774"/>
                                        <wps:cNvSpPr>
                                          <a:spLocks noEditPoints="1"/>
                                        </wps:cNvSpPr>
                                        <wps:spPr bwMode="auto">
                                          <a:xfrm>
                                            <a:off x="7200" y="-1470"/>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7" name="Group 535"/>
                                        <wpg:cNvGrpSpPr>
                                          <a:grpSpLocks/>
                                        </wpg:cNvGrpSpPr>
                                        <wpg:grpSpPr bwMode="auto">
                                          <a:xfrm>
                                            <a:off x="3600" y="-1150"/>
                                            <a:ext cx="2153" cy="0"/>
                                            <a:chOff x="3600" y="-1150"/>
                                            <a:chExt cx="2153" cy="0"/>
                                          </a:xfrm>
                                        </wpg:grpSpPr>
                                        <wps:wsp>
                                          <wps:cNvPr id="548" name="Freeform 773"/>
                                          <wps:cNvSpPr>
                                            <a:spLocks noEditPoints="1"/>
                                          </wps:cNvSpPr>
                                          <wps:spPr bwMode="auto">
                                            <a:xfrm>
                                              <a:off x="7200" y="-2300"/>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9" name="Group 536"/>
                                          <wpg:cNvGrpSpPr>
                                            <a:grpSpLocks/>
                                          </wpg:cNvGrpSpPr>
                                          <wpg:grpSpPr bwMode="auto">
                                            <a:xfrm>
                                              <a:off x="3945" y="-1472"/>
                                              <a:ext cx="0" cy="2274"/>
                                              <a:chOff x="3945" y="-1472"/>
                                              <a:chExt cx="0" cy="2274"/>
                                            </a:xfrm>
                                          </wpg:grpSpPr>
                                          <wps:wsp>
                                            <wps:cNvPr id="550" name="Freeform 772"/>
                                            <wps:cNvSpPr>
                                              <a:spLocks noEditPoints="1"/>
                                            </wps:cNvSpPr>
                                            <wps:spPr bwMode="auto">
                                              <a:xfrm>
                                                <a:off x="7890"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51" name="Group 537"/>
                                            <wpg:cNvGrpSpPr>
                                              <a:grpSpLocks/>
                                            </wpg:cNvGrpSpPr>
                                            <wpg:grpSpPr bwMode="auto">
                                              <a:xfrm>
                                                <a:off x="4330" y="-1472"/>
                                                <a:ext cx="0" cy="2274"/>
                                                <a:chOff x="4330" y="-1472"/>
                                                <a:chExt cx="0" cy="2274"/>
                                              </a:xfrm>
                                            </wpg:grpSpPr>
                                            <wps:wsp>
                                              <wps:cNvPr id="552" name="Freeform 771"/>
                                              <wps:cNvSpPr>
                                                <a:spLocks noEditPoints="1"/>
                                              </wps:cNvSpPr>
                                              <wps:spPr bwMode="auto">
                                                <a:xfrm>
                                                  <a:off x="8660"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53" name="Group 538"/>
                                              <wpg:cNvGrpSpPr>
                                                <a:grpSpLocks/>
                                              </wpg:cNvGrpSpPr>
                                              <wpg:grpSpPr bwMode="auto">
                                                <a:xfrm>
                                                  <a:off x="5061" y="-1472"/>
                                                  <a:ext cx="0" cy="2274"/>
                                                  <a:chOff x="5061" y="-1472"/>
                                                  <a:chExt cx="0" cy="2274"/>
                                                </a:xfrm>
                                              </wpg:grpSpPr>
                                              <wps:wsp>
                                                <wps:cNvPr id="554" name="Freeform 770"/>
                                                <wps:cNvSpPr>
                                                  <a:spLocks noEditPoints="1"/>
                                                </wps:cNvSpPr>
                                                <wps:spPr bwMode="auto">
                                                  <a:xfrm>
                                                    <a:off x="10122"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55" name="Group 539"/>
                                                <wpg:cNvGrpSpPr>
                                                  <a:grpSpLocks/>
                                                </wpg:cNvGrpSpPr>
                                                <wpg:grpSpPr bwMode="auto">
                                                  <a:xfrm>
                                                    <a:off x="3600" y="715"/>
                                                    <a:ext cx="2153" cy="0"/>
                                                    <a:chOff x="3600" y="715"/>
                                                    <a:chExt cx="2153" cy="0"/>
                                                  </a:xfrm>
                                                </wpg:grpSpPr>
                                                <wps:wsp>
                                                  <wps:cNvPr id="556" name="Freeform 769"/>
                                                  <wps:cNvSpPr>
                                                    <a:spLocks noEditPoints="1"/>
                                                  </wps:cNvSpPr>
                                                  <wps:spPr bwMode="auto">
                                                    <a:xfrm>
                                                      <a:off x="7200" y="1430"/>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57" name="Group 540"/>
                                                  <wpg:cNvGrpSpPr>
                                                    <a:grpSpLocks/>
                                                  </wpg:cNvGrpSpPr>
                                                  <wpg:grpSpPr bwMode="auto">
                                                    <a:xfrm>
                                                      <a:off x="3600" y="301"/>
                                                      <a:ext cx="2153" cy="0"/>
                                                      <a:chOff x="3600" y="301"/>
                                                      <a:chExt cx="2153" cy="0"/>
                                                    </a:xfrm>
                                                  </wpg:grpSpPr>
                                                  <wps:wsp>
                                                    <wps:cNvPr id="558" name="Freeform 768"/>
                                                    <wps:cNvSpPr>
                                                      <a:spLocks noEditPoints="1"/>
                                                    </wps:cNvSpPr>
                                                    <wps:spPr bwMode="auto">
                                                      <a:xfrm>
                                                        <a:off x="7200" y="602"/>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59" name="Group 541"/>
                                                    <wpg:cNvGrpSpPr>
                                                      <a:grpSpLocks/>
                                                    </wpg:cNvGrpSpPr>
                                                    <wpg:grpSpPr bwMode="auto">
                                                      <a:xfrm>
                                                        <a:off x="3600" y="-114"/>
                                                        <a:ext cx="2153" cy="0"/>
                                                        <a:chOff x="3600" y="-114"/>
                                                        <a:chExt cx="2153" cy="0"/>
                                                      </a:xfrm>
                                                    </wpg:grpSpPr>
                                                    <wps:wsp>
                                                      <wps:cNvPr id="560" name="Freeform 767"/>
                                                      <wps:cNvSpPr>
                                                        <a:spLocks noEditPoints="1"/>
                                                      </wps:cNvSpPr>
                                                      <wps:spPr bwMode="auto">
                                                        <a:xfrm>
                                                          <a:off x="7200" y="-228"/>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61" name="Group 542"/>
                                                      <wpg:cNvGrpSpPr>
                                                        <a:grpSpLocks/>
                                                      </wpg:cNvGrpSpPr>
                                                      <wpg:grpSpPr bwMode="auto">
                                                        <a:xfrm>
                                                          <a:off x="3600" y="-528"/>
                                                          <a:ext cx="2153" cy="0"/>
                                                          <a:chOff x="3600" y="-528"/>
                                                          <a:chExt cx="2153" cy="0"/>
                                                        </a:xfrm>
                                                      </wpg:grpSpPr>
                                                      <wps:wsp>
                                                        <wps:cNvPr id="562" name="Freeform 766"/>
                                                        <wps:cNvSpPr>
                                                          <a:spLocks noEditPoints="1"/>
                                                        </wps:cNvSpPr>
                                                        <wps:spPr bwMode="auto">
                                                          <a:xfrm>
                                                            <a:off x="7200" y="-1056"/>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63" name="Group 543"/>
                                                        <wpg:cNvGrpSpPr>
                                                          <a:grpSpLocks/>
                                                        </wpg:cNvGrpSpPr>
                                                        <wpg:grpSpPr bwMode="auto">
                                                          <a:xfrm>
                                                            <a:off x="3600" y="-943"/>
                                                            <a:ext cx="2153" cy="0"/>
                                                            <a:chOff x="3600" y="-943"/>
                                                            <a:chExt cx="2153" cy="0"/>
                                                          </a:xfrm>
                                                        </wpg:grpSpPr>
                                                        <wps:wsp>
                                                          <wps:cNvPr id="564" name="Freeform 765"/>
                                                          <wps:cNvSpPr>
                                                            <a:spLocks noEditPoints="1"/>
                                                          </wps:cNvSpPr>
                                                          <wps:spPr bwMode="auto">
                                                            <a:xfrm>
                                                              <a:off x="7200" y="-1886"/>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65" name="Group 544"/>
                                                          <wpg:cNvGrpSpPr>
                                                            <a:grpSpLocks/>
                                                          </wpg:cNvGrpSpPr>
                                                          <wpg:grpSpPr bwMode="auto">
                                                            <a:xfrm>
                                                              <a:off x="3600" y="-1357"/>
                                                              <a:ext cx="2153" cy="0"/>
                                                              <a:chOff x="3600" y="-1357"/>
                                                              <a:chExt cx="2153" cy="0"/>
                                                            </a:xfrm>
                                                          </wpg:grpSpPr>
                                                          <wps:wsp>
                                                            <wps:cNvPr id="566" name="Freeform 764"/>
                                                            <wps:cNvSpPr>
                                                              <a:spLocks noEditPoints="1"/>
                                                            </wps:cNvSpPr>
                                                            <wps:spPr bwMode="auto">
                                                              <a:xfrm>
                                                                <a:off x="7200" y="-2714"/>
                                                                <a:ext cx="2153" cy="0"/>
                                                              </a:xfrm>
                                                              <a:custGeom>
                                                                <a:avLst/>
                                                                <a:gdLst>
                                                                  <a:gd name="T0" fmla="+- 0 3600 3600"/>
                                                                  <a:gd name="T1" fmla="*/ T0 w 2153"/>
                                                                  <a:gd name="T2" fmla="+- 0 5753 3600"/>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67" name="Group 545"/>
                                                            <wpg:cNvGrpSpPr>
                                                              <a:grpSpLocks/>
                                                            </wpg:cNvGrpSpPr>
                                                            <wpg:grpSpPr bwMode="auto">
                                                              <a:xfrm>
                                                                <a:off x="3753" y="-1472"/>
                                                                <a:ext cx="0" cy="2274"/>
                                                                <a:chOff x="3753" y="-1472"/>
                                                                <a:chExt cx="0" cy="2274"/>
                                                              </a:xfrm>
                                                            </wpg:grpSpPr>
                                                            <wps:wsp>
                                                              <wps:cNvPr id="568" name="Freeform 763"/>
                                                              <wps:cNvSpPr>
                                                                <a:spLocks noEditPoints="1"/>
                                                              </wps:cNvSpPr>
                                                              <wps:spPr bwMode="auto">
                                                                <a:xfrm>
                                                                  <a:off x="7506"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69" name="Group 546"/>
                                                              <wpg:cNvGrpSpPr>
                                                                <a:grpSpLocks/>
                                                              </wpg:cNvGrpSpPr>
                                                              <wpg:grpSpPr bwMode="auto">
                                                                <a:xfrm>
                                                                  <a:off x="4138" y="-1472"/>
                                                                  <a:ext cx="0" cy="2274"/>
                                                                  <a:chOff x="4138" y="-1472"/>
                                                                  <a:chExt cx="0" cy="2274"/>
                                                                </a:xfrm>
                                                              </wpg:grpSpPr>
                                                              <wps:wsp>
                                                                <wps:cNvPr id="570" name="Freeform 762"/>
                                                                <wps:cNvSpPr>
                                                                  <a:spLocks noEditPoints="1"/>
                                                                </wps:cNvSpPr>
                                                                <wps:spPr bwMode="auto">
                                                                  <a:xfrm>
                                                                    <a:off x="8276"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1" name="Group 547"/>
                                                                <wpg:cNvGrpSpPr>
                                                                  <a:grpSpLocks/>
                                                                </wpg:cNvGrpSpPr>
                                                                <wpg:grpSpPr bwMode="auto">
                                                                  <a:xfrm>
                                                                    <a:off x="4523" y="-1472"/>
                                                                    <a:ext cx="0" cy="2274"/>
                                                                    <a:chOff x="4523" y="-1472"/>
                                                                    <a:chExt cx="0" cy="2274"/>
                                                                  </a:xfrm>
                                                                </wpg:grpSpPr>
                                                                <wps:wsp>
                                                                  <wps:cNvPr id="572" name="Freeform 761"/>
                                                                  <wps:cNvSpPr>
                                                                    <a:spLocks noEditPoints="1"/>
                                                                  </wps:cNvSpPr>
                                                                  <wps:spPr bwMode="auto">
                                                                    <a:xfrm>
                                                                      <a:off x="9046"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3" name="Group 548"/>
                                                                  <wpg:cNvGrpSpPr>
                                                                    <a:grpSpLocks/>
                                                                  </wpg:cNvGrpSpPr>
                                                                  <wpg:grpSpPr bwMode="auto">
                                                                    <a:xfrm>
                                                                      <a:off x="5600" y="-1472"/>
                                                                      <a:ext cx="0" cy="2274"/>
                                                                      <a:chOff x="5600" y="-1472"/>
                                                                      <a:chExt cx="0" cy="2274"/>
                                                                    </a:xfrm>
                                                                  </wpg:grpSpPr>
                                                                  <wps:wsp>
                                                                    <wps:cNvPr id="574" name="Freeform 760"/>
                                                                    <wps:cNvSpPr>
                                                                      <a:spLocks noEditPoints="1"/>
                                                                    </wps:cNvSpPr>
                                                                    <wps:spPr bwMode="auto">
                                                                      <a:xfrm>
                                                                        <a:off x="11200"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5" name="Group 549"/>
                                                                    <wpg:cNvGrpSpPr>
                                                                      <a:grpSpLocks/>
                                                                    </wpg:cNvGrpSpPr>
                                                                    <wpg:grpSpPr bwMode="auto">
                                                                      <a:xfrm>
                                                                        <a:off x="3725" y="-488"/>
                                                                        <a:ext cx="55" cy="0"/>
                                                                        <a:chOff x="3725" y="-488"/>
                                                                        <a:chExt cx="55" cy="0"/>
                                                                      </a:xfrm>
                                                                    </wpg:grpSpPr>
                                                                    <wps:wsp>
                                                                      <wps:cNvPr id="576" name="Freeform 759"/>
                                                                      <wps:cNvSpPr>
                                                                        <a:spLocks noEditPoints="1"/>
                                                                      </wps:cNvSpPr>
                                                                      <wps:spPr bwMode="auto">
                                                                        <a:xfrm>
                                                                          <a:off x="7450" y="-976"/>
                                                                          <a:ext cx="55" cy="0"/>
                                                                        </a:xfrm>
                                                                        <a:custGeom>
                                                                          <a:avLst/>
                                                                          <a:gdLst>
                                                                            <a:gd name="T0" fmla="+- 0 3725 3725"/>
                                                                            <a:gd name="T1" fmla="*/ T0 w 55"/>
                                                                            <a:gd name="T2" fmla="+- 0 3780 3725"/>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7" name="Group 550"/>
                                                                      <wpg:cNvGrpSpPr>
                                                                        <a:grpSpLocks/>
                                                                      </wpg:cNvGrpSpPr>
                                                                      <wpg:grpSpPr bwMode="auto">
                                                                        <a:xfrm>
                                                                          <a:off x="3753" y="-488"/>
                                                                          <a:ext cx="0" cy="673"/>
                                                                          <a:chOff x="3753" y="-488"/>
                                                                          <a:chExt cx="0" cy="673"/>
                                                                        </a:xfrm>
                                                                      </wpg:grpSpPr>
                                                                      <wps:wsp>
                                                                        <wps:cNvPr id="578" name="Freeform 758"/>
                                                                        <wps:cNvSpPr>
                                                                          <a:spLocks noEditPoints="1"/>
                                                                        </wps:cNvSpPr>
                                                                        <wps:spPr bwMode="auto">
                                                                          <a:xfrm>
                                                                            <a:off x="7506" y="-976"/>
                                                                            <a:ext cx="0" cy="674"/>
                                                                          </a:xfrm>
                                                                          <a:custGeom>
                                                                            <a:avLst/>
                                                                            <a:gdLst>
                                                                              <a:gd name="T0" fmla="+- 0 -488 -488"/>
                                                                              <a:gd name="T1" fmla="*/ -488 h 673"/>
                                                                              <a:gd name="T2" fmla="+- 0 185 -488"/>
                                                                              <a:gd name="T3" fmla="*/ 185 h 673"/>
                                                                            </a:gdLst>
                                                                            <a:ahLst/>
                                                                            <a:cxnLst>
                                                                              <a:cxn ang="0">
                                                                                <a:pos x="0" y="T1"/>
                                                                              </a:cxn>
                                                                              <a:cxn ang="0">
                                                                                <a:pos x="0" y="T3"/>
                                                                              </a:cxn>
                                                                            </a:cxnLst>
                                                                            <a:rect l="0" t="0" r="r" b="b"/>
                                                                            <a:pathLst>
                                                                              <a:path h="673">
                                                                                <a:moveTo>
                                                                                  <a:pt x="0" y="0"/>
                                                                                </a:moveTo>
                                                                                <a:lnTo>
                                                                                  <a:pt x="0" y="67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9" name="Group 551"/>
                                                                        <wpg:cNvGrpSpPr>
                                                                          <a:grpSpLocks/>
                                                                        </wpg:cNvGrpSpPr>
                                                                        <wpg:grpSpPr bwMode="auto">
                                                                          <a:xfrm>
                                                                            <a:off x="3725" y="186"/>
                                                                            <a:ext cx="55" cy="0"/>
                                                                            <a:chOff x="3725" y="186"/>
                                                                            <a:chExt cx="55" cy="0"/>
                                                                          </a:xfrm>
                                                                        </wpg:grpSpPr>
                                                                        <wps:wsp>
                                                                          <wps:cNvPr id="580" name="Freeform 757"/>
                                                                          <wps:cNvSpPr>
                                                                            <a:spLocks noEditPoints="1"/>
                                                                          </wps:cNvSpPr>
                                                                          <wps:spPr bwMode="auto">
                                                                            <a:xfrm>
                                                                              <a:off x="7450" y="372"/>
                                                                              <a:ext cx="55" cy="0"/>
                                                                            </a:xfrm>
                                                                            <a:custGeom>
                                                                              <a:avLst/>
                                                                              <a:gdLst>
                                                                                <a:gd name="T0" fmla="+- 0 3725 3725"/>
                                                                                <a:gd name="T1" fmla="*/ T0 w 55"/>
                                                                                <a:gd name="T2" fmla="+- 0 3780 3725"/>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81" name="Group 552"/>
                                                                          <wpg:cNvGrpSpPr>
                                                                            <a:grpSpLocks/>
                                                                          </wpg:cNvGrpSpPr>
                                                                          <wpg:grpSpPr bwMode="auto">
                                                                            <a:xfrm>
                                                                              <a:off x="4495" y="-1120"/>
                                                                              <a:ext cx="55" cy="0"/>
                                                                              <a:chOff x="4495" y="-1120"/>
                                                                              <a:chExt cx="55" cy="0"/>
                                                                            </a:xfrm>
                                                                          </wpg:grpSpPr>
                                                                          <wps:wsp>
                                                                            <wps:cNvPr id="582" name="Freeform 756"/>
                                                                            <wps:cNvSpPr>
                                                                              <a:spLocks noEditPoints="1"/>
                                                                            </wps:cNvSpPr>
                                                                            <wps:spPr bwMode="auto">
                                                                              <a:xfrm>
                                                                                <a:off x="8990" y="-2240"/>
                                                                                <a:ext cx="55" cy="0"/>
                                                                              </a:xfrm>
                                                                              <a:custGeom>
                                                                                <a:avLst/>
                                                                                <a:gdLst>
                                                                                  <a:gd name="T0" fmla="+- 0 4495 4495"/>
                                                                                  <a:gd name="T1" fmla="*/ T0 w 55"/>
                                                                                  <a:gd name="T2" fmla="+- 0 4550 4495"/>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83" name="Group 553"/>
                                                                            <wpg:cNvGrpSpPr>
                                                                              <a:grpSpLocks/>
                                                                            </wpg:cNvGrpSpPr>
                                                                            <wpg:grpSpPr bwMode="auto">
                                                                              <a:xfrm>
                                                                                <a:off x="4523" y="-1120"/>
                                                                                <a:ext cx="0" cy="728"/>
                                                                                <a:chOff x="4523" y="-1120"/>
                                                                                <a:chExt cx="0" cy="728"/>
                                                                              </a:xfrm>
                                                                            </wpg:grpSpPr>
                                                                            <wps:wsp>
                                                                              <wps:cNvPr id="584" name="Freeform 755"/>
                                                                              <wps:cNvSpPr>
                                                                                <a:spLocks noEditPoints="1"/>
                                                                              </wps:cNvSpPr>
                                                                              <wps:spPr bwMode="auto">
                                                                                <a:xfrm>
                                                                                  <a:off x="9046" y="-2240"/>
                                                                                  <a:ext cx="0" cy="728"/>
                                                                                </a:xfrm>
                                                                                <a:custGeom>
                                                                                  <a:avLst/>
                                                                                  <a:gdLst>
                                                                                    <a:gd name="T0" fmla="+- 0 -1120 -1120"/>
                                                                                    <a:gd name="T1" fmla="*/ -1120 h 728"/>
                                                                                    <a:gd name="T2" fmla="+- 0 -392 -1120"/>
                                                                                    <a:gd name="T3" fmla="*/ -392 h 728"/>
                                                                                  </a:gdLst>
                                                                                  <a:ahLst/>
                                                                                  <a:cxnLst>
                                                                                    <a:cxn ang="0">
                                                                                      <a:pos x="0" y="T1"/>
                                                                                    </a:cxn>
                                                                                    <a:cxn ang="0">
                                                                                      <a:pos x="0" y="T3"/>
                                                                                    </a:cxn>
                                                                                  </a:cxnLst>
                                                                                  <a:rect l="0" t="0" r="r" b="b"/>
                                                                                  <a:pathLst>
                                                                                    <a:path h="728">
                                                                                      <a:moveTo>
                                                                                        <a:pt x="0" y="0"/>
                                                                                      </a:moveTo>
                                                                                      <a:lnTo>
                                                                                        <a:pt x="0" y="728"/>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85" name="Group 554"/>
                                                                              <wpg:cNvGrpSpPr>
                                                                                <a:grpSpLocks/>
                                                                              </wpg:cNvGrpSpPr>
                                                                              <wpg:grpSpPr bwMode="auto">
                                                                                <a:xfrm>
                                                                                  <a:off x="4495" y="-392"/>
                                                                                  <a:ext cx="55" cy="0"/>
                                                                                  <a:chOff x="4495" y="-392"/>
                                                                                  <a:chExt cx="55" cy="0"/>
                                                                                </a:xfrm>
                                                                              </wpg:grpSpPr>
                                                                              <wps:wsp>
                                                                                <wps:cNvPr id="586" name="Freeform 754"/>
                                                                                <wps:cNvSpPr>
                                                                                  <a:spLocks noEditPoints="1"/>
                                                                                </wps:cNvSpPr>
                                                                                <wps:spPr bwMode="auto">
                                                                                  <a:xfrm>
                                                                                    <a:off x="8990" y="-784"/>
                                                                                    <a:ext cx="55" cy="0"/>
                                                                                  </a:xfrm>
                                                                                  <a:custGeom>
                                                                                    <a:avLst/>
                                                                                    <a:gdLst>
                                                                                      <a:gd name="T0" fmla="+- 0 4495 4495"/>
                                                                                      <a:gd name="T1" fmla="*/ T0 w 55"/>
                                                                                      <a:gd name="T2" fmla="+- 0 4550 4495"/>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87" name="Group 555"/>
                                                                                <wpg:cNvGrpSpPr>
                                                                                  <a:grpSpLocks/>
                                                                                </wpg:cNvGrpSpPr>
                                                                                <wpg:grpSpPr bwMode="auto">
                                                                                  <a:xfrm>
                                                                                    <a:off x="3725" y="4"/>
                                                                                    <a:ext cx="55" cy="0"/>
                                                                                    <a:chOff x="3725" y="4"/>
                                                                                    <a:chExt cx="55" cy="0"/>
                                                                                  </a:xfrm>
                                                                                </wpg:grpSpPr>
                                                                                <wps:wsp>
                                                                                  <wps:cNvPr id="588" name="Freeform 753"/>
                                                                                  <wps:cNvSpPr>
                                                                                    <a:spLocks noEditPoints="1"/>
                                                                                  </wps:cNvSpPr>
                                                                                  <wps:spPr bwMode="auto">
                                                                                    <a:xfrm>
                                                                                      <a:off x="7450" y="8"/>
                                                                                      <a:ext cx="55" cy="0"/>
                                                                                    </a:xfrm>
                                                                                    <a:custGeom>
                                                                                      <a:avLst/>
                                                                                      <a:gdLst>
                                                                                        <a:gd name="T0" fmla="+- 0 3725 3725"/>
                                                                                        <a:gd name="T1" fmla="*/ T0 w 55"/>
                                                                                        <a:gd name="T2" fmla="+- 0 3780 3725"/>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89" name="Group 556"/>
                                                                                  <wpg:cNvGrpSpPr>
                                                                                    <a:grpSpLocks/>
                                                                                  </wpg:cNvGrpSpPr>
                                                                                  <wpg:grpSpPr bwMode="auto">
                                                                                    <a:xfrm>
                                                                                      <a:off x="3753" y="4"/>
                                                                                      <a:ext cx="0" cy="275"/>
                                                                                      <a:chOff x="3753" y="4"/>
                                                                                      <a:chExt cx="0" cy="275"/>
                                                                                    </a:xfrm>
                                                                                  </wpg:grpSpPr>
                                                                                  <wps:wsp>
                                                                                    <wps:cNvPr id="590" name="Freeform 752"/>
                                                                                    <wps:cNvSpPr>
                                                                                      <a:spLocks noEditPoints="1"/>
                                                                                    </wps:cNvSpPr>
                                                                                    <wps:spPr bwMode="auto">
                                                                                      <a:xfrm>
                                                                                        <a:off x="7506" y="8"/>
                                                                                        <a:ext cx="0" cy="274"/>
                                                                                      </a:xfrm>
                                                                                      <a:custGeom>
                                                                                        <a:avLst/>
                                                                                        <a:gdLst>
                                                                                          <a:gd name="T0" fmla="+- 0 4 4"/>
                                                                                          <a:gd name="T1" fmla="*/ 4 h 275"/>
                                                                                          <a:gd name="T2" fmla="+- 0 279 4"/>
                                                                                          <a:gd name="T3" fmla="*/ 279 h 275"/>
                                                                                        </a:gdLst>
                                                                                        <a:ahLst/>
                                                                                        <a:cxnLst>
                                                                                          <a:cxn ang="0">
                                                                                            <a:pos x="0" y="T1"/>
                                                                                          </a:cxn>
                                                                                          <a:cxn ang="0">
                                                                                            <a:pos x="0" y="T3"/>
                                                                                          </a:cxn>
                                                                                        </a:cxnLst>
                                                                                        <a:rect l="0" t="0" r="r" b="b"/>
                                                                                        <a:pathLst>
                                                                                          <a:path h="275">
                                                                                            <a:moveTo>
                                                                                              <a:pt x="0" y="0"/>
                                                                                            </a:moveTo>
                                                                                            <a:lnTo>
                                                                                              <a:pt x="0" y="275"/>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1" name="Group 557"/>
                                                                                    <wpg:cNvGrpSpPr>
                                                                                      <a:grpSpLocks/>
                                                                                    </wpg:cNvGrpSpPr>
                                                                                    <wpg:grpSpPr bwMode="auto">
                                                                                      <a:xfrm>
                                                                                        <a:off x="3725" y="278"/>
                                                                                        <a:ext cx="55" cy="0"/>
                                                                                        <a:chOff x="3725" y="278"/>
                                                                                        <a:chExt cx="55" cy="0"/>
                                                                                      </a:xfrm>
                                                                                    </wpg:grpSpPr>
                                                                                    <wps:wsp>
                                                                                      <wps:cNvPr id="592" name="Freeform 751"/>
                                                                                      <wps:cNvSpPr>
                                                                                        <a:spLocks noEditPoints="1"/>
                                                                                      </wps:cNvSpPr>
                                                                                      <wps:spPr bwMode="auto">
                                                                                        <a:xfrm>
                                                                                          <a:off x="7450" y="556"/>
                                                                                          <a:ext cx="55" cy="0"/>
                                                                                        </a:xfrm>
                                                                                        <a:custGeom>
                                                                                          <a:avLst/>
                                                                                          <a:gdLst>
                                                                                            <a:gd name="T0" fmla="+- 0 3725 3725"/>
                                                                                            <a:gd name="T1" fmla="*/ T0 w 55"/>
                                                                                            <a:gd name="T2" fmla="+- 0 3780 3725"/>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3" name="Group 558"/>
                                                                                      <wpg:cNvGrpSpPr>
                                                                                        <a:grpSpLocks/>
                                                                                      </wpg:cNvGrpSpPr>
                                                                                      <wpg:grpSpPr bwMode="auto">
                                                                                        <a:xfrm>
                                                                                          <a:off x="4495" y="42"/>
                                                                                          <a:ext cx="55" cy="0"/>
                                                                                          <a:chOff x="4495" y="42"/>
                                                                                          <a:chExt cx="55" cy="0"/>
                                                                                        </a:xfrm>
                                                                                      </wpg:grpSpPr>
                                                                                      <wps:wsp>
                                                                                        <wps:cNvPr id="594" name="Freeform 750"/>
                                                                                        <wps:cNvSpPr>
                                                                                          <a:spLocks noEditPoints="1"/>
                                                                                        </wps:cNvSpPr>
                                                                                        <wps:spPr bwMode="auto">
                                                                                          <a:xfrm>
                                                                                            <a:off x="8990" y="84"/>
                                                                                            <a:ext cx="55" cy="0"/>
                                                                                          </a:xfrm>
                                                                                          <a:custGeom>
                                                                                            <a:avLst/>
                                                                                            <a:gdLst>
                                                                                              <a:gd name="T0" fmla="+- 0 4495 4495"/>
                                                                                              <a:gd name="T1" fmla="*/ T0 w 55"/>
                                                                                              <a:gd name="T2" fmla="+- 0 4550 4495"/>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5" name="Group 559"/>
                                                                                        <wpg:cNvGrpSpPr>
                                                                                          <a:grpSpLocks/>
                                                                                        </wpg:cNvGrpSpPr>
                                                                                        <wpg:grpSpPr bwMode="auto">
                                                                                          <a:xfrm>
                                                                                            <a:off x="4523" y="42"/>
                                                                                            <a:ext cx="0" cy="330"/>
                                                                                            <a:chOff x="4523" y="42"/>
                                                                                            <a:chExt cx="0" cy="330"/>
                                                                                          </a:xfrm>
                                                                                        </wpg:grpSpPr>
                                                                                        <wps:wsp>
                                                                                          <wps:cNvPr id="596" name="Freeform 749"/>
                                                                                          <wps:cNvSpPr>
                                                                                            <a:spLocks noEditPoints="1"/>
                                                                                          </wps:cNvSpPr>
                                                                                          <wps:spPr bwMode="auto">
                                                                                            <a:xfrm>
                                                                                              <a:off x="9046" y="84"/>
                                                                                              <a:ext cx="0" cy="330"/>
                                                                                            </a:xfrm>
                                                                                            <a:custGeom>
                                                                                              <a:avLst/>
                                                                                              <a:gdLst>
                                                                                                <a:gd name="T0" fmla="+- 0 42 42"/>
                                                                                                <a:gd name="T1" fmla="*/ 42 h 330"/>
                                                                                                <a:gd name="T2" fmla="+- 0 372 42"/>
                                                                                                <a:gd name="T3" fmla="*/ 372 h 330"/>
                                                                                              </a:gdLst>
                                                                                              <a:ahLst/>
                                                                                              <a:cxnLst>
                                                                                                <a:cxn ang="0">
                                                                                                  <a:pos x="0" y="T1"/>
                                                                                                </a:cxn>
                                                                                                <a:cxn ang="0">
                                                                                                  <a:pos x="0" y="T3"/>
                                                                                                </a:cxn>
                                                                                              </a:cxnLst>
                                                                                              <a:rect l="0" t="0" r="r" b="b"/>
                                                                                              <a:pathLst>
                                                                                                <a:path h="330">
                                                                                                  <a:moveTo>
                                                                                                    <a:pt x="0" y="0"/>
                                                                                                  </a:moveTo>
                                                                                                  <a:lnTo>
                                                                                                    <a:pt x="0" y="33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7" name="Group 560"/>
                                                                                          <wpg:cNvGrpSpPr>
                                                                                            <a:grpSpLocks/>
                                                                                          </wpg:cNvGrpSpPr>
                                                                                          <wpg:grpSpPr bwMode="auto">
                                                                                            <a:xfrm>
                                                                                              <a:off x="4495" y="372"/>
                                                                                              <a:ext cx="55" cy="0"/>
                                                                                              <a:chOff x="4495" y="372"/>
                                                                                              <a:chExt cx="55" cy="0"/>
                                                                                            </a:xfrm>
                                                                                          </wpg:grpSpPr>
                                                                                          <wps:wsp>
                                                                                            <wps:cNvPr id="598" name="Freeform 748"/>
                                                                                            <wps:cNvSpPr>
                                                                                              <a:spLocks noEditPoints="1"/>
                                                                                            </wps:cNvSpPr>
                                                                                            <wps:spPr bwMode="auto">
                                                                                              <a:xfrm>
                                                                                                <a:off x="8990" y="744"/>
                                                                                                <a:ext cx="55" cy="0"/>
                                                                                              </a:xfrm>
                                                                                              <a:custGeom>
                                                                                                <a:avLst/>
                                                                                                <a:gdLst>
                                                                                                  <a:gd name="T0" fmla="+- 0 4495 4495"/>
                                                                                                  <a:gd name="T1" fmla="*/ T0 w 55"/>
                                                                                                  <a:gd name="T2" fmla="+- 0 4550 4495"/>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9" name="Group 561"/>
                                                                                            <wpg:cNvGrpSpPr>
                                                                                              <a:grpSpLocks/>
                                                                                            </wpg:cNvGrpSpPr>
                                                                                            <wpg:grpSpPr bwMode="auto">
                                                                                              <a:xfrm>
                                                                                                <a:off x="3753" y="-751"/>
                                                                                                <a:ext cx="770" cy="608"/>
                                                                                                <a:chOff x="3753" y="-751"/>
                                                                                                <a:chExt cx="770" cy="608"/>
                                                                                              </a:xfrm>
                                                                                            </wpg:grpSpPr>
                                                                                            <wps:wsp>
                                                                                              <wps:cNvPr id="600" name="Freeform 747"/>
                                                                                              <wps:cNvSpPr>
                                                                                                <a:spLocks noEditPoints="1"/>
                                                                                              </wps:cNvSpPr>
                                                                                              <wps:spPr bwMode="auto">
                                                                                                <a:xfrm>
                                                                                                  <a:off x="7506" y="-1502"/>
                                                                                                  <a:ext cx="770" cy="608"/>
                                                                                                </a:xfrm>
                                                                                                <a:custGeom>
                                                                                                  <a:avLst/>
                                                                                                  <a:gdLst>
                                                                                                    <a:gd name="T0" fmla="+- 0 3763 3753"/>
                                                                                                    <a:gd name="T1" fmla="*/ T0 w 770"/>
                                                                                                    <a:gd name="T2" fmla="+- 0 -150 -751"/>
                                                                                                    <a:gd name="T3" fmla="*/ -150 h 608"/>
                                                                                                    <a:gd name="T4" fmla="+- 0 3782 3753"/>
                                                                                                    <a:gd name="T5" fmla="*/ T4 w 770"/>
                                                                                                    <a:gd name="T6" fmla="+- 0 -166 -751"/>
                                                                                                    <a:gd name="T7" fmla="*/ -166 h 608"/>
                                                                                                    <a:gd name="T8" fmla="+- 0 3802 3753"/>
                                                                                                    <a:gd name="T9" fmla="*/ T8 w 770"/>
                                                                                                    <a:gd name="T10" fmla="+- 0 -181 -751"/>
                                                                                                    <a:gd name="T11" fmla="*/ -181 h 608"/>
                                                                                                    <a:gd name="T12" fmla="+- 0 3821 3753"/>
                                                                                                    <a:gd name="T13" fmla="*/ T12 w 770"/>
                                                                                                    <a:gd name="T14" fmla="+- 0 -196 -751"/>
                                                                                                    <a:gd name="T15" fmla="*/ -196 h 608"/>
                                                                                                    <a:gd name="T16" fmla="+- 0 3841 3753"/>
                                                                                                    <a:gd name="T17" fmla="*/ T16 w 770"/>
                                                                                                    <a:gd name="T18" fmla="+- 0 -212 -751"/>
                                                                                                    <a:gd name="T19" fmla="*/ -212 h 608"/>
                                                                                                    <a:gd name="T20" fmla="+- 0 3860 3753"/>
                                                                                                    <a:gd name="T21" fmla="*/ T20 w 770"/>
                                                                                                    <a:gd name="T22" fmla="+- 0 -227 -751"/>
                                                                                                    <a:gd name="T23" fmla="*/ -227 h 608"/>
                                                                                                    <a:gd name="T24" fmla="+- 0 3879 3753"/>
                                                                                                    <a:gd name="T25" fmla="*/ T24 w 770"/>
                                                                                                    <a:gd name="T26" fmla="+- 0 -243 -751"/>
                                                                                                    <a:gd name="T27" fmla="*/ -243 h 608"/>
                                                                                                    <a:gd name="T28" fmla="+- 0 3899 3753"/>
                                                                                                    <a:gd name="T29" fmla="*/ T28 w 770"/>
                                                                                                    <a:gd name="T30" fmla="+- 0 -258 -751"/>
                                                                                                    <a:gd name="T31" fmla="*/ -258 h 608"/>
                                                                                                    <a:gd name="T32" fmla="+- 0 3918 3753"/>
                                                                                                    <a:gd name="T33" fmla="*/ T32 w 770"/>
                                                                                                    <a:gd name="T34" fmla="+- 0 -273 -751"/>
                                                                                                    <a:gd name="T35" fmla="*/ -273 h 608"/>
                                                                                                    <a:gd name="T36" fmla="+- 0 3938 3753"/>
                                                                                                    <a:gd name="T37" fmla="*/ T36 w 770"/>
                                                                                                    <a:gd name="T38" fmla="+- 0 -289 -751"/>
                                                                                                    <a:gd name="T39" fmla="*/ -289 h 608"/>
                                                                                                    <a:gd name="T40" fmla="+- 0 3957 3753"/>
                                                                                                    <a:gd name="T41" fmla="*/ T40 w 770"/>
                                                                                                    <a:gd name="T42" fmla="+- 0 -304 -751"/>
                                                                                                    <a:gd name="T43" fmla="*/ -304 h 608"/>
                                                                                                    <a:gd name="T44" fmla="+- 0 3977 3753"/>
                                                                                                    <a:gd name="T45" fmla="*/ T44 w 770"/>
                                                                                                    <a:gd name="T46" fmla="+- 0 -320 -751"/>
                                                                                                    <a:gd name="T47" fmla="*/ -320 h 608"/>
                                                                                                    <a:gd name="T48" fmla="+- 0 3996 3753"/>
                                                                                                    <a:gd name="T49" fmla="*/ T48 w 770"/>
                                                                                                    <a:gd name="T50" fmla="+- 0 -335 -751"/>
                                                                                                    <a:gd name="T51" fmla="*/ -335 h 608"/>
                                                                                                    <a:gd name="T52" fmla="+- 0 4016 3753"/>
                                                                                                    <a:gd name="T53" fmla="*/ T52 w 770"/>
                                                                                                    <a:gd name="T54" fmla="+- 0 -350 -751"/>
                                                                                                    <a:gd name="T55" fmla="*/ -350 h 608"/>
                                                                                                    <a:gd name="T56" fmla="+- 0 4035 3753"/>
                                                                                                    <a:gd name="T57" fmla="*/ T56 w 770"/>
                                                                                                    <a:gd name="T58" fmla="+- 0 -366 -751"/>
                                                                                                    <a:gd name="T59" fmla="*/ -366 h 608"/>
                                                                                                    <a:gd name="T60" fmla="+- 0 4055 3753"/>
                                                                                                    <a:gd name="T61" fmla="*/ T60 w 770"/>
                                                                                                    <a:gd name="T62" fmla="+- 0 -381 -751"/>
                                                                                                    <a:gd name="T63" fmla="*/ -381 h 608"/>
                                                                                                    <a:gd name="T64" fmla="+- 0 4074 3753"/>
                                                                                                    <a:gd name="T65" fmla="*/ T64 w 770"/>
                                                                                                    <a:gd name="T66" fmla="+- 0 -397 -751"/>
                                                                                                    <a:gd name="T67" fmla="*/ -397 h 608"/>
                                                                                                    <a:gd name="T68" fmla="+- 0 4094 3753"/>
                                                                                                    <a:gd name="T69" fmla="*/ T68 w 770"/>
                                                                                                    <a:gd name="T70" fmla="+- 0 -412 -751"/>
                                                                                                    <a:gd name="T71" fmla="*/ -412 h 608"/>
                                                                                                    <a:gd name="T72" fmla="+- 0 4113 3753"/>
                                                                                                    <a:gd name="T73" fmla="*/ T72 w 770"/>
                                                                                                    <a:gd name="T74" fmla="+- 0 -427 -751"/>
                                                                                                    <a:gd name="T75" fmla="*/ -427 h 608"/>
                                                                                                    <a:gd name="T76" fmla="+- 0 4133 3753"/>
                                                                                                    <a:gd name="T77" fmla="*/ T76 w 770"/>
                                                                                                    <a:gd name="T78" fmla="+- 0 -443 -751"/>
                                                                                                    <a:gd name="T79" fmla="*/ -443 h 608"/>
                                                                                                    <a:gd name="T80" fmla="+- 0 4152 3753"/>
                                                                                                    <a:gd name="T81" fmla="*/ T80 w 770"/>
                                                                                                    <a:gd name="T82" fmla="+- 0 -458 -751"/>
                                                                                                    <a:gd name="T83" fmla="*/ -458 h 608"/>
                                                                                                    <a:gd name="T84" fmla="+- 0 4172 3753"/>
                                                                                                    <a:gd name="T85" fmla="*/ T84 w 770"/>
                                                                                                    <a:gd name="T86" fmla="+- 0 -473 -751"/>
                                                                                                    <a:gd name="T87" fmla="*/ -473 h 608"/>
                                                                                                    <a:gd name="T88" fmla="+- 0 4191 3753"/>
                                                                                                    <a:gd name="T89" fmla="*/ T88 w 770"/>
                                                                                                    <a:gd name="T90" fmla="+- 0 -489 -751"/>
                                                                                                    <a:gd name="T91" fmla="*/ -489 h 608"/>
                                                                                                    <a:gd name="T92" fmla="+- 0 4211 3753"/>
                                                                                                    <a:gd name="T93" fmla="*/ T92 w 770"/>
                                                                                                    <a:gd name="T94" fmla="+- 0 -504 -751"/>
                                                                                                    <a:gd name="T95" fmla="*/ -504 h 608"/>
                                                                                                    <a:gd name="T96" fmla="+- 0 4230 3753"/>
                                                                                                    <a:gd name="T97" fmla="*/ T96 w 770"/>
                                                                                                    <a:gd name="T98" fmla="+- 0 -520 -751"/>
                                                                                                    <a:gd name="T99" fmla="*/ -520 h 608"/>
                                                                                                    <a:gd name="T100" fmla="+- 0 4250 3753"/>
                                                                                                    <a:gd name="T101" fmla="*/ T100 w 770"/>
                                                                                                    <a:gd name="T102" fmla="+- 0 -535 -751"/>
                                                                                                    <a:gd name="T103" fmla="*/ -535 h 608"/>
                                                                                                    <a:gd name="T104" fmla="+- 0 4269 3753"/>
                                                                                                    <a:gd name="T105" fmla="*/ T104 w 770"/>
                                                                                                    <a:gd name="T106" fmla="+- 0 -551 -751"/>
                                                                                                    <a:gd name="T107" fmla="*/ -551 h 608"/>
                                                                                                    <a:gd name="T108" fmla="+- 0 4289 3753"/>
                                                                                                    <a:gd name="T109" fmla="*/ T108 w 770"/>
                                                                                                    <a:gd name="T110" fmla="+- 0 -566 -751"/>
                                                                                                    <a:gd name="T111" fmla="*/ -566 h 608"/>
                                                                                                    <a:gd name="T112" fmla="+- 0 4308 3753"/>
                                                                                                    <a:gd name="T113" fmla="*/ T112 w 770"/>
                                                                                                    <a:gd name="T114" fmla="+- 0 -581 -751"/>
                                                                                                    <a:gd name="T115" fmla="*/ -581 h 608"/>
                                                                                                    <a:gd name="T116" fmla="+- 0 4328 3753"/>
                                                                                                    <a:gd name="T117" fmla="*/ T116 w 770"/>
                                                                                                    <a:gd name="T118" fmla="+- 0 -597 -751"/>
                                                                                                    <a:gd name="T119" fmla="*/ -597 h 608"/>
                                                                                                    <a:gd name="T120" fmla="+- 0 4347 3753"/>
                                                                                                    <a:gd name="T121" fmla="*/ T120 w 770"/>
                                                                                                    <a:gd name="T122" fmla="+- 0 -612 -751"/>
                                                                                                    <a:gd name="T123" fmla="*/ -612 h 608"/>
                                                                                                    <a:gd name="T124" fmla="+- 0 4367 3753"/>
                                                                                                    <a:gd name="T125" fmla="*/ T124 w 770"/>
                                                                                                    <a:gd name="T126" fmla="+- 0 -627 -751"/>
                                                                                                    <a:gd name="T127" fmla="*/ -627 h 608"/>
                                                                                                    <a:gd name="T128" fmla="+- 0 4386 3753"/>
                                                                                                    <a:gd name="T129" fmla="*/ T128 w 770"/>
                                                                                                    <a:gd name="T130" fmla="+- 0 -643 -751"/>
                                                                                                    <a:gd name="T131" fmla="*/ -643 h 608"/>
                                                                                                    <a:gd name="T132" fmla="+- 0 4406 3753"/>
                                                                                                    <a:gd name="T133" fmla="*/ T132 w 770"/>
                                                                                                    <a:gd name="T134" fmla="+- 0 -658 -751"/>
                                                                                                    <a:gd name="T135" fmla="*/ -658 h 608"/>
                                                                                                    <a:gd name="T136" fmla="+- 0 4425 3753"/>
                                                                                                    <a:gd name="T137" fmla="*/ T136 w 770"/>
                                                                                                    <a:gd name="T138" fmla="+- 0 -674 -751"/>
                                                                                                    <a:gd name="T139" fmla="*/ -674 h 608"/>
                                                                                                    <a:gd name="T140" fmla="+- 0 4445 3753"/>
                                                                                                    <a:gd name="T141" fmla="*/ T140 w 770"/>
                                                                                                    <a:gd name="T142" fmla="+- 0 -689 -751"/>
                                                                                                    <a:gd name="T143" fmla="*/ -689 h 608"/>
                                                                                                    <a:gd name="T144" fmla="+- 0 4464 3753"/>
                                                                                                    <a:gd name="T145" fmla="*/ T144 w 770"/>
                                                                                                    <a:gd name="T146" fmla="+- 0 -704 -751"/>
                                                                                                    <a:gd name="T147" fmla="*/ -704 h 608"/>
                                                                                                    <a:gd name="T148" fmla="+- 0 4484 3753"/>
                                                                                                    <a:gd name="T149" fmla="*/ T148 w 770"/>
                                                                                                    <a:gd name="T150" fmla="+- 0 -720 -751"/>
                                                                                                    <a:gd name="T151" fmla="*/ -720 h 608"/>
                                                                                                    <a:gd name="T152" fmla="+- 0 4503 3753"/>
                                                                                                    <a:gd name="T153" fmla="*/ T152 w 770"/>
                                                                                                    <a:gd name="T154" fmla="+- 0 -735 -751"/>
                                                                                                    <a:gd name="T155" fmla="*/ -735 h 608"/>
                                                                                                    <a:gd name="T156" fmla="+- 0 4523 3753"/>
                                                                                                    <a:gd name="T157" fmla="*/ T156 w 770"/>
                                                                                                    <a:gd name="T158" fmla="+- 0 -751 -751"/>
                                                                                                    <a:gd name="T159" fmla="*/ -751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70" h="608">
                                                                                                      <a:moveTo>
                                                                                                        <a:pt x="0" y="608"/>
                                                                                                      </a:moveTo>
                                                                                                      <a:lnTo>
                                                                                                        <a:pt x="10" y="601"/>
                                                                                                      </a:lnTo>
                                                                                                      <a:lnTo>
                                                                                                        <a:pt x="19" y="593"/>
                                                                                                      </a:lnTo>
                                                                                                      <a:lnTo>
                                                                                                        <a:pt x="29" y="585"/>
                                                                                                      </a:lnTo>
                                                                                                      <a:lnTo>
                                                                                                        <a:pt x="39" y="578"/>
                                                                                                      </a:lnTo>
                                                                                                      <a:lnTo>
                                                                                                        <a:pt x="49" y="570"/>
                                                                                                      </a:lnTo>
                                                                                                      <a:lnTo>
                                                                                                        <a:pt x="58" y="562"/>
                                                                                                      </a:lnTo>
                                                                                                      <a:lnTo>
                                                                                                        <a:pt x="68" y="555"/>
                                                                                                      </a:lnTo>
                                                                                                      <a:lnTo>
                                                                                                        <a:pt x="78" y="547"/>
                                                                                                      </a:lnTo>
                                                                                                      <a:lnTo>
                                                                                                        <a:pt x="88" y="539"/>
                                                                                                      </a:lnTo>
                                                                                                      <a:lnTo>
                                                                                                        <a:pt x="97" y="531"/>
                                                                                                      </a:lnTo>
                                                                                                      <a:lnTo>
                                                                                                        <a:pt x="107" y="524"/>
                                                                                                      </a:lnTo>
                                                                                                      <a:lnTo>
                                                                                                        <a:pt x="117" y="516"/>
                                                                                                      </a:lnTo>
                                                                                                      <a:lnTo>
                                                                                                        <a:pt x="126" y="508"/>
                                                                                                      </a:lnTo>
                                                                                                      <a:lnTo>
                                                                                                        <a:pt x="136" y="501"/>
                                                                                                      </a:lnTo>
                                                                                                      <a:lnTo>
                                                                                                        <a:pt x="146" y="493"/>
                                                                                                      </a:lnTo>
                                                                                                      <a:lnTo>
                                                                                                        <a:pt x="156" y="485"/>
                                                                                                      </a:lnTo>
                                                                                                      <a:lnTo>
                                                                                                        <a:pt x="165" y="478"/>
                                                                                                      </a:lnTo>
                                                                                                      <a:lnTo>
                                                                                                        <a:pt x="175" y="470"/>
                                                                                                      </a:lnTo>
                                                                                                      <a:lnTo>
                                                                                                        <a:pt x="185" y="462"/>
                                                                                                      </a:lnTo>
                                                                                                      <a:lnTo>
                                                                                                        <a:pt x="195" y="455"/>
                                                                                                      </a:lnTo>
                                                                                                      <a:lnTo>
                                                                                                        <a:pt x="204" y="447"/>
                                                                                                      </a:lnTo>
                                                                                                      <a:lnTo>
                                                                                                        <a:pt x="214" y="439"/>
                                                                                                      </a:lnTo>
                                                                                                      <a:lnTo>
                                                                                                        <a:pt x="224" y="431"/>
                                                                                                      </a:lnTo>
                                                                                                      <a:lnTo>
                                                                                                        <a:pt x="234" y="424"/>
                                                                                                      </a:lnTo>
                                                                                                      <a:lnTo>
                                                                                                        <a:pt x="243" y="416"/>
                                                                                                      </a:lnTo>
                                                                                                      <a:lnTo>
                                                                                                        <a:pt x="253" y="408"/>
                                                                                                      </a:lnTo>
                                                                                                      <a:lnTo>
                                                                                                        <a:pt x="263" y="401"/>
                                                                                                      </a:lnTo>
                                                                                                      <a:lnTo>
                                                                                                        <a:pt x="273" y="393"/>
                                                                                                      </a:lnTo>
                                                                                                      <a:lnTo>
                                                                                                        <a:pt x="282" y="385"/>
                                                                                                      </a:lnTo>
                                                                                                      <a:lnTo>
                                                                                                        <a:pt x="292" y="377"/>
                                                                                                      </a:lnTo>
                                                                                                      <a:lnTo>
                                                                                                        <a:pt x="302" y="370"/>
                                                                                                      </a:lnTo>
                                                                                                      <a:lnTo>
                                                                                                        <a:pt x="312" y="362"/>
                                                                                                      </a:lnTo>
                                                                                                      <a:lnTo>
                                                                                                        <a:pt x="321" y="354"/>
                                                                                                      </a:lnTo>
                                                                                                      <a:lnTo>
                                                                                                        <a:pt x="331" y="347"/>
                                                                                                      </a:lnTo>
                                                                                                      <a:lnTo>
                                                                                                        <a:pt x="341" y="339"/>
                                                                                                      </a:lnTo>
                                                                                                      <a:lnTo>
                                                                                                        <a:pt x="351" y="331"/>
                                                                                                      </a:lnTo>
                                                                                                      <a:lnTo>
                                                                                                        <a:pt x="360" y="324"/>
                                                                                                      </a:lnTo>
                                                                                                      <a:lnTo>
                                                                                                        <a:pt x="370" y="316"/>
                                                                                                      </a:lnTo>
                                                                                                      <a:lnTo>
                                                                                                        <a:pt x="380" y="308"/>
                                                                                                      </a:lnTo>
                                                                                                      <a:lnTo>
                                                                                                        <a:pt x="390" y="301"/>
                                                                                                      </a:lnTo>
                                                                                                      <a:lnTo>
                                                                                                        <a:pt x="399" y="293"/>
                                                                                                      </a:lnTo>
                                                                                                      <a:lnTo>
                                                                                                        <a:pt x="409" y="285"/>
                                                                                                      </a:lnTo>
                                                                                                      <a:lnTo>
                                                                                                        <a:pt x="419" y="278"/>
                                                                                                      </a:lnTo>
                                                                                                      <a:lnTo>
                                                                                                        <a:pt x="429" y="270"/>
                                                                                                      </a:lnTo>
                                                                                                      <a:lnTo>
                                                                                                        <a:pt x="438" y="262"/>
                                                                                                      </a:lnTo>
                                                                                                      <a:lnTo>
                                                                                                        <a:pt x="448" y="254"/>
                                                                                                      </a:lnTo>
                                                                                                      <a:lnTo>
                                                                                                        <a:pt x="458" y="247"/>
                                                                                                      </a:lnTo>
                                                                                                      <a:lnTo>
                                                                                                        <a:pt x="467" y="239"/>
                                                                                                      </a:lnTo>
                                                                                                      <a:lnTo>
                                                                                                        <a:pt x="477" y="231"/>
                                                                                                      </a:lnTo>
                                                                                                      <a:lnTo>
                                                                                                        <a:pt x="487" y="224"/>
                                                                                                      </a:lnTo>
                                                                                                      <a:lnTo>
                                                                                                        <a:pt x="497" y="216"/>
                                                                                                      </a:lnTo>
                                                                                                      <a:lnTo>
                                                                                                        <a:pt x="506" y="208"/>
                                                                                                      </a:lnTo>
                                                                                                      <a:lnTo>
                                                                                                        <a:pt x="516" y="200"/>
                                                                                                      </a:lnTo>
                                                                                                      <a:lnTo>
                                                                                                        <a:pt x="526" y="193"/>
                                                                                                      </a:lnTo>
                                                                                                      <a:lnTo>
                                                                                                        <a:pt x="536" y="185"/>
                                                                                                      </a:lnTo>
                                                                                                      <a:lnTo>
                                                                                                        <a:pt x="545" y="177"/>
                                                                                                      </a:lnTo>
                                                                                                      <a:lnTo>
                                                                                                        <a:pt x="555" y="170"/>
                                                                                                      </a:lnTo>
                                                                                                      <a:lnTo>
                                                                                                        <a:pt x="565" y="162"/>
                                                                                                      </a:lnTo>
                                                                                                      <a:lnTo>
                                                                                                        <a:pt x="575" y="154"/>
                                                                                                      </a:lnTo>
                                                                                                      <a:lnTo>
                                                                                                        <a:pt x="584" y="147"/>
                                                                                                      </a:lnTo>
                                                                                                      <a:lnTo>
                                                                                                        <a:pt x="594" y="139"/>
                                                                                                      </a:lnTo>
                                                                                                      <a:lnTo>
                                                                                                        <a:pt x="604" y="131"/>
                                                                                                      </a:lnTo>
                                                                                                      <a:lnTo>
                                                                                                        <a:pt x="614" y="124"/>
                                                                                                      </a:lnTo>
                                                                                                      <a:lnTo>
                                                                                                        <a:pt x="623" y="116"/>
                                                                                                      </a:lnTo>
                                                                                                      <a:lnTo>
                                                                                                        <a:pt x="633" y="108"/>
                                                                                                      </a:lnTo>
                                                                                                      <a:lnTo>
                                                                                                        <a:pt x="643" y="100"/>
                                                                                                      </a:lnTo>
                                                                                                      <a:lnTo>
                                                                                                        <a:pt x="653" y="93"/>
                                                                                                      </a:lnTo>
                                                                                                      <a:lnTo>
                                                                                                        <a:pt x="662" y="85"/>
                                                                                                      </a:lnTo>
                                                                                                      <a:lnTo>
                                                                                                        <a:pt x="672" y="77"/>
                                                                                                      </a:lnTo>
                                                                                                      <a:lnTo>
                                                                                                        <a:pt x="682" y="70"/>
                                                                                                      </a:lnTo>
                                                                                                      <a:lnTo>
                                                                                                        <a:pt x="692" y="62"/>
                                                                                                      </a:lnTo>
                                                                                                      <a:lnTo>
                                                                                                        <a:pt x="701" y="54"/>
                                                                                                      </a:lnTo>
                                                                                                      <a:lnTo>
                                                                                                        <a:pt x="711" y="47"/>
                                                                                                      </a:lnTo>
                                                                                                      <a:lnTo>
                                                                                                        <a:pt x="721" y="39"/>
                                                                                                      </a:lnTo>
                                                                                                      <a:lnTo>
                                                                                                        <a:pt x="731" y="31"/>
                                                                                                      </a:lnTo>
                                                                                                      <a:lnTo>
                                                                                                        <a:pt x="740" y="23"/>
                                                                                                      </a:lnTo>
                                                                                                      <a:lnTo>
                                                                                                        <a:pt x="750" y="16"/>
                                                                                                      </a:lnTo>
                                                                                                      <a:lnTo>
                                                                                                        <a:pt x="760" y="8"/>
                                                                                                      </a:lnTo>
                                                                                                      <a:lnTo>
                                                                                                        <a:pt x="770" y="0"/>
                                                                                                      </a:lnTo>
                                                                                                    </a:path>
                                                                                                  </a:pathLst>
                                                                                                </a:custGeom>
                                                                                                <a:noFill/>
                                                                                                <a:ln w="10209">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01" name="Group 562"/>
                                                                                              <wpg:cNvGrpSpPr>
                                                                                                <a:grpSpLocks/>
                                                                                              </wpg:cNvGrpSpPr>
                                                                                              <wpg:grpSpPr bwMode="auto">
                                                                                                <a:xfrm>
                                                                                                  <a:off x="3753" y="149"/>
                                                                                                  <a:ext cx="770" cy="67"/>
                                                                                                  <a:chOff x="3753" y="149"/>
                                                                                                  <a:chExt cx="770" cy="67"/>
                                                                                                </a:xfrm>
                                                                                              </wpg:grpSpPr>
                                                                                              <wps:wsp>
                                                                                                <wps:cNvPr id="602" name="Freeform 746"/>
                                                                                                <wps:cNvSpPr>
                                                                                                  <a:spLocks noEditPoints="1"/>
                                                                                                </wps:cNvSpPr>
                                                                                                <wps:spPr bwMode="auto">
                                                                                                  <a:xfrm>
                                                                                                    <a:off x="7506" y="298"/>
                                                                                                    <a:ext cx="770" cy="67"/>
                                                                                                  </a:xfrm>
                                                                                                  <a:custGeom>
                                                                                                    <a:avLst/>
                                                                                                    <a:gdLst>
                                                                                                      <a:gd name="T0" fmla="+- 0 3763 3753"/>
                                                                                                      <a:gd name="T1" fmla="*/ T0 w 770"/>
                                                                                                      <a:gd name="T2" fmla="+- 0 150 149"/>
                                                                                                      <a:gd name="T3" fmla="*/ 150 h 67"/>
                                                                                                      <a:gd name="T4" fmla="+- 0 3782 3753"/>
                                                                                                      <a:gd name="T5" fmla="*/ T4 w 770"/>
                                                                                                      <a:gd name="T6" fmla="+- 0 152 149"/>
                                                                                                      <a:gd name="T7" fmla="*/ 152 h 67"/>
                                                                                                      <a:gd name="T8" fmla="+- 0 3802 3753"/>
                                                                                                      <a:gd name="T9" fmla="*/ T8 w 770"/>
                                                                                                      <a:gd name="T10" fmla="+- 0 154 149"/>
                                                                                                      <a:gd name="T11" fmla="*/ 154 h 67"/>
                                                                                                      <a:gd name="T12" fmla="+- 0 3821 3753"/>
                                                                                                      <a:gd name="T13" fmla="*/ T12 w 770"/>
                                                                                                      <a:gd name="T14" fmla="+- 0 155 149"/>
                                                                                                      <a:gd name="T15" fmla="*/ 155 h 67"/>
                                                                                                      <a:gd name="T16" fmla="+- 0 3841 3753"/>
                                                                                                      <a:gd name="T17" fmla="*/ T16 w 770"/>
                                                                                                      <a:gd name="T18" fmla="+- 0 157 149"/>
                                                                                                      <a:gd name="T19" fmla="*/ 157 h 67"/>
                                                                                                      <a:gd name="T20" fmla="+- 0 3860 3753"/>
                                                                                                      <a:gd name="T21" fmla="*/ T20 w 770"/>
                                                                                                      <a:gd name="T22" fmla="+- 0 159 149"/>
                                                                                                      <a:gd name="T23" fmla="*/ 159 h 67"/>
                                                                                                      <a:gd name="T24" fmla="+- 0 3879 3753"/>
                                                                                                      <a:gd name="T25" fmla="*/ T24 w 770"/>
                                                                                                      <a:gd name="T26" fmla="+- 0 161 149"/>
                                                                                                      <a:gd name="T27" fmla="*/ 161 h 67"/>
                                                                                                      <a:gd name="T28" fmla="+- 0 3899 3753"/>
                                                                                                      <a:gd name="T29" fmla="*/ T28 w 770"/>
                                                                                                      <a:gd name="T30" fmla="+- 0 162 149"/>
                                                                                                      <a:gd name="T31" fmla="*/ 162 h 67"/>
                                                                                                      <a:gd name="T32" fmla="+- 0 3918 3753"/>
                                                                                                      <a:gd name="T33" fmla="*/ T32 w 770"/>
                                                                                                      <a:gd name="T34" fmla="+- 0 164 149"/>
                                                                                                      <a:gd name="T35" fmla="*/ 164 h 67"/>
                                                                                                      <a:gd name="T36" fmla="+- 0 3938 3753"/>
                                                                                                      <a:gd name="T37" fmla="*/ T36 w 770"/>
                                                                                                      <a:gd name="T38" fmla="+- 0 166 149"/>
                                                                                                      <a:gd name="T39" fmla="*/ 166 h 67"/>
                                                                                                      <a:gd name="T40" fmla="+- 0 3957 3753"/>
                                                                                                      <a:gd name="T41" fmla="*/ T40 w 770"/>
                                                                                                      <a:gd name="T42" fmla="+- 0 167 149"/>
                                                                                                      <a:gd name="T43" fmla="*/ 167 h 67"/>
                                                                                                      <a:gd name="T44" fmla="+- 0 3977 3753"/>
                                                                                                      <a:gd name="T45" fmla="*/ T44 w 770"/>
                                                                                                      <a:gd name="T46" fmla="+- 0 169 149"/>
                                                                                                      <a:gd name="T47" fmla="*/ 169 h 67"/>
                                                                                                      <a:gd name="T48" fmla="+- 0 3996 3753"/>
                                                                                                      <a:gd name="T49" fmla="*/ T48 w 770"/>
                                                                                                      <a:gd name="T50" fmla="+- 0 171 149"/>
                                                                                                      <a:gd name="T51" fmla="*/ 171 h 67"/>
                                                                                                      <a:gd name="T52" fmla="+- 0 4016 3753"/>
                                                                                                      <a:gd name="T53" fmla="*/ T52 w 770"/>
                                                                                                      <a:gd name="T54" fmla="+- 0 172 149"/>
                                                                                                      <a:gd name="T55" fmla="*/ 172 h 67"/>
                                                                                                      <a:gd name="T56" fmla="+- 0 4035 3753"/>
                                                                                                      <a:gd name="T57" fmla="*/ T56 w 770"/>
                                                                                                      <a:gd name="T58" fmla="+- 0 174 149"/>
                                                                                                      <a:gd name="T59" fmla="*/ 174 h 67"/>
                                                                                                      <a:gd name="T60" fmla="+- 0 4055 3753"/>
                                                                                                      <a:gd name="T61" fmla="*/ T60 w 770"/>
                                                                                                      <a:gd name="T62" fmla="+- 0 176 149"/>
                                                                                                      <a:gd name="T63" fmla="*/ 176 h 67"/>
                                                                                                      <a:gd name="T64" fmla="+- 0 4074 3753"/>
                                                                                                      <a:gd name="T65" fmla="*/ T64 w 770"/>
                                                                                                      <a:gd name="T66" fmla="+- 0 178 149"/>
                                                                                                      <a:gd name="T67" fmla="*/ 178 h 67"/>
                                                                                                      <a:gd name="T68" fmla="+- 0 4094 3753"/>
                                                                                                      <a:gd name="T69" fmla="*/ T68 w 770"/>
                                                                                                      <a:gd name="T70" fmla="+- 0 179 149"/>
                                                                                                      <a:gd name="T71" fmla="*/ 179 h 67"/>
                                                                                                      <a:gd name="T72" fmla="+- 0 4113 3753"/>
                                                                                                      <a:gd name="T73" fmla="*/ T72 w 770"/>
                                                                                                      <a:gd name="T74" fmla="+- 0 181 149"/>
                                                                                                      <a:gd name="T75" fmla="*/ 181 h 67"/>
                                                                                                      <a:gd name="T76" fmla="+- 0 4133 3753"/>
                                                                                                      <a:gd name="T77" fmla="*/ T76 w 770"/>
                                                                                                      <a:gd name="T78" fmla="+- 0 183 149"/>
                                                                                                      <a:gd name="T79" fmla="*/ 183 h 67"/>
                                                                                                      <a:gd name="T80" fmla="+- 0 4152 3753"/>
                                                                                                      <a:gd name="T81" fmla="*/ T80 w 770"/>
                                                                                                      <a:gd name="T82" fmla="+- 0 184 149"/>
                                                                                                      <a:gd name="T83" fmla="*/ 184 h 67"/>
                                                                                                      <a:gd name="T84" fmla="+- 0 4172 3753"/>
                                                                                                      <a:gd name="T85" fmla="*/ T84 w 770"/>
                                                                                                      <a:gd name="T86" fmla="+- 0 186 149"/>
                                                                                                      <a:gd name="T87" fmla="*/ 186 h 67"/>
                                                                                                      <a:gd name="T88" fmla="+- 0 4191 3753"/>
                                                                                                      <a:gd name="T89" fmla="*/ T88 w 770"/>
                                                                                                      <a:gd name="T90" fmla="+- 0 188 149"/>
                                                                                                      <a:gd name="T91" fmla="*/ 188 h 67"/>
                                                                                                      <a:gd name="T92" fmla="+- 0 4211 3753"/>
                                                                                                      <a:gd name="T93" fmla="*/ T92 w 770"/>
                                                                                                      <a:gd name="T94" fmla="+- 0 189 149"/>
                                                                                                      <a:gd name="T95" fmla="*/ 189 h 67"/>
                                                                                                      <a:gd name="T96" fmla="+- 0 4230 3753"/>
                                                                                                      <a:gd name="T97" fmla="*/ T96 w 770"/>
                                                                                                      <a:gd name="T98" fmla="+- 0 191 149"/>
                                                                                                      <a:gd name="T99" fmla="*/ 191 h 67"/>
                                                                                                      <a:gd name="T100" fmla="+- 0 4250 3753"/>
                                                                                                      <a:gd name="T101" fmla="*/ T100 w 770"/>
                                                                                                      <a:gd name="T102" fmla="+- 0 193 149"/>
                                                                                                      <a:gd name="T103" fmla="*/ 193 h 67"/>
                                                                                                      <a:gd name="T104" fmla="+- 0 4269 3753"/>
                                                                                                      <a:gd name="T105" fmla="*/ T104 w 770"/>
                                                                                                      <a:gd name="T106" fmla="+- 0 195 149"/>
                                                                                                      <a:gd name="T107" fmla="*/ 195 h 67"/>
                                                                                                      <a:gd name="T108" fmla="+- 0 4289 3753"/>
                                                                                                      <a:gd name="T109" fmla="*/ T108 w 770"/>
                                                                                                      <a:gd name="T110" fmla="+- 0 196 149"/>
                                                                                                      <a:gd name="T111" fmla="*/ 196 h 67"/>
                                                                                                      <a:gd name="T112" fmla="+- 0 4308 3753"/>
                                                                                                      <a:gd name="T113" fmla="*/ T112 w 770"/>
                                                                                                      <a:gd name="T114" fmla="+- 0 198 149"/>
                                                                                                      <a:gd name="T115" fmla="*/ 198 h 67"/>
                                                                                                      <a:gd name="T116" fmla="+- 0 4328 3753"/>
                                                                                                      <a:gd name="T117" fmla="*/ T116 w 770"/>
                                                                                                      <a:gd name="T118" fmla="+- 0 200 149"/>
                                                                                                      <a:gd name="T119" fmla="*/ 200 h 67"/>
                                                                                                      <a:gd name="T120" fmla="+- 0 4347 3753"/>
                                                                                                      <a:gd name="T121" fmla="*/ T120 w 770"/>
                                                                                                      <a:gd name="T122" fmla="+- 0 201 149"/>
                                                                                                      <a:gd name="T123" fmla="*/ 201 h 67"/>
                                                                                                      <a:gd name="T124" fmla="+- 0 4367 3753"/>
                                                                                                      <a:gd name="T125" fmla="*/ T124 w 770"/>
                                                                                                      <a:gd name="T126" fmla="+- 0 203 149"/>
                                                                                                      <a:gd name="T127" fmla="*/ 203 h 67"/>
                                                                                                      <a:gd name="T128" fmla="+- 0 4386 3753"/>
                                                                                                      <a:gd name="T129" fmla="*/ T128 w 770"/>
                                                                                                      <a:gd name="T130" fmla="+- 0 205 149"/>
                                                                                                      <a:gd name="T131" fmla="*/ 205 h 67"/>
                                                                                                      <a:gd name="T132" fmla="+- 0 4406 3753"/>
                                                                                                      <a:gd name="T133" fmla="*/ T132 w 770"/>
                                                                                                      <a:gd name="T134" fmla="+- 0 206 149"/>
                                                                                                      <a:gd name="T135" fmla="*/ 206 h 67"/>
                                                                                                      <a:gd name="T136" fmla="+- 0 4425 3753"/>
                                                                                                      <a:gd name="T137" fmla="*/ T136 w 770"/>
                                                                                                      <a:gd name="T138" fmla="+- 0 208 149"/>
                                                                                                      <a:gd name="T139" fmla="*/ 208 h 67"/>
                                                                                                      <a:gd name="T140" fmla="+- 0 4445 3753"/>
                                                                                                      <a:gd name="T141" fmla="*/ T140 w 770"/>
                                                                                                      <a:gd name="T142" fmla="+- 0 210 149"/>
                                                                                                      <a:gd name="T143" fmla="*/ 210 h 67"/>
                                                                                                      <a:gd name="T144" fmla="+- 0 4464 3753"/>
                                                                                                      <a:gd name="T145" fmla="*/ T144 w 770"/>
                                                                                                      <a:gd name="T146" fmla="+- 0 211 149"/>
                                                                                                      <a:gd name="T147" fmla="*/ 211 h 67"/>
                                                                                                      <a:gd name="T148" fmla="+- 0 4484 3753"/>
                                                                                                      <a:gd name="T149" fmla="*/ T148 w 770"/>
                                                                                                      <a:gd name="T150" fmla="+- 0 213 149"/>
                                                                                                      <a:gd name="T151" fmla="*/ 213 h 67"/>
                                                                                                      <a:gd name="T152" fmla="+- 0 4503 3753"/>
                                                                                                      <a:gd name="T153" fmla="*/ T152 w 770"/>
                                                                                                      <a:gd name="T154" fmla="+- 0 215 149"/>
                                                                                                      <a:gd name="T155" fmla="*/ 215 h 67"/>
                                                                                                      <a:gd name="T156" fmla="+- 0 4523 3753"/>
                                                                                                      <a:gd name="T157" fmla="*/ T156 w 770"/>
                                                                                                      <a:gd name="T158" fmla="+- 0 216 149"/>
                                                                                                      <a:gd name="T159" fmla="*/ 216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70" h="67">
                                                                                                        <a:moveTo>
                                                                                                          <a:pt x="0" y="0"/>
                                                                                                        </a:moveTo>
                                                                                                        <a:lnTo>
                                                                                                          <a:pt x="10" y="1"/>
                                                                                                        </a:lnTo>
                                                                                                        <a:lnTo>
                                                                                                          <a:pt x="19" y="2"/>
                                                                                                        </a:lnTo>
                                                                                                        <a:lnTo>
                                                                                                          <a:pt x="29" y="3"/>
                                                                                                        </a:lnTo>
                                                                                                        <a:lnTo>
                                                                                                          <a:pt x="39" y="4"/>
                                                                                                        </a:lnTo>
                                                                                                        <a:lnTo>
                                                                                                          <a:pt x="49" y="5"/>
                                                                                                        </a:lnTo>
                                                                                                        <a:lnTo>
                                                                                                          <a:pt x="58" y="6"/>
                                                                                                        </a:lnTo>
                                                                                                        <a:lnTo>
                                                                                                          <a:pt x="68" y="6"/>
                                                                                                        </a:lnTo>
                                                                                                        <a:lnTo>
                                                                                                          <a:pt x="78" y="7"/>
                                                                                                        </a:lnTo>
                                                                                                        <a:lnTo>
                                                                                                          <a:pt x="88" y="8"/>
                                                                                                        </a:lnTo>
                                                                                                        <a:lnTo>
                                                                                                          <a:pt x="97" y="9"/>
                                                                                                        </a:lnTo>
                                                                                                        <a:lnTo>
                                                                                                          <a:pt x="107" y="10"/>
                                                                                                        </a:lnTo>
                                                                                                        <a:lnTo>
                                                                                                          <a:pt x="117" y="11"/>
                                                                                                        </a:lnTo>
                                                                                                        <a:lnTo>
                                                                                                          <a:pt x="126" y="12"/>
                                                                                                        </a:lnTo>
                                                                                                        <a:lnTo>
                                                                                                          <a:pt x="136" y="12"/>
                                                                                                        </a:lnTo>
                                                                                                        <a:lnTo>
                                                                                                          <a:pt x="146" y="13"/>
                                                                                                        </a:lnTo>
                                                                                                        <a:lnTo>
                                                                                                          <a:pt x="156" y="14"/>
                                                                                                        </a:lnTo>
                                                                                                        <a:lnTo>
                                                                                                          <a:pt x="165" y="15"/>
                                                                                                        </a:lnTo>
                                                                                                        <a:lnTo>
                                                                                                          <a:pt x="175" y="16"/>
                                                                                                        </a:lnTo>
                                                                                                        <a:lnTo>
                                                                                                          <a:pt x="185" y="17"/>
                                                                                                        </a:lnTo>
                                                                                                        <a:lnTo>
                                                                                                          <a:pt x="195" y="17"/>
                                                                                                        </a:lnTo>
                                                                                                        <a:lnTo>
                                                                                                          <a:pt x="204" y="18"/>
                                                                                                        </a:lnTo>
                                                                                                        <a:lnTo>
                                                                                                          <a:pt x="214" y="19"/>
                                                                                                        </a:lnTo>
                                                                                                        <a:lnTo>
                                                                                                          <a:pt x="224" y="20"/>
                                                                                                        </a:lnTo>
                                                                                                        <a:lnTo>
                                                                                                          <a:pt x="234" y="21"/>
                                                                                                        </a:lnTo>
                                                                                                        <a:lnTo>
                                                                                                          <a:pt x="243" y="22"/>
                                                                                                        </a:lnTo>
                                                                                                        <a:lnTo>
                                                                                                          <a:pt x="253" y="23"/>
                                                                                                        </a:lnTo>
                                                                                                        <a:lnTo>
                                                                                                          <a:pt x="263" y="23"/>
                                                                                                        </a:lnTo>
                                                                                                        <a:lnTo>
                                                                                                          <a:pt x="273" y="24"/>
                                                                                                        </a:lnTo>
                                                                                                        <a:lnTo>
                                                                                                          <a:pt x="282" y="25"/>
                                                                                                        </a:lnTo>
                                                                                                        <a:lnTo>
                                                                                                          <a:pt x="292" y="26"/>
                                                                                                        </a:lnTo>
                                                                                                        <a:lnTo>
                                                                                                          <a:pt x="302" y="27"/>
                                                                                                        </a:lnTo>
                                                                                                        <a:lnTo>
                                                                                                          <a:pt x="312" y="28"/>
                                                                                                        </a:lnTo>
                                                                                                        <a:lnTo>
                                                                                                          <a:pt x="321" y="29"/>
                                                                                                        </a:lnTo>
                                                                                                        <a:lnTo>
                                                                                                          <a:pt x="331" y="29"/>
                                                                                                        </a:lnTo>
                                                                                                        <a:lnTo>
                                                                                                          <a:pt x="341" y="30"/>
                                                                                                        </a:lnTo>
                                                                                                        <a:lnTo>
                                                                                                          <a:pt x="351" y="31"/>
                                                                                                        </a:lnTo>
                                                                                                        <a:lnTo>
                                                                                                          <a:pt x="360" y="32"/>
                                                                                                        </a:lnTo>
                                                                                                        <a:lnTo>
                                                                                                          <a:pt x="370" y="33"/>
                                                                                                        </a:lnTo>
                                                                                                        <a:lnTo>
                                                                                                          <a:pt x="380" y="34"/>
                                                                                                        </a:lnTo>
                                                                                                        <a:lnTo>
                                                                                                          <a:pt x="390" y="34"/>
                                                                                                        </a:lnTo>
                                                                                                        <a:lnTo>
                                                                                                          <a:pt x="399" y="35"/>
                                                                                                        </a:lnTo>
                                                                                                        <a:lnTo>
                                                                                                          <a:pt x="409" y="36"/>
                                                                                                        </a:lnTo>
                                                                                                        <a:lnTo>
                                                                                                          <a:pt x="419" y="37"/>
                                                                                                        </a:lnTo>
                                                                                                        <a:lnTo>
                                                                                                          <a:pt x="429" y="38"/>
                                                                                                        </a:lnTo>
                                                                                                        <a:lnTo>
                                                                                                          <a:pt x="438" y="39"/>
                                                                                                        </a:lnTo>
                                                                                                        <a:lnTo>
                                                                                                          <a:pt x="448" y="40"/>
                                                                                                        </a:lnTo>
                                                                                                        <a:lnTo>
                                                                                                          <a:pt x="458" y="40"/>
                                                                                                        </a:lnTo>
                                                                                                        <a:lnTo>
                                                                                                          <a:pt x="467" y="41"/>
                                                                                                        </a:lnTo>
                                                                                                        <a:lnTo>
                                                                                                          <a:pt x="477" y="42"/>
                                                                                                        </a:lnTo>
                                                                                                        <a:lnTo>
                                                                                                          <a:pt x="487" y="43"/>
                                                                                                        </a:lnTo>
                                                                                                        <a:lnTo>
                                                                                                          <a:pt x="497" y="44"/>
                                                                                                        </a:lnTo>
                                                                                                        <a:lnTo>
                                                                                                          <a:pt x="506" y="45"/>
                                                                                                        </a:lnTo>
                                                                                                        <a:lnTo>
                                                                                                          <a:pt x="516" y="46"/>
                                                                                                        </a:lnTo>
                                                                                                        <a:lnTo>
                                                                                                          <a:pt x="526" y="46"/>
                                                                                                        </a:lnTo>
                                                                                                        <a:lnTo>
                                                                                                          <a:pt x="536" y="47"/>
                                                                                                        </a:lnTo>
                                                                                                        <a:lnTo>
                                                                                                          <a:pt x="545" y="48"/>
                                                                                                        </a:lnTo>
                                                                                                        <a:lnTo>
                                                                                                          <a:pt x="555" y="49"/>
                                                                                                        </a:lnTo>
                                                                                                        <a:lnTo>
                                                                                                          <a:pt x="565" y="50"/>
                                                                                                        </a:lnTo>
                                                                                                        <a:lnTo>
                                                                                                          <a:pt x="575" y="51"/>
                                                                                                        </a:lnTo>
                                                                                                        <a:lnTo>
                                                                                                          <a:pt x="584" y="51"/>
                                                                                                        </a:lnTo>
                                                                                                        <a:lnTo>
                                                                                                          <a:pt x="594" y="52"/>
                                                                                                        </a:lnTo>
                                                                                                        <a:lnTo>
                                                                                                          <a:pt x="604" y="53"/>
                                                                                                        </a:lnTo>
                                                                                                        <a:lnTo>
                                                                                                          <a:pt x="614" y="54"/>
                                                                                                        </a:lnTo>
                                                                                                        <a:lnTo>
                                                                                                          <a:pt x="623" y="55"/>
                                                                                                        </a:lnTo>
                                                                                                        <a:lnTo>
                                                                                                          <a:pt x="633" y="56"/>
                                                                                                        </a:lnTo>
                                                                                                        <a:lnTo>
                                                                                                          <a:pt x="643" y="57"/>
                                                                                                        </a:lnTo>
                                                                                                        <a:lnTo>
                                                                                                          <a:pt x="653" y="57"/>
                                                                                                        </a:lnTo>
                                                                                                        <a:lnTo>
                                                                                                          <a:pt x="662" y="58"/>
                                                                                                        </a:lnTo>
                                                                                                        <a:lnTo>
                                                                                                          <a:pt x="672" y="59"/>
                                                                                                        </a:lnTo>
                                                                                                        <a:lnTo>
                                                                                                          <a:pt x="682" y="60"/>
                                                                                                        </a:lnTo>
                                                                                                        <a:lnTo>
                                                                                                          <a:pt x="692" y="61"/>
                                                                                                        </a:lnTo>
                                                                                                        <a:lnTo>
                                                                                                          <a:pt x="701" y="62"/>
                                                                                                        </a:lnTo>
                                                                                                        <a:lnTo>
                                                                                                          <a:pt x="711" y="62"/>
                                                                                                        </a:lnTo>
                                                                                                        <a:lnTo>
                                                                                                          <a:pt x="721" y="63"/>
                                                                                                        </a:lnTo>
                                                                                                        <a:lnTo>
                                                                                                          <a:pt x="731" y="64"/>
                                                                                                        </a:lnTo>
                                                                                                        <a:lnTo>
                                                                                                          <a:pt x="740" y="65"/>
                                                                                                        </a:lnTo>
                                                                                                        <a:lnTo>
                                                                                                          <a:pt x="750" y="66"/>
                                                                                                        </a:lnTo>
                                                                                                        <a:lnTo>
                                                                                                          <a:pt x="760" y="67"/>
                                                                                                        </a:lnTo>
                                                                                                        <a:lnTo>
                                                                                                          <a:pt x="770" y="67"/>
                                                                                                        </a:lnTo>
                                                                                                      </a:path>
                                                                                                    </a:pathLst>
                                                                                                  </a:custGeom>
                                                                                                  <a:noFill/>
                                                                                                  <a:ln w="10209">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03" name="Group 563"/>
                                                                                                <wpg:cNvGrpSpPr>
                                                                                                  <a:grpSpLocks/>
                                                                                                </wpg:cNvGrpSpPr>
                                                                                                <wpg:grpSpPr bwMode="auto">
                                                                                                  <a:xfrm>
                                                                                                    <a:off x="3600" y="-1472"/>
                                                                                                    <a:ext cx="2153" cy="2274"/>
                                                                                                    <a:chOff x="3600" y="-1472"/>
                                                                                                    <a:chExt cx="2153" cy="2274"/>
                                                                                                  </a:xfrm>
                                                                                                </wpg:grpSpPr>
                                                                                                <wps:wsp>
                                                                                                  <wps:cNvPr id="604" name="Freeform 745"/>
                                                                                                  <wps:cNvSpPr>
                                                                                                    <a:spLocks noEditPoints="1"/>
                                                                                                  </wps:cNvSpPr>
                                                                                                  <wps:spPr bwMode="auto">
                                                                                                    <a:xfrm>
                                                                                                      <a:off x="7200" y="-2944"/>
                                                                                                      <a:ext cx="2153" cy="2274"/>
                                                                                                    </a:xfrm>
                                                                                                    <a:custGeom>
                                                                                                      <a:avLst/>
                                                                                                      <a:gdLst>
                                                                                                        <a:gd name="T0" fmla="+- 0 5753 3600"/>
                                                                                                        <a:gd name="T1" fmla="*/ T0 w 2153"/>
                                                                                                        <a:gd name="T2" fmla="+- 0 -1472 -1472"/>
                                                                                                        <a:gd name="T3" fmla="*/ -1472 h 2274"/>
                                                                                                        <a:gd name="T4" fmla="+- 0 3600 3600"/>
                                                                                                        <a:gd name="T5" fmla="*/ T4 w 2153"/>
                                                                                                        <a:gd name="T6" fmla="+- 0 -1472 -1472"/>
                                                                                                        <a:gd name="T7" fmla="*/ -1472 h 2274"/>
                                                                                                        <a:gd name="T8" fmla="+- 0 3600 3600"/>
                                                                                                        <a:gd name="T9" fmla="*/ T8 w 2153"/>
                                                                                                        <a:gd name="T10" fmla="+- 0 802 -1472"/>
                                                                                                        <a:gd name="T11" fmla="*/ 802 h 2274"/>
                                                                                                        <a:gd name="T12" fmla="+- 0 5753 3600"/>
                                                                                                        <a:gd name="T13" fmla="*/ T12 w 2153"/>
                                                                                                        <a:gd name="T14" fmla="+- 0 802 -1472"/>
                                                                                                        <a:gd name="T15" fmla="*/ 802 h 2274"/>
                                                                                                        <a:gd name="T16" fmla="+- 0 5753 3600"/>
                                                                                                        <a:gd name="T17" fmla="*/ T16 w 2153"/>
                                                                                                        <a:gd name="T18" fmla="+- 0 -1472 -1472"/>
                                                                                                        <a:gd name="T19" fmla="*/ -1472 h 2274"/>
                                                                                                      </a:gdLst>
                                                                                                      <a:ahLst/>
                                                                                                      <a:cxnLst>
                                                                                                        <a:cxn ang="0">
                                                                                                          <a:pos x="T1" y="T3"/>
                                                                                                        </a:cxn>
                                                                                                        <a:cxn ang="0">
                                                                                                          <a:pos x="T5" y="T7"/>
                                                                                                        </a:cxn>
                                                                                                        <a:cxn ang="0">
                                                                                                          <a:pos x="T9" y="T11"/>
                                                                                                        </a:cxn>
                                                                                                        <a:cxn ang="0">
                                                                                                          <a:pos x="T13" y="T15"/>
                                                                                                        </a:cxn>
                                                                                                        <a:cxn ang="0">
                                                                                                          <a:pos x="T17" y="T19"/>
                                                                                                        </a:cxn>
                                                                                                      </a:cxnLst>
                                                                                                      <a:rect l="0" t="0" r="r" b="b"/>
                                                                                                      <a:pathLst>
                                                                                                        <a:path w="2153" h="2274">
                                                                                                          <a:moveTo>
                                                                                                            <a:pt x="2153" y="0"/>
                                                                                                          </a:moveTo>
                                                                                                          <a:lnTo>
                                                                                                            <a:pt x="0" y="0"/>
                                                                                                          </a:lnTo>
                                                                                                          <a:lnTo>
                                                                                                            <a:pt x="0" y="2274"/>
                                                                                                          </a:lnTo>
                                                                                                          <a:lnTo>
                                                                                                            <a:pt x="2153" y="2274"/>
                                                                                                          </a:lnTo>
                                                                                                          <a:lnTo>
                                                                                                            <a:pt x="2153" y="0"/>
                                                                                                          </a:lnTo>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05" name="Group 564"/>
                                                                                                  <wpg:cNvGrpSpPr>
                                                                                                    <a:grpSpLocks/>
                                                                                                  </wpg:cNvGrpSpPr>
                                                                                                  <wpg:grpSpPr bwMode="auto">
                                                                                                    <a:xfrm>
                                                                                                      <a:off x="5808" y="508"/>
                                                                                                      <a:ext cx="2153" cy="0"/>
                                                                                                      <a:chOff x="5808" y="508"/>
                                                                                                      <a:chExt cx="2153" cy="0"/>
                                                                                                    </a:xfrm>
                                                                                                  </wpg:grpSpPr>
                                                                                                  <wps:wsp>
                                                                                                    <wps:cNvPr id="606" name="Freeform 744"/>
                                                                                                    <wps:cNvSpPr>
                                                                                                      <a:spLocks noEditPoints="1"/>
                                                                                                    </wps:cNvSpPr>
                                                                                                    <wps:spPr bwMode="auto">
                                                                                                      <a:xfrm>
                                                                                                        <a:off x="11616" y="1016"/>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743"/>
                                                                                                    <wps:cNvSpPr>
                                                                                                      <a:spLocks noEditPoints="1"/>
                                                                                                    </wps:cNvSpPr>
                                                                                                    <wps:spPr bwMode="auto">
                                                                                                      <a:xfrm>
                                                                                                        <a:off x="11616" y="1016"/>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08" name="Group 565"/>
                                                                                                    <wpg:cNvGrpSpPr>
                                                                                                      <a:grpSpLocks/>
                                                                                                    </wpg:cNvGrpSpPr>
                                                                                                    <wpg:grpSpPr bwMode="auto">
                                                                                                      <a:xfrm>
                                                                                                        <a:off x="5808" y="93"/>
                                                                                                        <a:ext cx="2153" cy="0"/>
                                                                                                        <a:chOff x="5808" y="93"/>
                                                                                                        <a:chExt cx="2153" cy="0"/>
                                                                                                      </a:xfrm>
                                                                                                    </wpg:grpSpPr>
                                                                                                    <wps:wsp>
                                                                                                      <wps:cNvPr id="609" name="Freeform 742"/>
                                                                                                      <wps:cNvSpPr>
                                                                                                        <a:spLocks noEditPoints="1"/>
                                                                                                      </wps:cNvSpPr>
                                                                                                      <wps:spPr bwMode="auto">
                                                                                                        <a:xfrm>
                                                                                                          <a:off x="11616" y="186"/>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741"/>
                                                                                                      <wps:cNvSpPr>
                                                                                                        <a:spLocks noEditPoints="1"/>
                                                                                                      </wps:cNvSpPr>
                                                                                                      <wps:spPr bwMode="auto">
                                                                                                        <a:xfrm>
                                                                                                          <a:off x="11616" y="186"/>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11" name="Group 566"/>
                                                                                                      <wpg:cNvGrpSpPr>
                                                                                                        <a:grpSpLocks/>
                                                                                                      </wpg:cNvGrpSpPr>
                                                                                                      <wpg:grpSpPr bwMode="auto">
                                                                                                        <a:xfrm>
                                                                                                          <a:off x="5808" y="-321"/>
                                                                                                          <a:ext cx="2153" cy="0"/>
                                                                                                          <a:chOff x="5808" y="-321"/>
                                                                                                          <a:chExt cx="2153" cy="0"/>
                                                                                                        </a:xfrm>
                                                                                                      </wpg:grpSpPr>
                                                                                                      <wps:wsp>
                                                                                                        <wps:cNvPr id="612" name="Freeform 740"/>
                                                                                                        <wps:cNvSpPr>
                                                                                                          <a:spLocks noEditPoints="1"/>
                                                                                                        </wps:cNvSpPr>
                                                                                                        <wps:spPr bwMode="auto">
                                                                                                          <a:xfrm>
                                                                                                            <a:off x="11616" y="-642"/>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739"/>
                                                                                                        <wps:cNvSpPr>
                                                                                                          <a:spLocks noEditPoints="1"/>
                                                                                                        </wps:cNvSpPr>
                                                                                                        <wps:spPr bwMode="auto">
                                                                                                          <a:xfrm>
                                                                                                            <a:off x="11616" y="-642"/>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14" name="Group 567"/>
                                                                                                        <wpg:cNvGrpSpPr>
                                                                                                          <a:grpSpLocks/>
                                                                                                        </wpg:cNvGrpSpPr>
                                                                                                        <wpg:grpSpPr bwMode="auto">
                                                                                                          <a:xfrm>
                                                                                                            <a:off x="5808" y="-735"/>
                                                                                                            <a:ext cx="2153" cy="0"/>
                                                                                                            <a:chOff x="5808" y="-735"/>
                                                                                                            <a:chExt cx="2153" cy="0"/>
                                                                                                          </a:xfrm>
                                                                                                        </wpg:grpSpPr>
                                                                                                        <wps:wsp>
                                                                                                          <wps:cNvPr id="615" name="Freeform 738"/>
                                                                                                          <wps:cNvSpPr>
                                                                                                            <a:spLocks noEditPoints="1"/>
                                                                                                          </wps:cNvSpPr>
                                                                                                          <wps:spPr bwMode="auto">
                                                                                                            <a:xfrm>
                                                                                                              <a:off x="11616" y="-1470"/>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737"/>
                                                                                                          <wps:cNvSpPr>
                                                                                                            <a:spLocks noEditPoints="1"/>
                                                                                                          </wps:cNvSpPr>
                                                                                                          <wps:spPr bwMode="auto">
                                                                                                            <a:xfrm>
                                                                                                              <a:off x="11616" y="-1470"/>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17" name="Group 568"/>
                                                                                                          <wpg:cNvGrpSpPr>
                                                                                                            <a:grpSpLocks/>
                                                                                                          </wpg:cNvGrpSpPr>
                                                                                                          <wpg:grpSpPr bwMode="auto">
                                                                                                            <a:xfrm>
                                                                                                              <a:off x="5808" y="-1150"/>
                                                                                                              <a:ext cx="2153" cy="0"/>
                                                                                                              <a:chOff x="5808" y="-1150"/>
                                                                                                              <a:chExt cx="2153" cy="0"/>
                                                                                                            </a:xfrm>
                                                                                                          </wpg:grpSpPr>
                                                                                                          <wps:wsp>
                                                                                                            <wps:cNvPr id="618" name="Freeform 736"/>
                                                                                                            <wps:cNvSpPr>
                                                                                                              <a:spLocks noEditPoints="1"/>
                                                                                                            </wps:cNvSpPr>
                                                                                                            <wps:spPr bwMode="auto">
                                                                                                              <a:xfrm>
                                                                                                                <a:off x="11616" y="-2300"/>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735"/>
                                                                                                            <wps:cNvSpPr>
                                                                                                              <a:spLocks noEditPoints="1"/>
                                                                                                            </wps:cNvSpPr>
                                                                                                            <wps:spPr bwMode="auto">
                                                                                                              <a:xfrm>
                                                                                                                <a:off x="11616" y="-2300"/>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20" name="Group 569"/>
                                                                                                            <wpg:cNvGrpSpPr>
                                                                                                              <a:grpSpLocks/>
                                                                                                            </wpg:cNvGrpSpPr>
                                                                                                            <wpg:grpSpPr bwMode="auto">
                                                                                                              <a:xfrm>
                                                                                                                <a:off x="6153" y="-1472"/>
                                                                                                                <a:ext cx="0" cy="2274"/>
                                                                                                                <a:chOff x="6153" y="-1472"/>
                                                                                                                <a:chExt cx="0" cy="2274"/>
                                                                                                              </a:xfrm>
                                                                                                            </wpg:grpSpPr>
                                                                                                            <wps:wsp>
                                                                                                              <wps:cNvPr id="621" name="Freeform 734"/>
                                                                                                              <wps:cNvSpPr>
                                                                                                                <a:spLocks noEditPoints="1"/>
                                                                                                              </wps:cNvSpPr>
                                                                                                              <wps:spPr bwMode="auto">
                                                                                                                <a:xfrm>
                                                                                                                  <a:off x="12306"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22" name="Group 570"/>
                                                                                                              <wpg:cNvGrpSpPr>
                                                                                                                <a:grpSpLocks/>
                                                                                                              </wpg:cNvGrpSpPr>
                                                                                                              <wpg:grpSpPr bwMode="auto">
                                                                                                                <a:xfrm>
                                                                                                                  <a:off x="6538" y="-1472"/>
                                                                                                                  <a:ext cx="0" cy="2274"/>
                                                                                                                  <a:chOff x="6538" y="-1472"/>
                                                                                                                  <a:chExt cx="0" cy="2274"/>
                                                                                                                </a:xfrm>
                                                                                                              </wpg:grpSpPr>
                                                                                                              <wps:wsp>
                                                                                                                <wps:cNvPr id="623" name="Freeform 733"/>
                                                                                                                <wps:cNvSpPr>
                                                                                                                  <a:spLocks noEditPoints="1"/>
                                                                                                                </wps:cNvSpPr>
                                                                                                                <wps:spPr bwMode="auto">
                                                                                                                  <a:xfrm>
                                                                                                                    <a:off x="13076"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24" name="Group 571"/>
                                                                                                                <wpg:cNvGrpSpPr>
                                                                                                                  <a:grpSpLocks/>
                                                                                                                </wpg:cNvGrpSpPr>
                                                                                                                <wpg:grpSpPr bwMode="auto">
                                                                                                                  <a:xfrm>
                                                                                                                    <a:off x="7269" y="-1472"/>
                                                                                                                    <a:ext cx="0" cy="2274"/>
                                                                                                                    <a:chOff x="7269" y="-1472"/>
                                                                                                                    <a:chExt cx="0" cy="2274"/>
                                                                                                                  </a:xfrm>
                                                                                                                </wpg:grpSpPr>
                                                                                                                <wps:wsp>
                                                                                                                  <wps:cNvPr id="625" name="Freeform 732"/>
                                                                                                                  <wps:cNvSpPr>
                                                                                                                    <a:spLocks noEditPoints="1"/>
                                                                                                                  </wps:cNvSpPr>
                                                                                                                  <wps:spPr bwMode="auto">
                                                                                                                    <a:xfrm>
                                                                                                                      <a:off x="14538"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26" name="Group 572"/>
                                                                                                                  <wpg:cNvGrpSpPr>
                                                                                                                    <a:grpSpLocks/>
                                                                                                                  </wpg:cNvGrpSpPr>
                                                                                                                  <wpg:grpSpPr bwMode="auto">
                                                                                                                    <a:xfrm>
                                                                                                                      <a:off x="5808" y="715"/>
                                                                                                                      <a:ext cx="2153" cy="0"/>
                                                                                                                      <a:chOff x="5808" y="715"/>
                                                                                                                      <a:chExt cx="2153" cy="0"/>
                                                                                                                    </a:xfrm>
                                                                                                                  </wpg:grpSpPr>
                                                                                                                  <wps:wsp>
                                                                                                                    <wps:cNvPr id="627" name="Freeform 731"/>
                                                                                                                    <wps:cNvSpPr>
                                                                                                                      <a:spLocks noEditPoints="1"/>
                                                                                                                    </wps:cNvSpPr>
                                                                                                                    <wps:spPr bwMode="auto">
                                                                                                                      <a:xfrm>
                                                                                                                        <a:off x="11616" y="1430"/>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730"/>
                                                                                                                    <wps:cNvSpPr>
                                                                                                                      <a:spLocks noEditPoints="1"/>
                                                                                                                    </wps:cNvSpPr>
                                                                                                                    <wps:spPr bwMode="auto">
                                                                                                                      <a:xfrm>
                                                                                                                        <a:off x="11616" y="1430"/>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29" name="Group 573"/>
                                                                                                                    <wpg:cNvGrpSpPr>
                                                                                                                      <a:grpSpLocks/>
                                                                                                                    </wpg:cNvGrpSpPr>
                                                                                                                    <wpg:grpSpPr bwMode="auto">
                                                                                                                      <a:xfrm>
                                                                                                                        <a:off x="5808" y="301"/>
                                                                                                                        <a:ext cx="2153" cy="0"/>
                                                                                                                        <a:chOff x="5808" y="301"/>
                                                                                                                        <a:chExt cx="2153" cy="0"/>
                                                                                                                      </a:xfrm>
                                                                                                                    </wpg:grpSpPr>
                                                                                                                    <wps:wsp>
                                                                                                                      <wps:cNvPr id="630" name="Freeform 729"/>
                                                                                                                      <wps:cNvSpPr>
                                                                                                                        <a:spLocks noEditPoints="1"/>
                                                                                                                      </wps:cNvSpPr>
                                                                                                                      <wps:spPr bwMode="auto">
                                                                                                                        <a:xfrm>
                                                                                                                          <a:off x="11616" y="602"/>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728"/>
                                                                                                                      <wps:cNvSpPr>
                                                                                                                        <a:spLocks noEditPoints="1"/>
                                                                                                                      </wps:cNvSpPr>
                                                                                                                      <wps:spPr bwMode="auto">
                                                                                                                        <a:xfrm>
                                                                                                                          <a:off x="11616" y="602"/>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32" name="Group 574"/>
                                                                                                                      <wpg:cNvGrpSpPr>
                                                                                                                        <a:grpSpLocks/>
                                                                                                                      </wpg:cNvGrpSpPr>
                                                                                                                      <wpg:grpSpPr bwMode="auto">
                                                                                                                        <a:xfrm>
                                                                                                                          <a:off x="5808" y="-114"/>
                                                                                                                          <a:ext cx="2153" cy="0"/>
                                                                                                                          <a:chOff x="5808" y="-114"/>
                                                                                                                          <a:chExt cx="2153" cy="0"/>
                                                                                                                        </a:xfrm>
                                                                                                                      </wpg:grpSpPr>
                                                                                                                      <wps:wsp>
                                                                                                                        <wps:cNvPr id="633" name="Freeform 727"/>
                                                                                                                        <wps:cNvSpPr>
                                                                                                                          <a:spLocks noEditPoints="1"/>
                                                                                                                        </wps:cNvSpPr>
                                                                                                                        <wps:spPr bwMode="auto">
                                                                                                                          <a:xfrm>
                                                                                                                            <a:off x="11616" y="-228"/>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726"/>
                                                                                                                        <wps:cNvSpPr>
                                                                                                                          <a:spLocks noEditPoints="1"/>
                                                                                                                        </wps:cNvSpPr>
                                                                                                                        <wps:spPr bwMode="auto">
                                                                                                                          <a:xfrm>
                                                                                                                            <a:off x="11616" y="-228"/>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35" name="Group 575"/>
                                                                                                                        <wpg:cNvGrpSpPr>
                                                                                                                          <a:grpSpLocks/>
                                                                                                                        </wpg:cNvGrpSpPr>
                                                                                                                        <wpg:grpSpPr bwMode="auto">
                                                                                                                          <a:xfrm>
                                                                                                                            <a:off x="5808" y="-528"/>
                                                                                                                            <a:ext cx="2153" cy="0"/>
                                                                                                                            <a:chOff x="5808" y="-528"/>
                                                                                                                            <a:chExt cx="2153" cy="0"/>
                                                                                                                          </a:xfrm>
                                                                                                                        </wpg:grpSpPr>
                                                                                                                        <wps:wsp>
                                                                                                                          <wps:cNvPr id="636" name="Freeform 725"/>
                                                                                                                          <wps:cNvSpPr>
                                                                                                                            <a:spLocks noEditPoints="1"/>
                                                                                                                          </wps:cNvSpPr>
                                                                                                                          <wps:spPr bwMode="auto">
                                                                                                                            <a:xfrm>
                                                                                                                              <a:off x="11616" y="-1056"/>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724"/>
                                                                                                                          <wps:cNvSpPr>
                                                                                                                            <a:spLocks noEditPoints="1"/>
                                                                                                                          </wps:cNvSpPr>
                                                                                                                          <wps:spPr bwMode="auto">
                                                                                                                            <a:xfrm>
                                                                                                                              <a:off x="11616" y="-1056"/>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38" name="Group 576"/>
                                                                                                                          <wpg:cNvGrpSpPr>
                                                                                                                            <a:grpSpLocks/>
                                                                                                                          </wpg:cNvGrpSpPr>
                                                                                                                          <wpg:grpSpPr bwMode="auto">
                                                                                                                            <a:xfrm>
                                                                                                                              <a:off x="5808" y="-943"/>
                                                                                                                              <a:ext cx="2153" cy="0"/>
                                                                                                                              <a:chOff x="5808" y="-943"/>
                                                                                                                              <a:chExt cx="2153" cy="0"/>
                                                                                                                            </a:xfrm>
                                                                                                                          </wpg:grpSpPr>
                                                                                                                          <wps:wsp>
                                                                                                                            <wps:cNvPr id="639" name="Freeform 723"/>
                                                                                                                            <wps:cNvSpPr>
                                                                                                                              <a:spLocks noEditPoints="1"/>
                                                                                                                            </wps:cNvSpPr>
                                                                                                                            <wps:spPr bwMode="auto">
                                                                                                                              <a:xfrm>
                                                                                                                                <a:off x="11616" y="-1886"/>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722"/>
                                                                                                                            <wps:cNvSpPr>
                                                                                                                              <a:spLocks noEditPoints="1"/>
                                                                                                                            </wps:cNvSpPr>
                                                                                                                            <wps:spPr bwMode="auto">
                                                                                                                              <a:xfrm>
                                                                                                                                <a:off x="11616" y="-1886"/>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41" name="Group 577"/>
                                                                                                                            <wpg:cNvGrpSpPr>
                                                                                                                              <a:grpSpLocks/>
                                                                                                                            </wpg:cNvGrpSpPr>
                                                                                                                            <wpg:grpSpPr bwMode="auto">
                                                                                                                              <a:xfrm>
                                                                                                                                <a:off x="5808" y="-1357"/>
                                                                                                                                <a:ext cx="2153" cy="0"/>
                                                                                                                                <a:chOff x="5808" y="-1357"/>
                                                                                                                                <a:chExt cx="2153" cy="0"/>
                                                                                                                              </a:xfrm>
                                                                                                                            </wpg:grpSpPr>
                                                                                                                            <wps:wsp>
                                                                                                                              <wps:cNvPr id="642" name="Freeform 721"/>
                                                                                                                              <wps:cNvSpPr>
                                                                                                                                <a:spLocks noEditPoints="1"/>
                                                                                                                              </wps:cNvSpPr>
                                                                                                                              <wps:spPr bwMode="auto">
                                                                                                                                <a:xfrm>
                                                                                                                                  <a:off x="11616" y="-2714"/>
                                                                                                                                  <a:ext cx="2153" cy="0"/>
                                                                                                                                </a:xfrm>
                                                                                                                                <a:custGeom>
                                                                                                                                  <a:avLst/>
                                                                                                                                  <a:gdLst>
                                                                                                                                    <a:gd name="T0" fmla="+- 0 7961 5808"/>
                                                                                                                                    <a:gd name="T1" fmla="*/ T0 w 2153"/>
                                                                                                                                    <a:gd name="T2" fmla="+- 0 5808 5808"/>
                                                                                                                                    <a:gd name="T3" fmla="*/ T2 w 2153"/>
                                                                                                                                  </a:gdLst>
                                                                                                                                  <a:ahLst/>
                                                                                                                                  <a:cxnLst>
                                                                                                                                    <a:cxn ang="0">
                                                                                                                                      <a:pos x="T1" y="0"/>
                                                                                                                                    </a:cxn>
                                                                                                                                    <a:cxn ang="0">
                                                                                                                                      <a:pos x="T3" y="0"/>
                                                                                                                                    </a:cxn>
                                                                                                                                  </a:cxnLst>
                                                                                                                                  <a:rect l="0" t="0" r="r" b="b"/>
                                                                                                                                  <a:pathLst>
                                                                                                                                    <a:path w="2153">
                                                                                                                                      <a:moveTo>
                                                                                                                                        <a:pt x="2153"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720"/>
                                                                                                                              <wps:cNvSpPr>
                                                                                                                                <a:spLocks noEditPoints="1"/>
                                                                                                                              </wps:cNvSpPr>
                                                                                                                              <wps:spPr bwMode="auto">
                                                                                                                                <a:xfrm>
                                                                                                                                  <a:off x="11616" y="-2714"/>
                                                                                                                                  <a:ext cx="2153" cy="0"/>
                                                                                                                                </a:xfrm>
                                                                                                                                <a:custGeom>
                                                                                                                                  <a:avLst/>
                                                                                                                                  <a:gdLst>
                                                                                                                                    <a:gd name="T0" fmla="+- 0 5808 5808"/>
                                                                                                                                    <a:gd name="T1" fmla="*/ T0 w 2153"/>
                                                                                                                                    <a:gd name="T2" fmla="+- 0 7961 5808"/>
                                                                                                                                    <a:gd name="T3" fmla="*/ T2 w 2153"/>
                                                                                                                                  </a:gdLst>
                                                                                                                                  <a:ahLst/>
                                                                                                                                  <a:cxnLst>
                                                                                                                                    <a:cxn ang="0">
                                                                                                                                      <a:pos x="T1" y="0"/>
                                                                                                                                    </a:cxn>
                                                                                                                                    <a:cxn ang="0">
                                                                                                                                      <a:pos x="T3" y="0"/>
                                                                                                                                    </a:cxn>
                                                                                                                                  </a:cxnLst>
                                                                                                                                  <a:rect l="0" t="0" r="r" b="b"/>
                                                                                                                                  <a:pathLst>
                                                                                                                                    <a:path w="2153">
                                                                                                                                      <a:moveTo>
                                                                                                                                        <a:pt x="0" y="0"/>
                                                                                                                                      </a:moveTo>
                                                                                                                                      <a:lnTo>
                                                                                                                                        <a:pt x="2153"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44" name="Group 578"/>
                                                                                                                              <wpg:cNvGrpSpPr>
                                                                                                                                <a:grpSpLocks/>
                                                                                                                              </wpg:cNvGrpSpPr>
                                                                                                                              <wpg:grpSpPr bwMode="auto">
                                                                                                                                <a:xfrm>
                                                                                                                                  <a:off x="5960" y="-1472"/>
                                                                                                                                  <a:ext cx="0" cy="2274"/>
                                                                                                                                  <a:chOff x="5960" y="-1472"/>
                                                                                                                                  <a:chExt cx="0" cy="2274"/>
                                                                                                                                </a:xfrm>
                                                                                                                              </wpg:grpSpPr>
                                                                                                                              <wps:wsp>
                                                                                                                                <wps:cNvPr id="645" name="Freeform 719"/>
                                                                                                                                <wps:cNvSpPr>
                                                                                                                                  <a:spLocks noEditPoints="1"/>
                                                                                                                                </wps:cNvSpPr>
                                                                                                                                <wps:spPr bwMode="auto">
                                                                                                                                  <a:xfrm>
                                                                                                                                    <a:off x="11920"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46" name="Group 579"/>
                                                                                                                                <wpg:cNvGrpSpPr>
                                                                                                                                  <a:grpSpLocks/>
                                                                                                                                </wpg:cNvGrpSpPr>
                                                                                                                                <wpg:grpSpPr bwMode="auto">
                                                                                                                                  <a:xfrm>
                                                                                                                                    <a:off x="6345" y="-1472"/>
                                                                                                                                    <a:ext cx="0" cy="2274"/>
                                                                                                                                    <a:chOff x="6345" y="-1472"/>
                                                                                                                                    <a:chExt cx="0" cy="2274"/>
                                                                                                                                  </a:xfrm>
                                                                                                                                </wpg:grpSpPr>
                                                                                                                                <wps:wsp>
                                                                                                                                  <wps:cNvPr id="647" name="Freeform 718"/>
                                                                                                                                  <wps:cNvSpPr>
                                                                                                                                    <a:spLocks noEditPoints="1"/>
                                                                                                                                  </wps:cNvSpPr>
                                                                                                                                  <wps:spPr bwMode="auto">
                                                                                                                                    <a:xfrm>
                                                                                                                                      <a:off x="12690"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48" name="Group 580"/>
                                                                                                                                  <wpg:cNvGrpSpPr>
                                                                                                                                    <a:grpSpLocks/>
                                                                                                                                  </wpg:cNvGrpSpPr>
                                                                                                                                  <wpg:grpSpPr bwMode="auto">
                                                                                                                                    <a:xfrm>
                                                                                                                                      <a:off x="6730" y="-1472"/>
                                                                                                                                      <a:ext cx="0" cy="2274"/>
                                                                                                                                      <a:chOff x="6730" y="-1472"/>
                                                                                                                                      <a:chExt cx="0" cy="2274"/>
                                                                                                                                    </a:xfrm>
                                                                                                                                  </wpg:grpSpPr>
                                                                                                                                  <wps:wsp>
                                                                                                                                    <wps:cNvPr id="649" name="Freeform 717"/>
                                                                                                                                    <wps:cNvSpPr>
                                                                                                                                      <a:spLocks noEditPoints="1"/>
                                                                                                                                    </wps:cNvSpPr>
                                                                                                                                    <wps:spPr bwMode="auto">
                                                                                                                                      <a:xfrm>
                                                                                                                                        <a:off x="13460"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0" name="Group 581"/>
                                                                                                                                    <wpg:cNvGrpSpPr>
                                                                                                                                      <a:grpSpLocks/>
                                                                                                                                    </wpg:cNvGrpSpPr>
                                                                                                                                    <wpg:grpSpPr bwMode="auto">
                                                                                                                                      <a:xfrm>
                                                                                                                                        <a:off x="7808" y="-1472"/>
                                                                                                                                        <a:ext cx="0" cy="2274"/>
                                                                                                                                        <a:chOff x="7808" y="-1472"/>
                                                                                                                                        <a:chExt cx="0" cy="2274"/>
                                                                                                                                      </a:xfrm>
                                                                                                                                    </wpg:grpSpPr>
                                                                                                                                    <wps:wsp>
                                                                                                                                      <wps:cNvPr id="651" name="Freeform 716"/>
                                                                                                                                      <wps:cNvSpPr>
                                                                                                                                        <a:spLocks noEditPoints="1"/>
                                                                                                                                      </wps:cNvSpPr>
                                                                                                                                      <wps:spPr bwMode="auto">
                                                                                                                                        <a:xfrm>
                                                                                                                                          <a:off x="15616" y="-2944"/>
                                                                                                                                          <a:ext cx="0" cy="2274"/>
                                                                                                                                        </a:xfrm>
                                                                                                                                        <a:custGeom>
                                                                                                                                          <a:avLst/>
                                                                                                                                          <a:gdLst>
                                                                                                                                            <a:gd name="T0" fmla="+- 0 -1472 -1472"/>
                                                                                                                                            <a:gd name="T1" fmla="*/ -1472 h 2274"/>
                                                                                                                                            <a:gd name="T2" fmla="+- 0 802 -1472"/>
                                                                                                                                            <a:gd name="T3" fmla="*/ 802 h 2274"/>
                                                                                                                                          </a:gdLst>
                                                                                                                                          <a:ahLst/>
                                                                                                                                          <a:cxnLst>
                                                                                                                                            <a:cxn ang="0">
                                                                                                                                              <a:pos x="0" y="T1"/>
                                                                                                                                            </a:cxn>
                                                                                                                                            <a:cxn ang="0">
                                                                                                                                              <a:pos x="0" y="T3"/>
                                                                                                                                            </a:cxn>
                                                                                                                                          </a:cxnLst>
                                                                                                                                          <a:rect l="0" t="0" r="r" b="b"/>
                                                                                                                                          <a:pathLst>
                                                                                                                                            <a:path h="2274">
                                                                                                                                              <a:moveTo>
                                                                                                                                                <a:pt x="0" y="0"/>
                                                                                                                                              </a:moveTo>
                                                                                                                                              <a:lnTo>
                                                                                                                                                <a:pt x="0" y="2274"/>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2" name="Group 582"/>
                                                                                                                                      <wpg:cNvGrpSpPr>
                                                                                                                                        <a:grpSpLocks/>
                                                                                                                                      </wpg:cNvGrpSpPr>
                                                                                                                                      <wpg:grpSpPr bwMode="auto">
                                                                                                                                        <a:xfrm>
                                                                                                                                          <a:off x="5933" y="-528"/>
                                                                                                                                          <a:ext cx="55" cy="0"/>
                                                                                                                                          <a:chOff x="5933" y="-528"/>
                                                                                                                                          <a:chExt cx="55" cy="0"/>
                                                                                                                                        </a:xfrm>
                                                                                                                                      </wpg:grpSpPr>
                                                                                                                                      <wps:wsp>
                                                                                                                                        <wps:cNvPr id="653" name="Freeform 715"/>
                                                                                                                                        <wps:cNvSpPr>
                                                                                                                                          <a:spLocks noEditPoints="1"/>
                                                                                                                                        </wps:cNvSpPr>
                                                                                                                                        <wps:spPr bwMode="auto">
                                                                                                                                          <a:xfrm>
                                                                                                                                            <a:off x="11866" y="-1056"/>
                                                                                                                                            <a:ext cx="55" cy="0"/>
                                                                                                                                          </a:xfrm>
                                                                                                                                          <a:custGeom>
                                                                                                                                            <a:avLst/>
                                                                                                                                            <a:gdLst>
                                                                                                                                              <a:gd name="T0" fmla="+- 0 5933 5933"/>
                                                                                                                                              <a:gd name="T1" fmla="*/ T0 w 55"/>
                                                                                                                                              <a:gd name="T2" fmla="+- 0 5988 593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4" name="Group 583"/>
                                                                                                                                        <wpg:cNvGrpSpPr>
                                                                                                                                          <a:grpSpLocks/>
                                                                                                                                        </wpg:cNvGrpSpPr>
                                                                                                                                        <wpg:grpSpPr bwMode="auto">
                                                                                                                                          <a:xfrm>
                                                                                                                                            <a:off x="5960" y="-528"/>
                                                                                                                                            <a:ext cx="0" cy="570"/>
                                                                                                                                            <a:chOff x="5960" y="-528"/>
                                                                                                                                            <a:chExt cx="0" cy="570"/>
                                                                                                                                          </a:xfrm>
                                                                                                                                        </wpg:grpSpPr>
                                                                                                                                        <wps:wsp>
                                                                                                                                          <wps:cNvPr id="655" name="Freeform 714"/>
                                                                                                                                          <wps:cNvSpPr>
                                                                                                                                            <a:spLocks noEditPoints="1"/>
                                                                                                                                          </wps:cNvSpPr>
                                                                                                                                          <wps:spPr bwMode="auto">
                                                                                                                                            <a:xfrm>
                                                                                                                                              <a:off x="11920" y="-1056"/>
                                                                                                                                              <a:ext cx="0" cy="570"/>
                                                                                                                                            </a:xfrm>
                                                                                                                                            <a:custGeom>
                                                                                                                                              <a:avLst/>
                                                                                                                                              <a:gdLst>
                                                                                                                                                <a:gd name="T0" fmla="+- 0 -528 -528"/>
                                                                                                                                                <a:gd name="T1" fmla="*/ -528 h 570"/>
                                                                                                                                                <a:gd name="T2" fmla="+- 0 42 -528"/>
                                                                                                                                                <a:gd name="T3" fmla="*/ 42 h 570"/>
                                                                                                                                              </a:gdLst>
                                                                                                                                              <a:ahLst/>
                                                                                                                                              <a:cxnLst>
                                                                                                                                                <a:cxn ang="0">
                                                                                                                                                  <a:pos x="0" y="T1"/>
                                                                                                                                                </a:cxn>
                                                                                                                                                <a:cxn ang="0">
                                                                                                                                                  <a:pos x="0" y="T3"/>
                                                                                                                                                </a:cxn>
                                                                                                                                              </a:cxnLst>
                                                                                                                                              <a:rect l="0" t="0" r="r" b="b"/>
                                                                                                                                              <a:pathLst>
                                                                                                                                                <a:path h="570">
                                                                                                                                                  <a:moveTo>
                                                                                                                                                    <a:pt x="0" y="0"/>
                                                                                                                                                  </a:moveTo>
                                                                                                                                                  <a:lnTo>
                                                                                                                                                    <a:pt x="0" y="57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6" name="Group 584"/>
                                                                                                                                          <wpg:cNvGrpSpPr>
                                                                                                                                            <a:grpSpLocks/>
                                                                                                                                          </wpg:cNvGrpSpPr>
                                                                                                                                          <wpg:grpSpPr bwMode="auto">
                                                                                                                                            <a:xfrm>
                                                                                                                                              <a:off x="5933" y="42"/>
                                                                                                                                              <a:ext cx="55" cy="0"/>
                                                                                                                                              <a:chOff x="5933" y="42"/>
                                                                                                                                              <a:chExt cx="55" cy="0"/>
                                                                                                                                            </a:xfrm>
                                                                                                                                          </wpg:grpSpPr>
                                                                                                                                          <wps:wsp>
                                                                                                                                            <wps:cNvPr id="657" name="Freeform 713"/>
                                                                                                                                            <wps:cNvSpPr>
                                                                                                                                              <a:spLocks noEditPoints="1"/>
                                                                                                                                            </wps:cNvSpPr>
                                                                                                                                            <wps:spPr bwMode="auto">
                                                                                                                                              <a:xfrm>
                                                                                                                                                <a:off x="11866" y="84"/>
                                                                                                                                                <a:ext cx="55" cy="0"/>
                                                                                                                                              </a:xfrm>
                                                                                                                                              <a:custGeom>
                                                                                                                                                <a:avLst/>
                                                                                                                                                <a:gdLst>
                                                                                                                                                  <a:gd name="T0" fmla="+- 0 5933 5933"/>
                                                                                                                                                  <a:gd name="T1" fmla="*/ T0 w 55"/>
                                                                                                                                                  <a:gd name="T2" fmla="+- 0 5988 593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8" name="Group 585"/>
                                                                                                                                            <wpg:cNvGrpSpPr>
                                                                                                                                              <a:grpSpLocks/>
                                                                                                                                            </wpg:cNvGrpSpPr>
                                                                                                                                            <wpg:grpSpPr bwMode="auto">
                                                                                                                                              <a:xfrm>
                                                                                                                                                <a:off x="6318" y="-849"/>
                                                                                                                                                <a:ext cx="55" cy="0"/>
                                                                                                                                                <a:chOff x="6318" y="-849"/>
                                                                                                                                                <a:chExt cx="55" cy="0"/>
                                                                                                                                              </a:xfrm>
                                                                                                                                            </wpg:grpSpPr>
                                                                                                                                            <wps:wsp>
                                                                                                                                              <wps:cNvPr id="659" name="Freeform 712"/>
                                                                                                                                              <wps:cNvSpPr>
                                                                                                                                                <a:spLocks noEditPoints="1"/>
                                                                                                                                              </wps:cNvSpPr>
                                                                                                                                              <wps:spPr bwMode="auto">
                                                                                                                                                <a:xfrm>
                                                                                                                                                  <a:off x="12636" y="-1698"/>
                                                                                                                                                  <a:ext cx="55" cy="0"/>
                                                                                                                                                </a:xfrm>
                                                                                                                                                <a:custGeom>
                                                                                                                                                  <a:avLst/>
                                                                                                                                                  <a:gdLst>
                                                                                                                                                    <a:gd name="T0" fmla="+- 0 6318 6318"/>
                                                                                                                                                    <a:gd name="T1" fmla="*/ T0 w 55"/>
                                                                                                                                                    <a:gd name="T2" fmla="+- 0 6373 6318"/>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0" name="Group 586"/>
                                                                                                                                              <wpg:cNvGrpSpPr>
                                                                                                                                                <a:grpSpLocks/>
                                                                                                                                              </wpg:cNvGrpSpPr>
                                                                                                                                              <wpg:grpSpPr bwMode="auto">
                                                                                                                                                <a:xfrm>
                                                                                                                                                  <a:off x="6345" y="-849"/>
                                                                                                                                                  <a:ext cx="0" cy="736"/>
                                                                                                                                                  <a:chOff x="6345" y="-849"/>
                                                                                                                                                  <a:chExt cx="0" cy="736"/>
                                                                                                                                                </a:xfrm>
                                                                                                                                              </wpg:grpSpPr>
                                                                                                                                              <wps:wsp>
                                                                                                                                                <wps:cNvPr id="661" name="Freeform 711"/>
                                                                                                                                                <wps:cNvSpPr>
                                                                                                                                                  <a:spLocks noEditPoints="1"/>
                                                                                                                                                </wps:cNvSpPr>
                                                                                                                                                <wps:spPr bwMode="auto">
                                                                                                                                                  <a:xfrm>
                                                                                                                                                    <a:off x="12690" y="-1698"/>
                                                                                                                                                    <a:ext cx="0" cy="735"/>
                                                                                                                                                  </a:xfrm>
                                                                                                                                                  <a:custGeom>
                                                                                                                                                    <a:avLst/>
                                                                                                                                                    <a:gdLst>
                                                                                                                                                      <a:gd name="T0" fmla="+- 0 -849 -849"/>
                                                                                                                                                      <a:gd name="T1" fmla="*/ -849 h 736"/>
                                                                                                                                                      <a:gd name="T2" fmla="+- 0 -113 -849"/>
                                                                                                                                                      <a:gd name="T3" fmla="*/ -113 h 736"/>
                                                                                                                                                    </a:gdLst>
                                                                                                                                                    <a:ahLst/>
                                                                                                                                                    <a:cxnLst>
                                                                                                                                                      <a:cxn ang="0">
                                                                                                                                                        <a:pos x="0" y="T1"/>
                                                                                                                                                      </a:cxn>
                                                                                                                                                      <a:cxn ang="0">
                                                                                                                                                        <a:pos x="0" y="T3"/>
                                                                                                                                                      </a:cxn>
                                                                                                                                                    </a:cxnLst>
                                                                                                                                                    <a:rect l="0" t="0" r="r" b="b"/>
                                                                                                                                                    <a:pathLst>
                                                                                                                                                      <a:path h="736">
                                                                                                                                                        <a:moveTo>
                                                                                                                                                          <a:pt x="0" y="0"/>
                                                                                                                                                        </a:moveTo>
                                                                                                                                                        <a:lnTo>
                                                                                                                                                          <a:pt x="0" y="736"/>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2" name="Group 587"/>
                                                                                                                                                <wpg:cNvGrpSpPr>
                                                                                                                                                  <a:grpSpLocks/>
                                                                                                                                                </wpg:cNvGrpSpPr>
                                                                                                                                                <wpg:grpSpPr bwMode="auto">
                                                                                                                                                  <a:xfrm>
                                                                                                                                                    <a:off x="6318" y="-114"/>
                                                                                                                                                    <a:ext cx="55" cy="0"/>
                                                                                                                                                    <a:chOff x="6318" y="-114"/>
                                                                                                                                                    <a:chExt cx="55" cy="0"/>
                                                                                                                                                  </a:xfrm>
                                                                                                                                                </wpg:grpSpPr>
                                                                                                                                                <wps:wsp>
                                                                                                                                                  <wps:cNvPr id="663" name="Freeform 710"/>
                                                                                                                                                  <wps:cNvSpPr>
                                                                                                                                                    <a:spLocks noEditPoints="1"/>
                                                                                                                                                  </wps:cNvSpPr>
                                                                                                                                                  <wps:spPr bwMode="auto">
                                                                                                                                                    <a:xfrm>
                                                                                                                                                      <a:off x="12636" y="-228"/>
                                                                                                                                                      <a:ext cx="55" cy="0"/>
                                                                                                                                                    </a:xfrm>
                                                                                                                                                    <a:custGeom>
                                                                                                                                                      <a:avLst/>
                                                                                                                                                      <a:gdLst>
                                                                                                                                                        <a:gd name="T0" fmla="+- 0 6318 6318"/>
                                                                                                                                                        <a:gd name="T1" fmla="*/ T0 w 55"/>
                                                                                                                                                        <a:gd name="T2" fmla="+- 0 6373 6318"/>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4" name="Group 588"/>
                                                                                                                                                  <wpg:cNvGrpSpPr>
                                                                                                                                                    <a:grpSpLocks/>
                                                                                                                                                  </wpg:cNvGrpSpPr>
                                                                                                                                                  <wpg:grpSpPr bwMode="auto">
                                                                                                                                                    <a:xfrm>
                                                                                                                                                      <a:off x="6703" y="-1237"/>
                                                                                                                                                      <a:ext cx="55" cy="0"/>
                                                                                                                                                      <a:chOff x="6703" y="-1237"/>
                                                                                                                                                      <a:chExt cx="55" cy="0"/>
                                                                                                                                                    </a:xfrm>
                                                                                                                                                  </wpg:grpSpPr>
                                                                                                                                                  <wps:wsp>
                                                                                                                                                    <wps:cNvPr id="665" name="Freeform 709"/>
                                                                                                                                                    <wps:cNvSpPr>
                                                                                                                                                      <a:spLocks noEditPoints="1"/>
                                                                                                                                                    </wps:cNvSpPr>
                                                                                                                                                    <wps:spPr bwMode="auto">
                                                                                                                                                      <a:xfrm>
                                                                                                                                                        <a:off x="13406" y="-2474"/>
                                                                                                                                                        <a:ext cx="55" cy="0"/>
                                                                                                                                                      </a:xfrm>
                                                                                                                                                      <a:custGeom>
                                                                                                                                                        <a:avLst/>
                                                                                                                                                        <a:gdLst>
                                                                                                                                                          <a:gd name="T0" fmla="+- 0 6703 6703"/>
                                                                                                                                                          <a:gd name="T1" fmla="*/ T0 w 55"/>
                                                                                                                                                          <a:gd name="T2" fmla="+- 0 6758 670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6" name="Group 589"/>
                                                                                                                                                    <wpg:cNvGrpSpPr>
                                                                                                                                                      <a:grpSpLocks/>
                                                                                                                                                    </wpg:cNvGrpSpPr>
                                                                                                                                                    <wpg:grpSpPr bwMode="auto">
                                                                                                                                                      <a:xfrm>
                                                                                                                                                        <a:off x="6730" y="-1237"/>
                                                                                                                                                        <a:ext cx="0" cy="785"/>
                                                                                                                                                        <a:chOff x="6730" y="-1237"/>
                                                                                                                                                        <a:chExt cx="0" cy="785"/>
                                                                                                                                                      </a:xfrm>
                                                                                                                                                    </wpg:grpSpPr>
                                                                                                                                                    <wps:wsp>
                                                                                                                                                      <wps:cNvPr id="667" name="Freeform 708"/>
                                                                                                                                                      <wps:cNvSpPr>
                                                                                                                                                        <a:spLocks noEditPoints="1"/>
                                                                                                                                                      </wps:cNvSpPr>
                                                                                                                                                      <wps:spPr bwMode="auto">
                                                                                                                                                        <a:xfrm>
                                                                                                                                                          <a:off x="13460" y="-2474"/>
                                                                                                                                                          <a:ext cx="0" cy="785"/>
                                                                                                                                                        </a:xfrm>
                                                                                                                                                        <a:custGeom>
                                                                                                                                                          <a:avLst/>
                                                                                                                                                          <a:gdLst>
                                                                                                                                                            <a:gd name="T0" fmla="+- 0 -1237 -1237"/>
                                                                                                                                                            <a:gd name="T1" fmla="*/ -1237 h 785"/>
                                                                                                                                                            <a:gd name="T2" fmla="+- 0 -452 -1237"/>
                                                                                                                                                            <a:gd name="T3" fmla="*/ -452 h 785"/>
                                                                                                                                                          </a:gdLst>
                                                                                                                                                          <a:ahLst/>
                                                                                                                                                          <a:cxnLst>
                                                                                                                                                            <a:cxn ang="0">
                                                                                                                                                              <a:pos x="0" y="T1"/>
                                                                                                                                                            </a:cxn>
                                                                                                                                                            <a:cxn ang="0">
                                                                                                                                                              <a:pos x="0" y="T3"/>
                                                                                                                                                            </a:cxn>
                                                                                                                                                          </a:cxnLst>
                                                                                                                                                          <a:rect l="0" t="0" r="r" b="b"/>
                                                                                                                                                          <a:pathLst>
                                                                                                                                                            <a:path h="785">
                                                                                                                                                              <a:moveTo>
                                                                                                                                                                <a:pt x="0" y="0"/>
                                                                                                                                                              </a:moveTo>
                                                                                                                                                              <a:lnTo>
                                                                                                                                                                <a:pt x="0" y="785"/>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8" name="Group 590"/>
                                                                                                                                                      <wpg:cNvGrpSpPr>
                                                                                                                                                        <a:grpSpLocks/>
                                                                                                                                                      </wpg:cNvGrpSpPr>
                                                                                                                                                      <wpg:grpSpPr bwMode="auto">
                                                                                                                                                        <a:xfrm>
                                                                                                                                                          <a:off x="6703" y="-452"/>
                                                                                                                                                          <a:ext cx="55" cy="0"/>
                                                                                                                                                          <a:chOff x="6703" y="-452"/>
                                                                                                                                                          <a:chExt cx="55" cy="0"/>
                                                                                                                                                        </a:xfrm>
                                                                                                                                                      </wpg:grpSpPr>
                                                                                                                                                      <wps:wsp>
                                                                                                                                                        <wps:cNvPr id="669" name="Freeform 707"/>
                                                                                                                                                        <wps:cNvSpPr>
                                                                                                                                                          <a:spLocks noEditPoints="1"/>
                                                                                                                                                        </wps:cNvSpPr>
                                                                                                                                                        <wps:spPr bwMode="auto">
                                                                                                                                                          <a:xfrm>
                                                                                                                                                            <a:off x="13406" y="-904"/>
                                                                                                                                                            <a:ext cx="55" cy="0"/>
                                                                                                                                                          </a:xfrm>
                                                                                                                                                          <a:custGeom>
                                                                                                                                                            <a:avLst/>
                                                                                                                                                            <a:gdLst>
                                                                                                                                                              <a:gd name="T0" fmla="+- 0 6703 6703"/>
                                                                                                                                                              <a:gd name="T1" fmla="*/ T0 w 55"/>
                                                                                                                                                              <a:gd name="T2" fmla="+- 0 6758 670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70" name="Group 591"/>
                                                                                                                                                        <wpg:cNvGrpSpPr>
                                                                                                                                                          <a:grpSpLocks/>
                                                                                                                                                        </wpg:cNvGrpSpPr>
                                                                                                                                                        <wpg:grpSpPr bwMode="auto">
                                                                                                                                                          <a:xfrm>
                                                                                                                                                            <a:off x="7780" y="-1369"/>
                                                                                                                                                            <a:ext cx="55" cy="0"/>
                                                                                                                                                            <a:chOff x="7780" y="-1369"/>
                                                                                                                                                            <a:chExt cx="55" cy="0"/>
                                                                                                                                                          </a:xfrm>
                                                                                                                                                        </wpg:grpSpPr>
                                                                                                                                                        <wps:wsp>
                                                                                                                                                          <wps:cNvPr id="671" name="Freeform 706"/>
                                                                                                                                                          <wps:cNvSpPr>
                                                                                                                                                            <a:spLocks noEditPoints="1"/>
                                                                                                                                                          </wps:cNvSpPr>
                                                                                                                                                          <wps:spPr bwMode="auto">
                                                                                                                                                            <a:xfrm>
                                                                                                                                                              <a:off x="15560" y="-2738"/>
                                                                                                                                                              <a:ext cx="55" cy="0"/>
                                                                                                                                                            </a:xfrm>
                                                                                                                                                            <a:custGeom>
                                                                                                                                                              <a:avLst/>
                                                                                                                                                              <a:gdLst>
                                                                                                                                                                <a:gd name="T0" fmla="+- 0 7780 7780"/>
                                                                                                                                                                <a:gd name="T1" fmla="*/ T0 w 55"/>
                                                                                                                                                                <a:gd name="T2" fmla="+- 0 7835 7780"/>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72" name="Group 592"/>
                                                                                                                                                          <wpg:cNvGrpSpPr>
                                                                                                                                                            <a:grpSpLocks/>
                                                                                                                                                          </wpg:cNvGrpSpPr>
                                                                                                                                                          <wpg:grpSpPr bwMode="auto">
                                                                                                                                                            <a:xfrm>
                                                                                                                                                              <a:off x="7808" y="-1369"/>
                                                                                                                                                              <a:ext cx="0" cy="805"/>
                                                                                                                                                              <a:chOff x="7808" y="-1369"/>
                                                                                                                                                              <a:chExt cx="0" cy="805"/>
                                                                                                                                                            </a:xfrm>
                                                                                                                                                          </wpg:grpSpPr>
                                                                                                                                                          <wps:wsp>
                                                                                                                                                            <wps:cNvPr id="673" name="Freeform 705"/>
                                                                                                                                                            <wps:cNvSpPr>
                                                                                                                                                              <a:spLocks noEditPoints="1"/>
                                                                                                                                                            </wps:cNvSpPr>
                                                                                                                                                            <wps:spPr bwMode="auto">
                                                                                                                                                              <a:xfrm>
                                                                                                                                                                <a:off x="15616" y="-2738"/>
                                                                                                                                                                <a:ext cx="0" cy="805"/>
                                                                                                                                                              </a:xfrm>
                                                                                                                                                              <a:custGeom>
                                                                                                                                                                <a:avLst/>
                                                                                                                                                                <a:gdLst>
                                                                                                                                                                  <a:gd name="T0" fmla="+- 0 -1369 -1369"/>
                                                                                                                                                                  <a:gd name="T1" fmla="*/ -1369 h 805"/>
                                                                                                                                                                  <a:gd name="T2" fmla="+- 0 -564 -1369"/>
                                                                                                                                                                  <a:gd name="T3" fmla="*/ -564 h 805"/>
                                                                                                                                                                </a:gdLst>
                                                                                                                                                                <a:ahLst/>
                                                                                                                                                                <a:cxnLst>
                                                                                                                                                                  <a:cxn ang="0">
                                                                                                                                                                    <a:pos x="0" y="T1"/>
                                                                                                                                                                  </a:cxn>
                                                                                                                                                                  <a:cxn ang="0">
                                                                                                                                                                    <a:pos x="0" y="T3"/>
                                                                                                                                                                  </a:cxn>
                                                                                                                                                                </a:cxnLst>
                                                                                                                                                                <a:rect l="0" t="0" r="r" b="b"/>
                                                                                                                                                                <a:pathLst>
                                                                                                                                                                  <a:path h="805">
                                                                                                                                                                    <a:moveTo>
                                                                                                                                                                      <a:pt x="0" y="0"/>
                                                                                                                                                                    </a:moveTo>
                                                                                                                                                                    <a:lnTo>
                                                                                                                                                                      <a:pt x="0" y="805"/>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74" name="Group 593"/>
                                                                                                                                                            <wpg:cNvGrpSpPr>
                                                                                                                                                              <a:grpSpLocks/>
                                                                                                                                                            </wpg:cNvGrpSpPr>
                                                                                                                                                            <wpg:grpSpPr bwMode="auto">
                                                                                                                                                              <a:xfrm>
                                                                                                                                                                <a:off x="7780" y="-564"/>
                                                                                                                                                                <a:ext cx="55" cy="0"/>
                                                                                                                                                                <a:chOff x="7780" y="-564"/>
                                                                                                                                                                <a:chExt cx="55" cy="0"/>
                                                                                                                                                              </a:xfrm>
                                                                                                                                                            </wpg:grpSpPr>
                                                                                                                                                            <wps:wsp>
                                                                                                                                                              <wps:cNvPr id="675" name="Freeform 704"/>
                                                                                                                                                              <wps:cNvSpPr>
                                                                                                                                                                <a:spLocks noEditPoints="1"/>
                                                                                                                                                              </wps:cNvSpPr>
                                                                                                                                                              <wps:spPr bwMode="auto">
                                                                                                                                                                <a:xfrm>
                                                                                                                                                                  <a:off x="15560" y="-1128"/>
                                                                                                                                                                  <a:ext cx="55" cy="0"/>
                                                                                                                                                                </a:xfrm>
                                                                                                                                                                <a:custGeom>
                                                                                                                                                                  <a:avLst/>
                                                                                                                                                                  <a:gdLst>
                                                                                                                                                                    <a:gd name="T0" fmla="+- 0 7780 7780"/>
                                                                                                                                                                    <a:gd name="T1" fmla="*/ T0 w 55"/>
                                                                                                                                                                    <a:gd name="T2" fmla="+- 0 7835 7780"/>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76" name="Group 594"/>
                                                                                                                                                              <wpg:cNvGrpSpPr>
                                                                                                                                                                <a:grpSpLocks/>
                                                                                                                                                              </wpg:cNvGrpSpPr>
                                                                                                                                                              <wpg:grpSpPr bwMode="auto">
                                                                                                                                                                <a:xfrm>
                                                                                                                                                                  <a:off x="5933" y="-24"/>
                                                                                                                                                                  <a:ext cx="55" cy="0"/>
                                                                                                                                                                  <a:chOff x="5933" y="-24"/>
                                                                                                                                                                  <a:chExt cx="55" cy="0"/>
                                                                                                                                                                </a:xfrm>
                                                                                                                                                              </wpg:grpSpPr>
                                                                                                                                                              <wps:wsp>
                                                                                                                                                                <wps:cNvPr id="677" name="Freeform 703"/>
                                                                                                                                                                <wps:cNvSpPr>
                                                                                                                                                                  <a:spLocks noEditPoints="1"/>
                                                                                                                                                                </wps:cNvSpPr>
                                                                                                                                                                <wps:spPr bwMode="auto">
                                                                                                                                                                  <a:xfrm>
                                                                                                                                                                    <a:off x="11866" y="-48"/>
                                                                                                                                                                    <a:ext cx="55" cy="0"/>
                                                                                                                                                                  </a:xfrm>
                                                                                                                                                                  <a:custGeom>
                                                                                                                                                                    <a:avLst/>
                                                                                                                                                                    <a:gdLst>
                                                                                                                                                                      <a:gd name="T0" fmla="+- 0 5933 5933"/>
                                                                                                                                                                      <a:gd name="T1" fmla="*/ T0 w 55"/>
                                                                                                                                                                      <a:gd name="T2" fmla="+- 0 5988 593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78" name="Group 595"/>
                                                                                                                                                                <wpg:cNvGrpSpPr>
                                                                                                                                                                  <a:grpSpLocks/>
                                                                                                                                                                </wpg:cNvGrpSpPr>
                                                                                                                                                                <wpg:grpSpPr bwMode="auto">
                                                                                                                                                                  <a:xfrm>
                                                                                                                                                                    <a:off x="5960" y="-24"/>
                                                                                                                                                                    <a:ext cx="0" cy="329"/>
                                                                                                                                                                    <a:chOff x="5960" y="-24"/>
                                                                                                                                                                    <a:chExt cx="0" cy="329"/>
                                                                                                                                                                  </a:xfrm>
                                                                                                                                                                </wpg:grpSpPr>
                                                                                                                                                                <wps:wsp>
                                                                                                                                                                  <wps:cNvPr id="679" name="Freeform 702"/>
                                                                                                                                                                  <wps:cNvSpPr>
                                                                                                                                                                    <a:spLocks noEditPoints="1"/>
                                                                                                                                                                  </wps:cNvSpPr>
                                                                                                                                                                  <wps:spPr bwMode="auto">
                                                                                                                                                                    <a:xfrm>
                                                                                                                                                                      <a:off x="11920" y="-48"/>
                                                                                                                                                                      <a:ext cx="0" cy="329"/>
                                                                                                                                                                    </a:xfrm>
                                                                                                                                                                    <a:custGeom>
                                                                                                                                                                      <a:avLst/>
                                                                                                                                                                      <a:gdLst>
                                                                                                                                                                        <a:gd name="T0" fmla="+- 0 -24 -24"/>
                                                                                                                                                                        <a:gd name="T1" fmla="*/ -24 h 329"/>
                                                                                                                                                                        <a:gd name="T2" fmla="+- 0 305 -24"/>
                                                                                                                                                                        <a:gd name="T3" fmla="*/ 305 h 329"/>
                                                                                                                                                                      </a:gdLst>
                                                                                                                                                                      <a:ahLst/>
                                                                                                                                                                      <a:cxnLst>
                                                                                                                                                                        <a:cxn ang="0">
                                                                                                                                                                          <a:pos x="0" y="T1"/>
                                                                                                                                                                        </a:cxn>
                                                                                                                                                                        <a:cxn ang="0">
                                                                                                                                                                          <a:pos x="0" y="T3"/>
                                                                                                                                                                        </a:cxn>
                                                                                                                                                                      </a:cxnLst>
                                                                                                                                                                      <a:rect l="0" t="0" r="r" b="b"/>
                                                                                                                                                                      <a:pathLst>
                                                                                                                                                                        <a:path h="329">
                                                                                                                                                                          <a:moveTo>
                                                                                                                                                                            <a:pt x="0" y="0"/>
                                                                                                                                                                          </a:moveTo>
                                                                                                                                                                          <a:lnTo>
                                                                                                                                                                            <a:pt x="0" y="329"/>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80" name="Group 596"/>
                                                                                                                                                                  <wpg:cNvGrpSpPr>
                                                                                                                                                                    <a:grpSpLocks/>
                                                                                                                                                                  </wpg:cNvGrpSpPr>
                                                                                                                                                                  <wpg:grpSpPr bwMode="auto">
                                                                                                                                                                    <a:xfrm>
                                                                                                                                                                      <a:off x="5933" y="305"/>
                                                                                                                                                                      <a:ext cx="55" cy="0"/>
                                                                                                                                                                      <a:chOff x="5933" y="305"/>
                                                                                                                                                                      <a:chExt cx="55" cy="0"/>
                                                                                                                                                                    </a:xfrm>
                                                                                                                                                                  </wpg:grpSpPr>
                                                                                                                                                                  <wps:wsp>
                                                                                                                                                                    <wps:cNvPr id="681" name="Freeform 701"/>
                                                                                                                                                                    <wps:cNvSpPr>
                                                                                                                                                                      <a:spLocks noEditPoints="1"/>
                                                                                                                                                                    </wps:cNvSpPr>
                                                                                                                                                                    <wps:spPr bwMode="auto">
                                                                                                                                                                      <a:xfrm>
                                                                                                                                                                        <a:off x="11866" y="610"/>
                                                                                                                                                                        <a:ext cx="55" cy="0"/>
                                                                                                                                                                      </a:xfrm>
                                                                                                                                                                      <a:custGeom>
                                                                                                                                                                        <a:avLst/>
                                                                                                                                                                        <a:gdLst>
                                                                                                                                                                          <a:gd name="T0" fmla="+- 0 5933 5933"/>
                                                                                                                                                                          <a:gd name="T1" fmla="*/ T0 w 55"/>
                                                                                                                                                                          <a:gd name="T2" fmla="+- 0 5988 593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82" name="Group 597"/>
                                                                                                                                                                    <wpg:cNvGrpSpPr>
                                                                                                                                                                      <a:grpSpLocks/>
                                                                                                                                                                    </wpg:cNvGrpSpPr>
                                                                                                                                                                    <wpg:grpSpPr bwMode="auto">
                                                                                                                                                                      <a:xfrm>
                                                                                                                                                                        <a:off x="6318" y="-433"/>
                                                                                                                                                                        <a:ext cx="55" cy="0"/>
                                                                                                                                                                        <a:chOff x="6318" y="-433"/>
                                                                                                                                                                        <a:chExt cx="55" cy="0"/>
                                                                                                                                                                      </a:xfrm>
                                                                                                                                                                    </wpg:grpSpPr>
                                                                                                                                                                    <wps:wsp>
                                                                                                                                                                      <wps:cNvPr id="683" name="Freeform 700"/>
                                                                                                                                                                      <wps:cNvSpPr>
                                                                                                                                                                        <a:spLocks noEditPoints="1"/>
                                                                                                                                                                      </wps:cNvSpPr>
                                                                                                                                                                      <wps:spPr bwMode="auto">
                                                                                                                                                                        <a:xfrm>
                                                                                                                                                                          <a:off x="12636" y="-866"/>
                                                                                                                                                                          <a:ext cx="55" cy="0"/>
                                                                                                                                                                        </a:xfrm>
                                                                                                                                                                        <a:custGeom>
                                                                                                                                                                          <a:avLst/>
                                                                                                                                                                          <a:gdLst>
                                                                                                                                                                            <a:gd name="T0" fmla="+- 0 6318 6318"/>
                                                                                                                                                                            <a:gd name="T1" fmla="*/ T0 w 55"/>
                                                                                                                                                                            <a:gd name="T2" fmla="+- 0 6373 6318"/>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84" name="Group 598"/>
                                                                                                                                                                      <wpg:cNvGrpSpPr>
                                                                                                                                                                        <a:grpSpLocks/>
                                                                                                                                                                      </wpg:cNvGrpSpPr>
                                                                                                                                                                      <wpg:grpSpPr bwMode="auto">
                                                                                                                                                                        <a:xfrm>
                                                                                                                                                                          <a:off x="6345" y="-433"/>
                                                                                                                                                                          <a:ext cx="0" cy="628"/>
                                                                                                                                                                          <a:chOff x="6345" y="-433"/>
                                                                                                                                                                          <a:chExt cx="0" cy="628"/>
                                                                                                                                                                        </a:xfrm>
                                                                                                                                                                      </wpg:grpSpPr>
                                                                                                                                                                      <wps:wsp>
                                                                                                                                                                        <wps:cNvPr id="685" name="Freeform 699"/>
                                                                                                                                                                        <wps:cNvSpPr>
                                                                                                                                                                          <a:spLocks noEditPoints="1"/>
                                                                                                                                                                        </wps:cNvSpPr>
                                                                                                                                                                        <wps:spPr bwMode="auto">
                                                                                                                                                                          <a:xfrm>
                                                                                                                                                                            <a:off x="12690" y="-866"/>
                                                                                                                                                                            <a:ext cx="0" cy="627"/>
                                                                                                                                                                          </a:xfrm>
                                                                                                                                                                          <a:custGeom>
                                                                                                                                                                            <a:avLst/>
                                                                                                                                                                            <a:gdLst>
                                                                                                                                                                              <a:gd name="T0" fmla="+- 0 -433 -433"/>
                                                                                                                                                                              <a:gd name="T1" fmla="*/ -433 h 628"/>
                                                                                                                                                                              <a:gd name="T2" fmla="+- 0 195 -433"/>
                                                                                                                                                                              <a:gd name="T3" fmla="*/ 195 h 628"/>
                                                                                                                                                                            </a:gdLst>
                                                                                                                                                                            <a:ahLst/>
                                                                                                                                                                            <a:cxnLst>
                                                                                                                                                                              <a:cxn ang="0">
                                                                                                                                                                                <a:pos x="0" y="T1"/>
                                                                                                                                                                              </a:cxn>
                                                                                                                                                                              <a:cxn ang="0">
                                                                                                                                                                                <a:pos x="0" y="T3"/>
                                                                                                                                                                              </a:cxn>
                                                                                                                                                                            </a:cxnLst>
                                                                                                                                                                            <a:rect l="0" t="0" r="r" b="b"/>
                                                                                                                                                                            <a:pathLst>
                                                                                                                                                                              <a:path h="628">
                                                                                                                                                                                <a:moveTo>
                                                                                                                                                                                  <a:pt x="0" y="0"/>
                                                                                                                                                                                </a:moveTo>
                                                                                                                                                                                <a:lnTo>
                                                                                                                                                                                  <a:pt x="0" y="628"/>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86" name="Group 599"/>
                                                                                                                                                                        <wpg:cNvGrpSpPr>
                                                                                                                                                                          <a:grpSpLocks/>
                                                                                                                                                                        </wpg:cNvGrpSpPr>
                                                                                                                                                                        <wpg:grpSpPr bwMode="auto">
                                                                                                                                                                          <a:xfrm>
                                                                                                                                                                            <a:off x="6318" y="194"/>
                                                                                                                                                                            <a:ext cx="55" cy="0"/>
                                                                                                                                                                            <a:chOff x="6318" y="194"/>
                                                                                                                                                                            <a:chExt cx="55" cy="0"/>
                                                                                                                                                                          </a:xfrm>
                                                                                                                                                                        </wpg:grpSpPr>
                                                                                                                                                                        <wps:wsp>
                                                                                                                                                                          <wps:cNvPr id="687" name="Freeform 698"/>
                                                                                                                                                                          <wps:cNvSpPr>
                                                                                                                                                                            <a:spLocks noEditPoints="1"/>
                                                                                                                                                                          </wps:cNvSpPr>
                                                                                                                                                                          <wps:spPr bwMode="auto">
                                                                                                                                                                            <a:xfrm>
                                                                                                                                                                              <a:off x="12636" y="388"/>
                                                                                                                                                                              <a:ext cx="55" cy="0"/>
                                                                                                                                                                            </a:xfrm>
                                                                                                                                                                            <a:custGeom>
                                                                                                                                                                              <a:avLst/>
                                                                                                                                                                              <a:gdLst>
                                                                                                                                                                                <a:gd name="T0" fmla="+- 0 6318 6318"/>
                                                                                                                                                                                <a:gd name="T1" fmla="*/ T0 w 55"/>
                                                                                                                                                                                <a:gd name="T2" fmla="+- 0 6373 6318"/>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88" name="Group 600"/>
                                                                                                                                                                          <wpg:cNvGrpSpPr>
                                                                                                                                                                            <a:grpSpLocks/>
                                                                                                                                                                          </wpg:cNvGrpSpPr>
                                                                                                                                                                          <wpg:grpSpPr bwMode="auto">
                                                                                                                                                                            <a:xfrm>
                                                                                                                                                                              <a:off x="6703" y="-10"/>
                                                                                                                                                                              <a:ext cx="55" cy="0"/>
                                                                                                                                                                              <a:chOff x="6703" y="-10"/>
                                                                                                                                                                              <a:chExt cx="55" cy="0"/>
                                                                                                                                                                            </a:xfrm>
                                                                                                                                                                          </wpg:grpSpPr>
                                                                                                                                                                          <wps:wsp>
                                                                                                                                                                            <wps:cNvPr id="689" name="Freeform 697"/>
                                                                                                                                                                            <wps:cNvSpPr>
                                                                                                                                                                              <a:spLocks noEditPoints="1"/>
                                                                                                                                                                            </wps:cNvSpPr>
                                                                                                                                                                            <wps:spPr bwMode="auto">
                                                                                                                                                                              <a:xfrm>
                                                                                                                                                                                <a:off x="13406" y="-20"/>
                                                                                                                                                                                <a:ext cx="55" cy="0"/>
                                                                                                                                                                              </a:xfrm>
                                                                                                                                                                              <a:custGeom>
                                                                                                                                                                                <a:avLst/>
                                                                                                                                                                                <a:gdLst>
                                                                                                                                                                                  <a:gd name="T0" fmla="+- 0 6703 6703"/>
                                                                                                                                                                                  <a:gd name="T1" fmla="*/ T0 w 55"/>
                                                                                                                                                                                  <a:gd name="T2" fmla="+- 0 6758 670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90" name="Group 601"/>
                                                                                                                                                                            <wpg:cNvGrpSpPr>
                                                                                                                                                                              <a:grpSpLocks/>
                                                                                                                                                                            </wpg:cNvGrpSpPr>
                                                                                                                                                                            <wpg:grpSpPr bwMode="auto">
                                                                                                                                                                              <a:xfrm>
                                                                                                                                                                                <a:off x="6730" y="-10"/>
                                                                                                                                                                                <a:ext cx="0" cy="453"/>
                                                                                                                                                                                <a:chOff x="6730" y="-10"/>
                                                                                                                                                                                <a:chExt cx="0" cy="453"/>
                                                                                                                                                                              </a:xfrm>
                                                                                                                                                                            </wpg:grpSpPr>
                                                                                                                                                                            <wps:wsp>
                                                                                                                                                                              <wps:cNvPr id="691" name="Freeform 696"/>
                                                                                                                                                                              <wps:cNvSpPr>
                                                                                                                                                                                <a:spLocks noEditPoints="1"/>
                                                                                                                                                                              </wps:cNvSpPr>
                                                                                                                                                                              <wps:spPr bwMode="auto">
                                                                                                                                                                                <a:xfrm>
                                                                                                                                                                                  <a:off x="13460" y="-20"/>
                                                                                                                                                                                  <a:ext cx="0" cy="452"/>
                                                                                                                                                                                </a:xfrm>
                                                                                                                                                                                <a:custGeom>
                                                                                                                                                                                  <a:avLst/>
                                                                                                                                                                                  <a:gdLst>
                                                                                                                                                                                    <a:gd name="T0" fmla="+- 0 -10 -10"/>
                                                                                                                                                                                    <a:gd name="T1" fmla="*/ -10 h 453"/>
                                                                                                                                                                                    <a:gd name="T2" fmla="+- 0 443 -10"/>
                                                                                                                                                                                    <a:gd name="T3" fmla="*/ 443 h 453"/>
                                                                                                                                                                                  </a:gdLst>
                                                                                                                                                                                  <a:ahLst/>
                                                                                                                                                                                  <a:cxnLst>
                                                                                                                                                                                    <a:cxn ang="0">
                                                                                                                                                                                      <a:pos x="0" y="T1"/>
                                                                                                                                                                                    </a:cxn>
                                                                                                                                                                                    <a:cxn ang="0">
                                                                                                                                                                                      <a:pos x="0" y="T3"/>
                                                                                                                                                                                    </a:cxn>
                                                                                                                                                                                  </a:cxnLst>
                                                                                                                                                                                  <a:rect l="0" t="0" r="r" b="b"/>
                                                                                                                                                                                  <a:pathLst>
                                                                                                                                                                                    <a:path h="453">
                                                                                                                                                                                      <a:moveTo>
                                                                                                                                                                                        <a:pt x="0" y="0"/>
                                                                                                                                                                                      </a:moveTo>
                                                                                                                                                                                      <a:lnTo>
                                                                                                                                                                                        <a:pt x="0" y="45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92" name="Group 602"/>
                                                                                                                                                                              <wpg:cNvGrpSpPr>
                                                                                                                                                                                <a:grpSpLocks/>
                                                                                                                                                                              </wpg:cNvGrpSpPr>
                                                                                                                                                                              <wpg:grpSpPr bwMode="auto">
                                                                                                                                                                                <a:xfrm>
                                                                                                                                                                                  <a:off x="6703" y="442"/>
                                                                                                                                                                                  <a:ext cx="55" cy="0"/>
                                                                                                                                                                                  <a:chOff x="6703" y="442"/>
                                                                                                                                                                                  <a:chExt cx="55" cy="0"/>
                                                                                                                                                                                </a:xfrm>
                                                                                                                                                                              </wpg:grpSpPr>
                                                                                                                                                                              <wps:wsp>
                                                                                                                                                                                <wps:cNvPr id="693" name="Freeform 695"/>
                                                                                                                                                                                <wps:cNvSpPr>
                                                                                                                                                                                  <a:spLocks noEditPoints="1"/>
                                                                                                                                                                                </wps:cNvSpPr>
                                                                                                                                                                                <wps:spPr bwMode="auto">
                                                                                                                                                                                  <a:xfrm>
                                                                                                                                                                                    <a:off x="13406" y="884"/>
                                                                                                                                                                                    <a:ext cx="55" cy="0"/>
                                                                                                                                                                                  </a:xfrm>
                                                                                                                                                                                  <a:custGeom>
                                                                                                                                                                                    <a:avLst/>
                                                                                                                                                                                    <a:gdLst>
                                                                                                                                                                                      <a:gd name="T0" fmla="+- 0 6703 6703"/>
                                                                                                                                                                                      <a:gd name="T1" fmla="*/ T0 w 55"/>
                                                                                                                                                                                      <a:gd name="T2" fmla="+- 0 6758 670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94" name="Group 603"/>
                                                                                                                                                                                <wpg:cNvGrpSpPr>
                                                                                                                                                                                  <a:grpSpLocks/>
                                                                                                                                                                                </wpg:cNvGrpSpPr>
                                                                                                                                                                                <wpg:grpSpPr bwMode="auto">
                                                                                                                                                                                  <a:xfrm>
                                                                                                                                                                                    <a:off x="7780" y="-257"/>
                                                                                                                                                                                    <a:ext cx="55" cy="0"/>
                                                                                                                                                                                    <a:chOff x="7780" y="-257"/>
                                                                                                                                                                                    <a:chExt cx="55" cy="0"/>
                                                                                                                                                                                  </a:xfrm>
                                                                                                                                                                                </wpg:grpSpPr>
                                                                                                                                                                                <wps:wsp>
                                                                                                                                                                                  <wps:cNvPr id="695" name="Freeform 694"/>
                                                                                                                                                                                  <wps:cNvSpPr>
                                                                                                                                                                                    <a:spLocks noEditPoints="1"/>
                                                                                                                                                                                  </wps:cNvSpPr>
                                                                                                                                                                                  <wps:spPr bwMode="auto">
                                                                                                                                                                                    <a:xfrm>
                                                                                                                                                                                      <a:off x="15560" y="-514"/>
                                                                                                                                                                                      <a:ext cx="55" cy="0"/>
                                                                                                                                                                                    </a:xfrm>
                                                                                                                                                                                    <a:custGeom>
                                                                                                                                                                                      <a:avLst/>
                                                                                                                                                                                      <a:gdLst>
                                                                                                                                                                                        <a:gd name="T0" fmla="+- 0 7780 7780"/>
                                                                                                                                                                                        <a:gd name="T1" fmla="*/ T0 w 55"/>
                                                                                                                                                                                        <a:gd name="T2" fmla="+- 0 7835 7780"/>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96" name="Group 604"/>
                                                                                                                                                                                  <wpg:cNvGrpSpPr>
                                                                                                                                                                                    <a:grpSpLocks/>
                                                                                                                                                                                  </wpg:cNvGrpSpPr>
                                                                                                                                                                                  <wpg:grpSpPr bwMode="auto">
                                                                                                                                                                                    <a:xfrm>
                                                                                                                                                                                      <a:off x="7808" y="-257"/>
                                                                                                                                                                                      <a:ext cx="0" cy="531"/>
                                                                                                                                                                                      <a:chOff x="7808" y="-257"/>
                                                                                                                                                                                      <a:chExt cx="0" cy="531"/>
                                                                                                                                                                                    </a:xfrm>
                                                                                                                                                                                  </wpg:grpSpPr>
                                                                                                                                                                                  <wps:wsp>
                                                                                                                                                                                    <wps:cNvPr id="697" name="Freeform 693"/>
                                                                                                                                                                                    <wps:cNvSpPr>
                                                                                                                                                                                      <a:spLocks noEditPoints="1"/>
                                                                                                                                                                                    </wps:cNvSpPr>
                                                                                                                                                                                    <wps:spPr bwMode="auto">
                                                                                                                                                                                      <a:xfrm>
                                                                                                                                                                                        <a:off x="15616" y="-514"/>
                                                                                                                                                                                        <a:ext cx="0" cy="531"/>
                                                                                                                                                                                      </a:xfrm>
                                                                                                                                                                                      <a:custGeom>
                                                                                                                                                                                        <a:avLst/>
                                                                                                                                                                                        <a:gdLst>
                                                                                                                                                                                          <a:gd name="T0" fmla="+- 0 -257 -257"/>
                                                                                                                                                                                          <a:gd name="T1" fmla="*/ -257 h 531"/>
                                                                                                                                                                                          <a:gd name="T2" fmla="+- 0 274 -257"/>
                                                                                                                                                                                          <a:gd name="T3" fmla="*/ 274 h 531"/>
                                                                                                                                                                                        </a:gdLst>
                                                                                                                                                                                        <a:ahLst/>
                                                                                                                                                                                        <a:cxnLst>
                                                                                                                                                                                          <a:cxn ang="0">
                                                                                                                                                                                            <a:pos x="0" y="T1"/>
                                                                                                                                                                                          </a:cxn>
                                                                                                                                                                                          <a:cxn ang="0">
                                                                                                                                                                                            <a:pos x="0" y="T3"/>
                                                                                                                                                                                          </a:cxn>
                                                                                                                                                                                        </a:cxnLst>
                                                                                                                                                                                        <a:rect l="0" t="0" r="r" b="b"/>
                                                                                                                                                                                        <a:pathLst>
                                                                                                                                                                                          <a:path h="531">
                                                                                                                                                                                            <a:moveTo>
                                                                                                                                                                                              <a:pt x="0" y="0"/>
                                                                                                                                                                                            </a:moveTo>
                                                                                                                                                                                            <a:lnTo>
                                                                                                                                                                                              <a:pt x="0" y="531"/>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98" name="Group 605"/>
                                                                                                                                                                                    <wpg:cNvGrpSpPr>
                                                                                                                                                                                      <a:grpSpLocks/>
                                                                                                                                                                                    </wpg:cNvGrpSpPr>
                                                                                                                                                                                    <wpg:grpSpPr bwMode="auto">
                                                                                                                                                                                      <a:xfrm>
                                                                                                                                                                                        <a:off x="7780" y="274"/>
                                                                                                                                                                                        <a:ext cx="55" cy="0"/>
                                                                                                                                                                                        <a:chOff x="7780" y="274"/>
                                                                                                                                                                                        <a:chExt cx="55" cy="0"/>
                                                                                                                                                                                      </a:xfrm>
                                                                                                                                                                                    </wpg:grpSpPr>
                                                                                                                                                                                    <wps:wsp>
                                                                                                                                                                                      <wps:cNvPr id="699" name="Freeform 692"/>
                                                                                                                                                                                      <wps:cNvSpPr>
                                                                                                                                                                                        <a:spLocks noEditPoints="1"/>
                                                                                                                                                                                      </wps:cNvSpPr>
                                                                                                                                                                                      <wps:spPr bwMode="auto">
                                                                                                                                                                                        <a:xfrm>
                                                                                                                                                                                          <a:off x="15560" y="548"/>
                                                                                                                                                                                          <a:ext cx="55" cy="0"/>
                                                                                                                                                                                        </a:xfrm>
                                                                                                                                                                                        <a:custGeom>
                                                                                                                                                                                          <a:avLst/>
                                                                                                                                                                                          <a:gdLst>
                                                                                                                                                                                            <a:gd name="T0" fmla="+- 0 7780 7780"/>
                                                                                                                                                                                            <a:gd name="T1" fmla="*/ T0 w 55"/>
                                                                                                                                                                                            <a:gd name="T2" fmla="+- 0 7835 7780"/>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00" name="Group 606"/>
                                                                                                                                                                                      <wpg:cNvGrpSpPr>
                                                                                                                                                                                        <a:grpSpLocks/>
                                                                                                                                                                                      </wpg:cNvGrpSpPr>
                                                                                                                                                                                      <wpg:grpSpPr bwMode="auto">
                                                                                                                                                                                        <a:xfrm>
                                                                                                                                                                                          <a:off x="5933" y="228"/>
                                                                                                                                                                                          <a:ext cx="55" cy="0"/>
                                                                                                                                                                                          <a:chOff x="5933" y="228"/>
                                                                                                                                                                                          <a:chExt cx="55" cy="0"/>
                                                                                                                                                                                        </a:xfrm>
                                                                                                                                                                                      </wpg:grpSpPr>
                                                                                                                                                                                      <wps:wsp>
                                                                                                                                                                                        <wps:cNvPr id="701" name="Freeform 691"/>
                                                                                                                                                                                        <wps:cNvSpPr>
                                                                                                                                                                                          <a:spLocks noEditPoints="1"/>
                                                                                                                                                                                        </wps:cNvSpPr>
                                                                                                                                                                                        <wps:spPr bwMode="auto">
                                                                                                                                                                                          <a:xfrm>
                                                                                                                                                                                            <a:off x="11866" y="456"/>
                                                                                                                                                                                            <a:ext cx="55" cy="0"/>
                                                                                                                                                                                          </a:xfrm>
                                                                                                                                                                                          <a:custGeom>
                                                                                                                                                                                            <a:avLst/>
                                                                                                                                                                                            <a:gdLst>
                                                                                                                                                                                              <a:gd name="T0" fmla="+- 0 5933 5933"/>
                                                                                                                                                                                              <a:gd name="T1" fmla="*/ T0 w 55"/>
                                                                                                                                                                                              <a:gd name="T2" fmla="+- 0 5988 593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02" name="Group 607"/>
                                                                                                                                                                                        <wpg:cNvGrpSpPr>
                                                                                                                                                                                          <a:grpSpLocks/>
                                                                                                                                                                                        </wpg:cNvGrpSpPr>
                                                                                                                                                                                        <wpg:grpSpPr bwMode="auto">
                                                                                                                                                                                          <a:xfrm>
                                                                                                                                                                                            <a:off x="5960" y="228"/>
                                                                                                                                                                                            <a:ext cx="0" cy="470"/>
                                                                                                                                                                                            <a:chOff x="5960" y="228"/>
                                                                                                                                                                                            <a:chExt cx="0" cy="470"/>
                                                                                                                                                                                          </a:xfrm>
                                                                                                                                                                                        </wpg:grpSpPr>
                                                                                                                                                                                        <wps:wsp>
                                                                                                                                                                                          <wps:cNvPr id="703" name="Freeform 690"/>
                                                                                                                                                                                          <wps:cNvSpPr>
                                                                                                                                                                                            <a:spLocks noEditPoints="1"/>
                                                                                                                                                                                          </wps:cNvSpPr>
                                                                                                                                                                                          <wps:spPr bwMode="auto">
                                                                                                                                                                                            <a:xfrm>
                                                                                                                                                                                              <a:off x="11920" y="456"/>
                                                                                                                                                                                              <a:ext cx="0" cy="470"/>
                                                                                                                                                                                            </a:xfrm>
                                                                                                                                                                                            <a:custGeom>
                                                                                                                                                                                              <a:avLst/>
                                                                                                                                                                                              <a:gdLst>
                                                                                                                                                                                                <a:gd name="T0" fmla="+- 0 228 228"/>
                                                                                                                                                                                                <a:gd name="T1" fmla="*/ 228 h 470"/>
                                                                                                                                                                                                <a:gd name="T2" fmla="+- 0 698 228"/>
                                                                                                                                                                                                <a:gd name="T3" fmla="*/ 698 h 470"/>
                                                                                                                                                                                              </a:gdLst>
                                                                                                                                                                                              <a:ahLst/>
                                                                                                                                                                                              <a:cxnLst>
                                                                                                                                                                                                <a:cxn ang="0">
                                                                                                                                                                                                  <a:pos x="0" y="T1"/>
                                                                                                                                                                                                </a:cxn>
                                                                                                                                                                                                <a:cxn ang="0">
                                                                                                                                                                                                  <a:pos x="0" y="T3"/>
                                                                                                                                                                                                </a:cxn>
                                                                                                                                                                                              </a:cxnLst>
                                                                                                                                                                                              <a:rect l="0" t="0" r="r" b="b"/>
                                                                                                                                                                                              <a:pathLst>
                                                                                                                                                                                                <a:path h="470">
                                                                                                                                                                                                  <a:moveTo>
                                                                                                                                                                                                    <a:pt x="0" y="0"/>
                                                                                                                                                                                                  </a:moveTo>
                                                                                                                                                                                                  <a:lnTo>
                                                                                                                                                                                                    <a:pt x="0" y="47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04" name="Group 608"/>
                                                                                                                                                                                          <wpg:cNvGrpSpPr>
                                                                                                                                                                                            <a:grpSpLocks/>
                                                                                                                                                                                          </wpg:cNvGrpSpPr>
                                                                                                                                                                                          <wpg:grpSpPr bwMode="auto">
                                                                                                                                                                                            <a:xfrm>
                                                                                                                                                                                              <a:off x="5933" y="698"/>
                                                                                                                                                                                              <a:ext cx="55" cy="0"/>
                                                                                                                                                                                              <a:chOff x="5933" y="698"/>
                                                                                                                                                                                              <a:chExt cx="55" cy="0"/>
                                                                                                                                                                                            </a:xfrm>
                                                                                                                                                                                          </wpg:grpSpPr>
                                                                                                                                                                                          <wps:wsp>
                                                                                                                                                                                            <wps:cNvPr id="705" name="Freeform 689"/>
                                                                                                                                                                                            <wps:cNvSpPr>
                                                                                                                                                                                              <a:spLocks noEditPoints="1"/>
                                                                                                                                                                                            </wps:cNvSpPr>
                                                                                                                                                                                            <wps:spPr bwMode="auto">
                                                                                                                                                                                              <a:xfrm>
                                                                                                                                                                                                <a:off x="11866" y="1396"/>
                                                                                                                                                                                                <a:ext cx="55" cy="0"/>
                                                                                                                                                                                              </a:xfrm>
                                                                                                                                                                                              <a:custGeom>
                                                                                                                                                                                                <a:avLst/>
                                                                                                                                                                                                <a:gdLst>
                                                                                                                                                                                                  <a:gd name="T0" fmla="+- 0 5933 5933"/>
                                                                                                                                                                                                  <a:gd name="T1" fmla="*/ T0 w 55"/>
                                                                                                                                                                                                  <a:gd name="T2" fmla="+- 0 5988 593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06" name="Group 609"/>
                                                                                                                                                                                            <wpg:cNvGrpSpPr>
                                                                                                                                                                                              <a:grpSpLocks/>
                                                                                                                                                                                            </wpg:cNvGrpSpPr>
                                                                                                                                                                                            <wpg:grpSpPr bwMode="auto">
                                                                                                                                                                                              <a:xfrm>
                                                                                                                                                                                                <a:off x="6318" y="170"/>
                                                                                                                                                                                                <a:ext cx="55" cy="0"/>
                                                                                                                                                                                                <a:chOff x="6318" y="170"/>
                                                                                                                                                                                                <a:chExt cx="55" cy="0"/>
                                                                                                                                                                                              </a:xfrm>
                                                                                                                                                                                            </wpg:grpSpPr>
                                                                                                                                                                                            <wps:wsp>
                                                                                                                                                                                              <wps:cNvPr id="707" name="Freeform 688"/>
                                                                                                                                                                                              <wps:cNvSpPr>
                                                                                                                                                                                                <a:spLocks noEditPoints="1"/>
                                                                                                                                                                                              </wps:cNvSpPr>
                                                                                                                                                                                              <wps:spPr bwMode="auto">
                                                                                                                                                                                                <a:xfrm>
                                                                                                                                                                                                  <a:off x="12636" y="340"/>
                                                                                                                                                                                                  <a:ext cx="55" cy="0"/>
                                                                                                                                                                                                </a:xfrm>
                                                                                                                                                                                                <a:custGeom>
                                                                                                                                                                                                  <a:avLst/>
                                                                                                                                                                                                  <a:gdLst>
                                                                                                                                                                                                    <a:gd name="T0" fmla="+- 0 6318 6318"/>
                                                                                                                                                                                                    <a:gd name="T1" fmla="*/ T0 w 55"/>
                                                                                                                                                                                                    <a:gd name="T2" fmla="+- 0 6373 6318"/>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08" name="Group 610"/>
                                                                                                                                                                                              <wpg:cNvGrpSpPr>
                                                                                                                                                                                                <a:grpSpLocks/>
                                                                                                                                                                                              </wpg:cNvGrpSpPr>
                                                                                                                                                                                              <wpg:grpSpPr bwMode="auto">
                                                                                                                                                                                                <a:xfrm>
                                                                                                                                                                                                  <a:off x="6345" y="170"/>
                                                                                                                                                                                                  <a:ext cx="0" cy="317"/>
                                                                                                                                                                                                  <a:chOff x="6345" y="170"/>
                                                                                                                                                                                                  <a:chExt cx="0" cy="317"/>
                                                                                                                                                                                                </a:xfrm>
                                                                                                                                                                                              </wpg:grpSpPr>
                                                                                                                                                                                              <wps:wsp>
                                                                                                                                                                                                <wps:cNvPr id="709" name="Freeform 687"/>
                                                                                                                                                                                                <wps:cNvSpPr>
                                                                                                                                                                                                  <a:spLocks noEditPoints="1"/>
                                                                                                                                                                                                </wps:cNvSpPr>
                                                                                                                                                                                                <wps:spPr bwMode="auto">
                                                                                                                                                                                                  <a:xfrm>
                                                                                                                                                                                                    <a:off x="12690" y="340"/>
                                                                                                                                                                                                    <a:ext cx="0" cy="316"/>
                                                                                                                                                                                                  </a:xfrm>
                                                                                                                                                                                                  <a:custGeom>
                                                                                                                                                                                                    <a:avLst/>
                                                                                                                                                                                                    <a:gdLst>
                                                                                                                                                                                                      <a:gd name="T0" fmla="+- 0 170 170"/>
                                                                                                                                                                                                      <a:gd name="T1" fmla="*/ 170 h 317"/>
                                                                                                                                                                                                      <a:gd name="T2" fmla="+- 0 487 170"/>
                                                                                                                                                                                                      <a:gd name="T3" fmla="*/ 487 h 317"/>
                                                                                                                                                                                                    </a:gdLst>
                                                                                                                                                                                                    <a:ahLst/>
                                                                                                                                                                                                    <a:cxnLst>
                                                                                                                                                                                                      <a:cxn ang="0">
                                                                                                                                                                                                        <a:pos x="0" y="T1"/>
                                                                                                                                                                                                      </a:cxn>
                                                                                                                                                                                                      <a:cxn ang="0">
                                                                                                                                                                                                        <a:pos x="0" y="T3"/>
                                                                                                                                                                                                      </a:cxn>
                                                                                                                                                                                                    </a:cxnLst>
                                                                                                                                                                                                    <a:rect l="0" t="0" r="r" b="b"/>
                                                                                                                                                                                                    <a:pathLst>
                                                                                                                                                                                                      <a:path h="317">
                                                                                                                                                                                                        <a:moveTo>
                                                                                                                                                                                                          <a:pt x="0" y="0"/>
                                                                                                                                                                                                        </a:moveTo>
                                                                                                                                                                                                        <a:lnTo>
                                                                                                                                                                                                          <a:pt x="0" y="317"/>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0" name="Group 611"/>
                                                                                                                                                                                                <wpg:cNvGrpSpPr>
                                                                                                                                                                                                  <a:grpSpLocks/>
                                                                                                                                                                                                </wpg:cNvGrpSpPr>
                                                                                                                                                                                                <wpg:grpSpPr bwMode="auto">
                                                                                                                                                                                                  <a:xfrm>
                                                                                                                                                                                                    <a:off x="6318" y="486"/>
                                                                                                                                                                                                    <a:ext cx="55" cy="0"/>
                                                                                                                                                                                                    <a:chOff x="6318" y="486"/>
                                                                                                                                                                                                    <a:chExt cx="55" cy="0"/>
                                                                                                                                                                                                  </a:xfrm>
                                                                                                                                                                                                </wpg:grpSpPr>
                                                                                                                                                                                                <wps:wsp>
                                                                                                                                                                                                  <wps:cNvPr id="711" name="Freeform 686"/>
                                                                                                                                                                                                  <wps:cNvSpPr>
                                                                                                                                                                                                    <a:spLocks noEditPoints="1"/>
                                                                                                                                                                                                  </wps:cNvSpPr>
                                                                                                                                                                                                  <wps:spPr bwMode="auto">
                                                                                                                                                                                                    <a:xfrm>
                                                                                                                                                                                                      <a:off x="12636" y="972"/>
                                                                                                                                                                                                      <a:ext cx="55" cy="0"/>
                                                                                                                                                                                                    </a:xfrm>
                                                                                                                                                                                                    <a:custGeom>
                                                                                                                                                                                                      <a:avLst/>
                                                                                                                                                                                                      <a:gdLst>
                                                                                                                                                                                                        <a:gd name="T0" fmla="+- 0 6318 6318"/>
                                                                                                                                                                                                        <a:gd name="T1" fmla="*/ T0 w 55"/>
                                                                                                                                                                                                        <a:gd name="T2" fmla="+- 0 6373 6318"/>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2" name="Group 612"/>
                                                                                                                                                                                                  <wpg:cNvGrpSpPr>
                                                                                                                                                                                                    <a:grpSpLocks/>
                                                                                                                                                                                                  </wpg:cNvGrpSpPr>
                                                                                                                                                                                                  <wpg:grpSpPr bwMode="auto">
                                                                                                                                                                                                    <a:xfrm>
                                                                                                                                                                                                      <a:off x="6703" y="36"/>
                                                                                                                                                                                                      <a:ext cx="55" cy="0"/>
                                                                                                                                                                                                      <a:chOff x="6703" y="36"/>
                                                                                                                                                                                                      <a:chExt cx="55" cy="0"/>
                                                                                                                                                                                                    </a:xfrm>
                                                                                                                                                                                                  </wpg:grpSpPr>
                                                                                                                                                                                                  <wps:wsp>
                                                                                                                                                                                                    <wps:cNvPr id="713" name="Freeform 685"/>
                                                                                                                                                                                                    <wps:cNvSpPr>
                                                                                                                                                                                                      <a:spLocks noEditPoints="1"/>
                                                                                                                                                                                                    </wps:cNvSpPr>
                                                                                                                                                                                                    <wps:spPr bwMode="auto">
                                                                                                                                                                                                      <a:xfrm>
                                                                                                                                                                                                        <a:off x="13406" y="72"/>
                                                                                                                                                                                                        <a:ext cx="55" cy="0"/>
                                                                                                                                                                                                      </a:xfrm>
                                                                                                                                                                                                      <a:custGeom>
                                                                                                                                                                                                        <a:avLst/>
                                                                                                                                                                                                        <a:gdLst>
                                                                                                                                                                                                          <a:gd name="T0" fmla="+- 0 6703 6703"/>
                                                                                                                                                                                                          <a:gd name="T1" fmla="*/ T0 w 55"/>
                                                                                                                                                                                                          <a:gd name="T2" fmla="+- 0 6758 670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4" name="Group 613"/>
                                                                                                                                                                                                    <wpg:cNvGrpSpPr>
                                                                                                                                                                                                      <a:grpSpLocks/>
                                                                                                                                                                                                    </wpg:cNvGrpSpPr>
                                                                                                                                                                                                    <wpg:grpSpPr bwMode="auto">
                                                                                                                                                                                                      <a:xfrm>
                                                                                                                                                                                                        <a:off x="6730" y="36"/>
                                                                                                                                                                                                        <a:ext cx="0" cy="521"/>
                                                                                                                                                                                                        <a:chOff x="6730" y="36"/>
                                                                                                                                                                                                        <a:chExt cx="0" cy="521"/>
                                                                                                                                                                                                      </a:xfrm>
                                                                                                                                                                                                    </wpg:grpSpPr>
                                                                                                                                                                                                    <wps:wsp>
                                                                                                                                                                                                      <wps:cNvPr id="715" name="Freeform 684"/>
                                                                                                                                                                                                      <wps:cNvSpPr>
                                                                                                                                                                                                        <a:spLocks noEditPoints="1"/>
                                                                                                                                                                                                      </wps:cNvSpPr>
                                                                                                                                                                                                      <wps:spPr bwMode="auto">
                                                                                                                                                                                                        <a:xfrm>
                                                                                                                                                                                                          <a:off x="13460" y="72"/>
                                                                                                                                                                                                          <a:ext cx="0" cy="520"/>
                                                                                                                                                                                                        </a:xfrm>
                                                                                                                                                                                                        <a:custGeom>
                                                                                                                                                                                                          <a:avLst/>
                                                                                                                                                                                                          <a:gdLst>
                                                                                                                                                                                                            <a:gd name="T0" fmla="+- 0 36 36"/>
                                                                                                                                                                                                            <a:gd name="T1" fmla="*/ 36 h 521"/>
                                                                                                                                                                                                            <a:gd name="T2" fmla="+- 0 557 36"/>
                                                                                                                                                                                                            <a:gd name="T3" fmla="*/ 557 h 521"/>
                                                                                                                                                                                                          </a:gdLst>
                                                                                                                                                                                                          <a:ahLst/>
                                                                                                                                                                                                          <a:cxnLst>
                                                                                                                                                                                                            <a:cxn ang="0">
                                                                                                                                                                                                              <a:pos x="0" y="T1"/>
                                                                                                                                                                                                            </a:cxn>
                                                                                                                                                                                                            <a:cxn ang="0">
                                                                                                                                                                                                              <a:pos x="0" y="T3"/>
                                                                                                                                                                                                            </a:cxn>
                                                                                                                                                                                                          </a:cxnLst>
                                                                                                                                                                                                          <a:rect l="0" t="0" r="r" b="b"/>
                                                                                                                                                                                                          <a:pathLst>
                                                                                                                                                                                                            <a:path h="521">
                                                                                                                                                                                                              <a:moveTo>
                                                                                                                                                                                                                <a:pt x="0" y="0"/>
                                                                                                                                                                                                              </a:moveTo>
                                                                                                                                                                                                              <a:lnTo>
                                                                                                                                                                                                                <a:pt x="0" y="521"/>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6" name="Group 614"/>
                                                                                                                                                                                                      <wpg:cNvGrpSpPr>
                                                                                                                                                                                                        <a:grpSpLocks/>
                                                                                                                                                                                                      </wpg:cNvGrpSpPr>
                                                                                                                                                                                                      <wpg:grpSpPr bwMode="auto">
                                                                                                                                                                                                        <a:xfrm>
                                                                                                                                                                                                          <a:off x="6703" y="556"/>
                                                                                                                                                                                                          <a:ext cx="55" cy="0"/>
                                                                                                                                                                                                          <a:chOff x="6703" y="556"/>
                                                                                                                                                                                                          <a:chExt cx="55" cy="0"/>
                                                                                                                                                                                                        </a:xfrm>
                                                                                                                                                                                                      </wpg:grpSpPr>
                                                                                                                                                                                                      <wps:wsp>
                                                                                                                                                                                                        <wps:cNvPr id="717" name="Freeform 683"/>
                                                                                                                                                                                                        <wps:cNvSpPr>
                                                                                                                                                                                                          <a:spLocks noEditPoints="1"/>
                                                                                                                                                                                                        </wps:cNvSpPr>
                                                                                                                                                                                                        <wps:spPr bwMode="auto">
                                                                                                                                                                                                          <a:xfrm>
                                                                                                                                                                                                            <a:off x="13406" y="1112"/>
                                                                                                                                                                                                            <a:ext cx="55" cy="0"/>
                                                                                                                                                                                                          </a:xfrm>
                                                                                                                                                                                                          <a:custGeom>
                                                                                                                                                                                                            <a:avLst/>
                                                                                                                                                                                                            <a:gdLst>
                                                                                                                                                                                                              <a:gd name="T0" fmla="+- 0 6703 6703"/>
                                                                                                                                                                                                              <a:gd name="T1" fmla="*/ T0 w 55"/>
                                                                                                                                                                                                              <a:gd name="T2" fmla="+- 0 6758 670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8" name="Group 615"/>
                                                                                                                                                                                                        <wpg:cNvGrpSpPr>
                                                                                                                                                                                                          <a:grpSpLocks/>
                                                                                                                                                                                                        </wpg:cNvGrpSpPr>
                                                                                                                                                                                                        <wpg:grpSpPr bwMode="auto">
                                                                                                                                                                                                          <a:xfrm>
                                                                                                                                                                                                            <a:off x="7780" y="82"/>
                                                                                                                                                                                                            <a:ext cx="55" cy="0"/>
                                                                                                                                                                                                            <a:chOff x="7780" y="82"/>
                                                                                                                                                                                                            <a:chExt cx="55" cy="0"/>
                                                                                                                                                                                                          </a:xfrm>
                                                                                                                                                                                                        </wpg:grpSpPr>
                                                                                                                                                                                                        <wps:wsp>
                                                                                                                                                                                                          <wps:cNvPr id="719" name="Freeform 682"/>
                                                                                                                                                                                                          <wps:cNvSpPr>
                                                                                                                                                                                                            <a:spLocks noEditPoints="1"/>
                                                                                                                                                                                                          </wps:cNvSpPr>
                                                                                                                                                                                                          <wps:spPr bwMode="auto">
                                                                                                                                                                                                            <a:xfrm>
                                                                                                                                                                                                              <a:off x="15560" y="164"/>
                                                                                                                                                                                                              <a:ext cx="55" cy="0"/>
                                                                                                                                                                                                            </a:xfrm>
                                                                                                                                                                                                            <a:custGeom>
                                                                                                                                                                                                              <a:avLst/>
                                                                                                                                                                                                              <a:gdLst>
                                                                                                                                                                                                                <a:gd name="T0" fmla="+- 0 7780 7780"/>
                                                                                                                                                                                                                <a:gd name="T1" fmla="*/ T0 w 55"/>
                                                                                                                                                                                                                <a:gd name="T2" fmla="+- 0 7835 7780"/>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20" name="Group 616"/>
                                                                                                                                                                                                          <wpg:cNvGrpSpPr>
                                                                                                                                                                                                            <a:grpSpLocks/>
                                                                                                                                                                                                          </wpg:cNvGrpSpPr>
                                                                                                                                                                                                          <wpg:grpSpPr bwMode="auto">
                                                                                                                                                                                                            <a:xfrm>
                                                                                                                                                                                                              <a:off x="7808" y="82"/>
                                                                                                                                                                                                              <a:ext cx="0" cy="420"/>
                                                                                                                                                                                                              <a:chOff x="7808" y="82"/>
                                                                                                                                                                                                              <a:chExt cx="0" cy="420"/>
                                                                                                                                                                                                            </a:xfrm>
                                                                                                                                                                                                          </wpg:grpSpPr>
                                                                                                                                                                                                          <wps:wsp>
                                                                                                                                                                                                            <wps:cNvPr id="721" name="Freeform 681"/>
                                                                                                                                                                                                            <wps:cNvSpPr>
                                                                                                                                                                                                              <a:spLocks noEditPoints="1"/>
                                                                                                                                                                                                            </wps:cNvSpPr>
                                                                                                                                                                                                            <wps:spPr bwMode="auto">
                                                                                                                                                                                                              <a:xfrm>
                                                                                                                                                                                                                <a:off x="15616" y="164"/>
                                                                                                                                                                                                                <a:ext cx="0" cy="420"/>
                                                                                                                                                                                                              </a:xfrm>
                                                                                                                                                                                                              <a:custGeom>
                                                                                                                                                                                                                <a:avLst/>
                                                                                                                                                                                                                <a:gdLst>
                                                                                                                                                                                                                  <a:gd name="T0" fmla="+- 0 82 82"/>
                                                                                                                                                                                                                  <a:gd name="T1" fmla="*/ 82 h 420"/>
                                                                                                                                                                                                                  <a:gd name="T2" fmla="+- 0 502 82"/>
                                                                                                                                                                                                                  <a:gd name="T3" fmla="*/ 502 h 420"/>
                                                                                                                                                                                                                </a:gdLst>
                                                                                                                                                                                                                <a:ahLst/>
                                                                                                                                                                                                                <a:cxnLst>
                                                                                                                                                                                                                  <a:cxn ang="0">
                                                                                                                                                                                                                    <a:pos x="0" y="T1"/>
                                                                                                                                                                                                                  </a:cxn>
                                                                                                                                                                                                                  <a:cxn ang="0">
                                                                                                                                                                                                                    <a:pos x="0" y="T3"/>
                                                                                                                                                                                                                  </a:cxn>
                                                                                                                                                                                                                </a:cxnLst>
                                                                                                                                                                                                                <a:rect l="0" t="0" r="r" b="b"/>
                                                                                                                                                                                                                <a:pathLst>
                                                                                                                                                                                                                  <a:path h="420">
                                                                                                                                                                                                                    <a:moveTo>
                                                                                                                                                                                                                      <a:pt x="0" y="0"/>
                                                                                                                                                                                                                    </a:moveTo>
                                                                                                                                                                                                                    <a:lnTo>
                                                                                                                                                                                                                      <a:pt x="0" y="42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22" name="Group 617"/>
                                                                                                                                                                                                            <wpg:cNvGrpSpPr>
                                                                                                                                                                                                              <a:grpSpLocks/>
                                                                                                                                                                                                            </wpg:cNvGrpSpPr>
                                                                                                                                                                                                            <wpg:grpSpPr bwMode="auto">
                                                                                                                                                                                                              <a:xfrm>
                                                                                                                                                                                                                <a:off x="7780" y="502"/>
                                                                                                                                                                                                                <a:ext cx="55" cy="0"/>
                                                                                                                                                                                                                <a:chOff x="7780" y="502"/>
                                                                                                                                                                                                                <a:chExt cx="55" cy="0"/>
                                                                                                                                                                                                              </a:xfrm>
                                                                                                                                                                                                            </wpg:grpSpPr>
                                                                                                                                                                                                            <wps:wsp>
                                                                                                                                                                                                              <wps:cNvPr id="723" name="Freeform 680"/>
                                                                                                                                                                                                              <wps:cNvSpPr>
                                                                                                                                                                                                                <a:spLocks noEditPoints="1"/>
                                                                                                                                                                                                              </wps:cNvSpPr>
                                                                                                                                                                                                              <wps:spPr bwMode="auto">
                                                                                                                                                                                                                <a:xfrm>
                                                                                                                                                                                                                  <a:off x="15560" y="1004"/>
                                                                                                                                                                                                                  <a:ext cx="55" cy="0"/>
                                                                                                                                                                                                                </a:xfrm>
                                                                                                                                                                                                                <a:custGeom>
                                                                                                                                                                                                                  <a:avLst/>
                                                                                                                                                                                                                  <a:gdLst>
                                                                                                                                                                                                                    <a:gd name="T0" fmla="+- 0 7780 7780"/>
                                                                                                                                                                                                                    <a:gd name="T1" fmla="*/ T0 w 55"/>
                                                                                                                                                                                                                    <a:gd name="T2" fmla="+- 0 7835 7780"/>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24" name="Group 618"/>
                                                                                                                                                                                                              <wpg:cNvGrpSpPr>
                                                                                                                                                                                                                <a:grpSpLocks/>
                                                                                                                                                                                                              </wpg:cNvGrpSpPr>
                                                                                                                                                                                                              <wpg:grpSpPr bwMode="auto">
                                                                                                                                                                                                                <a:xfrm>
                                                                                                                                                                                                                  <a:off x="5933" y="314"/>
                                                                                                                                                                                                                  <a:ext cx="55" cy="0"/>
                                                                                                                                                                                                                  <a:chOff x="5933" y="314"/>
                                                                                                                                                                                                                  <a:chExt cx="55" cy="0"/>
                                                                                                                                                                                                                </a:xfrm>
                                                                                                                                                                                                              </wpg:grpSpPr>
                                                                                                                                                                                                              <wps:wsp>
                                                                                                                                                                                                                <wps:cNvPr id="725" name="Freeform 679"/>
                                                                                                                                                                                                                <wps:cNvSpPr>
                                                                                                                                                                                                                  <a:spLocks noEditPoints="1"/>
                                                                                                                                                                                                                </wps:cNvSpPr>
                                                                                                                                                                                                                <wps:spPr bwMode="auto">
                                                                                                                                                                                                                  <a:xfrm>
                                                                                                                                                                                                                    <a:off x="11866" y="628"/>
                                                                                                                                                                                                                    <a:ext cx="55" cy="0"/>
                                                                                                                                                                                                                  </a:xfrm>
                                                                                                                                                                                                                  <a:custGeom>
                                                                                                                                                                                                                    <a:avLst/>
                                                                                                                                                                                                                    <a:gdLst>
                                                                                                                                                                                                                      <a:gd name="T0" fmla="+- 0 5933 5933"/>
                                                                                                                                                                                                                      <a:gd name="T1" fmla="*/ T0 w 55"/>
                                                                                                                                                                                                                      <a:gd name="T2" fmla="+- 0 5988 593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26" name="Group 619"/>
                                                                                                                                                                                                                <wpg:cNvGrpSpPr>
                                                                                                                                                                                                                  <a:grpSpLocks/>
                                                                                                                                                                                                                </wpg:cNvGrpSpPr>
                                                                                                                                                                                                                <wpg:grpSpPr bwMode="auto">
                                                                                                                                                                                                                  <a:xfrm>
                                                                                                                                                                                                                    <a:off x="5960" y="314"/>
                                                                                                                                                                                                                    <a:ext cx="0" cy="363"/>
                                                                                                                                                                                                                    <a:chOff x="5960" y="314"/>
                                                                                                                                                                                                                    <a:chExt cx="0" cy="363"/>
                                                                                                                                                                                                                  </a:xfrm>
                                                                                                                                                                                                                </wpg:grpSpPr>
                                                                                                                                                                                                                <wps:wsp>
                                                                                                                                                                                                                  <wps:cNvPr id="727" name="Freeform 678"/>
                                                                                                                                                                                                                  <wps:cNvSpPr>
                                                                                                                                                                                                                    <a:spLocks noEditPoints="1"/>
                                                                                                                                                                                                                  </wps:cNvSpPr>
                                                                                                                                                                                                                  <wps:spPr bwMode="auto">
                                                                                                                                                                                                                    <a:xfrm>
                                                                                                                                                                                                                      <a:off x="11920" y="628"/>
                                                                                                                                                                                                                      <a:ext cx="0" cy="362"/>
                                                                                                                                                                                                                    </a:xfrm>
                                                                                                                                                                                                                    <a:custGeom>
                                                                                                                                                                                                                      <a:avLst/>
                                                                                                                                                                                                                      <a:gdLst>
                                                                                                                                                                                                                        <a:gd name="T0" fmla="+- 0 314 314"/>
                                                                                                                                                                                                                        <a:gd name="T1" fmla="*/ 314 h 363"/>
                                                                                                                                                                                                                        <a:gd name="T2" fmla="+- 0 677 314"/>
                                                                                                                                                                                                                        <a:gd name="T3" fmla="*/ 677 h 363"/>
                                                                                                                                                                                                                      </a:gdLst>
                                                                                                                                                                                                                      <a:ahLst/>
                                                                                                                                                                                                                      <a:cxnLst>
                                                                                                                                                                                                                        <a:cxn ang="0">
                                                                                                                                                                                                                          <a:pos x="0" y="T1"/>
                                                                                                                                                                                                                        </a:cxn>
                                                                                                                                                                                                                        <a:cxn ang="0">
                                                                                                                                                                                                                          <a:pos x="0" y="T3"/>
                                                                                                                                                                                                                        </a:cxn>
                                                                                                                                                                                                                      </a:cxnLst>
                                                                                                                                                                                                                      <a:rect l="0" t="0" r="r" b="b"/>
                                                                                                                                                                                                                      <a:pathLst>
                                                                                                                                                                                                                        <a:path h="363">
                                                                                                                                                                                                                          <a:moveTo>
                                                                                                                                                                                                                            <a:pt x="0" y="0"/>
                                                                                                                                                                                                                          </a:moveTo>
                                                                                                                                                                                                                          <a:lnTo>
                                                                                                                                                                                                                            <a:pt x="0" y="36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28" name="Group 620"/>
                                                                                                                                                                                                                  <wpg:cNvGrpSpPr>
                                                                                                                                                                                                                    <a:grpSpLocks/>
                                                                                                                                                                                                                  </wpg:cNvGrpSpPr>
                                                                                                                                                                                                                  <wpg:grpSpPr bwMode="auto">
                                                                                                                                                                                                                    <a:xfrm>
                                                                                                                                                                                                                      <a:off x="5933" y="676"/>
                                                                                                                                                                                                                      <a:ext cx="55" cy="0"/>
                                                                                                                                                                                                                      <a:chOff x="5933" y="676"/>
                                                                                                                                                                                                                      <a:chExt cx="55" cy="0"/>
                                                                                                                                                                                                                    </a:xfrm>
                                                                                                                                                                                                                  </wpg:grpSpPr>
                                                                                                                                                                                                                  <wps:wsp>
                                                                                                                                                                                                                    <wps:cNvPr id="729" name="Freeform 677"/>
                                                                                                                                                                                                                    <wps:cNvSpPr>
                                                                                                                                                                                                                      <a:spLocks noEditPoints="1"/>
                                                                                                                                                                                                                    </wps:cNvSpPr>
                                                                                                                                                                                                                    <wps:spPr bwMode="auto">
                                                                                                                                                                                                                      <a:xfrm>
                                                                                                                                                                                                                        <a:off x="11866" y="1352"/>
                                                                                                                                                                                                                        <a:ext cx="55" cy="0"/>
                                                                                                                                                                                                                      </a:xfrm>
                                                                                                                                                                                                                      <a:custGeom>
                                                                                                                                                                                                                        <a:avLst/>
                                                                                                                                                                                                                        <a:gdLst>
                                                                                                                                                                                                                          <a:gd name="T0" fmla="+- 0 5933 5933"/>
                                                                                                                                                                                                                          <a:gd name="T1" fmla="*/ T0 w 55"/>
                                                                                                                                                                                                                          <a:gd name="T2" fmla="+- 0 5988 593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30" name="Group 621"/>
                                                                                                                                                                                                                    <wpg:cNvGrpSpPr>
                                                                                                                                                                                                                      <a:grpSpLocks/>
                                                                                                                                                                                                                    </wpg:cNvGrpSpPr>
                                                                                                                                                                                                                    <wpg:grpSpPr bwMode="auto">
                                                                                                                                                                                                                      <a:xfrm>
                                                                                                                                                                                                                        <a:off x="6318" y="214"/>
                                                                                                                                                                                                                        <a:ext cx="55" cy="0"/>
                                                                                                                                                                                                                        <a:chOff x="6318" y="214"/>
                                                                                                                                                                                                                        <a:chExt cx="55" cy="0"/>
                                                                                                                                                                                                                      </a:xfrm>
                                                                                                                                                                                                                    </wpg:grpSpPr>
                                                                                                                                                                                                                    <wps:wsp>
                                                                                                                                                                                                                      <wps:cNvPr id="731" name="Freeform 676"/>
                                                                                                                                                                                                                      <wps:cNvSpPr>
                                                                                                                                                                                                                        <a:spLocks noEditPoints="1"/>
                                                                                                                                                                                                                      </wps:cNvSpPr>
                                                                                                                                                                                                                      <wps:spPr bwMode="auto">
                                                                                                                                                                                                                        <a:xfrm>
                                                                                                                                                                                                                          <a:off x="12636" y="428"/>
                                                                                                                                                                                                                          <a:ext cx="55" cy="0"/>
                                                                                                                                                                                                                        </a:xfrm>
                                                                                                                                                                                                                        <a:custGeom>
                                                                                                                                                                                                                          <a:avLst/>
                                                                                                                                                                                                                          <a:gdLst>
                                                                                                                                                                                                                            <a:gd name="T0" fmla="+- 0 6318 6318"/>
                                                                                                                                                                                                                            <a:gd name="T1" fmla="*/ T0 w 55"/>
                                                                                                                                                                                                                            <a:gd name="T2" fmla="+- 0 6373 6318"/>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32" name="Group 622"/>
                                                                                                                                                                                                                      <wpg:cNvGrpSpPr>
                                                                                                                                                                                                                        <a:grpSpLocks/>
                                                                                                                                                                                                                      </wpg:cNvGrpSpPr>
                                                                                                                                                                                                                      <wpg:grpSpPr bwMode="auto">
                                                                                                                                                                                                                        <a:xfrm>
                                                                                                                                                                                                                          <a:off x="6345" y="214"/>
                                                                                                                                                                                                                          <a:ext cx="0" cy="318"/>
                                                                                                                                                                                                                          <a:chOff x="6345" y="214"/>
                                                                                                                                                                                                                          <a:chExt cx="0" cy="318"/>
                                                                                                                                                                                                                        </a:xfrm>
                                                                                                                                                                                                                      </wpg:grpSpPr>
                                                                                                                                                                                                                      <wps:wsp>
                                                                                                                                                                                                                        <wps:cNvPr id="733" name="Freeform 675"/>
                                                                                                                                                                                                                        <wps:cNvSpPr>
                                                                                                                                                                                                                          <a:spLocks noEditPoints="1"/>
                                                                                                                                                                                                                        </wps:cNvSpPr>
                                                                                                                                                                                                                        <wps:spPr bwMode="auto">
                                                                                                                                                                                                                          <a:xfrm>
                                                                                                                                                                                                                            <a:off x="12690" y="428"/>
                                                                                                                                                                                                                            <a:ext cx="0" cy="318"/>
                                                                                                                                                                                                                          </a:xfrm>
                                                                                                                                                                                                                          <a:custGeom>
                                                                                                                                                                                                                            <a:avLst/>
                                                                                                                                                                                                                            <a:gdLst>
                                                                                                                                                                                                                              <a:gd name="T0" fmla="+- 0 214 214"/>
                                                                                                                                                                                                                              <a:gd name="T1" fmla="*/ 214 h 318"/>
                                                                                                                                                                                                                              <a:gd name="T2" fmla="+- 0 532 214"/>
                                                                                                                                                                                                                              <a:gd name="T3" fmla="*/ 532 h 318"/>
                                                                                                                                                                                                                            </a:gdLst>
                                                                                                                                                                                                                            <a:ahLst/>
                                                                                                                                                                                                                            <a:cxnLst>
                                                                                                                                                                                                                              <a:cxn ang="0">
                                                                                                                                                                                                                                <a:pos x="0" y="T1"/>
                                                                                                                                                                                                                              </a:cxn>
                                                                                                                                                                                                                              <a:cxn ang="0">
                                                                                                                                                                                                                                <a:pos x="0" y="T3"/>
                                                                                                                                                                                                                              </a:cxn>
                                                                                                                                                                                                                            </a:cxnLst>
                                                                                                                                                                                                                            <a:rect l="0" t="0" r="r" b="b"/>
                                                                                                                                                                                                                            <a:pathLst>
                                                                                                                                                                                                                              <a:path h="318">
                                                                                                                                                                                                                                <a:moveTo>
                                                                                                                                                                                                                                  <a:pt x="0" y="0"/>
                                                                                                                                                                                                                                </a:moveTo>
                                                                                                                                                                                                                                <a:lnTo>
                                                                                                                                                                                                                                  <a:pt x="0" y="318"/>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34" name="Group 623"/>
                                                                                                                                                                                                                        <wpg:cNvGrpSpPr>
                                                                                                                                                                                                                          <a:grpSpLocks/>
                                                                                                                                                                                                                        </wpg:cNvGrpSpPr>
                                                                                                                                                                                                                        <wpg:grpSpPr bwMode="auto">
                                                                                                                                                                                                                          <a:xfrm>
                                                                                                                                                                                                                            <a:off x="6318" y="532"/>
                                                                                                                                                                                                                            <a:ext cx="55" cy="0"/>
                                                                                                                                                                                                                            <a:chOff x="6318" y="532"/>
                                                                                                                                                                                                                            <a:chExt cx="55" cy="0"/>
                                                                                                                                                                                                                          </a:xfrm>
                                                                                                                                                                                                                        </wpg:grpSpPr>
                                                                                                                                                                                                                        <wps:wsp>
                                                                                                                                                                                                                          <wps:cNvPr id="735" name="Freeform 674"/>
                                                                                                                                                                                                                          <wps:cNvSpPr>
                                                                                                                                                                                                                            <a:spLocks noEditPoints="1"/>
                                                                                                                                                                                                                          </wps:cNvSpPr>
                                                                                                                                                                                                                          <wps:spPr bwMode="auto">
                                                                                                                                                                                                                            <a:xfrm>
                                                                                                                                                                                                                              <a:off x="12636" y="1064"/>
                                                                                                                                                                                                                              <a:ext cx="55" cy="0"/>
                                                                                                                                                                                                                            </a:xfrm>
                                                                                                                                                                                                                            <a:custGeom>
                                                                                                                                                                                                                              <a:avLst/>
                                                                                                                                                                                                                              <a:gdLst>
                                                                                                                                                                                                                                <a:gd name="T0" fmla="+- 0 6318 6318"/>
                                                                                                                                                                                                                                <a:gd name="T1" fmla="*/ T0 w 55"/>
                                                                                                                                                                                                                                <a:gd name="T2" fmla="+- 0 6373 6318"/>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36" name="Group 624"/>
                                                                                                                                                                                                                          <wpg:cNvGrpSpPr>
                                                                                                                                                                                                                            <a:grpSpLocks/>
                                                                                                                                                                                                                          </wpg:cNvGrpSpPr>
                                                                                                                                                                                                                          <wpg:grpSpPr bwMode="auto">
                                                                                                                                                                                                                            <a:xfrm>
                                                                                                                                                                                                                              <a:off x="6703" y="-98"/>
                                                                                                                                                                                                                              <a:ext cx="55" cy="0"/>
                                                                                                                                                                                                                              <a:chOff x="6703" y="-98"/>
                                                                                                                                                                                                                              <a:chExt cx="55" cy="0"/>
                                                                                                                                                                                                                            </a:xfrm>
                                                                                                                                                                                                                          </wpg:grpSpPr>
                                                                                                                                                                                                                          <wps:wsp>
                                                                                                                                                                                                                            <wps:cNvPr id="737" name="Freeform 673"/>
                                                                                                                                                                                                                            <wps:cNvSpPr>
                                                                                                                                                                                                                              <a:spLocks noEditPoints="1"/>
                                                                                                                                                                                                                            </wps:cNvSpPr>
                                                                                                                                                                                                                            <wps:spPr bwMode="auto">
                                                                                                                                                                                                                              <a:xfrm>
                                                                                                                                                                                                                                <a:off x="13406" y="-196"/>
                                                                                                                                                                                                                                <a:ext cx="55" cy="0"/>
                                                                                                                                                                                                                              </a:xfrm>
                                                                                                                                                                                                                              <a:custGeom>
                                                                                                                                                                                                                                <a:avLst/>
                                                                                                                                                                                                                                <a:gdLst>
                                                                                                                                                                                                                                  <a:gd name="T0" fmla="+- 0 6703 6703"/>
                                                                                                                                                                                                                                  <a:gd name="T1" fmla="*/ T0 w 55"/>
                                                                                                                                                                                                                                  <a:gd name="T2" fmla="+- 0 6758 670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38" name="Group 625"/>
                                                                                                                                                                                                                            <wpg:cNvGrpSpPr>
                                                                                                                                                                                                                              <a:grpSpLocks/>
                                                                                                                                                                                                                            </wpg:cNvGrpSpPr>
                                                                                                                                                                                                                            <wpg:grpSpPr bwMode="auto">
                                                                                                                                                                                                                              <a:xfrm>
                                                                                                                                                                                                                                <a:off x="6730" y="-98"/>
                                                                                                                                                                                                                                <a:ext cx="0" cy="526"/>
                                                                                                                                                                                                                                <a:chOff x="6730" y="-98"/>
                                                                                                                                                                                                                                <a:chExt cx="0" cy="526"/>
                                                                                                                                                                                                                              </a:xfrm>
                                                                                                                                                                                                                            </wpg:grpSpPr>
                                                                                                                                                                                                                            <wps:wsp>
                                                                                                                                                                                                                              <wps:cNvPr id="739" name="Freeform 672"/>
                                                                                                                                                                                                                              <wps:cNvSpPr>
                                                                                                                                                                                                                                <a:spLocks noEditPoints="1"/>
                                                                                                                                                                                                                              </wps:cNvSpPr>
                                                                                                                                                                                                                              <wps:spPr bwMode="auto">
                                                                                                                                                                                                                                <a:xfrm>
                                                                                                                                                                                                                                  <a:off x="13460" y="-196"/>
                                                                                                                                                                                                                                  <a:ext cx="0" cy="526"/>
                                                                                                                                                                                                                                </a:xfrm>
                                                                                                                                                                                                                                <a:custGeom>
                                                                                                                                                                                                                                  <a:avLst/>
                                                                                                                                                                                                                                  <a:gdLst>
                                                                                                                                                                                                                                    <a:gd name="T0" fmla="+- 0 -98 -98"/>
                                                                                                                                                                                                                                    <a:gd name="T1" fmla="*/ -98 h 526"/>
                                                                                                                                                                                                                                    <a:gd name="T2" fmla="+- 0 428 -98"/>
                                                                                                                                                                                                                                    <a:gd name="T3" fmla="*/ 428 h 526"/>
                                                                                                                                                                                                                                  </a:gdLst>
                                                                                                                                                                                                                                  <a:ahLst/>
                                                                                                                                                                                                                                  <a:cxnLst>
                                                                                                                                                                                                                                    <a:cxn ang="0">
                                                                                                                                                                                                                                      <a:pos x="0" y="T1"/>
                                                                                                                                                                                                                                    </a:cxn>
                                                                                                                                                                                                                                    <a:cxn ang="0">
                                                                                                                                                                                                                                      <a:pos x="0" y="T3"/>
                                                                                                                                                                                                                                    </a:cxn>
                                                                                                                                                                                                                                  </a:cxnLst>
                                                                                                                                                                                                                                  <a:rect l="0" t="0" r="r" b="b"/>
                                                                                                                                                                                                                                  <a:pathLst>
                                                                                                                                                                                                                                    <a:path h="526">
                                                                                                                                                                                                                                      <a:moveTo>
                                                                                                                                                                                                                                        <a:pt x="0" y="0"/>
                                                                                                                                                                                                                                      </a:moveTo>
                                                                                                                                                                                                                                      <a:lnTo>
                                                                                                                                                                                                                                        <a:pt x="0" y="526"/>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40" name="Group 626"/>
                                                                                                                                                                                                                              <wpg:cNvGrpSpPr>
                                                                                                                                                                                                                                <a:grpSpLocks/>
                                                                                                                                                                                                                              </wpg:cNvGrpSpPr>
                                                                                                                                                                                                                              <wpg:grpSpPr bwMode="auto">
                                                                                                                                                                                                                                <a:xfrm>
                                                                                                                                                                                                                                  <a:off x="6703" y="428"/>
                                                                                                                                                                                                                                  <a:ext cx="55" cy="0"/>
                                                                                                                                                                                                                                  <a:chOff x="6703" y="428"/>
                                                                                                                                                                                                                                  <a:chExt cx="55" cy="0"/>
                                                                                                                                                                                                                                </a:xfrm>
                                                                                                                                                                                                                              </wpg:grpSpPr>
                                                                                                                                                                                                                              <wps:wsp>
                                                                                                                                                                                                                                <wps:cNvPr id="741" name="Freeform 671"/>
                                                                                                                                                                                                                                <wps:cNvSpPr>
                                                                                                                                                                                                                                  <a:spLocks noEditPoints="1"/>
                                                                                                                                                                                                                                </wps:cNvSpPr>
                                                                                                                                                                                                                                <wps:spPr bwMode="auto">
                                                                                                                                                                                                                                  <a:xfrm>
                                                                                                                                                                                                                                    <a:off x="13406" y="856"/>
                                                                                                                                                                                                                                    <a:ext cx="55" cy="0"/>
                                                                                                                                                                                                                                  </a:xfrm>
                                                                                                                                                                                                                                  <a:custGeom>
                                                                                                                                                                                                                                    <a:avLst/>
                                                                                                                                                                                                                                    <a:gdLst>
                                                                                                                                                                                                                                      <a:gd name="T0" fmla="+- 0 6703 6703"/>
                                                                                                                                                                                                                                      <a:gd name="T1" fmla="*/ T0 w 55"/>
                                                                                                                                                                                                                                      <a:gd name="T2" fmla="+- 0 6758 6703"/>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42" name="Group 627"/>
                                                                                                                                                                                                                                <wpg:cNvGrpSpPr>
                                                                                                                                                                                                                                  <a:grpSpLocks/>
                                                                                                                                                                                                                                </wpg:cNvGrpSpPr>
                                                                                                                                                                                                                                <wpg:grpSpPr bwMode="auto">
                                                                                                                                                                                                                                  <a:xfrm>
                                                                                                                                                                                                                                    <a:off x="7780" y="133"/>
                                                                                                                                                                                                                                    <a:ext cx="55" cy="0"/>
                                                                                                                                                                                                                                    <a:chOff x="7780" y="133"/>
                                                                                                                                                                                                                                    <a:chExt cx="55" cy="0"/>
                                                                                                                                                                                                                                  </a:xfrm>
                                                                                                                                                                                                                                </wpg:grpSpPr>
                                                                                                                                                                                                                                <wps:wsp>
                                                                                                                                                                                                                                  <wps:cNvPr id="743" name="Freeform 670"/>
                                                                                                                                                                                                                                  <wps:cNvSpPr>
                                                                                                                                                                                                                                    <a:spLocks noEditPoints="1"/>
                                                                                                                                                                                                                                  </wps:cNvSpPr>
                                                                                                                                                                                                                                  <wps:spPr bwMode="auto">
                                                                                                                                                                                                                                    <a:xfrm>
                                                                                                                                                                                                                                      <a:off x="15560" y="266"/>
                                                                                                                                                                                                                                      <a:ext cx="55" cy="0"/>
                                                                                                                                                                                                                                    </a:xfrm>
                                                                                                                                                                                                                                    <a:custGeom>
                                                                                                                                                                                                                                      <a:avLst/>
                                                                                                                                                                                                                                      <a:gdLst>
                                                                                                                                                                                                                                        <a:gd name="T0" fmla="+- 0 7780 7780"/>
                                                                                                                                                                                                                                        <a:gd name="T1" fmla="*/ T0 w 55"/>
                                                                                                                                                                                                                                        <a:gd name="T2" fmla="+- 0 7835 7780"/>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44" name="Group 628"/>
                                                                                                                                                                                                                                  <wpg:cNvGrpSpPr>
                                                                                                                                                                                                                                    <a:grpSpLocks/>
                                                                                                                                                                                                                                  </wpg:cNvGrpSpPr>
                                                                                                                                                                                                                                  <wpg:grpSpPr bwMode="auto">
                                                                                                                                                                                                                                    <a:xfrm>
                                                                                                                                                                                                                                      <a:off x="7808" y="133"/>
                                                                                                                                                                                                                                      <a:ext cx="0" cy="336"/>
                                                                                                                                                                                                                                      <a:chOff x="7808" y="133"/>
                                                                                                                                                                                                                                      <a:chExt cx="0" cy="336"/>
                                                                                                                                                                                                                                    </a:xfrm>
                                                                                                                                                                                                                                  </wpg:grpSpPr>
                                                                                                                                                                                                                                  <wps:wsp>
                                                                                                                                                                                                                                    <wps:cNvPr id="745" name="Freeform 669"/>
                                                                                                                                                                                                                                    <wps:cNvSpPr>
                                                                                                                                                                                                                                      <a:spLocks noEditPoints="1"/>
                                                                                                                                                                                                                                    </wps:cNvSpPr>
                                                                                                                                                                                                                                    <wps:spPr bwMode="auto">
                                                                                                                                                                                                                                      <a:xfrm>
                                                                                                                                                                                                                                        <a:off x="15616" y="266"/>
                                                                                                                                                                                                                                        <a:ext cx="0" cy="336"/>
                                                                                                                                                                                                                                      </a:xfrm>
                                                                                                                                                                                                                                      <a:custGeom>
                                                                                                                                                                                                                                        <a:avLst/>
                                                                                                                                                                                                                                        <a:gdLst>
                                                                                                                                                                                                                                          <a:gd name="T0" fmla="+- 0 133 133"/>
                                                                                                                                                                                                                                          <a:gd name="T1" fmla="*/ 133 h 336"/>
                                                                                                                                                                                                                                          <a:gd name="T2" fmla="+- 0 469 133"/>
                                                                                                                                                                                                                                          <a:gd name="T3" fmla="*/ 469 h 336"/>
                                                                                                                                                                                                                                        </a:gdLst>
                                                                                                                                                                                                                                        <a:ahLst/>
                                                                                                                                                                                                                                        <a:cxnLst>
                                                                                                                                                                                                                                          <a:cxn ang="0">
                                                                                                                                                                                                                                            <a:pos x="0" y="T1"/>
                                                                                                                                                                                                                                          </a:cxn>
                                                                                                                                                                                                                                          <a:cxn ang="0">
                                                                                                                                                                                                                                            <a:pos x="0" y="T3"/>
                                                                                                                                                                                                                                          </a:cxn>
                                                                                                                                                                                                                                        </a:cxnLst>
                                                                                                                                                                                                                                        <a:rect l="0" t="0" r="r" b="b"/>
                                                                                                                                                                                                                                        <a:pathLst>
                                                                                                                                                                                                                                          <a:path h="336">
                                                                                                                                                                                                                                            <a:moveTo>
                                                                                                                                                                                                                                              <a:pt x="0" y="0"/>
                                                                                                                                                                                                                                            </a:moveTo>
                                                                                                                                                                                                                                            <a:lnTo>
                                                                                                                                                                                                                                              <a:pt x="0" y="336"/>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46" name="Group 629"/>
                                                                                                                                                                                                                                    <wpg:cNvGrpSpPr>
                                                                                                                                                                                                                                      <a:grpSpLocks/>
                                                                                                                                                                                                                                    </wpg:cNvGrpSpPr>
                                                                                                                                                                                                                                    <wpg:grpSpPr bwMode="auto">
                                                                                                                                                                                                                                      <a:xfrm>
                                                                                                                                                                                                                                        <a:off x="7780" y="469"/>
                                                                                                                                                                                                                                        <a:ext cx="55" cy="0"/>
                                                                                                                                                                                                                                        <a:chOff x="7780" y="469"/>
                                                                                                                                                                                                                                        <a:chExt cx="55" cy="0"/>
                                                                                                                                                                                                                                      </a:xfrm>
                                                                                                                                                                                                                                    </wpg:grpSpPr>
                                                                                                                                                                                                                                    <wps:wsp>
                                                                                                                                                                                                                                      <wps:cNvPr id="747" name="Freeform 668"/>
                                                                                                                                                                                                                                      <wps:cNvSpPr>
                                                                                                                                                                                                                                        <a:spLocks noEditPoints="1"/>
                                                                                                                                                                                                                                      </wps:cNvSpPr>
                                                                                                                                                                                                                                      <wps:spPr bwMode="auto">
                                                                                                                                                                                                                                        <a:xfrm>
                                                                                                                                                                                                                                          <a:off x="15560" y="938"/>
                                                                                                                                                                                                                                          <a:ext cx="55" cy="0"/>
                                                                                                                                                                                                                                        </a:xfrm>
                                                                                                                                                                                                                                        <a:custGeom>
                                                                                                                                                                                                                                          <a:avLst/>
                                                                                                                                                                                                                                          <a:gdLst>
                                                                                                                                                                                                                                            <a:gd name="T0" fmla="+- 0 7780 7780"/>
                                                                                                                                                                                                                                            <a:gd name="T1" fmla="*/ T0 w 55"/>
                                                                                                                                                                                                                                            <a:gd name="T2" fmla="+- 0 7835 7780"/>
                                                                                                                                                                                                                                            <a:gd name="T3" fmla="*/ T2 w 55"/>
                                                                                                                                                                                                                                          </a:gdLst>
                                                                                                                                                                                                                                          <a:ahLst/>
                                                                                                                                                                                                                                          <a:cxnLst>
                                                                                                                                                                                                                                            <a:cxn ang="0">
                                                                                                                                                                                                                                              <a:pos x="T1" y="0"/>
                                                                                                                                                                                                                                            </a:cxn>
                                                                                                                                                                                                                                            <a:cxn ang="0">
                                                                                                                                                                                                                                              <a:pos x="T3" y="0"/>
                                                                                                                                                                                                                                            </a:cxn>
                                                                                                                                                                                                                                          </a:cxnLst>
                                                                                                                                                                                                                                          <a:rect l="0" t="0" r="r" b="b"/>
                                                                                                                                                                                                                                          <a:pathLst>
                                                                                                                                                                                                                                            <a:path w="55">
                                                                                                                                                                                                                                              <a:moveTo>
                                                                                                                                                                                                                                                <a:pt x="0" y="0"/>
                                                                                                                                                                                                                                              </a:moveTo>
                                                                                                                                                                                                                                              <a:lnTo>
                                                                                                                                                                                                                                                <a:pt x="55"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48" name="Group 630"/>
                                                                                                                                                                                                                                      <wpg:cNvGrpSpPr>
                                                                                                                                                                                                                                        <a:grpSpLocks/>
                                                                                                                                                                                                                                      </wpg:cNvGrpSpPr>
                                                                                                                                                                                                                                      <wpg:grpSpPr bwMode="auto">
                                                                                                                                                                                                                                        <a:xfrm>
                                                                                                                                                                                                                                          <a:off x="5960" y="-1035"/>
                                                                                                                                                                                                                                          <a:ext cx="1847" cy="705"/>
                                                                                                                                                                                                                                          <a:chOff x="5960" y="-1035"/>
                                                                                                                                                                                                                                          <a:chExt cx="1847" cy="705"/>
                                                                                                                                                                                                                                        </a:xfrm>
                                                                                                                                                                                                                                      </wpg:grpSpPr>
                                                                                                                                                                                                                                      <wps:wsp>
                                                                                                                                                                                                                                        <wps:cNvPr id="749" name="Freeform 667"/>
                                                                                                                                                                                                                                        <wps:cNvSpPr>
                                                                                                                                                                                                                                          <a:spLocks noEditPoints="1"/>
                                                                                                                                                                                                                                        </wps:cNvSpPr>
                                                                                                                                                                                                                                        <wps:spPr bwMode="auto">
                                                                                                                                                                                                                                          <a:xfrm>
                                                                                                                                                                                                                                            <a:off x="11920" y="-2070"/>
                                                                                                                                                                                                                                            <a:ext cx="1848" cy="705"/>
                                                                                                                                                                                                                                          </a:xfrm>
                                                                                                                                                                                                                                          <a:custGeom>
                                                                                                                                                                                                                                            <a:avLst/>
                                                                                                                                                                                                                                            <a:gdLst>
                                                                                                                                                                                                                                              <a:gd name="T0" fmla="+- 0 5984 5960"/>
                                                                                                                                                                                                                                              <a:gd name="T1" fmla="*/ T0 w 1847"/>
                                                                                                                                                                                                                                              <a:gd name="T2" fmla="+- 0 -339 -1035"/>
                                                                                                                                                                                                                                              <a:gd name="T3" fmla="*/ -339 h 705"/>
                                                                                                                                                                                                                                              <a:gd name="T4" fmla="+- 0 6031 5960"/>
                                                                                                                                                                                                                                              <a:gd name="T5" fmla="*/ T4 w 1847"/>
                                                                                                                                                                                                                                              <a:gd name="T6" fmla="+- 0 -357 -1035"/>
                                                                                                                                                                                                                                              <a:gd name="T7" fmla="*/ -357 h 705"/>
                                                                                                                                                                                                                                              <a:gd name="T8" fmla="+- 0 6077 5960"/>
                                                                                                                                                                                                                                              <a:gd name="T9" fmla="*/ T8 w 1847"/>
                                                                                                                                                                                                                                              <a:gd name="T10" fmla="+- 0 -375 -1035"/>
                                                                                                                                                                                                                                              <a:gd name="T11" fmla="*/ -375 h 705"/>
                                                                                                                                                                                                                                              <a:gd name="T12" fmla="+- 0 6124 5960"/>
                                                                                                                                                                                                                                              <a:gd name="T13" fmla="*/ T12 w 1847"/>
                                                                                                                                                                                                                                              <a:gd name="T14" fmla="+- 0 -393 -1035"/>
                                                                                                                                                                                                                                              <a:gd name="T15" fmla="*/ -393 h 705"/>
                                                                                                                                                                                                                                              <a:gd name="T16" fmla="+- 0 6171 5960"/>
                                                                                                                                                                                                                                              <a:gd name="T17" fmla="*/ T16 w 1847"/>
                                                                                                                                                                                                                                              <a:gd name="T18" fmla="+- 0 -411 -1035"/>
                                                                                                                                                                                                                                              <a:gd name="T19" fmla="*/ -411 h 705"/>
                                                                                                                                                                                                                                              <a:gd name="T20" fmla="+- 0 6218 5960"/>
                                                                                                                                                                                                                                              <a:gd name="T21" fmla="*/ T20 w 1847"/>
                                                                                                                                                                                                                                              <a:gd name="T22" fmla="+- 0 -428 -1035"/>
                                                                                                                                                                                                                                              <a:gd name="T23" fmla="*/ -428 h 705"/>
                                                                                                                                                                                                                                              <a:gd name="T24" fmla="+- 0 6264 5960"/>
                                                                                                                                                                                                                                              <a:gd name="T25" fmla="*/ T24 w 1847"/>
                                                                                                                                                                                                                                              <a:gd name="T26" fmla="+- 0 -446 -1035"/>
                                                                                                                                                                                                                                              <a:gd name="T27" fmla="*/ -446 h 705"/>
                                                                                                                                                                                                                                              <a:gd name="T28" fmla="+- 0 6311 5960"/>
                                                                                                                                                                                                                                              <a:gd name="T29" fmla="*/ T28 w 1847"/>
                                                                                                                                                                                                                                              <a:gd name="T30" fmla="+- 0 -464 -1035"/>
                                                                                                                                                                                                                                              <a:gd name="T31" fmla="*/ -464 h 705"/>
                                                                                                                                                                                                                                              <a:gd name="T32" fmla="+- 0 6358 5960"/>
                                                                                                                                                                                                                                              <a:gd name="T33" fmla="*/ T32 w 1847"/>
                                                                                                                                                                                                                                              <a:gd name="T34" fmla="+- 0 -482 -1035"/>
                                                                                                                                                                                                                                              <a:gd name="T35" fmla="*/ -482 h 705"/>
                                                                                                                                                                                                                                              <a:gd name="T36" fmla="+- 0 6405 5960"/>
                                                                                                                                                                                                                                              <a:gd name="T37" fmla="*/ T36 w 1847"/>
                                                                                                                                                                                                                                              <a:gd name="T38" fmla="+- 0 -500 -1035"/>
                                                                                                                                                                                                                                              <a:gd name="T39" fmla="*/ -500 h 705"/>
                                                                                                                                                                                                                                              <a:gd name="T40" fmla="+- 0 6452 5960"/>
                                                                                                                                                                                                                                              <a:gd name="T41" fmla="*/ T40 w 1847"/>
                                                                                                                                                                                                                                              <a:gd name="T42" fmla="+- 0 -517 -1035"/>
                                                                                                                                                                                                                                              <a:gd name="T43" fmla="*/ -517 h 705"/>
                                                                                                                                                                                                                                              <a:gd name="T44" fmla="+- 0 6498 5960"/>
                                                                                                                                                                                                                                              <a:gd name="T45" fmla="*/ T44 w 1847"/>
                                                                                                                                                                                                                                              <a:gd name="T46" fmla="+- 0 -535 -1035"/>
                                                                                                                                                                                                                                              <a:gd name="T47" fmla="*/ -535 h 705"/>
                                                                                                                                                                                                                                              <a:gd name="T48" fmla="+- 0 6545 5960"/>
                                                                                                                                                                                                                                              <a:gd name="T49" fmla="*/ T48 w 1847"/>
                                                                                                                                                                                                                                              <a:gd name="T50" fmla="+- 0 -553 -1035"/>
                                                                                                                                                                                                                                              <a:gd name="T51" fmla="*/ -553 h 705"/>
                                                                                                                                                                                                                                              <a:gd name="T52" fmla="+- 0 6592 5960"/>
                                                                                                                                                                                                                                              <a:gd name="T53" fmla="*/ T52 w 1847"/>
                                                                                                                                                                                                                                              <a:gd name="T54" fmla="+- 0 -571 -1035"/>
                                                                                                                                                                                                                                              <a:gd name="T55" fmla="*/ -571 h 705"/>
                                                                                                                                                                                                                                              <a:gd name="T56" fmla="+- 0 6639 5960"/>
                                                                                                                                                                                                                                              <a:gd name="T57" fmla="*/ T56 w 1847"/>
                                                                                                                                                                                                                                              <a:gd name="T58" fmla="+- 0 -589 -1035"/>
                                                                                                                                                                                                                                              <a:gd name="T59" fmla="*/ -589 h 705"/>
                                                                                                                                                                                                                                              <a:gd name="T60" fmla="+- 0 6685 5960"/>
                                                                                                                                                                                                                                              <a:gd name="T61" fmla="*/ T60 w 1847"/>
                                                                                                                                                                                                                                              <a:gd name="T62" fmla="+- 0 -607 -1035"/>
                                                                                                                                                                                                                                              <a:gd name="T63" fmla="*/ -607 h 705"/>
                                                                                                                                                                                                                                              <a:gd name="T64" fmla="+- 0 6732 5960"/>
                                                                                                                                                                                                                                              <a:gd name="T65" fmla="*/ T64 w 1847"/>
                                                                                                                                                                                                                                              <a:gd name="T66" fmla="+- 0 -625 -1035"/>
                                                                                                                                                                                                                                              <a:gd name="T67" fmla="*/ -625 h 705"/>
                                                                                                                                                                                                                                              <a:gd name="T68" fmla="+- 0 6779 5960"/>
                                                                                                                                                                                                                                              <a:gd name="T69" fmla="*/ T68 w 1847"/>
                                                                                                                                                                                                                                              <a:gd name="T70" fmla="+- 0 -642 -1035"/>
                                                                                                                                                                                                                                              <a:gd name="T71" fmla="*/ -642 h 705"/>
                                                                                                                                                                                                                                              <a:gd name="T72" fmla="+- 0 6826 5960"/>
                                                                                                                                                                                                                                              <a:gd name="T73" fmla="*/ T72 w 1847"/>
                                                                                                                                                                                                                                              <a:gd name="T74" fmla="+- 0 -660 -1035"/>
                                                                                                                                                                                                                                              <a:gd name="T75" fmla="*/ -660 h 705"/>
                                                                                                                                                                                                                                              <a:gd name="T76" fmla="+- 0 6872 5960"/>
                                                                                                                                                                                                                                              <a:gd name="T77" fmla="*/ T76 w 1847"/>
                                                                                                                                                                                                                                              <a:gd name="T78" fmla="+- 0 -678 -1035"/>
                                                                                                                                                                                                                                              <a:gd name="T79" fmla="*/ -678 h 705"/>
                                                                                                                                                                                                                                              <a:gd name="T80" fmla="+- 0 6918 5960"/>
                                                                                                                                                                                                                                              <a:gd name="T81" fmla="*/ T80 w 1847"/>
                                                                                                                                                                                                                                              <a:gd name="T82" fmla="+- 0 -696 -1035"/>
                                                                                                                                                                                                                                              <a:gd name="T83" fmla="*/ -696 h 705"/>
                                                                                                                                                                                                                                              <a:gd name="T84" fmla="+- 0 6965 5960"/>
                                                                                                                                                                                                                                              <a:gd name="T85" fmla="*/ T84 w 1847"/>
                                                                                                                                                                                                                                              <a:gd name="T86" fmla="+- 0 -714 -1035"/>
                                                                                                                                                                                                                                              <a:gd name="T87" fmla="*/ -714 h 705"/>
                                                                                                                                                                                                                                              <a:gd name="T88" fmla="+- 0 7012 5960"/>
                                                                                                                                                                                                                                              <a:gd name="T89" fmla="*/ T88 w 1847"/>
                                                                                                                                                                                                                                              <a:gd name="T90" fmla="+- 0 -732 -1035"/>
                                                                                                                                                                                                                                              <a:gd name="T91" fmla="*/ -732 h 705"/>
                                                                                                                                                                                                                                              <a:gd name="T92" fmla="+- 0 7058 5960"/>
                                                                                                                                                                                                                                              <a:gd name="T93" fmla="*/ T92 w 1847"/>
                                                                                                                                                                                                                                              <a:gd name="T94" fmla="+- 0 -750 -1035"/>
                                                                                                                                                                                                                                              <a:gd name="T95" fmla="*/ -750 h 705"/>
                                                                                                                                                                                                                                              <a:gd name="T96" fmla="+- 0 7105 5960"/>
                                                                                                                                                                                                                                              <a:gd name="T97" fmla="*/ T96 w 1847"/>
                                                                                                                                                                                                                                              <a:gd name="T98" fmla="+- 0 -767 -1035"/>
                                                                                                                                                                                                                                              <a:gd name="T99" fmla="*/ -767 h 705"/>
                                                                                                                                                                                                                                              <a:gd name="T100" fmla="+- 0 7152 5960"/>
                                                                                                                                                                                                                                              <a:gd name="T101" fmla="*/ T100 w 1847"/>
                                                                                                                                                                                                                                              <a:gd name="T102" fmla="+- 0 -785 -1035"/>
                                                                                                                                                                                                                                              <a:gd name="T103" fmla="*/ -785 h 705"/>
                                                                                                                                                                                                                                              <a:gd name="T104" fmla="+- 0 7199 5960"/>
                                                                                                                                                                                                                                              <a:gd name="T105" fmla="*/ T104 w 1847"/>
                                                                                                                                                                                                                                              <a:gd name="T106" fmla="+- 0 -803 -1035"/>
                                                                                                                                                                                                                                              <a:gd name="T107" fmla="*/ -803 h 705"/>
                                                                                                                                                                                                                                              <a:gd name="T108" fmla="+- 0 7246 5960"/>
                                                                                                                                                                                                                                              <a:gd name="T109" fmla="*/ T108 w 1847"/>
                                                                                                                                                                                                                                              <a:gd name="T110" fmla="+- 0 -821 -1035"/>
                                                                                                                                                                                                                                              <a:gd name="T111" fmla="*/ -821 h 705"/>
                                                                                                                                                                                                                                              <a:gd name="T112" fmla="+- 0 7292 5960"/>
                                                                                                                                                                                                                                              <a:gd name="T113" fmla="*/ T112 w 1847"/>
                                                                                                                                                                                                                                              <a:gd name="T114" fmla="+- 0 -839 -1035"/>
                                                                                                                                                                                                                                              <a:gd name="T115" fmla="*/ -839 h 705"/>
                                                                                                                                                                                                                                              <a:gd name="T116" fmla="+- 0 7339 5960"/>
                                                                                                                                                                                                                                              <a:gd name="T117" fmla="*/ T116 w 1847"/>
                                                                                                                                                                                                                                              <a:gd name="T118" fmla="+- 0 -857 -1035"/>
                                                                                                                                                                                                                                              <a:gd name="T119" fmla="*/ -857 h 705"/>
                                                                                                                                                                                                                                              <a:gd name="T120" fmla="+- 0 7386 5960"/>
                                                                                                                                                                                                                                              <a:gd name="T121" fmla="*/ T120 w 1847"/>
                                                                                                                                                                                                                                              <a:gd name="T122" fmla="+- 0 -874 -1035"/>
                                                                                                                                                                                                                                              <a:gd name="T123" fmla="*/ -874 h 705"/>
                                                                                                                                                                                                                                              <a:gd name="T124" fmla="+- 0 7433 5960"/>
                                                                                                                                                                                                                                              <a:gd name="T125" fmla="*/ T124 w 1847"/>
                                                                                                                                                                                                                                              <a:gd name="T126" fmla="+- 0 -892 -1035"/>
                                                                                                                                                                                                                                              <a:gd name="T127" fmla="*/ -892 h 705"/>
                                                                                                                                                                                                                                              <a:gd name="T128" fmla="+- 0 7479 5960"/>
                                                                                                                                                                                                                                              <a:gd name="T129" fmla="*/ T128 w 1847"/>
                                                                                                                                                                                                                                              <a:gd name="T130" fmla="+- 0 -910 -1035"/>
                                                                                                                                                                                                                                              <a:gd name="T131" fmla="*/ -910 h 705"/>
                                                                                                                                                                                                                                              <a:gd name="T132" fmla="+- 0 7526 5960"/>
                                                                                                                                                                                                                                              <a:gd name="T133" fmla="*/ T132 w 1847"/>
                                                                                                                                                                                                                                              <a:gd name="T134" fmla="+- 0 -928 -1035"/>
                                                                                                                                                                                                                                              <a:gd name="T135" fmla="*/ -928 h 705"/>
                                                                                                                                                                                                                                              <a:gd name="T136" fmla="+- 0 7573 5960"/>
                                                                                                                                                                                                                                              <a:gd name="T137" fmla="*/ T136 w 1847"/>
                                                                                                                                                                                                                                              <a:gd name="T138" fmla="+- 0 -946 -1035"/>
                                                                                                                                                                                                                                              <a:gd name="T139" fmla="*/ -946 h 705"/>
                                                                                                                                                                                                                                              <a:gd name="T140" fmla="+- 0 7620 5960"/>
                                                                                                                                                                                                                                              <a:gd name="T141" fmla="*/ T140 w 1847"/>
                                                                                                                                                                                                                                              <a:gd name="T142" fmla="+- 0 -964 -1035"/>
                                                                                                                                                                                                                                              <a:gd name="T143" fmla="*/ -964 h 705"/>
                                                                                                                                                                                                                                              <a:gd name="T144" fmla="+- 0 7666 5960"/>
                                                                                                                                                                                                                                              <a:gd name="T145" fmla="*/ T144 w 1847"/>
                                                                                                                                                                                                                                              <a:gd name="T146" fmla="+- 0 -981 -1035"/>
                                                                                                                                                                                                                                              <a:gd name="T147" fmla="*/ -981 h 705"/>
                                                                                                                                                                                                                                              <a:gd name="T148" fmla="+- 0 7713 5960"/>
                                                                                                                                                                                                                                              <a:gd name="T149" fmla="*/ T148 w 1847"/>
                                                                                                                                                                                                                                              <a:gd name="T150" fmla="+- 0 -999 -1035"/>
                                                                                                                                                                                                                                              <a:gd name="T151" fmla="*/ -999 h 705"/>
                                                                                                                                                                                                                                              <a:gd name="T152" fmla="+- 0 7760 5960"/>
                                                                                                                                                                                                                                              <a:gd name="T153" fmla="*/ T152 w 1847"/>
                                                                                                                                                                                                                                              <a:gd name="T154" fmla="+- 0 -1017 -1035"/>
                                                                                                                                                                                                                                              <a:gd name="T155" fmla="*/ -1017 h 705"/>
                                                                                                                                                                                                                                              <a:gd name="T156" fmla="+- 0 7807 5960"/>
                                                                                                                                                                                                                                              <a:gd name="T157" fmla="*/ T156 w 1847"/>
                                                                                                                                                                                                                                              <a:gd name="T158" fmla="+- 0 -1035 -1035"/>
                                                                                                                                                                                                                                              <a:gd name="T159" fmla="*/ -1035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47" h="705">
                                                                                                                                                                                                                                                <a:moveTo>
                                                                                                                                                                                                                                                  <a:pt x="0" y="705"/>
                                                                                                                                                                                                                                                </a:moveTo>
                                                                                                                                                                                                                                                <a:lnTo>
                                                                                                                                                                                                                                                  <a:pt x="24" y="696"/>
                                                                                                                                                                                                                                                </a:lnTo>
                                                                                                                                                                                                                                                <a:lnTo>
                                                                                                                                                                                                                                                  <a:pt x="47" y="687"/>
                                                                                                                                                                                                                                                </a:lnTo>
                                                                                                                                                                                                                                                <a:lnTo>
                                                                                                                                                                                                                                                  <a:pt x="71" y="678"/>
                                                                                                                                                                                                                                                </a:lnTo>
                                                                                                                                                                                                                                                <a:lnTo>
                                                                                                                                                                                                                                                  <a:pt x="94" y="669"/>
                                                                                                                                                                                                                                                </a:lnTo>
                                                                                                                                                                                                                                                <a:lnTo>
                                                                                                                                                                                                                                                  <a:pt x="117" y="660"/>
                                                                                                                                                                                                                                                </a:lnTo>
                                                                                                                                                                                                                                                <a:lnTo>
                                                                                                                                                                                                                                                  <a:pt x="141" y="651"/>
                                                                                                                                                                                                                                                </a:lnTo>
                                                                                                                                                                                                                                                <a:lnTo>
                                                                                                                                                                                                                                                  <a:pt x="164" y="642"/>
                                                                                                                                                                                                                                                </a:lnTo>
                                                                                                                                                                                                                                                <a:lnTo>
                                                                                                                                                                                                                                                  <a:pt x="188" y="633"/>
                                                                                                                                                                                                                                                </a:lnTo>
                                                                                                                                                                                                                                                <a:lnTo>
                                                                                                                                                                                                                                                  <a:pt x="211" y="624"/>
                                                                                                                                                                                                                                                </a:lnTo>
                                                                                                                                                                                                                                                <a:lnTo>
                                                                                                                                                                                                                                                  <a:pt x="234" y="616"/>
                                                                                                                                                                                                                                                </a:lnTo>
                                                                                                                                                                                                                                                <a:lnTo>
                                                                                                                                                                                                                                                  <a:pt x="258" y="607"/>
                                                                                                                                                                                                                                                </a:lnTo>
                                                                                                                                                                                                                                                <a:lnTo>
                                                                                                                                                                                                                                                  <a:pt x="281" y="598"/>
                                                                                                                                                                                                                                                </a:lnTo>
                                                                                                                                                                                                                                                <a:lnTo>
                                                                                                                                                                                                                                                  <a:pt x="304" y="589"/>
                                                                                                                                                                                                                                                </a:lnTo>
                                                                                                                                                                                                                                                <a:lnTo>
                                                                                                                                                                                                                                                  <a:pt x="328" y="580"/>
                                                                                                                                                                                                                                                </a:lnTo>
                                                                                                                                                                                                                                                <a:lnTo>
                                                                                                                                                                                                                                                  <a:pt x="351" y="571"/>
                                                                                                                                                                                                                                                </a:lnTo>
                                                                                                                                                                                                                                                <a:lnTo>
                                                                                                                                                                                                                                                  <a:pt x="375" y="562"/>
                                                                                                                                                                                                                                                </a:lnTo>
                                                                                                                                                                                                                                                <a:lnTo>
                                                                                                                                                                                                                                                  <a:pt x="398" y="553"/>
                                                                                                                                                                                                                                                </a:lnTo>
                                                                                                                                                                                                                                                <a:lnTo>
                                                                                                                                                                                                                                                  <a:pt x="421" y="544"/>
                                                                                                                                                                                                                                                </a:lnTo>
                                                                                                                                                                                                                                                <a:lnTo>
                                                                                                                                                                                                                                                  <a:pt x="445" y="535"/>
                                                                                                                                                                                                                                                </a:lnTo>
                                                                                                                                                                                                                                                <a:lnTo>
                                                                                                                                                                                                                                                  <a:pt x="468" y="526"/>
                                                                                                                                                                                                                                                </a:lnTo>
                                                                                                                                                                                                                                                <a:lnTo>
                                                                                                                                                                                                                                                  <a:pt x="492" y="518"/>
                                                                                                                                                                                                                                                </a:lnTo>
                                                                                                                                                                                                                                                <a:lnTo>
                                                                                                                                                                                                                                                  <a:pt x="515" y="509"/>
                                                                                                                                                                                                                                                </a:lnTo>
                                                                                                                                                                                                                                                <a:lnTo>
                                                                                                                                                                                                                                                  <a:pt x="538" y="500"/>
                                                                                                                                                                                                                                                </a:lnTo>
                                                                                                                                                                                                                                                <a:lnTo>
                                                                                                                                                                                                                                                  <a:pt x="562" y="491"/>
                                                                                                                                                                                                                                                </a:lnTo>
                                                                                                                                                                                                                                                <a:lnTo>
                                                                                                                                                                                                                                                  <a:pt x="585" y="482"/>
                                                                                                                                                                                                                                                </a:lnTo>
                                                                                                                                                                                                                                                <a:lnTo>
                                                                                                                                                                                                                                                  <a:pt x="608" y="473"/>
                                                                                                                                                                                                                                                </a:lnTo>
                                                                                                                                                                                                                                                <a:lnTo>
                                                                                                                                                                                                                                                  <a:pt x="632" y="464"/>
                                                                                                                                                                                                                                                </a:lnTo>
                                                                                                                                                                                                                                                <a:lnTo>
                                                                                                                                                                                                                                                  <a:pt x="655" y="455"/>
                                                                                                                                                                                                                                                </a:lnTo>
                                                                                                                                                                                                                                                <a:lnTo>
                                                                                                                                                                                                                                                  <a:pt x="679" y="446"/>
                                                                                                                                                                                                                                                </a:lnTo>
                                                                                                                                                                                                                                                <a:lnTo>
                                                                                                                                                                                                                                                  <a:pt x="702" y="437"/>
                                                                                                                                                                                                                                                </a:lnTo>
                                                                                                                                                                                                                                                <a:lnTo>
                                                                                                                                                                                                                                                  <a:pt x="725" y="428"/>
                                                                                                                                                                                                                                                </a:lnTo>
                                                                                                                                                                                                                                                <a:lnTo>
                                                                                                                                                                                                                                                  <a:pt x="749" y="419"/>
                                                                                                                                                                                                                                                </a:lnTo>
                                                                                                                                                                                                                                                <a:lnTo>
                                                                                                                                                                                                                                                  <a:pt x="772" y="410"/>
                                                                                                                                                                                                                                                </a:lnTo>
                                                                                                                                                                                                                                                <a:lnTo>
                                                                                                                                                                                                                                                  <a:pt x="795" y="402"/>
                                                                                                                                                                                                                                                </a:lnTo>
                                                                                                                                                                                                                                                <a:lnTo>
                                                                                                                                                                                                                                                  <a:pt x="819" y="393"/>
                                                                                                                                                                                                                                                </a:lnTo>
                                                                                                                                                                                                                                                <a:lnTo>
                                                                                                                                                                                                                                                  <a:pt x="842" y="384"/>
                                                                                                                                                                                                                                                </a:lnTo>
                                                                                                                                                                                                                                                <a:lnTo>
                                                                                                                                                                                                                                                  <a:pt x="866" y="375"/>
                                                                                                                                                                                                                                                </a:lnTo>
                                                                                                                                                                                                                                                <a:lnTo>
                                                                                                                                                                                                                                                  <a:pt x="889" y="366"/>
                                                                                                                                                                                                                                                </a:lnTo>
                                                                                                                                                                                                                                                <a:lnTo>
                                                                                                                                                                                                                                                  <a:pt x="912" y="357"/>
                                                                                                                                                                                                                                                </a:lnTo>
                                                                                                                                                                                                                                                <a:lnTo>
                                                                                                                                                                                                                                                  <a:pt x="935" y="348"/>
                                                                                                                                                                                                                                                </a:lnTo>
                                                                                                                                                                                                                                                <a:lnTo>
                                                                                                                                                                                                                                                  <a:pt x="958" y="339"/>
                                                                                                                                                                                                                                                </a:lnTo>
                                                                                                                                                                                                                                                <a:lnTo>
                                                                                                                                                                                                                                                  <a:pt x="982" y="330"/>
                                                                                                                                                                                                                                                </a:lnTo>
                                                                                                                                                                                                                                                <a:lnTo>
                                                                                                                                                                                                                                                  <a:pt x="1005" y="321"/>
                                                                                                                                                                                                                                                </a:lnTo>
                                                                                                                                                                                                                                                <a:lnTo>
                                                                                                                                                                                                                                                  <a:pt x="1028" y="312"/>
                                                                                                                                                                                                                                                </a:lnTo>
                                                                                                                                                                                                                                                <a:lnTo>
                                                                                                                                                                                                                                                  <a:pt x="1052" y="303"/>
                                                                                                                                                                                                                                                </a:lnTo>
                                                                                                                                                                                                                                                <a:lnTo>
                                                                                                                                                                                                                                                  <a:pt x="1075" y="294"/>
                                                                                                                                                                                                                                                </a:lnTo>
                                                                                                                                                                                                                                                <a:lnTo>
                                                                                                                                                                                                                                                  <a:pt x="1098" y="285"/>
                                                                                                                                                                                                                                                </a:lnTo>
                                                                                                                                                                                                                                                <a:lnTo>
                                                                                                                                                                                                                                                  <a:pt x="1122" y="277"/>
                                                                                                                                                                                                                                                </a:lnTo>
                                                                                                                                                                                                                                                <a:lnTo>
                                                                                                                                                                                                                                                  <a:pt x="1145" y="268"/>
                                                                                                                                                                                                                                                </a:lnTo>
                                                                                                                                                                                                                                                <a:lnTo>
                                                                                                                                                                                                                                                  <a:pt x="1169" y="259"/>
                                                                                                                                                                                                                                                </a:lnTo>
                                                                                                                                                                                                                                                <a:lnTo>
                                                                                                                                                                                                                                                  <a:pt x="1192" y="250"/>
                                                                                                                                                                                                                                                </a:lnTo>
                                                                                                                                                                                                                                                <a:lnTo>
                                                                                                                                                                                                                                                  <a:pt x="1215" y="241"/>
                                                                                                                                                                                                                                                </a:lnTo>
                                                                                                                                                                                                                                                <a:lnTo>
                                                                                                                                                                                                                                                  <a:pt x="1239" y="232"/>
                                                                                                                                                                                                                                                </a:lnTo>
                                                                                                                                                                                                                                                <a:lnTo>
                                                                                                                                                                                                                                                  <a:pt x="1262" y="223"/>
                                                                                                                                                                                                                                                </a:lnTo>
                                                                                                                                                                                                                                                <a:lnTo>
                                                                                                                                                                                                                                                  <a:pt x="1286" y="214"/>
                                                                                                                                                                                                                                                </a:lnTo>
                                                                                                                                                                                                                                                <a:lnTo>
                                                                                                                                                                                                                                                  <a:pt x="1309" y="205"/>
                                                                                                                                                                                                                                                </a:lnTo>
                                                                                                                                                                                                                                                <a:lnTo>
                                                                                                                                                                                                                                                  <a:pt x="1332" y="196"/>
                                                                                                                                                                                                                                                </a:lnTo>
                                                                                                                                                                                                                                                <a:lnTo>
                                                                                                                                                                                                                                                  <a:pt x="1356" y="187"/>
                                                                                                                                                                                                                                                </a:lnTo>
                                                                                                                                                                                                                                                <a:lnTo>
                                                                                                                                                                                                                                                  <a:pt x="1379" y="178"/>
                                                                                                                                                                                                                                                </a:lnTo>
                                                                                                                                                                                                                                                <a:lnTo>
                                                                                                                                                                                                                                                  <a:pt x="1403" y="169"/>
                                                                                                                                                                                                                                                </a:lnTo>
                                                                                                                                                                                                                                                <a:lnTo>
                                                                                                                                                                                                                                                  <a:pt x="1426" y="161"/>
                                                                                                                                                                                                                                                </a:lnTo>
                                                                                                                                                                                                                                                <a:lnTo>
                                                                                                                                                                                                                                                  <a:pt x="1449" y="152"/>
                                                                                                                                                                                                                                                </a:lnTo>
                                                                                                                                                                                                                                                <a:lnTo>
                                                                                                                                                                                                                                                  <a:pt x="1473" y="143"/>
                                                                                                                                                                                                                                                </a:lnTo>
                                                                                                                                                                                                                                                <a:lnTo>
                                                                                                                                                                                                                                                  <a:pt x="1496" y="134"/>
                                                                                                                                                                                                                                                </a:lnTo>
                                                                                                                                                                                                                                                <a:lnTo>
                                                                                                                                                                                                                                                  <a:pt x="1519" y="125"/>
                                                                                                                                                                                                                                                </a:lnTo>
                                                                                                                                                                                                                                                <a:lnTo>
                                                                                                                                                                                                                                                  <a:pt x="1543" y="116"/>
                                                                                                                                                                                                                                                </a:lnTo>
                                                                                                                                                                                                                                                <a:lnTo>
                                                                                                                                                                                                                                                  <a:pt x="1566" y="107"/>
                                                                                                                                                                                                                                                </a:lnTo>
                                                                                                                                                                                                                                                <a:lnTo>
                                                                                                                                                                                                                                                  <a:pt x="1590" y="98"/>
                                                                                                                                                                                                                                                </a:lnTo>
                                                                                                                                                                                                                                                <a:lnTo>
                                                                                                                                                                                                                                                  <a:pt x="1613" y="89"/>
                                                                                                                                                                                                                                                </a:lnTo>
                                                                                                                                                                                                                                                <a:lnTo>
                                                                                                                                                                                                                                                  <a:pt x="1636" y="80"/>
                                                                                                                                                                                                                                                </a:lnTo>
                                                                                                                                                                                                                                                <a:lnTo>
                                                                                                                                                                                                                                                  <a:pt x="1660" y="71"/>
                                                                                                                                                                                                                                                </a:lnTo>
                                                                                                                                                                                                                                                <a:lnTo>
                                                                                                                                                                                                                                                  <a:pt x="1683" y="63"/>
                                                                                                                                                                                                                                                </a:lnTo>
                                                                                                                                                                                                                                                <a:lnTo>
                                                                                                                                                                                                                                                  <a:pt x="1706" y="54"/>
                                                                                                                                                                                                                                                </a:lnTo>
                                                                                                                                                                                                                                                <a:lnTo>
                                                                                                                                                                                                                                                  <a:pt x="1730" y="45"/>
                                                                                                                                                                                                                                                </a:lnTo>
                                                                                                                                                                                                                                                <a:lnTo>
                                                                                                                                                                                                                                                  <a:pt x="1753" y="36"/>
                                                                                                                                                                                                                                                </a:lnTo>
                                                                                                                                                                                                                                                <a:lnTo>
                                                                                                                                                                                                                                                  <a:pt x="1777" y="27"/>
                                                                                                                                                                                                                                                </a:lnTo>
                                                                                                                                                                                                                                                <a:lnTo>
                                                                                                                                                                                                                                                  <a:pt x="1800" y="18"/>
                                                                                                                                                                                                                                                </a:lnTo>
                                                                                                                                                                                                                                                <a:lnTo>
                                                                                                                                                                                                                                                  <a:pt x="1823" y="9"/>
                                                                                                                                                                                                                                                </a:lnTo>
                                                                                                                                                                                                                                                <a:lnTo>
                                                                                                                                                                                                                                                  <a:pt x="1847" y="0"/>
                                                                                                                                                                                                                                                </a:lnTo>
                                                                                                                                                                                                                                              </a:path>
                                                                                                                                                                                                                                            </a:pathLst>
                                                                                                                                                                                                                                          </a:custGeom>
                                                                                                                                                                                                                                          <a:noFill/>
                                                                                                                                                                                                                                          <a:ln w="10209">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50" name="Group 631"/>
                                                                                                                                                                                                                                        <wpg:cNvGrpSpPr>
                                                                                                                                                                                                                                          <a:grpSpLocks/>
                                                                                                                                                                                                                                        </wpg:cNvGrpSpPr>
                                                                                                                                                                                                                                        <wpg:grpSpPr bwMode="auto">
                                                                                                                                                                                                                                          <a:xfrm>
                                                                                                                                                                                                                                            <a:off x="5960" y="31"/>
                                                                                                                                                                                                                                            <a:ext cx="1847" cy="66"/>
                                                                                                                                                                                                                                            <a:chOff x="5960" y="31"/>
                                                                                                                                                                                                                                            <a:chExt cx="1847" cy="66"/>
                                                                                                                                                                                                                                          </a:xfrm>
                                                                                                                                                                                                                                        </wpg:grpSpPr>
                                                                                                                                                                                                                                        <wps:wsp>
                                                                                                                                                                                                                                          <wps:cNvPr id="751" name="Freeform 666"/>
                                                                                                                                                                                                                                          <wps:cNvSpPr>
                                                                                                                                                                                                                                            <a:spLocks noEditPoints="1"/>
                                                                                                                                                                                                                                          </wps:cNvSpPr>
                                                                                                                                                                                                                                          <wps:spPr bwMode="auto">
                                                                                                                                                                                                                                            <a:xfrm>
                                                                                                                                                                                                                                              <a:off x="11920" y="62"/>
                                                                                                                                                                                                                                              <a:ext cx="1848" cy="66"/>
                                                                                                                                                                                                                                            </a:xfrm>
                                                                                                                                                                                                                                            <a:custGeom>
                                                                                                                                                                                                                                              <a:avLst/>
                                                                                                                                                                                                                                              <a:gdLst>
                                                                                                                                                                                                                                                <a:gd name="T0" fmla="+- 0 5984 5960"/>
                                                                                                                                                                                                                                                <a:gd name="T1" fmla="*/ T0 w 1847"/>
                                                                                                                                                                                                                                                <a:gd name="T2" fmla="+- 0 96 31"/>
                                                                                                                                                                                                                                                <a:gd name="T3" fmla="*/ 96 h 66"/>
                                                                                                                                                                                                                                                <a:gd name="T4" fmla="+- 0 6031 5960"/>
                                                                                                                                                                                                                                                <a:gd name="T5" fmla="*/ T4 w 1847"/>
                                                                                                                                                                                                                                                <a:gd name="T6" fmla="+- 0 94 31"/>
                                                                                                                                                                                                                                                <a:gd name="T7" fmla="*/ 94 h 66"/>
                                                                                                                                                                                                                                                <a:gd name="T8" fmla="+- 0 6077 5960"/>
                                                                                                                                                                                                                                                <a:gd name="T9" fmla="*/ T8 w 1847"/>
                                                                                                                                                                                                                                                <a:gd name="T10" fmla="+- 0 93 31"/>
                                                                                                                                                                                                                                                <a:gd name="T11" fmla="*/ 93 h 66"/>
                                                                                                                                                                                                                                                <a:gd name="T12" fmla="+- 0 6124 5960"/>
                                                                                                                                                                                                                                                <a:gd name="T13" fmla="*/ T12 w 1847"/>
                                                                                                                                                                                                                                                <a:gd name="T14" fmla="+- 0 91 31"/>
                                                                                                                                                                                                                                                <a:gd name="T15" fmla="*/ 91 h 66"/>
                                                                                                                                                                                                                                                <a:gd name="T16" fmla="+- 0 6171 5960"/>
                                                                                                                                                                                                                                                <a:gd name="T17" fmla="*/ T16 w 1847"/>
                                                                                                                                                                                                                                                <a:gd name="T18" fmla="+- 0 89 31"/>
                                                                                                                                                                                                                                                <a:gd name="T19" fmla="*/ 89 h 66"/>
                                                                                                                                                                                                                                                <a:gd name="T20" fmla="+- 0 6218 5960"/>
                                                                                                                                                                                                                                                <a:gd name="T21" fmla="*/ T20 w 1847"/>
                                                                                                                                                                                                                                                <a:gd name="T22" fmla="+- 0 88 31"/>
                                                                                                                                                                                                                                                <a:gd name="T23" fmla="*/ 88 h 66"/>
                                                                                                                                                                                                                                                <a:gd name="T24" fmla="+- 0 6264 5960"/>
                                                                                                                                                                                                                                                <a:gd name="T25" fmla="*/ T24 w 1847"/>
                                                                                                                                                                                                                                                <a:gd name="T26" fmla="+- 0 86 31"/>
                                                                                                                                                                                                                                                <a:gd name="T27" fmla="*/ 86 h 66"/>
                                                                                                                                                                                                                                                <a:gd name="T28" fmla="+- 0 6311 5960"/>
                                                                                                                                                                                                                                                <a:gd name="T29" fmla="*/ T28 w 1847"/>
                                                                                                                                                                                                                                                <a:gd name="T30" fmla="+- 0 84 31"/>
                                                                                                                                                                                                                                                <a:gd name="T31" fmla="*/ 84 h 66"/>
                                                                                                                                                                                                                                                <a:gd name="T32" fmla="+- 0 6358 5960"/>
                                                                                                                                                                                                                                                <a:gd name="T33" fmla="*/ T32 w 1847"/>
                                                                                                                                                                                                                                                <a:gd name="T34" fmla="+- 0 83 31"/>
                                                                                                                                                                                                                                                <a:gd name="T35" fmla="*/ 83 h 66"/>
                                                                                                                                                                                                                                                <a:gd name="T36" fmla="+- 0 6405 5960"/>
                                                                                                                                                                                                                                                <a:gd name="T37" fmla="*/ T36 w 1847"/>
                                                                                                                                                                                                                                                <a:gd name="T38" fmla="+- 0 81 31"/>
                                                                                                                                                                                                                                                <a:gd name="T39" fmla="*/ 81 h 66"/>
                                                                                                                                                                                                                                                <a:gd name="T40" fmla="+- 0 6452 5960"/>
                                                                                                                                                                                                                                                <a:gd name="T41" fmla="*/ T40 w 1847"/>
                                                                                                                                                                                                                                                <a:gd name="T42" fmla="+- 0 79 31"/>
                                                                                                                                                                                                                                                <a:gd name="T43" fmla="*/ 79 h 66"/>
                                                                                                                                                                                                                                                <a:gd name="T44" fmla="+- 0 6498 5960"/>
                                                                                                                                                                                                                                                <a:gd name="T45" fmla="*/ T44 w 1847"/>
                                                                                                                                                                                                                                                <a:gd name="T46" fmla="+- 0 78 31"/>
                                                                                                                                                                                                                                                <a:gd name="T47" fmla="*/ 78 h 66"/>
                                                                                                                                                                                                                                                <a:gd name="T48" fmla="+- 0 6545 5960"/>
                                                                                                                                                                                                                                                <a:gd name="T49" fmla="*/ T48 w 1847"/>
                                                                                                                                                                                                                                                <a:gd name="T50" fmla="+- 0 76 31"/>
                                                                                                                                                                                                                                                <a:gd name="T51" fmla="*/ 76 h 66"/>
                                                                                                                                                                                                                                                <a:gd name="T52" fmla="+- 0 6592 5960"/>
                                                                                                                                                                                                                                                <a:gd name="T53" fmla="*/ T52 w 1847"/>
                                                                                                                                                                                                                                                <a:gd name="T54" fmla="+- 0 74 31"/>
                                                                                                                                                                                                                                                <a:gd name="T55" fmla="*/ 74 h 66"/>
                                                                                                                                                                                                                                                <a:gd name="T56" fmla="+- 0 6639 5960"/>
                                                                                                                                                                                                                                                <a:gd name="T57" fmla="*/ T56 w 1847"/>
                                                                                                                                                                                                                                                <a:gd name="T58" fmla="+- 0 73 31"/>
                                                                                                                                                                                                                                                <a:gd name="T59" fmla="*/ 73 h 66"/>
                                                                                                                                                                                                                                                <a:gd name="T60" fmla="+- 0 6685 5960"/>
                                                                                                                                                                                                                                                <a:gd name="T61" fmla="*/ T60 w 1847"/>
                                                                                                                                                                                                                                                <a:gd name="T62" fmla="+- 0 71 31"/>
                                                                                                                                                                                                                                                <a:gd name="T63" fmla="*/ 71 h 66"/>
                                                                                                                                                                                                                                                <a:gd name="T64" fmla="+- 0 6732 5960"/>
                                                                                                                                                                                                                                                <a:gd name="T65" fmla="*/ T64 w 1847"/>
                                                                                                                                                                                                                                                <a:gd name="T66" fmla="+- 0 69 31"/>
                                                                                                                                                                                                                                                <a:gd name="T67" fmla="*/ 69 h 66"/>
                                                                                                                                                                                                                                                <a:gd name="T68" fmla="+- 0 6779 5960"/>
                                                                                                                                                                                                                                                <a:gd name="T69" fmla="*/ T68 w 1847"/>
                                                                                                                                                                                                                                                <a:gd name="T70" fmla="+- 0 68 31"/>
                                                                                                                                                                                                                                                <a:gd name="T71" fmla="*/ 68 h 66"/>
                                                                                                                                                                                                                                                <a:gd name="T72" fmla="+- 0 6826 5960"/>
                                                                                                                                                                                                                                                <a:gd name="T73" fmla="*/ T72 w 1847"/>
                                                                                                                                                                                                                                                <a:gd name="T74" fmla="+- 0 66 31"/>
                                                                                                                                                                                                                                                <a:gd name="T75" fmla="*/ 66 h 66"/>
                                                                                                                                                                                                                                                <a:gd name="T76" fmla="+- 0 6872 5960"/>
                                                                                                                                                                                                                                                <a:gd name="T77" fmla="*/ T76 w 1847"/>
                                                                                                                                                                                                                                                <a:gd name="T78" fmla="+- 0 64 31"/>
                                                                                                                                                                                                                                                <a:gd name="T79" fmla="*/ 64 h 66"/>
                                                                                                                                                                                                                                                <a:gd name="T80" fmla="+- 0 6918 5960"/>
                                                                                                                                                                                                                                                <a:gd name="T81" fmla="*/ T80 w 1847"/>
                                                                                                                                                                                                                                                <a:gd name="T82" fmla="+- 0 63 31"/>
                                                                                                                                                                                                                                                <a:gd name="T83" fmla="*/ 63 h 66"/>
                                                                                                                                                                                                                                                <a:gd name="T84" fmla="+- 0 6965 5960"/>
                                                                                                                                                                                                                                                <a:gd name="T85" fmla="*/ T84 w 1847"/>
                                                                                                                                                                                                                                                <a:gd name="T86" fmla="+- 0 61 31"/>
                                                                                                                                                                                                                                                <a:gd name="T87" fmla="*/ 61 h 66"/>
                                                                                                                                                                                                                                                <a:gd name="T88" fmla="+- 0 7012 5960"/>
                                                                                                                                                                                                                                                <a:gd name="T89" fmla="*/ T88 w 1847"/>
                                                                                                                                                                                                                                                <a:gd name="T90" fmla="+- 0 60 31"/>
                                                                                                                                                                                                                                                <a:gd name="T91" fmla="*/ 60 h 66"/>
                                                                                                                                                                                                                                                <a:gd name="T92" fmla="+- 0 7058 5960"/>
                                                                                                                                                                                                                                                <a:gd name="T93" fmla="*/ T92 w 1847"/>
                                                                                                                                                                                                                                                <a:gd name="T94" fmla="+- 0 58 31"/>
                                                                                                                                                                                                                                                <a:gd name="T95" fmla="*/ 58 h 66"/>
                                                                                                                                                                                                                                                <a:gd name="T96" fmla="+- 0 7105 5960"/>
                                                                                                                                                                                                                                                <a:gd name="T97" fmla="*/ T96 w 1847"/>
                                                                                                                                                                                                                                                <a:gd name="T98" fmla="+- 0 56 31"/>
                                                                                                                                                                                                                                                <a:gd name="T99" fmla="*/ 56 h 66"/>
                                                                                                                                                                                                                                                <a:gd name="T100" fmla="+- 0 7152 5960"/>
                                                                                                                                                                                                                                                <a:gd name="T101" fmla="*/ T100 w 1847"/>
                                                                                                                                                                                                                                                <a:gd name="T102" fmla="+- 0 55 31"/>
                                                                                                                                                                                                                                                <a:gd name="T103" fmla="*/ 55 h 66"/>
                                                                                                                                                                                                                                                <a:gd name="T104" fmla="+- 0 7199 5960"/>
                                                                                                                                                                                                                                                <a:gd name="T105" fmla="*/ T104 w 1847"/>
                                                                                                                                                                                                                                                <a:gd name="T106" fmla="+- 0 53 31"/>
                                                                                                                                                                                                                                                <a:gd name="T107" fmla="*/ 53 h 66"/>
                                                                                                                                                                                                                                                <a:gd name="T108" fmla="+- 0 7246 5960"/>
                                                                                                                                                                                                                                                <a:gd name="T109" fmla="*/ T108 w 1847"/>
                                                                                                                                                                                                                                                <a:gd name="T110" fmla="+- 0 51 31"/>
                                                                                                                                                                                                                                                <a:gd name="T111" fmla="*/ 51 h 66"/>
                                                                                                                                                                                                                                                <a:gd name="T112" fmla="+- 0 7292 5960"/>
                                                                                                                                                                                                                                                <a:gd name="T113" fmla="*/ T112 w 1847"/>
                                                                                                                                                                                                                                                <a:gd name="T114" fmla="+- 0 50 31"/>
                                                                                                                                                                                                                                                <a:gd name="T115" fmla="*/ 50 h 66"/>
                                                                                                                                                                                                                                                <a:gd name="T116" fmla="+- 0 7339 5960"/>
                                                                                                                                                                                                                                                <a:gd name="T117" fmla="*/ T116 w 1847"/>
                                                                                                                                                                                                                                                <a:gd name="T118" fmla="+- 0 48 31"/>
                                                                                                                                                                                                                                                <a:gd name="T119" fmla="*/ 48 h 66"/>
                                                                                                                                                                                                                                                <a:gd name="T120" fmla="+- 0 7386 5960"/>
                                                                                                                                                                                                                                                <a:gd name="T121" fmla="*/ T120 w 1847"/>
                                                                                                                                                                                                                                                <a:gd name="T122" fmla="+- 0 46 31"/>
                                                                                                                                                                                                                                                <a:gd name="T123" fmla="*/ 46 h 66"/>
                                                                                                                                                                                                                                                <a:gd name="T124" fmla="+- 0 7433 5960"/>
                                                                                                                                                                                                                                                <a:gd name="T125" fmla="*/ T124 w 1847"/>
                                                                                                                                                                                                                                                <a:gd name="T126" fmla="+- 0 44 31"/>
                                                                                                                                                                                                                                                <a:gd name="T127" fmla="*/ 44 h 66"/>
                                                                                                                                                                                                                                                <a:gd name="T128" fmla="+- 0 7479 5960"/>
                                                                                                                                                                                                                                                <a:gd name="T129" fmla="*/ T128 w 1847"/>
                                                                                                                                                                                                                                                <a:gd name="T130" fmla="+- 0 43 31"/>
                                                                                                                                                                                                                                                <a:gd name="T131" fmla="*/ 43 h 66"/>
                                                                                                                                                                                                                                                <a:gd name="T132" fmla="+- 0 7526 5960"/>
                                                                                                                                                                                                                                                <a:gd name="T133" fmla="*/ T132 w 1847"/>
                                                                                                                                                                                                                                                <a:gd name="T134" fmla="+- 0 41 31"/>
                                                                                                                                                                                                                                                <a:gd name="T135" fmla="*/ 41 h 66"/>
                                                                                                                                                                                                                                                <a:gd name="T136" fmla="+- 0 7573 5960"/>
                                                                                                                                                                                                                                                <a:gd name="T137" fmla="*/ T136 w 1847"/>
                                                                                                                                                                                                                                                <a:gd name="T138" fmla="+- 0 39 31"/>
                                                                                                                                                                                                                                                <a:gd name="T139" fmla="*/ 39 h 66"/>
                                                                                                                                                                                                                                                <a:gd name="T140" fmla="+- 0 7620 5960"/>
                                                                                                                                                                                                                                                <a:gd name="T141" fmla="*/ T140 w 1847"/>
                                                                                                                                                                                                                                                <a:gd name="T142" fmla="+- 0 38 31"/>
                                                                                                                                                                                                                                                <a:gd name="T143" fmla="*/ 38 h 66"/>
                                                                                                                                                                                                                                                <a:gd name="T144" fmla="+- 0 7666 5960"/>
                                                                                                                                                                                                                                                <a:gd name="T145" fmla="*/ T144 w 1847"/>
                                                                                                                                                                                                                                                <a:gd name="T146" fmla="+- 0 36 31"/>
                                                                                                                                                                                                                                                <a:gd name="T147" fmla="*/ 36 h 66"/>
                                                                                                                                                                                                                                                <a:gd name="T148" fmla="+- 0 7713 5960"/>
                                                                                                                                                                                                                                                <a:gd name="T149" fmla="*/ T148 w 1847"/>
                                                                                                                                                                                                                                                <a:gd name="T150" fmla="+- 0 34 31"/>
                                                                                                                                                                                                                                                <a:gd name="T151" fmla="*/ 34 h 66"/>
                                                                                                                                                                                                                                                <a:gd name="T152" fmla="+- 0 7760 5960"/>
                                                                                                                                                                                                                                                <a:gd name="T153" fmla="*/ T152 w 1847"/>
                                                                                                                                                                                                                                                <a:gd name="T154" fmla="+- 0 33 31"/>
                                                                                                                                                                                                                                                <a:gd name="T155" fmla="*/ 33 h 66"/>
                                                                                                                                                                                                                                                <a:gd name="T156" fmla="+- 0 7807 5960"/>
                                                                                                                                                                                                                                                <a:gd name="T157" fmla="*/ T156 w 1847"/>
                                                                                                                                                                                                                                                <a:gd name="T158" fmla="+- 0 31 31"/>
                                                                                                                                                                                                                                                <a:gd name="T159" fmla="*/ 3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47" h="66">
                                                                                                                                                                                                                                                  <a:moveTo>
                                                                                                                                                                                                                                                    <a:pt x="0" y="66"/>
                                                                                                                                                                                                                                                  </a:moveTo>
                                                                                                                                                                                                                                                  <a:lnTo>
                                                                                                                                                                                                                                                    <a:pt x="24" y="65"/>
                                                                                                                                                                                                                                                  </a:lnTo>
                                                                                                                                                                                                                                                  <a:lnTo>
                                                                                                                                                                                                                                                    <a:pt x="47" y="64"/>
                                                                                                                                                                                                                                                  </a:lnTo>
                                                                                                                                                                                                                                                  <a:lnTo>
                                                                                                                                                                                                                                                    <a:pt x="71" y="63"/>
                                                                                                                                                                                                                                                  </a:lnTo>
                                                                                                                                                                                                                                                  <a:lnTo>
                                                                                                                                                                                                                                                    <a:pt x="94" y="62"/>
                                                                                                                                                                                                                                                  </a:lnTo>
                                                                                                                                                                                                                                                  <a:lnTo>
                                                                                                                                                                                                                                                    <a:pt x="117" y="62"/>
                                                                                                                                                                                                                                                  </a:lnTo>
                                                                                                                                                                                                                                                  <a:lnTo>
                                                                                                                                                                                                                                                    <a:pt x="141" y="61"/>
                                                                                                                                                                                                                                                  </a:lnTo>
                                                                                                                                                                                                                                                  <a:lnTo>
                                                                                                                                                                                                                                                    <a:pt x="164" y="60"/>
                                                                                                                                                                                                                                                  </a:lnTo>
                                                                                                                                                                                                                                                  <a:lnTo>
                                                                                                                                                                                                                                                    <a:pt x="188" y="59"/>
                                                                                                                                                                                                                                                  </a:lnTo>
                                                                                                                                                                                                                                                  <a:lnTo>
                                                                                                                                                                                                                                                    <a:pt x="211" y="58"/>
                                                                                                                                                                                                                                                  </a:lnTo>
                                                                                                                                                                                                                                                  <a:lnTo>
                                                                                                                                                                                                                                                    <a:pt x="234" y="57"/>
                                                                                                                                                                                                                                                  </a:lnTo>
                                                                                                                                                                                                                                                  <a:lnTo>
                                                                                                                                                                                                                                                    <a:pt x="258" y="57"/>
                                                                                                                                                                                                                                                  </a:lnTo>
                                                                                                                                                                                                                                                  <a:lnTo>
                                                                                                                                                                                                                                                    <a:pt x="281" y="56"/>
                                                                                                                                                                                                                                                  </a:lnTo>
                                                                                                                                                                                                                                                  <a:lnTo>
                                                                                                                                                                                                                                                    <a:pt x="304" y="55"/>
                                                                                                                                                                                                                                                  </a:lnTo>
                                                                                                                                                                                                                                                  <a:lnTo>
                                                                                                                                                                                                                                                    <a:pt x="328" y="54"/>
                                                                                                                                                                                                                                                  </a:lnTo>
                                                                                                                                                                                                                                                  <a:lnTo>
                                                                                                                                                                                                                                                    <a:pt x="351" y="53"/>
                                                                                                                                                                                                                                                  </a:lnTo>
                                                                                                                                                                                                                                                  <a:lnTo>
                                                                                                                                                                                                                                                    <a:pt x="375" y="53"/>
                                                                                                                                                                                                                                                  </a:lnTo>
                                                                                                                                                                                                                                                  <a:lnTo>
                                                                                                                                                                                                                                                    <a:pt x="398" y="52"/>
                                                                                                                                                                                                                                                  </a:lnTo>
                                                                                                                                                                                                                                                  <a:lnTo>
                                                                                                                                                                                                                                                    <a:pt x="421" y="51"/>
                                                                                                                                                                                                                                                  </a:lnTo>
                                                                                                                                                                                                                                                  <a:lnTo>
                                                                                                                                                                                                                                                    <a:pt x="445" y="50"/>
                                                                                                                                                                                                                                                  </a:lnTo>
                                                                                                                                                                                                                                                  <a:lnTo>
                                                                                                                                                                                                                                                    <a:pt x="468" y="49"/>
                                                                                                                                                                                                                                                  </a:lnTo>
                                                                                                                                                                                                                                                  <a:lnTo>
                                                                                                                                                                                                                                                    <a:pt x="492" y="48"/>
                                                                                                                                                                                                                                                  </a:lnTo>
                                                                                                                                                                                                                                                  <a:lnTo>
                                                                                                                                                                                                                                                    <a:pt x="515" y="48"/>
                                                                                                                                                                                                                                                  </a:lnTo>
                                                                                                                                                                                                                                                  <a:lnTo>
                                                                                                                                                                                                                                                    <a:pt x="538" y="47"/>
                                                                                                                                                                                                                                                  </a:lnTo>
                                                                                                                                                                                                                                                  <a:lnTo>
                                                                                                                                                                                                                                                    <a:pt x="562" y="46"/>
                                                                                                                                                                                                                                                  </a:lnTo>
                                                                                                                                                                                                                                                  <a:lnTo>
                                                                                                                                                                                                                                                    <a:pt x="585" y="45"/>
                                                                                                                                                                                                                                                  </a:lnTo>
                                                                                                                                                                                                                                                  <a:lnTo>
                                                                                                                                                                                                                                                    <a:pt x="608" y="44"/>
                                                                                                                                                                                                                                                  </a:lnTo>
                                                                                                                                                                                                                                                  <a:lnTo>
                                                                                                                                                                                                                                                    <a:pt x="632" y="43"/>
                                                                                                                                                                                                                                                  </a:lnTo>
                                                                                                                                                                                                                                                  <a:lnTo>
                                                                                                                                                                                                                                                    <a:pt x="655" y="43"/>
                                                                                                                                                                                                                                                  </a:lnTo>
                                                                                                                                                                                                                                                  <a:lnTo>
                                                                                                                                                                                                                                                    <a:pt x="679" y="42"/>
                                                                                                                                                                                                                                                  </a:lnTo>
                                                                                                                                                                                                                                                  <a:lnTo>
                                                                                                                                                                                                                                                    <a:pt x="702" y="41"/>
                                                                                                                                                                                                                                                  </a:lnTo>
                                                                                                                                                                                                                                                  <a:lnTo>
                                                                                                                                                                                                                                                    <a:pt x="725" y="40"/>
                                                                                                                                                                                                                                                  </a:lnTo>
                                                                                                                                                                                                                                                  <a:lnTo>
                                                                                                                                                                                                                                                    <a:pt x="749" y="39"/>
                                                                                                                                                                                                                                                  </a:lnTo>
                                                                                                                                                                                                                                                  <a:lnTo>
                                                                                                                                                                                                                                                    <a:pt x="772" y="38"/>
                                                                                                                                                                                                                                                  </a:lnTo>
                                                                                                                                                                                                                                                  <a:lnTo>
                                                                                                                                                                                                                                                    <a:pt x="795" y="38"/>
                                                                                                                                                                                                                                                  </a:lnTo>
                                                                                                                                                                                                                                                  <a:lnTo>
                                                                                                                                                                                                                                                    <a:pt x="819" y="37"/>
                                                                                                                                                                                                                                                  </a:lnTo>
                                                                                                                                                                                                                                                  <a:lnTo>
                                                                                                                                                                                                                                                    <a:pt x="842" y="36"/>
                                                                                                                                                                                                                                                  </a:lnTo>
                                                                                                                                                                                                                                                  <a:lnTo>
                                                                                                                                                                                                                                                    <a:pt x="866" y="35"/>
                                                                                                                                                                                                                                                  </a:lnTo>
                                                                                                                                                                                                                                                  <a:lnTo>
                                                                                                                                                                                                                                                    <a:pt x="889" y="34"/>
                                                                                                                                                                                                                                                  </a:lnTo>
                                                                                                                                                                                                                                                  <a:lnTo>
                                                                                                                                                                                                                                                    <a:pt x="912" y="33"/>
                                                                                                                                                                                                                                                  </a:lnTo>
                                                                                                                                                                                                                                                  <a:lnTo>
                                                                                                                                                                                                                                                    <a:pt x="935" y="33"/>
                                                                                                                                                                                                                                                  </a:lnTo>
                                                                                                                                                                                                                                                  <a:lnTo>
                                                                                                                                                                                                                                                    <a:pt x="958" y="32"/>
                                                                                                                                                                                                                                                  </a:lnTo>
                                                                                                                                                                                                                                                  <a:lnTo>
                                                                                                                                                                                                                                                    <a:pt x="982" y="31"/>
                                                                                                                                                                                                                                                  </a:lnTo>
                                                                                                                                                                                                                                                  <a:lnTo>
                                                                                                                                                                                                                                                    <a:pt x="1005" y="30"/>
                                                                                                                                                                                                                                                  </a:lnTo>
                                                                                                                                                                                                                                                  <a:lnTo>
                                                                                                                                                                                                                                                    <a:pt x="1028" y="29"/>
                                                                                                                                                                                                                                                  </a:lnTo>
                                                                                                                                                                                                                                                  <a:lnTo>
                                                                                                                                                                                                                                                    <a:pt x="1052" y="29"/>
                                                                                                                                                                                                                                                  </a:lnTo>
                                                                                                                                                                                                                                                  <a:lnTo>
                                                                                                                                                                                                                                                    <a:pt x="1075" y="28"/>
                                                                                                                                                                                                                                                  </a:lnTo>
                                                                                                                                                                                                                                                  <a:lnTo>
                                                                                                                                                                                                                                                    <a:pt x="1098" y="27"/>
                                                                                                                                                                                                                                                  </a:lnTo>
                                                                                                                                                                                                                                                  <a:lnTo>
                                                                                                                                                                                                                                                    <a:pt x="1122" y="26"/>
                                                                                                                                                                                                                                                  </a:lnTo>
                                                                                                                                                                                                                                                  <a:lnTo>
                                                                                                                                                                                                                                                    <a:pt x="1145" y="25"/>
                                                                                                                                                                                                                                                  </a:lnTo>
                                                                                                                                                                                                                                                  <a:lnTo>
                                                                                                                                                                                                                                                    <a:pt x="1169" y="24"/>
                                                                                                                                                                                                                                                  </a:lnTo>
                                                                                                                                                                                                                                                  <a:lnTo>
                                                                                                                                                                                                                                                    <a:pt x="1192" y="24"/>
                                                                                                                                                                                                                                                  </a:lnTo>
                                                                                                                                                                                                                                                  <a:lnTo>
                                                                                                                                                                                                                                                    <a:pt x="1215" y="23"/>
                                                                                                                                                                                                                                                  </a:lnTo>
                                                                                                                                                                                                                                                  <a:lnTo>
                                                                                                                                                                                                                                                    <a:pt x="1239" y="22"/>
                                                                                                                                                                                                                                                  </a:lnTo>
                                                                                                                                                                                                                                                  <a:lnTo>
                                                                                                                                                                                                                                                    <a:pt x="1262" y="21"/>
                                                                                                                                                                                                                                                  </a:lnTo>
                                                                                                                                                                                                                                                  <a:lnTo>
                                                                                                                                                                                                                                                    <a:pt x="1286" y="20"/>
                                                                                                                                                                                                                                                  </a:lnTo>
                                                                                                                                                                                                                                                  <a:lnTo>
                                                                                                                                                                                                                                                    <a:pt x="1309" y="19"/>
                                                                                                                                                                                                                                                  </a:lnTo>
                                                                                                                                                                                                                                                  <a:lnTo>
                                                                                                                                                                                                                                                    <a:pt x="1332" y="19"/>
                                                                                                                                                                                                                                                  </a:lnTo>
                                                                                                                                                                                                                                                  <a:lnTo>
                                                                                                                                                                                                                                                    <a:pt x="1356" y="18"/>
                                                                                                                                                                                                                                                  </a:lnTo>
                                                                                                                                                                                                                                                  <a:lnTo>
                                                                                                                                                                                                                                                    <a:pt x="1379" y="17"/>
                                                                                                                                                                                                                                                  </a:lnTo>
                                                                                                                                                                                                                                                  <a:lnTo>
                                                                                                                                                                                                                                                    <a:pt x="1403" y="16"/>
                                                                                                                                                                                                                                                  </a:lnTo>
                                                                                                                                                                                                                                                  <a:lnTo>
                                                                                                                                                                                                                                                    <a:pt x="1426" y="15"/>
                                                                                                                                                                                                                                                  </a:lnTo>
                                                                                                                                                                                                                                                  <a:lnTo>
                                                                                                                                                                                                                                                    <a:pt x="1449" y="14"/>
                                                                                                                                                                                                                                                  </a:lnTo>
                                                                                                                                                                                                                                                  <a:lnTo>
                                                                                                                                                                                                                                                    <a:pt x="1473" y="13"/>
                                                                                                                                                                                                                                                  </a:lnTo>
                                                                                                                                                                                                                                                  <a:lnTo>
                                                                                                                                                                                                                                                    <a:pt x="1496" y="13"/>
                                                                                                                                                                                                                                                  </a:lnTo>
                                                                                                                                                                                                                                                  <a:lnTo>
                                                                                                                                                                                                                                                    <a:pt x="1519" y="12"/>
                                                                                                                                                                                                                                                  </a:lnTo>
                                                                                                                                                                                                                                                  <a:lnTo>
                                                                                                                                                                                                                                                    <a:pt x="1543" y="11"/>
                                                                                                                                                                                                                                                  </a:lnTo>
                                                                                                                                                                                                                                                  <a:lnTo>
                                                                                                                                                                                                                                                    <a:pt x="1566" y="10"/>
                                                                                                                                                                                                                                                  </a:lnTo>
                                                                                                                                                                                                                                                  <a:lnTo>
                                                                                                                                                                                                                                                    <a:pt x="1590" y="9"/>
                                                                                                                                                                                                                                                  </a:lnTo>
                                                                                                                                                                                                                                                  <a:lnTo>
                                                                                                                                                                                                                                                    <a:pt x="1613" y="8"/>
                                                                                                                                                                                                                                                  </a:lnTo>
                                                                                                                                                                                                                                                  <a:lnTo>
                                                                                                                                                                                                                                                    <a:pt x="1636" y="8"/>
                                                                                                                                                                                                                                                  </a:lnTo>
                                                                                                                                                                                                                                                  <a:lnTo>
                                                                                                                                                                                                                                                    <a:pt x="1660" y="7"/>
                                                                                                                                                                                                                                                  </a:lnTo>
                                                                                                                                                                                                                                                  <a:lnTo>
                                                                                                                                                                                                                                                    <a:pt x="1683" y="6"/>
                                                                                                                                                                                                                                                  </a:lnTo>
                                                                                                                                                                                                                                                  <a:lnTo>
                                                                                                                                                                                                                                                    <a:pt x="1706" y="5"/>
                                                                                                                                                                                                                                                  </a:lnTo>
                                                                                                                                                                                                                                                  <a:lnTo>
                                                                                                                                                                                                                                                    <a:pt x="1730" y="4"/>
                                                                                                                                                                                                                                                  </a:lnTo>
                                                                                                                                                                                                                                                  <a:lnTo>
                                                                                                                                                                                                                                                    <a:pt x="1753" y="3"/>
                                                                                                                                                                                                                                                  </a:lnTo>
                                                                                                                                                                                                                                                  <a:lnTo>
                                                                                                                                                                                                                                                    <a:pt x="1777" y="3"/>
                                                                                                                                                                                                                                                  </a:lnTo>
                                                                                                                                                                                                                                                  <a:lnTo>
                                                                                                                                                                                                                                                    <a:pt x="1800" y="2"/>
                                                                                                                                                                                                                                                  </a:lnTo>
                                                                                                                                                                                                                                                  <a:lnTo>
                                                                                                                                                                                                                                                    <a:pt x="1823" y="1"/>
                                                                                                                                                                                                                                                  </a:lnTo>
                                                                                                                                                                                                                                                  <a:lnTo>
                                                                                                                                                                                                                                                    <a:pt x="1847" y="0"/>
                                                                                                                                                                                                                                                  </a:lnTo>
                                                                                                                                                                                                                                                </a:path>
                                                                                                                                                                                                                                              </a:pathLst>
                                                                                                                                                                                                                                            </a:custGeom>
                                                                                                                                                                                                                                            <a:noFill/>
                                                                                                                                                                                                                                            <a:ln w="10209">
                                                                                                                                                                                                                                              <a:solidFill>
                                                                                                                                                                                                                                                <a:srgbClr val="7BAD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52" name="Group 632"/>
                                                                                                                                                                                                                                          <wpg:cNvGrpSpPr>
                                                                                                                                                                                                                                            <a:grpSpLocks/>
                                                                                                                                                                                                                                          </wpg:cNvGrpSpPr>
                                                                                                                                                                                                                                          <wpg:grpSpPr bwMode="auto">
                                                                                                                                                                                                                                            <a:xfrm>
                                                                                                                                                                                                                                              <a:off x="5960" y="252"/>
                                                                                                                                                                                                                                              <a:ext cx="1847" cy="141"/>
                                                                                                                                                                                                                                              <a:chOff x="5960" y="252"/>
                                                                                                                                                                                                                                              <a:chExt cx="1847" cy="141"/>
                                                                                                                                                                                                                                            </a:xfrm>
                                                                                                                                                                                                                                          </wpg:grpSpPr>
                                                                                                                                                                                                                                          <wps:wsp>
                                                                                                                                                                                                                                            <wps:cNvPr id="753" name="Freeform 665"/>
                                                                                                                                                                                                                                            <wps:cNvSpPr>
                                                                                                                                                                                                                                              <a:spLocks noEditPoints="1"/>
                                                                                                                                                                                                                                            </wps:cNvSpPr>
                                                                                                                                                                                                                                            <wps:spPr bwMode="auto">
                                                                                                                                                                                                                                              <a:xfrm>
                                                                                                                                                                                                                                                <a:off x="11920" y="504"/>
                                                                                                                                                                                                                                                <a:ext cx="1848" cy="142"/>
                                                                                                                                                                                                                                              </a:xfrm>
                                                                                                                                                                                                                                              <a:custGeom>
                                                                                                                                                                                                                                                <a:avLst/>
                                                                                                                                                                                                                                                <a:gdLst>
                                                                                                                                                                                                                                                  <a:gd name="T0" fmla="+- 0 5984 5960"/>
                                                                                                                                                                                                                                                  <a:gd name="T1" fmla="*/ T0 w 1847"/>
                                                                                                                                                                                                                                                  <a:gd name="T2" fmla="+- 0 391 252"/>
                                                                                                                                                                                                                                                  <a:gd name="T3" fmla="*/ 391 h 141"/>
                                                                                                                                                                                                                                                  <a:gd name="T4" fmla="+- 0 6031 5960"/>
                                                                                                                                                                                                                                                  <a:gd name="T5" fmla="*/ T4 w 1847"/>
                                                                                                                                                                                                                                                  <a:gd name="T6" fmla="+- 0 387 252"/>
                                                                                                                                                                                                                                                  <a:gd name="T7" fmla="*/ 387 h 141"/>
                                                                                                                                                                                                                                                  <a:gd name="T8" fmla="+- 0 6077 5960"/>
                                                                                                                                                                                                                                                  <a:gd name="T9" fmla="*/ T8 w 1847"/>
                                                                                                                                                                                                                                                  <a:gd name="T10" fmla="+- 0 384 252"/>
                                                                                                                                                                                                                                                  <a:gd name="T11" fmla="*/ 384 h 141"/>
                                                                                                                                                                                                                                                  <a:gd name="T12" fmla="+- 0 6124 5960"/>
                                                                                                                                                                                                                                                  <a:gd name="T13" fmla="*/ T12 w 1847"/>
                                                                                                                                                                                                                                                  <a:gd name="T14" fmla="+- 0 380 252"/>
                                                                                                                                                                                                                                                  <a:gd name="T15" fmla="*/ 380 h 141"/>
                                                                                                                                                                                                                                                  <a:gd name="T16" fmla="+- 0 6171 5960"/>
                                                                                                                                                                                                                                                  <a:gd name="T17" fmla="*/ T16 w 1847"/>
                                                                                                                                                                                                                                                  <a:gd name="T18" fmla="+- 0 377 252"/>
                                                                                                                                                                                                                                                  <a:gd name="T19" fmla="*/ 377 h 141"/>
                                                                                                                                                                                                                                                  <a:gd name="T20" fmla="+- 0 6218 5960"/>
                                                                                                                                                                                                                                                  <a:gd name="T21" fmla="*/ T20 w 1847"/>
                                                                                                                                                                                                                                                  <a:gd name="T22" fmla="+- 0 373 252"/>
                                                                                                                                                                                                                                                  <a:gd name="T23" fmla="*/ 373 h 141"/>
                                                                                                                                                                                                                                                  <a:gd name="T24" fmla="+- 0 6264 5960"/>
                                                                                                                                                                                                                                                  <a:gd name="T25" fmla="*/ T24 w 1847"/>
                                                                                                                                                                                                                                                  <a:gd name="T26" fmla="+- 0 370 252"/>
                                                                                                                                                                                                                                                  <a:gd name="T27" fmla="*/ 370 h 141"/>
                                                                                                                                                                                                                                                  <a:gd name="T28" fmla="+- 0 6311 5960"/>
                                                                                                                                                                                                                                                  <a:gd name="T29" fmla="*/ T28 w 1847"/>
                                                                                                                                                                                                                                                  <a:gd name="T30" fmla="+- 0 366 252"/>
                                                                                                                                                                                                                                                  <a:gd name="T31" fmla="*/ 366 h 141"/>
                                                                                                                                                                                                                                                  <a:gd name="T32" fmla="+- 0 6358 5960"/>
                                                                                                                                                                                                                                                  <a:gd name="T33" fmla="*/ T32 w 1847"/>
                                                                                                                                                                                                                                                  <a:gd name="T34" fmla="+- 0 362 252"/>
                                                                                                                                                                                                                                                  <a:gd name="T35" fmla="*/ 362 h 141"/>
                                                                                                                                                                                                                                                  <a:gd name="T36" fmla="+- 0 6405 5960"/>
                                                                                                                                                                                                                                                  <a:gd name="T37" fmla="*/ T36 w 1847"/>
                                                                                                                                                                                                                                                  <a:gd name="T38" fmla="+- 0 359 252"/>
                                                                                                                                                                                                                                                  <a:gd name="T39" fmla="*/ 359 h 141"/>
                                                                                                                                                                                                                                                  <a:gd name="T40" fmla="+- 0 6452 5960"/>
                                                                                                                                                                                                                                                  <a:gd name="T41" fmla="*/ T40 w 1847"/>
                                                                                                                                                                                                                                                  <a:gd name="T42" fmla="+- 0 355 252"/>
                                                                                                                                                                                                                                                  <a:gd name="T43" fmla="*/ 355 h 141"/>
                                                                                                                                                                                                                                                  <a:gd name="T44" fmla="+- 0 6498 5960"/>
                                                                                                                                                                                                                                                  <a:gd name="T45" fmla="*/ T44 w 1847"/>
                                                                                                                                                                                                                                                  <a:gd name="T46" fmla="+- 0 352 252"/>
                                                                                                                                                                                                                                                  <a:gd name="T47" fmla="*/ 352 h 141"/>
                                                                                                                                                                                                                                                  <a:gd name="T48" fmla="+- 0 6545 5960"/>
                                                                                                                                                                                                                                                  <a:gd name="T49" fmla="*/ T48 w 1847"/>
                                                                                                                                                                                                                                                  <a:gd name="T50" fmla="+- 0 348 252"/>
                                                                                                                                                                                                                                                  <a:gd name="T51" fmla="*/ 348 h 141"/>
                                                                                                                                                                                                                                                  <a:gd name="T52" fmla="+- 0 6592 5960"/>
                                                                                                                                                                                                                                                  <a:gd name="T53" fmla="*/ T52 w 1847"/>
                                                                                                                                                                                                                                                  <a:gd name="T54" fmla="+- 0 345 252"/>
                                                                                                                                                                                                                                                  <a:gd name="T55" fmla="*/ 345 h 141"/>
                                                                                                                                                                                                                                                  <a:gd name="T56" fmla="+- 0 6639 5960"/>
                                                                                                                                                                                                                                                  <a:gd name="T57" fmla="*/ T56 w 1847"/>
                                                                                                                                                                                                                                                  <a:gd name="T58" fmla="+- 0 341 252"/>
                                                                                                                                                                                                                                                  <a:gd name="T59" fmla="*/ 341 h 141"/>
                                                                                                                                                                                                                                                  <a:gd name="T60" fmla="+- 0 6685 5960"/>
                                                                                                                                                                                                                                                  <a:gd name="T61" fmla="*/ T60 w 1847"/>
                                                                                                                                                                                                                                                  <a:gd name="T62" fmla="+- 0 337 252"/>
                                                                                                                                                                                                                                                  <a:gd name="T63" fmla="*/ 337 h 141"/>
                                                                                                                                                                                                                                                  <a:gd name="T64" fmla="+- 0 6732 5960"/>
                                                                                                                                                                                                                                                  <a:gd name="T65" fmla="*/ T64 w 1847"/>
                                                                                                                                                                                                                                                  <a:gd name="T66" fmla="+- 0 334 252"/>
                                                                                                                                                                                                                                                  <a:gd name="T67" fmla="*/ 334 h 141"/>
                                                                                                                                                                                                                                                  <a:gd name="T68" fmla="+- 0 6779 5960"/>
                                                                                                                                                                                                                                                  <a:gd name="T69" fmla="*/ T68 w 1847"/>
                                                                                                                                                                                                                                                  <a:gd name="T70" fmla="+- 0 330 252"/>
                                                                                                                                                                                                                                                  <a:gd name="T71" fmla="*/ 330 h 141"/>
                                                                                                                                                                                                                                                  <a:gd name="T72" fmla="+- 0 6826 5960"/>
                                                                                                                                                                                                                                                  <a:gd name="T73" fmla="*/ T72 w 1847"/>
                                                                                                                                                                                                                                                  <a:gd name="T74" fmla="+- 0 327 252"/>
                                                                                                                                                                                                                                                  <a:gd name="T75" fmla="*/ 327 h 141"/>
                                                                                                                                                                                                                                                  <a:gd name="T76" fmla="+- 0 6872 5960"/>
                                                                                                                                                                                                                                                  <a:gd name="T77" fmla="*/ T76 w 1847"/>
                                                                                                                                                                                                                                                  <a:gd name="T78" fmla="+- 0 323 252"/>
                                                                                                                                                                                                                                                  <a:gd name="T79" fmla="*/ 323 h 141"/>
                                                                                                                                                                                                                                                  <a:gd name="T80" fmla="+- 0 6918 5960"/>
                                                                                                                                                                                                                                                  <a:gd name="T81" fmla="*/ T80 w 1847"/>
                                                                                                                                                                                                                                                  <a:gd name="T82" fmla="+- 0 320 252"/>
                                                                                                                                                                                                                                                  <a:gd name="T83" fmla="*/ 320 h 141"/>
                                                                                                                                                                                                                                                  <a:gd name="T84" fmla="+- 0 6965 5960"/>
                                                                                                                                                                                                                                                  <a:gd name="T85" fmla="*/ T84 w 1847"/>
                                                                                                                                                                                                                                                  <a:gd name="T86" fmla="+- 0 317 252"/>
                                                                                                                                                                                                                                                  <a:gd name="T87" fmla="*/ 317 h 141"/>
                                                                                                                                                                                                                                                  <a:gd name="T88" fmla="+- 0 7012 5960"/>
                                                                                                                                                                                                                                                  <a:gd name="T89" fmla="*/ T88 w 1847"/>
                                                                                                                                                                                                                                                  <a:gd name="T90" fmla="+- 0 313 252"/>
                                                                                                                                                                                                                                                  <a:gd name="T91" fmla="*/ 313 h 141"/>
                                                                                                                                                                                                                                                  <a:gd name="T92" fmla="+- 0 7058 5960"/>
                                                                                                                                                                                                                                                  <a:gd name="T93" fmla="*/ T92 w 1847"/>
                                                                                                                                                                                                                                                  <a:gd name="T94" fmla="+- 0 310 252"/>
                                                                                                                                                                                                                                                  <a:gd name="T95" fmla="*/ 310 h 141"/>
                                                                                                                                                                                                                                                  <a:gd name="T96" fmla="+- 0 7105 5960"/>
                                                                                                                                                                                                                                                  <a:gd name="T97" fmla="*/ T96 w 1847"/>
                                                                                                                                                                                                                                                  <a:gd name="T98" fmla="+- 0 306 252"/>
                                                                                                                                                                                                                                                  <a:gd name="T99" fmla="*/ 306 h 141"/>
                                                                                                                                                                                                                                                  <a:gd name="T100" fmla="+- 0 7152 5960"/>
                                                                                                                                                                                                                                                  <a:gd name="T101" fmla="*/ T100 w 1847"/>
                                                                                                                                                                                                                                                  <a:gd name="T102" fmla="+- 0 302 252"/>
                                                                                                                                                                                                                                                  <a:gd name="T103" fmla="*/ 302 h 141"/>
                                                                                                                                                                                                                                                  <a:gd name="T104" fmla="+- 0 7199 5960"/>
                                                                                                                                                                                                                                                  <a:gd name="T105" fmla="*/ T104 w 1847"/>
                                                                                                                                                                                                                                                  <a:gd name="T106" fmla="+- 0 299 252"/>
                                                                                                                                                                                                                                                  <a:gd name="T107" fmla="*/ 299 h 141"/>
                                                                                                                                                                                                                                                  <a:gd name="T108" fmla="+- 0 7246 5960"/>
                                                                                                                                                                                                                                                  <a:gd name="T109" fmla="*/ T108 w 1847"/>
                                                                                                                                                                                                                                                  <a:gd name="T110" fmla="+- 0 295 252"/>
                                                                                                                                                                                                                                                  <a:gd name="T111" fmla="*/ 295 h 141"/>
                                                                                                                                                                                                                                                  <a:gd name="T112" fmla="+- 0 7292 5960"/>
                                                                                                                                                                                                                                                  <a:gd name="T113" fmla="*/ T112 w 1847"/>
                                                                                                                                                                                                                                                  <a:gd name="T114" fmla="+- 0 292 252"/>
                                                                                                                                                                                                                                                  <a:gd name="T115" fmla="*/ 292 h 141"/>
                                                                                                                                                                                                                                                  <a:gd name="T116" fmla="+- 0 7339 5960"/>
                                                                                                                                                                                                                                                  <a:gd name="T117" fmla="*/ T116 w 1847"/>
                                                                                                                                                                                                                                                  <a:gd name="T118" fmla="+- 0 288 252"/>
                                                                                                                                                                                                                                                  <a:gd name="T119" fmla="*/ 288 h 141"/>
                                                                                                                                                                                                                                                  <a:gd name="T120" fmla="+- 0 7386 5960"/>
                                                                                                                                                                                                                                                  <a:gd name="T121" fmla="*/ T120 w 1847"/>
                                                                                                                                                                                                                                                  <a:gd name="T122" fmla="+- 0 285 252"/>
                                                                                                                                                                                                                                                  <a:gd name="T123" fmla="*/ 285 h 141"/>
                                                                                                                                                                                                                                                  <a:gd name="T124" fmla="+- 0 7433 5960"/>
                                                                                                                                                                                                                                                  <a:gd name="T125" fmla="*/ T124 w 1847"/>
                                                                                                                                                                                                                                                  <a:gd name="T126" fmla="+- 0 281 252"/>
                                                                                                                                                                                                                                                  <a:gd name="T127" fmla="*/ 281 h 141"/>
                                                                                                                                                                                                                                                  <a:gd name="T128" fmla="+- 0 7479 5960"/>
                                                                                                                                                                                                                                                  <a:gd name="T129" fmla="*/ T128 w 1847"/>
                                                                                                                                                                                                                                                  <a:gd name="T130" fmla="+- 0 277 252"/>
                                                                                                                                                                                                                                                  <a:gd name="T131" fmla="*/ 277 h 141"/>
                                                                                                                                                                                                                                                  <a:gd name="T132" fmla="+- 0 7526 5960"/>
                                                                                                                                                                                                                                                  <a:gd name="T133" fmla="*/ T132 w 1847"/>
                                                                                                                                                                                                                                                  <a:gd name="T134" fmla="+- 0 274 252"/>
                                                                                                                                                                                                                                                  <a:gd name="T135" fmla="*/ 274 h 141"/>
                                                                                                                                                                                                                                                  <a:gd name="T136" fmla="+- 0 7573 5960"/>
                                                                                                                                                                                                                                                  <a:gd name="T137" fmla="*/ T136 w 1847"/>
                                                                                                                                                                                                                                                  <a:gd name="T138" fmla="+- 0 270 252"/>
                                                                                                                                                                                                                                                  <a:gd name="T139" fmla="*/ 270 h 141"/>
                                                                                                                                                                                                                                                  <a:gd name="T140" fmla="+- 0 7620 5960"/>
                                                                                                                                                                                                                                                  <a:gd name="T141" fmla="*/ T140 w 1847"/>
                                                                                                                                                                                                                                                  <a:gd name="T142" fmla="+- 0 267 252"/>
                                                                                                                                                                                                                                                  <a:gd name="T143" fmla="*/ 267 h 141"/>
                                                                                                                                                                                                                                                  <a:gd name="T144" fmla="+- 0 7666 5960"/>
                                                                                                                                                                                                                                                  <a:gd name="T145" fmla="*/ T144 w 1847"/>
                                                                                                                                                                                                                                                  <a:gd name="T146" fmla="+- 0 263 252"/>
                                                                                                                                                                                                                                                  <a:gd name="T147" fmla="*/ 263 h 141"/>
                                                                                                                                                                                                                                                  <a:gd name="T148" fmla="+- 0 7713 5960"/>
                                                                                                                                                                                                                                                  <a:gd name="T149" fmla="*/ T148 w 1847"/>
                                                                                                                                                                                                                                                  <a:gd name="T150" fmla="+- 0 260 252"/>
                                                                                                                                                                                                                                                  <a:gd name="T151" fmla="*/ 260 h 141"/>
                                                                                                                                                                                                                                                  <a:gd name="T152" fmla="+- 0 7760 5960"/>
                                                                                                                                                                                                                                                  <a:gd name="T153" fmla="*/ T152 w 1847"/>
                                                                                                                                                                                                                                                  <a:gd name="T154" fmla="+- 0 256 252"/>
                                                                                                                                                                                                                                                  <a:gd name="T155" fmla="*/ 256 h 141"/>
                                                                                                                                                                                                                                                  <a:gd name="T156" fmla="+- 0 7807 5960"/>
                                                                                                                                                                                                                                                  <a:gd name="T157" fmla="*/ T156 w 1847"/>
                                                                                                                                                                                                                                                  <a:gd name="T158" fmla="+- 0 252 252"/>
                                                                                                                                                                                                                                                  <a:gd name="T159" fmla="*/ 252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47" h="141">
                                                                                                                                                                                                                                                    <a:moveTo>
                                                                                                                                                                                                                                                      <a:pt x="0" y="141"/>
                                                                                                                                                                                                                                                    </a:moveTo>
                                                                                                                                                                                                                                                    <a:lnTo>
                                                                                                                                                                                                                                                      <a:pt x="24" y="139"/>
                                                                                                                                                                                                                                                    </a:lnTo>
                                                                                                                                                                                                                                                    <a:lnTo>
                                                                                                                                                                                                                                                      <a:pt x="47" y="137"/>
                                                                                                                                                                                                                                                    </a:lnTo>
                                                                                                                                                                                                                                                    <a:lnTo>
                                                                                                                                                                                                                                                      <a:pt x="71" y="135"/>
                                                                                                                                                                                                                                                    </a:lnTo>
                                                                                                                                                                                                                                                    <a:lnTo>
                                                                                                                                                                                                                                                      <a:pt x="94" y="134"/>
                                                                                                                                                                                                                                                    </a:lnTo>
                                                                                                                                                                                                                                                    <a:lnTo>
                                                                                                                                                                                                                                                      <a:pt x="117" y="132"/>
                                                                                                                                                                                                                                                    </a:lnTo>
                                                                                                                                                                                                                                                    <a:lnTo>
                                                                                                                                                                                                                                                      <a:pt x="141" y="130"/>
                                                                                                                                                                                                                                                    </a:lnTo>
                                                                                                                                                                                                                                                    <a:lnTo>
                                                                                                                                                                                                                                                      <a:pt x="164" y="128"/>
                                                                                                                                                                                                                                                    </a:lnTo>
                                                                                                                                                                                                                                                    <a:lnTo>
                                                                                                                                                                                                                                                      <a:pt x="188" y="127"/>
                                                                                                                                                                                                                                                    </a:lnTo>
                                                                                                                                                                                                                                                    <a:lnTo>
                                                                                                                                                                                                                                                      <a:pt x="211" y="125"/>
                                                                                                                                                                                                                                                    </a:lnTo>
                                                                                                                                                                                                                                                    <a:lnTo>
                                                                                                                                                                                                                                                      <a:pt x="234" y="123"/>
                                                                                                                                                                                                                                                    </a:lnTo>
                                                                                                                                                                                                                                                    <a:lnTo>
                                                                                                                                                                                                                                                      <a:pt x="258" y="121"/>
                                                                                                                                                                                                                                                    </a:lnTo>
                                                                                                                                                                                                                                                    <a:lnTo>
                                                                                                                                                                                                                                                      <a:pt x="281" y="119"/>
                                                                                                                                                                                                                                                    </a:lnTo>
                                                                                                                                                                                                                                                    <a:lnTo>
                                                                                                                                                                                                                                                      <a:pt x="304" y="118"/>
                                                                                                                                                                                                                                                    </a:lnTo>
                                                                                                                                                                                                                                                    <a:lnTo>
                                                                                                                                                                                                                                                      <a:pt x="328" y="116"/>
                                                                                                                                                                                                                                                    </a:lnTo>
                                                                                                                                                                                                                                                    <a:lnTo>
                                                                                                                                                                                                                                                      <a:pt x="351" y="114"/>
                                                                                                                                                                                                                                                    </a:lnTo>
                                                                                                                                                                                                                                                    <a:lnTo>
                                                                                                                                                                                                                                                      <a:pt x="375" y="112"/>
                                                                                                                                                                                                                                                    </a:lnTo>
                                                                                                                                                                                                                                                    <a:lnTo>
                                                                                                                                                                                                                                                      <a:pt x="398" y="110"/>
                                                                                                                                                                                                                                                    </a:lnTo>
                                                                                                                                                                                                                                                    <a:lnTo>
                                                                                                                                                                                                                                                      <a:pt x="421" y="109"/>
                                                                                                                                                                                                                                                    </a:lnTo>
                                                                                                                                                                                                                                                    <a:lnTo>
                                                                                                                                                                                                                                                      <a:pt x="445" y="107"/>
                                                                                                                                                                                                                                                    </a:lnTo>
                                                                                                                                                                                                                                                    <a:lnTo>
                                                                                                                                                                                                                                                      <a:pt x="468" y="105"/>
                                                                                                                                                                                                                                                    </a:lnTo>
                                                                                                                                                                                                                                                    <a:lnTo>
                                                                                                                                                                                                                                                      <a:pt x="492" y="103"/>
                                                                                                                                                                                                                                                    </a:lnTo>
                                                                                                                                                                                                                                                    <a:lnTo>
                                                                                                                                                                                                                                                      <a:pt x="515" y="102"/>
                                                                                                                                                                                                                                                    </a:lnTo>
                                                                                                                                                                                                                                                    <a:lnTo>
                                                                                                                                                                                                                                                      <a:pt x="538" y="100"/>
                                                                                                                                                                                                                                                    </a:lnTo>
                                                                                                                                                                                                                                                    <a:lnTo>
                                                                                                                                                                                                                                                      <a:pt x="562" y="98"/>
                                                                                                                                                                                                                                                    </a:lnTo>
                                                                                                                                                                                                                                                    <a:lnTo>
                                                                                                                                                                                                                                                      <a:pt x="585" y="96"/>
                                                                                                                                                                                                                                                    </a:lnTo>
                                                                                                                                                                                                                                                    <a:lnTo>
                                                                                                                                                                                                                                                      <a:pt x="608" y="94"/>
                                                                                                                                                                                                                                                    </a:lnTo>
                                                                                                                                                                                                                                                    <a:lnTo>
                                                                                                                                                                                                                                                      <a:pt x="632" y="93"/>
                                                                                                                                                                                                                                                    </a:lnTo>
                                                                                                                                                                                                                                                    <a:lnTo>
                                                                                                                                                                                                                                                      <a:pt x="655" y="91"/>
                                                                                                                                                                                                                                                    </a:lnTo>
                                                                                                                                                                                                                                                    <a:lnTo>
                                                                                                                                                                                                                                                      <a:pt x="679" y="89"/>
                                                                                                                                                                                                                                                    </a:lnTo>
                                                                                                                                                                                                                                                    <a:lnTo>
                                                                                                                                                                                                                                                      <a:pt x="702" y="87"/>
                                                                                                                                                                                                                                                    </a:lnTo>
                                                                                                                                                                                                                                                    <a:lnTo>
                                                                                                                                                                                                                                                      <a:pt x="725" y="85"/>
                                                                                                                                                                                                                                                    </a:lnTo>
                                                                                                                                                                                                                                                    <a:lnTo>
                                                                                                                                                                                                                                                      <a:pt x="749" y="84"/>
                                                                                                                                                                                                                                                    </a:lnTo>
                                                                                                                                                                                                                                                    <a:lnTo>
                                                                                                                                                                                                                                                      <a:pt x="772" y="82"/>
                                                                                                                                                                                                                                                    </a:lnTo>
                                                                                                                                                                                                                                                    <a:lnTo>
                                                                                                                                                                                                                                                      <a:pt x="795" y="80"/>
                                                                                                                                                                                                                                                    </a:lnTo>
                                                                                                                                                                                                                                                    <a:lnTo>
                                                                                                                                                                                                                                                      <a:pt x="819" y="78"/>
                                                                                                                                                                                                                                                    </a:lnTo>
                                                                                                                                                                                                                                                    <a:lnTo>
                                                                                                                                                                                                                                                      <a:pt x="842" y="76"/>
                                                                                                                                                                                                                                                    </a:lnTo>
                                                                                                                                                                                                                                                    <a:lnTo>
                                                                                                                                                                                                                                                      <a:pt x="866" y="75"/>
                                                                                                                                                                                                                                                    </a:lnTo>
                                                                                                                                                                                                                                                    <a:lnTo>
                                                                                                                                                                                                                                                      <a:pt x="889" y="73"/>
                                                                                                                                                                                                                                                    </a:lnTo>
                                                                                                                                                                                                                                                    <a:lnTo>
                                                                                                                                                                                                                                                      <a:pt x="912" y="71"/>
                                                                                                                                                                                                                                                    </a:lnTo>
                                                                                                                                                                                                                                                    <a:lnTo>
                                                                                                                                                                                                                                                      <a:pt x="935" y="70"/>
                                                                                                                                                                                                                                                    </a:lnTo>
                                                                                                                                                                                                                                                    <a:lnTo>
                                                                                                                                                                                                                                                      <a:pt x="958" y="68"/>
                                                                                                                                                                                                                                                    </a:lnTo>
                                                                                                                                                                                                                                                    <a:lnTo>
                                                                                                                                                                                                                                                      <a:pt x="982" y="67"/>
                                                                                                                                                                                                                                                    </a:lnTo>
                                                                                                                                                                                                                                                    <a:lnTo>
                                                                                                                                                                                                                                                      <a:pt x="1005" y="65"/>
                                                                                                                                                                                                                                                    </a:lnTo>
                                                                                                                                                                                                                                                    <a:lnTo>
                                                                                                                                                                                                                                                      <a:pt x="1028" y="63"/>
                                                                                                                                                                                                                                                    </a:lnTo>
                                                                                                                                                                                                                                                    <a:lnTo>
                                                                                                                                                                                                                                                      <a:pt x="1052" y="61"/>
                                                                                                                                                                                                                                                    </a:lnTo>
                                                                                                                                                                                                                                                    <a:lnTo>
                                                                                                                                                                                                                                                      <a:pt x="1075" y="59"/>
                                                                                                                                                                                                                                                    </a:lnTo>
                                                                                                                                                                                                                                                    <a:lnTo>
                                                                                                                                                                                                                                                      <a:pt x="1098" y="58"/>
                                                                                                                                                                                                                                                    </a:lnTo>
                                                                                                                                                                                                                                                    <a:lnTo>
                                                                                                                                                                                                                                                      <a:pt x="1122" y="56"/>
                                                                                                                                                                                                                                                    </a:lnTo>
                                                                                                                                                                                                                                                    <a:lnTo>
                                                                                                                                                                                                                                                      <a:pt x="1145" y="54"/>
                                                                                                                                                                                                                                                    </a:lnTo>
                                                                                                                                                                                                                                                    <a:lnTo>
                                                                                                                                                                                                                                                      <a:pt x="1169" y="52"/>
                                                                                                                                                                                                                                                    </a:lnTo>
                                                                                                                                                                                                                                                    <a:lnTo>
                                                                                                                                                                                                                                                      <a:pt x="1192" y="50"/>
                                                                                                                                                                                                                                                    </a:lnTo>
                                                                                                                                                                                                                                                    <a:lnTo>
                                                                                                                                                                                                                                                      <a:pt x="1215" y="49"/>
                                                                                                                                                                                                                                                    </a:lnTo>
                                                                                                                                                                                                                                                    <a:lnTo>
                                                                                                                                                                                                                                                      <a:pt x="1239" y="47"/>
                                                                                                                                                                                                                                                    </a:lnTo>
                                                                                                                                                                                                                                                    <a:lnTo>
                                                                                                                                                                                                                                                      <a:pt x="1262" y="45"/>
                                                                                                                                                                                                                                                    </a:lnTo>
                                                                                                                                                                                                                                                    <a:lnTo>
                                                                                                                                                                                                                                                      <a:pt x="1286" y="43"/>
                                                                                                                                                                                                                                                    </a:lnTo>
                                                                                                                                                                                                                                                    <a:lnTo>
                                                                                                                                                                                                                                                      <a:pt x="1309" y="42"/>
                                                                                                                                                                                                                                                    </a:lnTo>
                                                                                                                                                                                                                                                    <a:lnTo>
                                                                                                                                                                                                                                                      <a:pt x="1332" y="40"/>
                                                                                                                                                                                                                                                    </a:lnTo>
                                                                                                                                                                                                                                                    <a:lnTo>
                                                                                                                                                                                                                                                      <a:pt x="1356" y="38"/>
                                                                                                                                                                                                                                                    </a:lnTo>
                                                                                                                                                                                                                                                    <a:lnTo>
                                                                                                                                                                                                                                                      <a:pt x="1379" y="36"/>
                                                                                                                                                                                                                                                    </a:lnTo>
                                                                                                                                                                                                                                                    <a:lnTo>
                                                                                                                                                                                                                                                      <a:pt x="1403" y="34"/>
                                                                                                                                                                                                                                                    </a:lnTo>
                                                                                                                                                                                                                                                    <a:lnTo>
                                                                                                                                                                                                                                                      <a:pt x="1426" y="33"/>
                                                                                                                                                                                                                                                    </a:lnTo>
                                                                                                                                                                                                                                                    <a:lnTo>
                                                                                                                                                                                                                                                      <a:pt x="1449" y="31"/>
                                                                                                                                                                                                                                                    </a:lnTo>
                                                                                                                                                                                                                                                    <a:lnTo>
                                                                                                                                                                                                                                                      <a:pt x="1473" y="29"/>
                                                                                                                                                                                                                                                    </a:lnTo>
                                                                                                                                                                                                                                                    <a:lnTo>
                                                                                                                                                                                                                                                      <a:pt x="1496" y="27"/>
                                                                                                                                                                                                                                                    </a:lnTo>
                                                                                                                                                                                                                                                    <a:lnTo>
                                                                                                                                                                                                                                                      <a:pt x="1519" y="25"/>
                                                                                                                                                                                                                                                    </a:lnTo>
                                                                                                                                                                                                                                                    <a:lnTo>
                                                                                                                                                                                                                                                      <a:pt x="1543" y="24"/>
                                                                                                                                                                                                                                                    </a:lnTo>
                                                                                                                                                                                                                                                    <a:lnTo>
                                                                                                                                                                                                                                                      <a:pt x="1566" y="22"/>
                                                                                                                                                                                                                                                    </a:lnTo>
                                                                                                                                                                                                                                                    <a:lnTo>
                                                                                                                                                                                                                                                      <a:pt x="1590" y="20"/>
                                                                                                                                                                                                                                                    </a:lnTo>
                                                                                                                                                                                                                                                    <a:lnTo>
                                                                                                                                                                                                                                                      <a:pt x="1613" y="18"/>
                                                                                                                                                                                                                                                    </a:lnTo>
                                                                                                                                                                                                                                                    <a:lnTo>
                                                                                                                                                                                                                                                      <a:pt x="1636" y="17"/>
                                                                                                                                                                                                                                                    </a:lnTo>
                                                                                                                                                                                                                                                    <a:lnTo>
                                                                                                                                                                                                                                                      <a:pt x="1660" y="15"/>
                                                                                                                                                                                                                                                    </a:lnTo>
                                                                                                                                                                                                                                                    <a:lnTo>
                                                                                                                                                                                                                                                      <a:pt x="1683" y="13"/>
                                                                                                                                                                                                                                                    </a:lnTo>
                                                                                                                                                                                                                                                    <a:lnTo>
                                                                                                                                                                                                                                                      <a:pt x="1706" y="11"/>
                                                                                                                                                                                                                                                    </a:lnTo>
                                                                                                                                                                                                                                                    <a:lnTo>
                                                                                                                                                                                                                                                      <a:pt x="1730" y="9"/>
                                                                                                                                                                                                                                                    </a:lnTo>
                                                                                                                                                                                                                                                    <a:lnTo>
                                                                                                                                                                                                                                                      <a:pt x="1753" y="8"/>
                                                                                                                                                                                                                                                    </a:lnTo>
                                                                                                                                                                                                                                                    <a:lnTo>
                                                                                                                                                                                                                                                      <a:pt x="1777" y="6"/>
                                                                                                                                                                                                                                                    </a:lnTo>
                                                                                                                                                                                                                                                    <a:lnTo>
                                                                                                                                                                                                                                                      <a:pt x="1800" y="4"/>
                                                                                                                                                                                                                                                    </a:lnTo>
                                                                                                                                                                                                                                                    <a:lnTo>
                                                                                                                                                                                                                                                      <a:pt x="1823" y="2"/>
                                                                                                                                                                                                                                                    </a:lnTo>
                                                                                                                                                                                                                                                    <a:lnTo>
                                                                                                                                                                                                                                                      <a:pt x="1847" y="0"/>
                                                                                                                                                                                                                                                    </a:lnTo>
                                                                                                                                                                                                                                                  </a:path>
                                                                                                                                                                                                                                                </a:pathLst>
                                                                                                                                                                                                                                              </a:custGeom>
                                                                                                                                                                                                                                              <a:noFill/>
                                                                                                                                                                                                                                              <a:ln w="10209">
                                                                                                                                                                                                                                                <a:solidFill>
                                                                                                                                                                                                                                                  <a:srgbClr val="00BEC4"/>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54" name="Group 633"/>
                                                                                                                                                                                                                                            <wpg:cNvGrpSpPr>
                                                                                                                                                                                                                                              <a:grpSpLocks/>
                                                                                                                                                                                                                                            </wpg:cNvGrpSpPr>
                                                                                                                                                                                                                                            <wpg:grpSpPr bwMode="auto">
                                                                                                                                                                                                                                              <a:xfrm>
                                                                                                                                                                                                                                                <a:off x="5960" y="258"/>
                                                                                                                                                                                                                                                <a:ext cx="1847" cy="134"/>
                                                                                                                                                                                                                                                <a:chOff x="5960" y="258"/>
                                                                                                                                                                                                                                                <a:chExt cx="1847" cy="134"/>
                                                                                                                                                                                                                                              </a:xfrm>
                                                                                                                                                                                                                                            </wpg:grpSpPr>
                                                                                                                                                                                                                                            <wps:wsp>
                                                                                                                                                                                                                                              <wps:cNvPr id="755" name="Freeform 664"/>
                                                                                                                                                                                                                                              <wps:cNvSpPr>
                                                                                                                                                                                                                                                <a:spLocks noEditPoints="1"/>
                                                                                                                                                                                                                                              </wps:cNvSpPr>
                                                                                                                                                                                                                                              <wps:spPr bwMode="auto">
                                                                                                                                                                                                                                                <a:xfrm>
                                                                                                                                                                                                                                                  <a:off x="11920" y="516"/>
                                                                                                                                                                                                                                                  <a:ext cx="1848" cy="134"/>
                                                                                                                                                                                                                                                </a:xfrm>
                                                                                                                                                                                                                                                <a:custGeom>
                                                                                                                                                                                                                                                  <a:avLst/>
                                                                                                                                                                                                                                                  <a:gdLst>
                                                                                                                                                                                                                                                    <a:gd name="T0" fmla="+- 0 5984 5960"/>
                                                                                                                                                                                                                                                    <a:gd name="T1" fmla="*/ T0 w 1847"/>
                                                                                                                                                                                                                                                    <a:gd name="T2" fmla="+- 0 390 258"/>
                                                                                                                                                                                                                                                    <a:gd name="T3" fmla="*/ 390 h 134"/>
                                                                                                                                                                                                                                                    <a:gd name="T4" fmla="+- 0 6031 5960"/>
                                                                                                                                                                                                                                                    <a:gd name="T5" fmla="*/ T4 w 1847"/>
                                                                                                                                                                                                                                                    <a:gd name="T6" fmla="+- 0 387 258"/>
                                                                                                                                                                                                                                                    <a:gd name="T7" fmla="*/ 387 h 134"/>
                                                                                                                                                                                                                                                    <a:gd name="T8" fmla="+- 0 6077 5960"/>
                                                                                                                                                                                                                                                    <a:gd name="T9" fmla="*/ T8 w 1847"/>
                                                                                                                                                                                                                                                    <a:gd name="T10" fmla="+- 0 383 258"/>
                                                                                                                                                                                                                                                    <a:gd name="T11" fmla="*/ 383 h 134"/>
                                                                                                                                                                                                                                                    <a:gd name="T12" fmla="+- 0 6124 5960"/>
                                                                                                                                                                                                                                                    <a:gd name="T13" fmla="*/ T12 w 1847"/>
                                                                                                                                                                                                                                                    <a:gd name="T14" fmla="+- 0 380 258"/>
                                                                                                                                                                                                                                                    <a:gd name="T15" fmla="*/ 380 h 134"/>
                                                                                                                                                                                                                                                    <a:gd name="T16" fmla="+- 0 6171 5960"/>
                                                                                                                                                                                                                                                    <a:gd name="T17" fmla="*/ T16 w 1847"/>
                                                                                                                                                                                                                                                    <a:gd name="T18" fmla="+- 0 376 258"/>
                                                                                                                                                                                                                                                    <a:gd name="T19" fmla="*/ 376 h 134"/>
                                                                                                                                                                                                                                                    <a:gd name="T20" fmla="+- 0 6218 5960"/>
                                                                                                                                                                                                                                                    <a:gd name="T21" fmla="*/ T20 w 1847"/>
                                                                                                                                                                                                                                                    <a:gd name="T22" fmla="+- 0 373 258"/>
                                                                                                                                                                                                                                                    <a:gd name="T23" fmla="*/ 373 h 134"/>
                                                                                                                                                                                                                                                    <a:gd name="T24" fmla="+- 0 6264 5960"/>
                                                                                                                                                                                                                                                    <a:gd name="T25" fmla="*/ T24 w 1847"/>
                                                                                                                                                                                                                                                    <a:gd name="T26" fmla="+- 0 370 258"/>
                                                                                                                                                                                                                                                    <a:gd name="T27" fmla="*/ 370 h 134"/>
                                                                                                                                                                                                                                                    <a:gd name="T28" fmla="+- 0 6311 5960"/>
                                                                                                                                                                                                                                                    <a:gd name="T29" fmla="*/ T28 w 1847"/>
                                                                                                                                                                                                                                                    <a:gd name="T30" fmla="+- 0 366 258"/>
                                                                                                                                                                                                                                                    <a:gd name="T31" fmla="*/ 366 h 134"/>
                                                                                                                                                                                                                                                    <a:gd name="T32" fmla="+- 0 6358 5960"/>
                                                                                                                                                                                                                                                    <a:gd name="T33" fmla="*/ T32 w 1847"/>
                                                                                                                                                                                                                                                    <a:gd name="T34" fmla="+- 0 363 258"/>
                                                                                                                                                                                                                                                    <a:gd name="T35" fmla="*/ 363 h 134"/>
                                                                                                                                                                                                                                                    <a:gd name="T36" fmla="+- 0 6405 5960"/>
                                                                                                                                                                                                                                                    <a:gd name="T37" fmla="*/ T36 w 1847"/>
                                                                                                                                                                                                                                                    <a:gd name="T38" fmla="+- 0 359 258"/>
                                                                                                                                                                                                                                                    <a:gd name="T39" fmla="*/ 359 h 134"/>
                                                                                                                                                                                                                                                    <a:gd name="T40" fmla="+- 0 6452 5960"/>
                                                                                                                                                                                                                                                    <a:gd name="T41" fmla="*/ T40 w 1847"/>
                                                                                                                                                                                                                                                    <a:gd name="T42" fmla="+- 0 356 258"/>
                                                                                                                                                                                                                                                    <a:gd name="T43" fmla="*/ 356 h 134"/>
                                                                                                                                                                                                                                                    <a:gd name="T44" fmla="+- 0 6498 5960"/>
                                                                                                                                                                                                                                                    <a:gd name="T45" fmla="*/ T44 w 1847"/>
                                                                                                                                                                                                                                                    <a:gd name="T46" fmla="+- 0 353 258"/>
                                                                                                                                                                                                                                                    <a:gd name="T47" fmla="*/ 353 h 134"/>
                                                                                                                                                                                                                                                    <a:gd name="T48" fmla="+- 0 6545 5960"/>
                                                                                                                                                                                                                                                    <a:gd name="T49" fmla="*/ T48 w 1847"/>
                                                                                                                                                                                                                                                    <a:gd name="T50" fmla="+- 0 349 258"/>
                                                                                                                                                                                                                                                    <a:gd name="T51" fmla="*/ 349 h 134"/>
                                                                                                                                                                                                                                                    <a:gd name="T52" fmla="+- 0 6592 5960"/>
                                                                                                                                                                                                                                                    <a:gd name="T53" fmla="*/ T52 w 1847"/>
                                                                                                                                                                                                                                                    <a:gd name="T54" fmla="+- 0 346 258"/>
                                                                                                                                                                                                                                                    <a:gd name="T55" fmla="*/ 346 h 134"/>
                                                                                                                                                                                                                                                    <a:gd name="T56" fmla="+- 0 6639 5960"/>
                                                                                                                                                                                                                                                    <a:gd name="T57" fmla="*/ T56 w 1847"/>
                                                                                                                                                                                                                                                    <a:gd name="T58" fmla="+- 0 342 258"/>
                                                                                                                                                                                                                                                    <a:gd name="T59" fmla="*/ 342 h 134"/>
                                                                                                                                                                                                                                                    <a:gd name="T60" fmla="+- 0 6685 5960"/>
                                                                                                                                                                                                                                                    <a:gd name="T61" fmla="*/ T60 w 1847"/>
                                                                                                                                                                                                                                                    <a:gd name="T62" fmla="+- 0 339 258"/>
                                                                                                                                                                                                                                                    <a:gd name="T63" fmla="*/ 339 h 134"/>
                                                                                                                                                                                                                                                    <a:gd name="T64" fmla="+- 0 6732 5960"/>
                                                                                                                                                                                                                                                    <a:gd name="T65" fmla="*/ T64 w 1847"/>
                                                                                                                                                                                                                                                    <a:gd name="T66" fmla="+- 0 336 258"/>
                                                                                                                                                                                                                                                    <a:gd name="T67" fmla="*/ 336 h 134"/>
                                                                                                                                                                                                                                                    <a:gd name="T68" fmla="+- 0 6779 5960"/>
                                                                                                                                                                                                                                                    <a:gd name="T69" fmla="*/ T68 w 1847"/>
                                                                                                                                                                                                                                                    <a:gd name="T70" fmla="+- 0 332 258"/>
                                                                                                                                                                                                                                                    <a:gd name="T71" fmla="*/ 332 h 134"/>
                                                                                                                                                                                                                                                    <a:gd name="T72" fmla="+- 0 6826 5960"/>
                                                                                                                                                                                                                                                    <a:gd name="T73" fmla="*/ T72 w 1847"/>
                                                                                                                                                                                                                                                    <a:gd name="T74" fmla="+- 0 329 258"/>
                                                                                                                                                                                                                                                    <a:gd name="T75" fmla="*/ 329 h 134"/>
                                                                                                                                                                                                                                                    <a:gd name="T76" fmla="+- 0 6872 5960"/>
                                                                                                                                                                                                                                                    <a:gd name="T77" fmla="*/ T76 w 1847"/>
                                                                                                                                                                                                                                                    <a:gd name="T78" fmla="+- 0 326 258"/>
                                                                                                                                                                                                                                                    <a:gd name="T79" fmla="*/ 326 h 134"/>
                                                                                                                                                                                                                                                    <a:gd name="T80" fmla="+- 0 6918 5960"/>
                                                                                                                                                                                                                                                    <a:gd name="T81" fmla="*/ T80 w 1847"/>
                                                                                                                                                                                                                                                    <a:gd name="T82" fmla="+- 0 322 258"/>
                                                                                                                                                                                                                                                    <a:gd name="T83" fmla="*/ 322 h 134"/>
                                                                                                                                                                                                                                                    <a:gd name="T84" fmla="+- 0 6965 5960"/>
                                                                                                                                                                                                                                                    <a:gd name="T85" fmla="*/ T84 w 1847"/>
                                                                                                                                                                                                                                                    <a:gd name="T86" fmla="+- 0 319 258"/>
                                                                                                                                                                                                                                                    <a:gd name="T87" fmla="*/ 319 h 134"/>
                                                                                                                                                                                                                                                    <a:gd name="T88" fmla="+- 0 7012 5960"/>
                                                                                                                                                                                                                                                    <a:gd name="T89" fmla="*/ T88 w 1847"/>
                                                                                                                                                                                                                                                    <a:gd name="T90" fmla="+- 0 315 258"/>
                                                                                                                                                                                                                                                    <a:gd name="T91" fmla="*/ 315 h 134"/>
                                                                                                                                                                                                                                                    <a:gd name="T92" fmla="+- 0 7058 5960"/>
                                                                                                                                                                                                                                                    <a:gd name="T93" fmla="*/ T92 w 1847"/>
                                                                                                                                                                                                                                                    <a:gd name="T94" fmla="+- 0 312 258"/>
                                                                                                                                                                                                                                                    <a:gd name="T95" fmla="*/ 312 h 134"/>
                                                                                                                                                                                                                                                    <a:gd name="T96" fmla="+- 0 7105 5960"/>
                                                                                                                                                                                                                                                    <a:gd name="T97" fmla="*/ T96 w 1847"/>
                                                                                                                                                                                                                                                    <a:gd name="T98" fmla="+- 0 309 258"/>
                                                                                                                                                                                                                                                    <a:gd name="T99" fmla="*/ 309 h 134"/>
                                                                                                                                                                                                                                                    <a:gd name="T100" fmla="+- 0 7152 5960"/>
                                                                                                                                                                                                                                                    <a:gd name="T101" fmla="*/ T100 w 1847"/>
                                                                                                                                                                                                                                                    <a:gd name="T102" fmla="+- 0 305 258"/>
                                                                                                                                                                                                                                                    <a:gd name="T103" fmla="*/ 305 h 134"/>
                                                                                                                                                                                                                                                    <a:gd name="T104" fmla="+- 0 7199 5960"/>
                                                                                                                                                                                                                                                    <a:gd name="T105" fmla="*/ T104 w 1847"/>
                                                                                                                                                                                                                                                    <a:gd name="T106" fmla="+- 0 302 258"/>
                                                                                                                                                                                                                                                    <a:gd name="T107" fmla="*/ 302 h 134"/>
                                                                                                                                                                                                                                                    <a:gd name="T108" fmla="+- 0 7246 5960"/>
                                                                                                                                                                                                                                                    <a:gd name="T109" fmla="*/ T108 w 1847"/>
                                                                                                                                                                                                                                                    <a:gd name="T110" fmla="+- 0 298 258"/>
                                                                                                                                                                                                                                                    <a:gd name="T111" fmla="*/ 298 h 134"/>
                                                                                                                                                                                                                                                    <a:gd name="T112" fmla="+- 0 7292 5960"/>
                                                                                                                                                                                                                                                    <a:gd name="T113" fmla="*/ T112 w 1847"/>
                                                                                                                                                                                                                                                    <a:gd name="T114" fmla="+- 0 295 258"/>
                                                                                                                                                                                                                                                    <a:gd name="T115" fmla="*/ 295 h 134"/>
                                                                                                                                                                                                                                                    <a:gd name="T116" fmla="+- 0 7339 5960"/>
                                                                                                                                                                                                                                                    <a:gd name="T117" fmla="*/ T116 w 1847"/>
                                                                                                                                                                                                                                                    <a:gd name="T118" fmla="+- 0 292 258"/>
                                                                                                                                                                                                                                                    <a:gd name="T119" fmla="*/ 292 h 134"/>
                                                                                                                                                                                                                                                    <a:gd name="T120" fmla="+- 0 7386 5960"/>
                                                                                                                                                                                                                                                    <a:gd name="T121" fmla="*/ T120 w 1847"/>
                                                                                                                                                                                                                                                    <a:gd name="T122" fmla="+- 0 288 258"/>
                                                                                                                                                                                                                                                    <a:gd name="T123" fmla="*/ 288 h 134"/>
                                                                                                                                                                                                                                                    <a:gd name="T124" fmla="+- 0 7433 5960"/>
                                                                                                                                                                                                                                                    <a:gd name="T125" fmla="*/ T124 w 1847"/>
                                                                                                                                                                                                                                                    <a:gd name="T126" fmla="+- 0 285 258"/>
                                                                                                                                                                                                                                                    <a:gd name="T127" fmla="*/ 285 h 134"/>
                                                                                                                                                                                                                                                    <a:gd name="T128" fmla="+- 0 7479 5960"/>
                                                                                                                                                                                                                                                    <a:gd name="T129" fmla="*/ T128 w 1847"/>
                                                                                                                                                                                                                                                    <a:gd name="T130" fmla="+- 0 281 258"/>
                                                                                                                                                                                                                                                    <a:gd name="T131" fmla="*/ 281 h 134"/>
                                                                                                                                                                                                                                                    <a:gd name="T132" fmla="+- 0 7526 5960"/>
                                                                                                                                                                                                                                                    <a:gd name="T133" fmla="*/ T132 w 1847"/>
                                                                                                                                                                                                                                                    <a:gd name="T134" fmla="+- 0 278 258"/>
                                                                                                                                                                                                                                                    <a:gd name="T135" fmla="*/ 278 h 134"/>
                                                                                                                                                                                                                                                    <a:gd name="T136" fmla="+- 0 7573 5960"/>
                                                                                                                                                                                                                                                    <a:gd name="T137" fmla="*/ T136 w 1847"/>
                                                                                                                                                                                                                                                    <a:gd name="T138" fmla="+- 0 275 258"/>
                                                                                                                                                                                                                                                    <a:gd name="T139" fmla="*/ 275 h 134"/>
                                                                                                                                                                                                                                                    <a:gd name="T140" fmla="+- 0 7620 5960"/>
                                                                                                                                                                                                                                                    <a:gd name="T141" fmla="*/ T140 w 1847"/>
                                                                                                                                                                                                                                                    <a:gd name="T142" fmla="+- 0 271 258"/>
                                                                                                                                                                                                                                                    <a:gd name="T143" fmla="*/ 271 h 134"/>
                                                                                                                                                                                                                                                    <a:gd name="T144" fmla="+- 0 7666 5960"/>
                                                                                                                                                                                                                                                    <a:gd name="T145" fmla="*/ T144 w 1847"/>
                                                                                                                                                                                                                                                    <a:gd name="T146" fmla="+- 0 268 258"/>
                                                                                                                                                                                                                                                    <a:gd name="T147" fmla="*/ 268 h 134"/>
                                                                                                                                                                                                                                                    <a:gd name="T148" fmla="+- 0 7713 5960"/>
                                                                                                                                                                                                                                                    <a:gd name="T149" fmla="*/ T148 w 1847"/>
                                                                                                                                                                                                                                                    <a:gd name="T150" fmla="+- 0 264 258"/>
                                                                                                                                                                                                                                                    <a:gd name="T151" fmla="*/ 264 h 134"/>
                                                                                                                                                                                                                                                    <a:gd name="T152" fmla="+- 0 7760 5960"/>
                                                                                                                                                                                                                                                    <a:gd name="T153" fmla="*/ T152 w 1847"/>
                                                                                                                                                                                                                                                    <a:gd name="T154" fmla="+- 0 261 258"/>
                                                                                                                                                                                                                                                    <a:gd name="T155" fmla="*/ 261 h 134"/>
                                                                                                                                                                                                                                                    <a:gd name="T156" fmla="+- 0 7807 5960"/>
                                                                                                                                                                                                                                                    <a:gd name="T157" fmla="*/ T156 w 1847"/>
                                                                                                                                                                                                                                                    <a:gd name="T158" fmla="+- 0 258 258"/>
                                                                                                                                                                                                                                                    <a:gd name="T159" fmla="*/ 258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47" h="134">
                                                                                                                                                                                                                                                      <a:moveTo>
                                                                                                                                                                                                                                                        <a:pt x="0" y="134"/>
                                                                                                                                                                                                                                                      </a:moveTo>
                                                                                                                                                                                                                                                      <a:lnTo>
                                                                                                                                                                                                                                                        <a:pt x="24" y="132"/>
                                                                                                                                                                                                                                                      </a:lnTo>
                                                                                                                                                                                                                                                      <a:lnTo>
                                                                                                                                                                                                                                                        <a:pt x="47" y="130"/>
                                                                                                                                                                                                                                                      </a:lnTo>
                                                                                                                                                                                                                                                      <a:lnTo>
                                                                                                                                                                                                                                                        <a:pt x="71" y="129"/>
                                                                                                                                                                                                                                                      </a:lnTo>
                                                                                                                                                                                                                                                      <a:lnTo>
                                                                                                                                                                                                                                                        <a:pt x="94" y="127"/>
                                                                                                                                                                                                                                                      </a:lnTo>
                                                                                                                                                                                                                                                      <a:lnTo>
                                                                                                                                                                                                                                                        <a:pt x="117" y="125"/>
                                                                                                                                                                                                                                                      </a:lnTo>
                                                                                                                                                                                                                                                      <a:lnTo>
                                                                                                                                                                                                                                                        <a:pt x="141" y="123"/>
                                                                                                                                                                                                                                                      </a:lnTo>
                                                                                                                                                                                                                                                      <a:lnTo>
                                                                                                                                                                                                                                                        <a:pt x="164" y="122"/>
                                                                                                                                                                                                                                                      </a:lnTo>
                                                                                                                                                                                                                                                      <a:lnTo>
                                                                                                                                                                                                                                                        <a:pt x="188" y="120"/>
                                                                                                                                                                                                                                                      </a:lnTo>
                                                                                                                                                                                                                                                      <a:lnTo>
                                                                                                                                                                                                                                                        <a:pt x="211" y="118"/>
                                                                                                                                                                                                                                                      </a:lnTo>
                                                                                                                                                                                                                                                      <a:lnTo>
                                                                                                                                                                                                                                                        <a:pt x="234" y="117"/>
                                                                                                                                                                                                                                                      </a:lnTo>
                                                                                                                                                                                                                                                      <a:lnTo>
                                                                                                                                                                                                                                                        <a:pt x="258" y="115"/>
                                                                                                                                                                                                                                                      </a:lnTo>
                                                                                                                                                                                                                                                      <a:lnTo>
                                                                                                                                                                                                                                                        <a:pt x="281" y="113"/>
                                                                                                                                                                                                                                                      </a:lnTo>
                                                                                                                                                                                                                                                      <a:lnTo>
                                                                                                                                                                                                                                                        <a:pt x="304" y="112"/>
                                                                                                                                                                                                                                                      </a:lnTo>
                                                                                                                                                                                                                                                      <a:lnTo>
                                                                                                                                                                                                                                                        <a:pt x="328" y="110"/>
                                                                                                                                                                                                                                                      </a:lnTo>
                                                                                                                                                                                                                                                      <a:lnTo>
                                                                                                                                                                                                                                                        <a:pt x="351" y="108"/>
                                                                                                                                                                                                                                                      </a:lnTo>
                                                                                                                                                                                                                                                      <a:lnTo>
                                                                                                                                                                                                                                                        <a:pt x="375" y="106"/>
                                                                                                                                                                                                                                                      </a:lnTo>
                                                                                                                                                                                                                                                      <a:lnTo>
                                                                                                                                                                                                                                                        <a:pt x="398" y="105"/>
                                                                                                                                                                                                                                                      </a:lnTo>
                                                                                                                                                                                                                                                      <a:lnTo>
                                                                                                                                                                                                                                                        <a:pt x="421" y="103"/>
                                                                                                                                                                                                                                                      </a:lnTo>
                                                                                                                                                                                                                                                      <a:lnTo>
                                                                                                                                                                                                                                                        <a:pt x="445" y="101"/>
                                                                                                                                                                                                                                                      </a:lnTo>
                                                                                                                                                                                                                                                      <a:lnTo>
                                                                                                                                                                                                                                                        <a:pt x="468" y="100"/>
                                                                                                                                                                                                                                                      </a:lnTo>
                                                                                                                                                                                                                                                      <a:lnTo>
                                                                                                                                                                                                                                                        <a:pt x="492" y="98"/>
                                                                                                                                                                                                                                                      </a:lnTo>
                                                                                                                                                                                                                                                      <a:lnTo>
                                                                                                                                                                                                                                                        <a:pt x="515" y="96"/>
                                                                                                                                                                                                                                                      </a:lnTo>
                                                                                                                                                                                                                                                      <a:lnTo>
                                                                                                                                                                                                                                                        <a:pt x="538" y="95"/>
                                                                                                                                                                                                                                                      </a:lnTo>
                                                                                                                                                                                                                                                      <a:lnTo>
                                                                                                                                                                                                                                                        <a:pt x="562" y="93"/>
                                                                                                                                                                                                                                                      </a:lnTo>
                                                                                                                                                                                                                                                      <a:lnTo>
                                                                                                                                                                                                                                                        <a:pt x="585" y="91"/>
                                                                                                                                                                                                                                                      </a:lnTo>
                                                                                                                                                                                                                                                      <a:lnTo>
                                                                                                                                                                                                                                                        <a:pt x="608" y="90"/>
                                                                                                                                                                                                                                                      </a:lnTo>
                                                                                                                                                                                                                                                      <a:lnTo>
                                                                                                                                                                                                                                                        <a:pt x="632" y="88"/>
                                                                                                                                                                                                                                                      </a:lnTo>
                                                                                                                                                                                                                                                      <a:lnTo>
                                                                                                                                                                                                                                                        <a:pt x="655" y="86"/>
                                                                                                                                                                                                                                                      </a:lnTo>
                                                                                                                                                                                                                                                      <a:lnTo>
                                                                                                                                                                                                                                                        <a:pt x="679" y="84"/>
                                                                                                                                                                                                                                                      </a:lnTo>
                                                                                                                                                                                                                                                      <a:lnTo>
                                                                                                                                                                                                                                                        <a:pt x="702" y="83"/>
                                                                                                                                                                                                                                                      </a:lnTo>
                                                                                                                                                                                                                                                      <a:lnTo>
                                                                                                                                                                                                                                                        <a:pt x="725" y="81"/>
                                                                                                                                                                                                                                                      </a:lnTo>
                                                                                                                                                                                                                                                      <a:lnTo>
                                                                                                                                                                                                                                                        <a:pt x="749" y="79"/>
                                                                                                                                                                                                                                                      </a:lnTo>
                                                                                                                                                                                                                                                      <a:lnTo>
                                                                                                                                                                                                                                                        <a:pt x="772" y="78"/>
                                                                                                                                                                                                                                                      </a:lnTo>
                                                                                                                                                                                                                                                      <a:lnTo>
                                                                                                                                                                                                                                                        <a:pt x="795" y="76"/>
                                                                                                                                                                                                                                                      </a:lnTo>
                                                                                                                                                                                                                                                      <a:lnTo>
                                                                                                                                                                                                                                                        <a:pt x="819" y="74"/>
                                                                                                                                                                                                                                                      </a:lnTo>
                                                                                                                                                                                                                                                      <a:lnTo>
                                                                                                                                                                                                                                                        <a:pt x="842" y="73"/>
                                                                                                                                                                                                                                                      </a:lnTo>
                                                                                                                                                                                                                                                      <a:lnTo>
                                                                                                                                                                                                                                                        <a:pt x="866" y="71"/>
                                                                                                                                                                                                                                                      </a:lnTo>
                                                                                                                                                                                                                                                      <a:lnTo>
                                                                                                                                                                                                                                                        <a:pt x="889" y="69"/>
                                                                                                                                                                                                                                                      </a:lnTo>
                                                                                                                                                                                                                                                      <a:lnTo>
                                                                                                                                                                                                                                                        <a:pt x="912" y="68"/>
                                                                                                                                                                                                                                                      </a:lnTo>
                                                                                                                                                                                                                                                      <a:lnTo>
                                                                                                                                                                                                                                                        <a:pt x="935" y="66"/>
                                                                                                                                                                                                                                                      </a:lnTo>
                                                                                                                                                                                                                                                      <a:lnTo>
                                                                                                                                                                                                                                                        <a:pt x="958" y="64"/>
                                                                                                                                                                                                                                                      </a:lnTo>
                                                                                                                                                                                                                                                      <a:lnTo>
                                                                                                                                                                                                                                                        <a:pt x="982" y="62"/>
                                                                                                                                                                                                                                                      </a:lnTo>
                                                                                                                                                                                                                                                      <a:lnTo>
                                                                                                                                                                                                                                                        <a:pt x="1005" y="61"/>
                                                                                                                                                                                                                                                      </a:lnTo>
                                                                                                                                                                                                                                                      <a:lnTo>
                                                                                                                                                                                                                                                        <a:pt x="1028" y="59"/>
                                                                                                                                                                                                                                                      </a:lnTo>
                                                                                                                                                                                                                                                      <a:lnTo>
                                                                                                                                                                                                                                                        <a:pt x="1052" y="57"/>
                                                                                                                                                                                                                                                      </a:lnTo>
                                                                                                                                                                                                                                                      <a:lnTo>
                                                                                                                                                                                                                                                        <a:pt x="1075" y="56"/>
                                                                                                                                                                                                                                                      </a:lnTo>
                                                                                                                                                                                                                                                      <a:lnTo>
                                                                                                                                                                                                                                                        <a:pt x="1098" y="54"/>
                                                                                                                                                                                                                                                      </a:lnTo>
                                                                                                                                                                                                                                                      <a:lnTo>
                                                                                                                                                                                                                                                        <a:pt x="1122" y="52"/>
                                                                                                                                                                                                                                                      </a:lnTo>
                                                                                                                                                                                                                                                      <a:lnTo>
                                                                                                                                                                                                                                                        <a:pt x="1145" y="51"/>
                                                                                                                                                                                                                                                      </a:lnTo>
                                                                                                                                                                                                                                                      <a:lnTo>
                                                                                                                                                                                                                                                        <a:pt x="1169" y="49"/>
                                                                                                                                                                                                                                                      </a:lnTo>
                                                                                                                                                                                                                                                      <a:lnTo>
                                                                                                                                                                                                                                                        <a:pt x="1192" y="47"/>
                                                                                                                                                                                                                                                      </a:lnTo>
                                                                                                                                                                                                                                                      <a:lnTo>
                                                                                                                                                                                                                                                        <a:pt x="1215" y="45"/>
                                                                                                                                                                                                                                                      </a:lnTo>
                                                                                                                                                                                                                                                      <a:lnTo>
                                                                                                                                                                                                                                                        <a:pt x="1239" y="44"/>
                                                                                                                                                                                                                                                      </a:lnTo>
                                                                                                                                                                                                                                                      <a:lnTo>
                                                                                                                                                                                                                                                        <a:pt x="1262" y="42"/>
                                                                                                                                                                                                                                                      </a:lnTo>
                                                                                                                                                                                                                                                      <a:lnTo>
                                                                                                                                                                                                                                                        <a:pt x="1286" y="40"/>
                                                                                                                                                                                                                                                      </a:lnTo>
                                                                                                                                                                                                                                                      <a:lnTo>
                                                                                                                                                                                                                                                        <a:pt x="1309" y="39"/>
                                                                                                                                                                                                                                                      </a:lnTo>
                                                                                                                                                                                                                                                      <a:lnTo>
                                                                                                                                                                                                                                                        <a:pt x="1332" y="37"/>
                                                                                                                                                                                                                                                      </a:lnTo>
                                                                                                                                                                                                                                                      <a:lnTo>
                                                                                                                                                                                                                                                        <a:pt x="1356" y="35"/>
                                                                                                                                                                                                                                                      </a:lnTo>
                                                                                                                                                                                                                                                      <a:lnTo>
                                                                                                                                                                                                                                                        <a:pt x="1379" y="34"/>
                                                                                                                                                                                                                                                      </a:lnTo>
                                                                                                                                                                                                                                                      <a:lnTo>
                                                                                                                                                                                                                                                        <a:pt x="1403" y="32"/>
                                                                                                                                                                                                                                                      </a:lnTo>
                                                                                                                                                                                                                                                      <a:lnTo>
                                                                                                                                                                                                                                                        <a:pt x="1426" y="30"/>
                                                                                                                                                                                                                                                      </a:lnTo>
                                                                                                                                                                                                                                                      <a:lnTo>
                                                                                                                                                                                                                                                        <a:pt x="1449" y="29"/>
                                                                                                                                                                                                                                                      </a:lnTo>
                                                                                                                                                                                                                                                      <a:lnTo>
                                                                                                                                                                                                                                                        <a:pt x="1473" y="27"/>
                                                                                                                                                                                                                                                      </a:lnTo>
                                                                                                                                                                                                                                                      <a:lnTo>
                                                                                                                                                                                                                                                        <a:pt x="1496" y="25"/>
                                                                                                                                                                                                                                                      </a:lnTo>
                                                                                                                                                                                                                                                      <a:lnTo>
                                                                                                                                                                                                                                                        <a:pt x="1519" y="23"/>
                                                                                                                                                                                                                                                      </a:lnTo>
                                                                                                                                                                                                                                                      <a:lnTo>
                                                                                                                                                                                                                                                        <a:pt x="1543" y="22"/>
                                                                                                                                                                                                                                                      </a:lnTo>
                                                                                                                                                                                                                                                      <a:lnTo>
                                                                                                                                                                                                                                                        <a:pt x="1566" y="20"/>
                                                                                                                                                                                                                                                      </a:lnTo>
                                                                                                                                                                                                                                                      <a:lnTo>
                                                                                                                                                                                                                                                        <a:pt x="1590" y="18"/>
                                                                                                                                                                                                                                                      </a:lnTo>
                                                                                                                                                                                                                                                      <a:lnTo>
                                                                                                                                                                                                                                                        <a:pt x="1613" y="17"/>
                                                                                                                                                                                                                                                      </a:lnTo>
                                                                                                                                                                                                                                                      <a:lnTo>
                                                                                                                                                                                                                                                        <a:pt x="1636" y="15"/>
                                                                                                                                                                                                                                                      </a:lnTo>
                                                                                                                                                                                                                                                      <a:lnTo>
                                                                                                                                                                                                                                                        <a:pt x="1660" y="13"/>
                                                                                                                                                                                                                                                      </a:lnTo>
                                                                                                                                                                                                                                                      <a:lnTo>
                                                                                                                                                                                                                                                        <a:pt x="1683" y="12"/>
                                                                                                                                                                                                                                                      </a:lnTo>
                                                                                                                                                                                                                                                      <a:lnTo>
                                                                                                                                                                                                                                                        <a:pt x="1706" y="10"/>
                                                                                                                                                                                                                                                      </a:lnTo>
                                                                                                                                                                                                                                                      <a:lnTo>
                                                                                                                                                                                                                                                        <a:pt x="1730" y="8"/>
                                                                                                                                                                                                                                                      </a:lnTo>
                                                                                                                                                                                                                                                      <a:lnTo>
                                                                                                                                                                                                                                                        <a:pt x="1753" y="6"/>
                                                                                                                                                                                                                                                      </a:lnTo>
                                                                                                                                                                                                                                                      <a:lnTo>
                                                                                                                                                                                                                                                        <a:pt x="1777" y="5"/>
                                                                                                                                                                                                                                                      </a:lnTo>
                                                                                                                                                                                                                                                      <a:lnTo>
                                                                                                                                                                                                                                                        <a:pt x="1800" y="3"/>
                                                                                                                                                                                                                                                      </a:lnTo>
                                                                                                                                                                                                                                                      <a:lnTo>
                                                                                                                                                                                                                                                        <a:pt x="1823" y="1"/>
                                                                                                                                                                                                                                                      </a:lnTo>
                                                                                                                                                                                                                                                      <a:lnTo>
                                                                                                                                                                                                                                                        <a:pt x="1847" y="0"/>
                                                                                                                                                                                                                                                      </a:lnTo>
                                                                                                                                                                                                                                                    </a:path>
                                                                                                                                                                                                                                                  </a:pathLst>
                                                                                                                                                                                                                                                </a:custGeom>
                                                                                                                                                                                                                                                <a:noFill/>
                                                                                                                                                                                                                                                <a:ln w="10209">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56" name="Group 634"/>
                                                                                                                                                                                                                                              <wpg:cNvGrpSpPr>
                                                                                                                                                                                                                                                <a:grpSpLocks/>
                                                                                                                                                                                                                                              </wpg:cNvGrpSpPr>
                                                                                                                                                                                                                                              <wpg:grpSpPr bwMode="auto">
                                                                                                                                                                                                                                                <a:xfrm>
                                                                                                                                                                                                                                                  <a:off x="5808" y="-1472"/>
                                                                                                                                                                                                                                                  <a:ext cx="2153" cy="2274"/>
                                                                                                                                                                                                                                                  <a:chOff x="5808" y="-1472"/>
                                                                                                                                                                                                                                                  <a:chExt cx="2153" cy="2274"/>
                                                                                                                                                                                                                                                </a:xfrm>
                                                                                                                                                                                                                                              </wpg:grpSpPr>
                                                                                                                                                                                                                                              <wps:wsp>
                                                                                                                                                                                                                                                <wps:cNvPr id="757" name="Freeform 663"/>
                                                                                                                                                                                                                                                <wps:cNvSpPr>
                                                                                                                                                                                                                                                  <a:spLocks noEditPoints="1"/>
                                                                                                                                                                                                                                                </wps:cNvSpPr>
                                                                                                                                                                                                                                                <wps:spPr bwMode="auto">
                                                                                                                                                                                                                                                  <a:xfrm>
                                                                                                                                                                                                                                                    <a:off x="11616" y="-2944"/>
                                                                                                                                                                                                                                                    <a:ext cx="2153" cy="2274"/>
                                                                                                                                                                                                                                                  </a:xfrm>
                                                                                                                                                                                                                                                  <a:custGeom>
                                                                                                                                                                                                                                                    <a:avLst/>
                                                                                                                                                                                                                                                    <a:gdLst>
                                                                                                                                                                                                                                                      <a:gd name="T0" fmla="+- 0 7961 5808"/>
                                                                                                                                                                                                                                                      <a:gd name="T1" fmla="*/ T0 w 2153"/>
                                                                                                                                                                                                                                                      <a:gd name="T2" fmla="+- 0 -1472 -1472"/>
                                                                                                                                                                                                                                                      <a:gd name="T3" fmla="*/ -1472 h 2274"/>
                                                                                                                                                                                                                                                      <a:gd name="T4" fmla="+- 0 5808 5808"/>
                                                                                                                                                                                                                                                      <a:gd name="T5" fmla="*/ T4 w 2153"/>
                                                                                                                                                                                                                                                      <a:gd name="T6" fmla="+- 0 -1472 -1472"/>
                                                                                                                                                                                                                                                      <a:gd name="T7" fmla="*/ -1472 h 2274"/>
                                                                                                                                                                                                                                                      <a:gd name="T8" fmla="+- 0 5808 5808"/>
                                                                                                                                                                                                                                                      <a:gd name="T9" fmla="*/ T8 w 2153"/>
                                                                                                                                                                                                                                                      <a:gd name="T10" fmla="+- 0 802 -1472"/>
                                                                                                                                                                                                                                                      <a:gd name="T11" fmla="*/ 802 h 2274"/>
                                                                                                                                                                                                                                                      <a:gd name="T12" fmla="+- 0 7961 5808"/>
                                                                                                                                                                                                                                                      <a:gd name="T13" fmla="*/ T12 w 2153"/>
                                                                                                                                                                                                                                                      <a:gd name="T14" fmla="+- 0 802 -1472"/>
                                                                                                                                                                                                                                                      <a:gd name="T15" fmla="*/ 802 h 2274"/>
                                                                                                                                                                                                                                                      <a:gd name="T16" fmla="+- 0 7961 5808"/>
                                                                                                                                                                                                                                                      <a:gd name="T17" fmla="*/ T16 w 2153"/>
                                                                                                                                                                                                                                                      <a:gd name="T18" fmla="+- 0 -1472 -1472"/>
                                                                                                                                                                                                                                                      <a:gd name="T19" fmla="*/ -1472 h 2274"/>
                                                                                                                                                                                                                                                    </a:gdLst>
                                                                                                                                                                                                                                                    <a:ahLst/>
                                                                                                                                                                                                                                                    <a:cxnLst>
                                                                                                                                                                                                                                                      <a:cxn ang="0">
                                                                                                                                                                                                                                                        <a:pos x="T1" y="T3"/>
                                                                                                                                                                                                                                                      </a:cxn>
                                                                                                                                                                                                                                                      <a:cxn ang="0">
                                                                                                                                                                                                                                                        <a:pos x="T5" y="T7"/>
                                                                                                                                                                                                                                                      </a:cxn>
                                                                                                                                                                                                                                                      <a:cxn ang="0">
                                                                                                                                                                                                                                                        <a:pos x="T9" y="T11"/>
                                                                                                                                                                                                                                                      </a:cxn>
                                                                                                                                                                                                                                                      <a:cxn ang="0">
                                                                                                                                                                                                                                                        <a:pos x="T13" y="T15"/>
                                                                                                                                                                                                                                                      </a:cxn>
                                                                                                                                                                                                                                                      <a:cxn ang="0">
                                                                                                                                                                                                                                                        <a:pos x="T17" y="T19"/>
                                                                                                                                                                                                                                                      </a:cxn>
                                                                                                                                                                                                                                                    </a:cxnLst>
                                                                                                                                                                                                                                                    <a:rect l="0" t="0" r="r" b="b"/>
                                                                                                                                                                                                                                                    <a:pathLst>
                                                                                                                                                                                                                                                      <a:path w="2153" h="2274">
                                                                                                                                                                                                                                                        <a:moveTo>
                                                                                                                                                                                                                                                          <a:pt x="2153" y="0"/>
                                                                                                                                                                                                                                                        </a:moveTo>
                                                                                                                                                                                                                                                        <a:lnTo>
                                                                                                                                                                                                                                                          <a:pt x="0" y="0"/>
                                                                                                                                                                                                                                                        </a:lnTo>
                                                                                                                                                                                                                                                        <a:lnTo>
                                                                                                                                                                                                                                                          <a:pt x="0" y="2274"/>
                                                                                                                                                                                                                                                        </a:lnTo>
                                                                                                                                                                                                                                                        <a:lnTo>
                                                                                                                                                                                                                                                          <a:pt x="2153" y="2274"/>
                                                                                                                                                                                                                                                        </a:lnTo>
                                                                                                                                                                                                                                                        <a:lnTo>
                                                                                                                                                                                                                                                          <a:pt x="2153" y="0"/>
                                                                                                                                                                                                                                                        </a:lnTo>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58" name="Group 635"/>
                                                                                                                                                                                                                                                <wpg:cNvGrpSpPr>
                                                                                                                                                                                                                                                  <a:grpSpLocks/>
                                                                                                                                                                                                                                                </wpg:cNvGrpSpPr>
                                                                                                                                                                                                                                                <wpg:grpSpPr bwMode="auto">
                                                                                                                                                                                                                                                  <a:xfrm>
                                                                                                                                                                                                                                                    <a:off x="3535" y="715"/>
                                                                                                                                                                                                                                                    <a:ext cx="64" cy="0"/>
                                                                                                                                                                                                                                                    <a:chOff x="3535" y="715"/>
                                                                                                                                                                                                                                                    <a:chExt cx="64" cy="0"/>
                                                                                                                                                                                                                                                  </a:xfrm>
                                                                                                                                                                                                                                                </wpg:grpSpPr>
                                                                                                                                                                                                                                                <wps:wsp>
                                                                                                                                                                                                                                                  <wps:cNvPr id="759" name="Freeform 662"/>
                                                                                                                                                                                                                                                  <wps:cNvSpPr>
                                                                                                                                                                                                                                                    <a:spLocks noEditPoints="1"/>
                                                                                                                                                                                                                                                  </wps:cNvSpPr>
                                                                                                                                                                                                                                                  <wps:spPr bwMode="auto">
                                                                                                                                                                                                                                                    <a:xfrm>
                                                                                                                                                                                                                                                      <a:off x="7070" y="1430"/>
                                                                                                                                                                                                                                                      <a:ext cx="65" cy="0"/>
                                                                                                                                                                                                                                                    </a:xfrm>
                                                                                                                                                                                                                                                    <a:custGeom>
                                                                                                                                                                                                                                                      <a:avLst/>
                                                                                                                                                                                                                                                      <a:gdLst>
                                                                                                                                                                                                                                                        <a:gd name="T0" fmla="+- 0 3535 3535"/>
                                                                                                                                                                                                                                                        <a:gd name="T1" fmla="*/ T0 w 64"/>
                                                                                                                                                                                                                                                        <a:gd name="T2" fmla="+- 0 3599 3535"/>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60" name="Group 636"/>
                                                                                                                                                                                                                                                  <wpg:cNvGrpSpPr>
                                                                                                                                                                                                                                                    <a:grpSpLocks/>
                                                                                                                                                                                                                                                  </wpg:cNvGrpSpPr>
                                                                                                                                                                                                                                                  <wpg:grpSpPr bwMode="auto">
                                                                                                                                                                                                                                                    <a:xfrm>
                                                                                                                                                                                                                                                      <a:off x="3535" y="301"/>
                                                                                                                                                                                                                                                      <a:ext cx="64" cy="0"/>
                                                                                                                                                                                                                                                      <a:chOff x="3535" y="301"/>
                                                                                                                                                                                                                                                      <a:chExt cx="64" cy="0"/>
                                                                                                                                                                                                                                                    </a:xfrm>
                                                                                                                                                                                                                                                  </wpg:grpSpPr>
                                                                                                                                                                                                                                                  <wps:wsp>
                                                                                                                                                                                                                                                    <wps:cNvPr id="761" name="Freeform 661"/>
                                                                                                                                                                                                                                                    <wps:cNvSpPr>
                                                                                                                                                                                                                                                      <a:spLocks noEditPoints="1"/>
                                                                                                                                                                                                                                                    </wps:cNvSpPr>
                                                                                                                                                                                                                                                    <wps:spPr bwMode="auto">
                                                                                                                                                                                                                                                      <a:xfrm>
                                                                                                                                                                                                                                                        <a:off x="7070" y="602"/>
                                                                                                                                                                                                                                                        <a:ext cx="65" cy="0"/>
                                                                                                                                                                                                                                                      </a:xfrm>
                                                                                                                                                                                                                                                      <a:custGeom>
                                                                                                                                                                                                                                                        <a:avLst/>
                                                                                                                                                                                                                                                        <a:gdLst>
                                                                                                                                                                                                                                                          <a:gd name="T0" fmla="+- 0 3535 3535"/>
                                                                                                                                                                                                                                                          <a:gd name="T1" fmla="*/ T0 w 64"/>
                                                                                                                                                                                                                                                          <a:gd name="T2" fmla="+- 0 3599 3535"/>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62" name="Group 637"/>
                                                                                                                                                                                                                                                    <wpg:cNvGrpSpPr>
                                                                                                                                                                                                                                                      <a:grpSpLocks/>
                                                                                                                                                                                                                                                    </wpg:cNvGrpSpPr>
                                                                                                                                                                                                                                                    <wpg:grpSpPr bwMode="auto">
                                                                                                                                                                                                                                                      <a:xfrm>
                                                                                                                                                                                                                                                        <a:off x="3535" y="-114"/>
                                                                                                                                                                                                                                                        <a:ext cx="64" cy="0"/>
                                                                                                                                                                                                                                                        <a:chOff x="3535" y="-114"/>
                                                                                                                                                                                                                                                        <a:chExt cx="64" cy="0"/>
                                                                                                                                                                                                                                                      </a:xfrm>
                                                                                                                                                                                                                                                    </wpg:grpSpPr>
                                                                                                                                                                                                                                                    <wps:wsp>
                                                                                                                                                                                                                                                      <wps:cNvPr id="763" name="Freeform 660"/>
                                                                                                                                                                                                                                                      <wps:cNvSpPr>
                                                                                                                                                                                                                                                        <a:spLocks noEditPoints="1"/>
                                                                                                                                                                                                                                                      </wps:cNvSpPr>
                                                                                                                                                                                                                                                      <wps:spPr bwMode="auto">
                                                                                                                                                                                                                                                        <a:xfrm>
                                                                                                                                                                                                                                                          <a:off x="7070" y="-228"/>
                                                                                                                                                                                                                                                          <a:ext cx="65" cy="0"/>
                                                                                                                                                                                                                                                        </a:xfrm>
                                                                                                                                                                                                                                                        <a:custGeom>
                                                                                                                                                                                                                                                          <a:avLst/>
                                                                                                                                                                                                                                                          <a:gdLst>
                                                                                                                                                                                                                                                            <a:gd name="T0" fmla="+- 0 3535 3535"/>
                                                                                                                                                                                                                                                            <a:gd name="T1" fmla="*/ T0 w 64"/>
                                                                                                                                                                                                                                                            <a:gd name="T2" fmla="+- 0 3599 3535"/>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64" name="Group 638"/>
                                                                                                                                                                                                                                                      <wpg:cNvGrpSpPr>
                                                                                                                                                                                                                                                        <a:grpSpLocks/>
                                                                                                                                                                                                                                                      </wpg:cNvGrpSpPr>
                                                                                                                                                                                                                                                      <wpg:grpSpPr bwMode="auto">
                                                                                                                                                                                                                                                        <a:xfrm>
                                                                                                                                                                                                                                                          <a:off x="3535" y="-528"/>
                                                                                                                                                                                                                                                          <a:ext cx="64" cy="0"/>
                                                                                                                                                                                                                                                          <a:chOff x="3535" y="-528"/>
                                                                                                                                                                                                                                                          <a:chExt cx="64" cy="0"/>
                                                                                                                                                                                                                                                        </a:xfrm>
                                                                                                                                                                                                                                                      </wpg:grpSpPr>
                                                                                                                                                                                                                                                      <wps:wsp>
                                                                                                                                                                                                                                                        <wps:cNvPr id="765" name="Freeform 659"/>
                                                                                                                                                                                                                                                        <wps:cNvSpPr>
                                                                                                                                                                                                                                                          <a:spLocks noEditPoints="1"/>
                                                                                                                                                                                                                                                        </wps:cNvSpPr>
                                                                                                                                                                                                                                                        <wps:spPr bwMode="auto">
                                                                                                                                                                                                                                                          <a:xfrm>
                                                                                                                                                                                                                                                            <a:off x="7070" y="-1056"/>
                                                                                                                                                                                                                                                            <a:ext cx="65" cy="0"/>
                                                                                                                                                                                                                                                          </a:xfrm>
                                                                                                                                                                                                                                                          <a:custGeom>
                                                                                                                                                                                                                                                            <a:avLst/>
                                                                                                                                                                                                                                                            <a:gdLst>
                                                                                                                                                                                                                                                              <a:gd name="T0" fmla="+- 0 3535 3535"/>
                                                                                                                                                                                                                                                              <a:gd name="T1" fmla="*/ T0 w 64"/>
                                                                                                                                                                                                                                                              <a:gd name="T2" fmla="+- 0 3599 3535"/>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66" name="Group 639"/>
                                                                                                                                                                                                                                                        <wpg:cNvGrpSpPr>
                                                                                                                                                                                                                                                          <a:grpSpLocks/>
                                                                                                                                                                                                                                                        </wpg:cNvGrpSpPr>
                                                                                                                                                                                                                                                        <wpg:grpSpPr bwMode="auto">
                                                                                                                                                                                                                                                          <a:xfrm>
                                                                                                                                                                                                                                                            <a:off x="3535" y="-943"/>
                                                                                                                                                                                                                                                            <a:ext cx="64" cy="0"/>
                                                                                                                                                                                                                                                            <a:chOff x="3535" y="-943"/>
                                                                                                                                                                                                                                                            <a:chExt cx="64" cy="0"/>
                                                                                                                                                                                                                                                          </a:xfrm>
                                                                                                                                                                                                                                                        </wpg:grpSpPr>
                                                                                                                                                                                                                                                        <wps:wsp>
                                                                                                                                                                                                                                                          <wps:cNvPr id="767" name="Freeform 658"/>
                                                                                                                                                                                                                                                          <wps:cNvSpPr>
                                                                                                                                                                                                                                                            <a:spLocks noEditPoints="1"/>
                                                                                                                                                                                                                                                          </wps:cNvSpPr>
                                                                                                                                                                                                                                                          <wps:spPr bwMode="auto">
                                                                                                                                                                                                                                                            <a:xfrm>
                                                                                                                                                                                                                                                              <a:off x="7070" y="-1886"/>
                                                                                                                                                                                                                                                              <a:ext cx="65" cy="0"/>
                                                                                                                                                                                                                                                            </a:xfrm>
                                                                                                                                                                                                                                                            <a:custGeom>
                                                                                                                                                                                                                                                              <a:avLst/>
                                                                                                                                                                                                                                                              <a:gdLst>
                                                                                                                                                                                                                                                                <a:gd name="T0" fmla="+- 0 3535 3535"/>
                                                                                                                                                                                                                                                                <a:gd name="T1" fmla="*/ T0 w 64"/>
                                                                                                                                                                                                                                                                <a:gd name="T2" fmla="+- 0 3599 3535"/>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68" name="Group 640"/>
                                                                                                                                                                                                                                                          <wpg:cNvGrpSpPr>
                                                                                                                                                                                                                                                            <a:grpSpLocks/>
                                                                                                                                                                                                                                                          </wpg:cNvGrpSpPr>
                                                                                                                                                                                                                                                          <wpg:grpSpPr bwMode="auto">
                                                                                                                                                                                                                                                            <a:xfrm>
                                                                                                                                                                                                                                                              <a:off x="3535" y="-1357"/>
                                                                                                                                                                                                                                                              <a:ext cx="64" cy="0"/>
                                                                                                                                                                                                                                                              <a:chOff x="3535" y="-1357"/>
                                                                                                                                                                                                                                                              <a:chExt cx="64" cy="0"/>
                                                                                                                                                                                                                                                            </a:xfrm>
                                                                                                                                                                                                                                                          </wpg:grpSpPr>
                                                                                                                                                                                                                                                          <wps:wsp>
                                                                                                                                                                                                                                                            <wps:cNvPr id="769" name="Freeform 657"/>
                                                                                                                                                                                                                                                            <wps:cNvSpPr>
                                                                                                                                                                                                                                                              <a:spLocks noEditPoints="1"/>
                                                                                                                                                                                                                                                            </wps:cNvSpPr>
                                                                                                                                                                                                                                                            <wps:spPr bwMode="auto">
                                                                                                                                                                                                                                                              <a:xfrm>
                                                                                                                                                                                                                                                                <a:off x="7070" y="-2714"/>
                                                                                                                                                                                                                                                                <a:ext cx="65" cy="0"/>
                                                                                                                                                                                                                                                              </a:xfrm>
                                                                                                                                                                                                                                                              <a:custGeom>
                                                                                                                                                                                                                                                                <a:avLst/>
                                                                                                                                                                                                                                                                <a:gdLst>
                                                                                                                                                                                                                                                                  <a:gd name="T0" fmla="+- 0 3535 3535"/>
                                                                                                                                                                                                                                                                  <a:gd name="T1" fmla="*/ T0 w 64"/>
                                                                                                                                                                                                                                                                  <a:gd name="T2" fmla="+- 0 3599 3535"/>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70" name="Group 641"/>
                                                                                                                                                                                                                                                            <wpg:cNvGrpSpPr>
                                                                                                                                                                                                                                                              <a:grpSpLocks/>
                                                                                                                                                                                                                                                            </wpg:cNvGrpSpPr>
                                                                                                                                                                                                                                                            <wpg:grpSpPr bwMode="auto">
                                                                                                                                                                                                                                                              <a:xfrm>
                                                                                                                                                                                                                                                                <a:off x="3753" y="802"/>
                                                                                                                                                                                                                                                                <a:ext cx="0" cy="64"/>
                                                                                                                                                                                                                                                                <a:chOff x="3753" y="802"/>
                                                                                                                                                                                                                                                                <a:chExt cx="0" cy="64"/>
                                                                                                                                                                                                                                                              </a:xfrm>
                                                                                                                                                                                                                                                            </wpg:grpSpPr>
                                                                                                                                                                                                                                                            <wps:wsp>
                                                                                                                                                                                                                                                              <wps:cNvPr id="771" name="Freeform 656"/>
                                                                                                                                                                                                                                                              <wps:cNvSpPr>
                                                                                                                                                                                                                                                                <a:spLocks noEditPoints="1"/>
                                                                                                                                                                                                                                                              </wps:cNvSpPr>
                                                                                                                                                                                                                                                              <wps:spPr bwMode="auto">
                                                                                                                                                                                                                                                                <a:xfrm>
                                                                                                                                                                                                                                                                  <a:off x="7506" y="1604"/>
                                                                                                                                                                                                                                                                  <a:ext cx="0" cy="64"/>
                                                                                                                                                                                                                                                                </a:xfrm>
                                                                                                                                                                                                                                                                <a:custGeom>
                                                                                                                                                                                                                                                                  <a:avLst/>
                                                                                                                                                                                                                                                                  <a:gdLst>
                                                                                                                                                                                                                                                                    <a:gd name="T0" fmla="+- 0 866 802"/>
                                                                                                                                                                                                                                                                    <a:gd name="T1" fmla="*/ 866 h 64"/>
                                                                                                                                                                                                                                                                    <a:gd name="T2" fmla="+- 0 802 802"/>
                                                                                                                                                                                                                                                                    <a:gd name="T3" fmla="*/ 80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72" name="Group 642"/>
                                                                                                                                                                                                                                                              <wpg:cNvGrpSpPr>
                                                                                                                                                                                                                                                                <a:grpSpLocks/>
                                                                                                                                                                                                                                                              </wpg:cNvGrpSpPr>
                                                                                                                                                                                                                                                              <wpg:grpSpPr bwMode="auto">
                                                                                                                                                                                                                                                                <a:xfrm>
                                                                                                                                                                                                                                                                  <a:off x="4138" y="802"/>
                                                                                                                                                                                                                                                                  <a:ext cx="0" cy="64"/>
                                                                                                                                                                                                                                                                  <a:chOff x="4138" y="802"/>
                                                                                                                                                                                                                                                                  <a:chExt cx="0" cy="64"/>
                                                                                                                                                                                                                                                                </a:xfrm>
                                                                                                                                                                                                                                                              </wpg:grpSpPr>
                                                                                                                                                                                                                                                              <wps:wsp>
                                                                                                                                                                                                                                                                <wps:cNvPr id="773" name="Freeform 655"/>
                                                                                                                                                                                                                                                                <wps:cNvSpPr>
                                                                                                                                                                                                                                                                  <a:spLocks noEditPoints="1"/>
                                                                                                                                                                                                                                                                </wps:cNvSpPr>
                                                                                                                                                                                                                                                                <wps:spPr bwMode="auto">
                                                                                                                                                                                                                                                                  <a:xfrm>
                                                                                                                                                                                                                                                                    <a:off x="8276" y="1604"/>
                                                                                                                                                                                                                                                                    <a:ext cx="0" cy="64"/>
                                                                                                                                                                                                                                                                  </a:xfrm>
                                                                                                                                                                                                                                                                  <a:custGeom>
                                                                                                                                                                                                                                                                    <a:avLst/>
                                                                                                                                                                                                                                                                    <a:gdLst>
                                                                                                                                                                                                                                                                      <a:gd name="T0" fmla="+- 0 866 802"/>
                                                                                                                                                                                                                                                                      <a:gd name="T1" fmla="*/ 866 h 64"/>
                                                                                                                                                                                                                                                                      <a:gd name="T2" fmla="+- 0 802 802"/>
                                                                                                                                                                                                                                                                      <a:gd name="T3" fmla="*/ 80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74" name="Group 643"/>
                                                                                                                                                                                                                                                                <wpg:cNvGrpSpPr>
                                                                                                                                                                                                                                                                  <a:grpSpLocks/>
                                                                                                                                                                                                                                                                </wpg:cNvGrpSpPr>
                                                                                                                                                                                                                                                                <wpg:grpSpPr bwMode="auto">
                                                                                                                                                                                                                                                                  <a:xfrm>
                                                                                                                                                                                                                                                                    <a:off x="4523" y="802"/>
                                                                                                                                                                                                                                                                    <a:ext cx="0" cy="64"/>
                                                                                                                                                                                                                                                                    <a:chOff x="4523" y="802"/>
                                                                                                                                                                                                                                                                    <a:chExt cx="0" cy="64"/>
                                                                                                                                                                                                                                                                  </a:xfrm>
                                                                                                                                                                                                                                                                </wpg:grpSpPr>
                                                                                                                                                                                                                                                                <wps:wsp>
                                                                                                                                                                                                                                                                  <wps:cNvPr id="775" name="Freeform 654"/>
                                                                                                                                                                                                                                                                  <wps:cNvSpPr>
                                                                                                                                                                                                                                                                    <a:spLocks noEditPoints="1"/>
                                                                                                                                                                                                                                                                  </wps:cNvSpPr>
                                                                                                                                                                                                                                                                  <wps:spPr bwMode="auto">
                                                                                                                                                                                                                                                                    <a:xfrm>
                                                                                                                                                                                                                                                                      <a:off x="9046" y="1604"/>
                                                                                                                                                                                                                                                                      <a:ext cx="0" cy="64"/>
                                                                                                                                                                                                                                                                    </a:xfrm>
                                                                                                                                                                                                                                                                    <a:custGeom>
                                                                                                                                                                                                                                                                      <a:avLst/>
                                                                                                                                                                                                                                                                      <a:gdLst>
                                                                                                                                                                                                                                                                        <a:gd name="T0" fmla="+- 0 866 802"/>
                                                                                                                                                                                                                                                                        <a:gd name="T1" fmla="*/ 866 h 64"/>
                                                                                                                                                                                                                                                                        <a:gd name="T2" fmla="+- 0 802 802"/>
                                                                                                                                                                                                                                                                        <a:gd name="T3" fmla="*/ 80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76" name="Group 644"/>
                                                                                                                                                                                                                                                                  <wpg:cNvGrpSpPr>
                                                                                                                                                                                                                                                                    <a:grpSpLocks/>
                                                                                                                                                                                                                                                                  </wpg:cNvGrpSpPr>
                                                                                                                                                                                                                                                                  <wpg:grpSpPr bwMode="auto">
                                                                                                                                                                                                                                                                    <a:xfrm>
                                                                                                                                                                                                                                                                      <a:off x="5600" y="802"/>
                                                                                                                                                                                                                                                                      <a:ext cx="0" cy="64"/>
                                                                                                                                                                                                                                                                      <a:chOff x="5600" y="802"/>
                                                                                                                                                                                                                                                                      <a:chExt cx="0" cy="64"/>
                                                                                                                                                                                                                                                                    </a:xfrm>
                                                                                                                                                                                                                                                                  </wpg:grpSpPr>
                                                                                                                                                                                                                                                                  <wps:wsp>
                                                                                                                                                                                                                                                                    <wps:cNvPr id="777" name="Freeform 653"/>
                                                                                                                                                                                                                                                                    <wps:cNvSpPr>
                                                                                                                                                                                                                                                                      <a:spLocks noEditPoints="1"/>
                                                                                                                                                                                                                                                                    </wps:cNvSpPr>
                                                                                                                                                                                                                                                                    <wps:spPr bwMode="auto">
                                                                                                                                                                                                                                                                      <a:xfrm>
                                                                                                                                                                                                                                                                        <a:off x="11200" y="1604"/>
                                                                                                                                                                                                                                                                        <a:ext cx="0" cy="64"/>
                                                                                                                                                                                                                                                                      </a:xfrm>
                                                                                                                                                                                                                                                                      <a:custGeom>
                                                                                                                                                                                                                                                                        <a:avLst/>
                                                                                                                                                                                                                                                                        <a:gdLst>
                                                                                                                                                                                                                                                                          <a:gd name="T0" fmla="+- 0 866 802"/>
                                                                                                                                                                                                                                                                          <a:gd name="T1" fmla="*/ 866 h 64"/>
                                                                                                                                                                                                                                                                          <a:gd name="T2" fmla="+- 0 802 802"/>
                                                                                                                                                                                                                                                                          <a:gd name="T3" fmla="*/ 80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78" name="Group 645"/>
                                                                                                                                                                                                                                                                    <wpg:cNvGrpSpPr>
                                                                                                                                                                                                                                                                      <a:grpSpLocks/>
                                                                                                                                                                                                                                                                    </wpg:cNvGrpSpPr>
                                                                                                                                                                                                                                                                    <wpg:grpSpPr bwMode="auto">
                                                                                                                                                                                                                                                                      <a:xfrm>
                                                                                                                                                                                                                                                                        <a:off x="5960" y="802"/>
                                                                                                                                                                                                                                                                        <a:ext cx="0" cy="64"/>
                                                                                                                                                                                                                                                                        <a:chOff x="5960" y="802"/>
                                                                                                                                                                                                                                                                        <a:chExt cx="0" cy="64"/>
                                                                                                                                                                                                                                                                      </a:xfrm>
                                                                                                                                                                                                                                                                    </wpg:grpSpPr>
                                                                                                                                                                                                                                                                    <wps:wsp>
                                                                                                                                                                                                                                                                      <wps:cNvPr id="779" name="Freeform 652"/>
                                                                                                                                                                                                                                                                      <wps:cNvSpPr>
                                                                                                                                                                                                                                                                        <a:spLocks noEditPoints="1"/>
                                                                                                                                                                                                                                                                      </wps:cNvSpPr>
                                                                                                                                                                                                                                                                      <wps:spPr bwMode="auto">
                                                                                                                                                                                                                                                                        <a:xfrm>
                                                                                                                                                                                                                                                                          <a:off x="11920" y="1604"/>
                                                                                                                                                                                                                                                                          <a:ext cx="0" cy="64"/>
                                                                                                                                                                                                                                                                        </a:xfrm>
                                                                                                                                                                                                                                                                        <a:custGeom>
                                                                                                                                                                                                                                                                          <a:avLst/>
                                                                                                                                                                                                                                                                          <a:gdLst>
                                                                                                                                                                                                                                                                            <a:gd name="T0" fmla="+- 0 866 802"/>
                                                                                                                                                                                                                                                                            <a:gd name="T1" fmla="*/ 866 h 64"/>
                                                                                                                                                                                                                                                                            <a:gd name="T2" fmla="+- 0 802 802"/>
                                                                                                                                                                                                                                                                            <a:gd name="T3" fmla="*/ 80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0" name="Group 646"/>
                                                                                                                                                                                                                                                                      <wpg:cNvGrpSpPr>
                                                                                                                                                                                                                                                                        <a:grpSpLocks/>
                                                                                                                                                                                                                                                                      </wpg:cNvGrpSpPr>
                                                                                                                                                                                                                                                                      <wpg:grpSpPr bwMode="auto">
                                                                                                                                                                                                                                                                        <a:xfrm>
                                                                                                                                                                                                                                                                          <a:off x="6345" y="802"/>
                                                                                                                                                                                                                                                                          <a:ext cx="0" cy="64"/>
                                                                                                                                                                                                                                                                          <a:chOff x="6345" y="802"/>
                                                                                                                                                                                                                                                                          <a:chExt cx="0" cy="64"/>
                                                                                                                                                                                                                                                                        </a:xfrm>
                                                                                                                                                                                                                                                                      </wpg:grpSpPr>
                                                                                                                                                                                                                                                                      <wps:wsp>
                                                                                                                                                                                                                                                                        <wps:cNvPr id="781" name="Freeform 651"/>
                                                                                                                                                                                                                                                                        <wps:cNvSpPr>
                                                                                                                                                                                                                                                                          <a:spLocks noEditPoints="1"/>
                                                                                                                                                                                                                                                                        </wps:cNvSpPr>
                                                                                                                                                                                                                                                                        <wps:spPr bwMode="auto">
                                                                                                                                                                                                                                                                          <a:xfrm>
                                                                                                                                                                                                                                                                            <a:off x="12690" y="1604"/>
                                                                                                                                                                                                                                                                            <a:ext cx="0" cy="64"/>
                                                                                                                                                                                                                                                                          </a:xfrm>
                                                                                                                                                                                                                                                                          <a:custGeom>
                                                                                                                                                                                                                                                                            <a:avLst/>
                                                                                                                                                                                                                                                                            <a:gdLst>
                                                                                                                                                                                                                                                                              <a:gd name="T0" fmla="+- 0 866 802"/>
                                                                                                                                                                                                                                                                              <a:gd name="T1" fmla="*/ 866 h 64"/>
                                                                                                                                                                                                                                                                              <a:gd name="T2" fmla="+- 0 802 802"/>
                                                                                                                                                                                                                                                                              <a:gd name="T3" fmla="*/ 80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2" name="Group 647"/>
                                                                                                                                                                                                                                                                        <wpg:cNvGrpSpPr>
                                                                                                                                                                                                                                                                          <a:grpSpLocks/>
                                                                                                                                                                                                                                                                        </wpg:cNvGrpSpPr>
                                                                                                                                                                                                                                                                        <wpg:grpSpPr bwMode="auto">
                                                                                                                                                                                                                                                                          <a:xfrm>
                                                                                                                                                                                                                                                                            <a:off x="6730" y="802"/>
                                                                                                                                                                                                                                                                            <a:ext cx="0" cy="64"/>
                                                                                                                                                                                                                                                                            <a:chOff x="6730" y="802"/>
                                                                                                                                                                                                                                                                            <a:chExt cx="0" cy="64"/>
                                                                                                                                                                                                                                                                          </a:xfrm>
                                                                                                                                                                                                                                                                        </wpg:grpSpPr>
                                                                                                                                                                                                                                                                        <wps:wsp>
                                                                                                                                                                                                                                                                          <wps:cNvPr id="783" name="Freeform 650"/>
                                                                                                                                                                                                                                                                          <wps:cNvSpPr>
                                                                                                                                                                                                                                                                            <a:spLocks noEditPoints="1"/>
                                                                                                                                                                                                                                                                          </wps:cNvSpPr>
                                                                                                                                                                                                                                                                          <wps:spPr bwMode="auto">
                                                                                                                                                                                                                                                                            <a:xfrm>
                                                                                                                                                                                                                                                                              <a:off x="13460" y="1604"/>
                                                                                                                                                                                                                                                                              <a:ext cx="0" cy="64"/>
                                                                                                                                                                                                                                                                            </a:xfrm>
                                                                                                                                                                                                                                                                            <a:custGeom>
                                                                                                                                                                                                                                                                              <a:avLst/>
                                                                                                                                                                                                                                                                              <a:gdLst>
                                                                                                                                                                                                                                                                                <a:gd name="T0" fmla="+- 0 866 802"/>
                                                                                                                                                                                                                                                                                <a:gd name="T1" fmla="*/ 866 h 64"/>
                                                                                                                                                                                                                                                                                <a:gd name="T2" fmla="+- 0 802 802"/>
                                                                                                                                                                                                                                                                                <a:gd name="T3" fmla="*/ 80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4" name="Group 648"/>
                                                                                                                                                                                                                                                                          <wpg:cNvGrpSpPr>
                                                                                                                                                                                                                                                                            <a:grpSpLocks/>
                                                                                                                                                                                                                                                                          </wpg:cNvGrpSpPr>
                                                                                                                                                                                                                                                                          <wpg:grpSpPr bwMode="auto">
                                                                                                                                                                                                                                                                            <a:xfrm>
                                                                                                                                                                                                                                                                              <a:off x="7808" y="802"/>
                                                                                                                                                                                                                                                                              <a:ext cx="0" cy="64"/>
                                                                                                                                                                                                                                                                              <a:chOff x="7808" y="802"/>
                                                                                                                                                                                                                                                                              <a:chExt cx="0" cy="64"/>
                                                                                                                                                                                                                                                                            </a:xfrm>
                                                                                                                                                                                                                                                                          </wpg:grpSpPr>
                                                                                                                                                                                                                                                                          <wps:wsp>
                                                                                                                                                                                                                                                                            <wps:cNvPr id="785" name="Freeform 649"/>
                                                                                                                                                                                                                                                                            <wps:cNvSpPr>
                                                                                                                                                                                                                                                                              <a:spLocks noEditPoints="1"/>
                                                                                                                                                                                                                                                                            </wps:cNvSpPr>
                                                                                                                                                                                                                                                                            <wps:spPr bwMode="auto">
                                                                                                                                                                                                                                                                              <a:xfrm>
                                                                                                                                                                                                                                                                                <a:off x="15616" y="1604"/>
                                                                                                                                                                                                                                                                                <a:ext cx="0" cy="64"/>
                                                                                                                                                                                                                                                                              </a:xfrm>
                                                                                                                                                                                                                                                                              <a:custGeom>
                                                                                                                                                                                                                                                                                <a:avLst/>
                                                                                                                                                                                                                                                                                <a:gdLst>
                                                                                                                                                                                                                                                                                  <a:gd name="T0" fmla="+- 0 866 802"/>
                                                                                                                                                                                                                                                                                  <a:gd name="T1" fmla="*/ 866 h 64"/>
                                                                                                                                                                                                                                                                                  <a:gd name="T2" fmla="+- 0 802 802"/>
                                                                                                                                                                                                                                                                                  <a:gd name="T3" fmla="*/ 80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526" o:spid="_x0000_s1026" style="position:absolute;margin-left:176.35pt;margin-top:-84.85pt;width:222.05pt;height:128.6pt;z-index:-2135;mso-position-horizontal-relative:page" coordorigin="3527,-1699" coordsize="4441,25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">
                <v:group id="Group 527" o:spid="_x0000_s1027" style="position:absolute;left:3600;top:-1690;width:2153;height:218" coordorigin="3600,-1690" coordsize="2153,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FrWWPGAAAA3AAA&#10;AA8AAAAAAAAAAAAAAAAAqQIAAGRycy9kb3ducmV2LnhtbFBLBQYAAAAABAAEAPoAAACcAwAAAAA=&#10;">
                  <v:shape id="Freeform 781" o:spid="_x0000_s1028" style="position:absolute;left:3600;top:-1690;width:2153;height:218;visibility:visible;mso-wrap-style:square;v-text-anchor:top" coordsize="2153,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o7PwwAA&#10;ANwAAAAPAAAAZHJzL2Rvd25yZXYueG1sRI/RagIxFETfC/2HcIW+FM3WquhqFJEK+ui2H3DdXHeD&#10;m5sliev6902h4OMwM2eY1aa3jejIB+NYwccoA0FcOm24UvDzvR/OQYSIrLFxTAoeFGCzfn1ZYa7d&#10;nU/UFbESCcIhRwV1jG0uZShrshhGriVO3sV5izFJX0nt8Z7gtpHjLJtJi4bTQo0t7Woqr8XNKjDH&#10;PReN0d3idpl8HarH8f3sW6XeBv12CSJSH5/h//ZBK5h+juHvTDoC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Uo7PwwAAANwAAAAPAAAAAAAAAAAAAAAAAJcCAABkcnMvZG93&#10;bnJldi54bWxQSwUGAAAAAAQABAD1AAAAhwMAAAAA&#10;" path="m0,218l2153,218,2153,,,,,218xe" fillcolor="#cccbcb" stroked="f">
                    <v:path arrowok="t" o:connecttype="custom" o:connectlocs="0,-1472;2153,-1472;2153,-1690;0,-1690;0,-1472" o:connectangles="0,0,0,0,0"/>
                  </v:shape>
                  <v:group id="Group 528" o:spid="_x0000_s1029" style="position:absolute;left:3600;top:-1690;width:2153;height:218" coordorigin="3600,-1690" coordsize="2153,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9WKPxQAAANwAAAAPAAAAZHJzL2Rvd25yZXYueG1sRI9Pi8IwFMTvgt8hPMGb&#10;pt2iSNcoIruyBxH8A7K3R/Nsi81LabJt/fYbQfA4zMxvmOW6N5VoqXGlZQXxNAJBnFldcq7gcv6e&#10;LEA4j6yxskwKHuRgvRoOlphq2/GR2pPPRYCwS1FB4X2dSumyggy6qa2Jg3ezjUEfZJNL3WAX4KaS&#10;H1E0lwZLDgsF1rQtKLuf/oyCXYfdJom/2v39tn38nmeH6z4mpcajfvMJwlPv3+FX+0crmCU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vVij8UAAADcAAAA&#10;DwAAAAAAAAAAAAAAAACpAgAAZHJzL2Rvd25yZXYueG1sUEsFBgAAAAAEAAQA+gAAAJsDAAAAAA==&#10;">
                    <v:shape id="Freeform 780" o:spid="_x0000_s1030" style="position:absolute;left:3600;top:-1690;width:2153;height:218;visibility:visible;mso-wrap-style:square;v-text-anchor:top" coordsize="2153,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FdAwwAA&#10;ANwAAAAPAAAAZHJzL2Rvd25yZXYueG1sRI9Pi8IwFMTvgt8hPMGbpuoqUo0igsuuN/+AeHs0z7aa&#10;vJQmq91vbwTB4zAzv2Hmy8Yacafal44VDPoJCOLM6ZJzBcfDpjcF4QOyRuOYFPyTh+Wi3Zpjqt2D&#10;d3Tfh1xECPsUFRQhVKmUPivIou+7ijh6F1dbDFHWudQ1PiLcGjlMkom0WHJcKLCidUHZbf9nFWx/&#10;V+fjNOzG16w8Ocy12Ry+jVLdTrOagQjUhE/43f7RCsajL3idi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UFdAwwAAANwAAAAPAAAAAAAAAAAAAAAAAJcCAABkcnMvZG93&#10;bnJldi54bWxQSwUGAAAAAAQABAD1AAAAhwMAAAAA&#10;" path="m0,218l2153,218,2153,,,,,218xe" filled="f" strokecolor="#7f7e7e" strokeweight="10209emu">
                      <v:path arrowok="t" o:connecttype="custom" o:connectlocs="0,-1472;2153,-1472;2153,-1690;0,-1690;0,-1472" o:connectangles="0,0,0,0,0"/>
                    </v:shape>
                    <v:group id="Group 529" o:spid="_x0000_s1031" style="position:absolute;left:5808;top:-1690;width:2153;height:218" coordorigin="5808,-1690" coordsize="2153,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UF9gxAAAANwAAAAPAAAAZHJzL2Rvd25yZXYueG1sRI9Bi8IwFITvC/6H8ARv&#10;a1qli1SjiKh4kIVVQbw9mmdbbF5KE9v6783Cwh6HmfmGWax6U4mWGldaVhCPIxDEmdUl5wou593n&#10;DITzyBory6TgRQ5Wy8HHAlNtO/6h9uRzESDsUlRQeF+nUrqsIINubGvi4N1tY9AH2eRSN9gFuKnk&#10;JIq+pMGSw0KBNW0Kyh6np1Gw77BbT+Nte3zcN6/bOfm+HmNSajTs13MQnnr/H/5rH7SCZJr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OUF9gxAAAANwAAAAP&#10;AAAAAAAAAAAAAAAAAKkCAABkcnMvZG93bnJldi54bWxQSwUGAAAAAAQABAD6AAAAmgMAAAAA&#10;">
                      <v:shape id="Freeform 779" o:spid="_x0000_s1032" style="position:absolute;left:5808;top:-1690;width:2153;height:218;visibility:visible;mso-wrap-style:square;v-text-anchor:top" coordsize="2153,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YjMwwAA&#10;ANwAAAAPAAAAZHJzL2Rvd25yZXYueG1sRI/RagIxFETfC/5DuEJfimZrq7SrUYpU0EdXP+C6ue4G&#10;NzdLEtf17xtB6OMwM2eYxaq3jejIB+NYwfs4A0FcOm24UnA8bEZfIEJE1tg4JgV3CrBaDl4WmGt3&#10;4z11RaxEgnDIUUEdY5tLGcqaLIaxa4mTd3beYkzSV1J7vCW4beQky2bSouG0UGNL65rKS3G1Csxu&#10;w0VjdPd9PX/+bqv77u3kW6Veh/3PHESkPv6Hn+2tVjD9mMHjTDoC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aYjMwwAAANwAAAAPAAAAAAAAAAAAAAAAAJcCAABkcnMvZG93&#10;bnJldi54bWxQSwUGAAAAAAQABAD1AAAAhwMAAAAA&#10;" path="m2153,0l0,,,218,2153,218,2153,0xe" fillcolor="#cccbcb" stroked="f">
                        <v:path arrowok="t" o:connecttype="custom" o:connectlocs="2153,-1690;0,-1690;0,-1472;2153,-1472;2153,-1690" o:connectangles="0,0,0,0,0"/>
                      </v:shape>
                      <v:group id="Group 530" o:spid="_x0000_s1033" style="position:absolute;left:5808;top:-1690;width:2153;height:218" coordorigin="5808,-1690" coordsize="2153,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zmSMxgAAANwAAAAPAAAAZHJzL2Rvd25yZXYueG1sRI9Ba8JAFITvBf/D8gre&#10;mk2UtJJmFZEqHkKhKpTeHtlnEsy+DdltEv99t1DocZiZb5h8M5lWDNS7xrKCJIpBEJdWN1wpuJz3&#10;TysQziNrbC2Tgjs52KxnDzlm2o78QcPJVyJA2GWooPa+y6R0ZU0GXWQ74uBdbW/QB9lXUvc4Brhp&#10;5SKOn6XBhsNCjR3taipvp2+j4DDiuF0mb0Nxu+7uX+f0/bNISKn547R9BeFp8v/hv/ZRK0iX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HOZIzGAAAA3AAA&#10;AA8AAAAAAAAAAAAAAAAAqQIAAGRycy9kb3ducmV2LnhtbFBLBQYAAAAABAAEAPoAAACcAwAAAAA=&#10;">
                        <v:polyline id="Freeform 778" o:spid="_x0000_s1034" style="position:absolute;visibility:visible;mso-wrap-style:square;v-text-anchor:top" points="13769,-3380,11616,-3380,11616,-3162,13769,-3162,13769,-3380" coordsize="2153,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MhQvAAA&#10;ANwAAAAPAAAAZHJzL2Rvd25yZXYueG1sRE+9CsIwEN4F3yGc4GZTFaVUo4ggiINg1f1ozra0uZQm&#10;an17MwiOH9//etubRryoc5VlBdMoBkGcW11xoeB2PUwSEM4ja2wsk4IPOdhuhoM1ptq++UKvzBci&#10;hLBLUUHpfZtK6fKSDLrItsSBe9jOoA+wK6Tu8B3CTSNncbyUBisODSW2tC8pr7OnUXCQ84XZs722&#10;ifE2q0/3c500So1H/W4FwlPv/+Kf+6gVLOZhbTgTjoDcfAE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CmkyFC8AAAA3AAAAA8AAAAAAAAAAAAAAAAAlwIAAGRycy9kb3ducmV2Lnht&#10;bFBLBQYAAAAABAAEAPUAAACAAwAAAAA=&#10;" filled="f" strokecolor="#7f7e7e" strokeweight="10209emu">
                          <v:path arrowok="t" o:connecttype="custom" o:connectlocs="2153,-1690;0,-1690;0,-1472;2153,-1472;2153,-1690" o:connectangles="0,0,0,0,0"/>
                          <o:lock v:ext="edit" verticies="t"/>
                        </v:polyline>
                        <v:group id="Group 531" o:spid="_x0000_s1035" style="position:absolute;left:3600;top:508;width:2153;height:0" coordorigin="3600,508"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HVVlxgAAANwAAAAPAAAAZHJzL2Rvd25yZXYueG1sRI9Ba8JAFITvBf/D8gre&#10;mk2UlJpmFZEqHkKhKpTeHtlnEsy+DdltEv99t1DocZiZb5h8M5lWDNS7xrKCJIpBEJdWN1wpuJz3&#10;Ty8gnEfW2FomBXdysFnPHnLMtB35g4aTr0SAsMtQQe19l0npypoMush2xMG72t6gD7KvpO5xDHDT&#10;ykUcP0uDDYeFGjva1VTeTt9GwWHEcbtM3obidt3dv87p+2eRkFLzx2n7CsLT5P/Df+2jVpAu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8dVWXGAAAA3AAA&#10;AA8AAAAAAAAAAAAAAAAAqQIAAGRycy9kb3ducmV2LnhtbFBLBQYAAAAABAAEAPoAAACcAwAAAAA=&#10;">
                          <v:polyline id="Freeform 777" o:spid="_x0000_s1036" style="position:absolute;visibility:visible;mso-wrap-style:square;v-text-anchor:top" points="7200,1016,9353,101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G4VrwwAA&#10;ANwAAAAPAAAAZHJzL2Rvd25yZXYueG1sRE9La8JAEL4L/odlCl6kbpS2SOoqIiiW0pd66W2aHZNg&#10;djZktzH+e+cgePz43rNF5yrVUhNKzwbGowQUceZtybmBw379OAUVIrLFyjMZuFCAxbzfm2Fq/Zl/&#10;qN3FXEkIhxQNFDHWqdYhK8hhGPmaWLijbxxGgU2ubYNnCXeVniTJi3ZYsjQUWNOqoOy0+3cGnk/H&#10;7034+Htbfw3p/fdz04bppDVm8NAtX0FF6uJdfHNvrfieZL6ckSOg5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G4VrwwAAANwAAAAPAAAAAAAAAAAAAAAAAJcCAABkcnMvZG93&#10;bnJldi54bWxQSwUGAAAAAAQABAD1AAAAhwMAAAAA&#10;" filled="f" strokecolor="#f9f9f9" strokeweight="10209emu">
                            <v:path arrowok="t" o:connecttype="custom" o:connectlocs="0,0;2153,0" o:connectangles="0,0"/>
                            <o:lock v:ext="edit" verticies="t"/>
                          </v:polyline>
                          <v:group id="Group 532" o:spid="_x0000_s1037" style="position:absolute;left:3600;top:93;width:2153;height:0" coordorigin="3600,93"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bSoexgAAANwAAAAPAAAAZHJzL2Rvd25yZXYueG1sRI9Pa8JAFMTvhX6H5RV6&#10;M5u0WiRmFZG29BAEtSDeHtlnEsy+Ddlt/nx7t1DocZiZ3zDZZjSN6KlztWUFSRSDIC6srrlU8H36&#10;mC1BOI+ssbFMCiZysFk/PmSYajvwgfqjL0WAsEtRQeV9m0rpiooMusi2xMG72s6gD7Irpe5wCHDT&#10;yJc4fpMGaw4LFba0q6i4HX+Mgs8Bh+1r8t7nt+tuupwW+3OekFLPT+N2BcLT6P/Df+0vrWAxT+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ltKh7GAAAA3AAA&#10;AA8AAAAAAAAAAAAAAAAAqQIAAGRycy9kb3ducmV2LnhtbFBLBQYAAAAABAAEAPoAAACcAwAAAAA=&#10;">
                            <v:polyline id="Freeform 776" o:spid="_x0000_s1038" style="position:absolute;visibility:visible;mso-wrap-style:square;v-text-anchor:top" points="7200,186,9353,18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b6HxgAA&#10;ANwAAAAPAAAAZHJzL2Rvd25yZXYueG1sRI9Pa8JAFMTvhX6H5RW8iG4MtkjqKqWgKKL138Xba/aZ&#10;BLNvQ3aN8du7BaHHYeY3w4ynrSlFQ7UrLCsY9CMQxKnVBWcKjodZbwTCeWSNpWVScCcH08nryxgT&#10;bW+8o2bvMxFK2CWoIPe+SqR0aU4GXd9WxME729qgD7LOpK7xFspNKeMo+pAGCw4LOVb0nVN62V+N&#10;gvfLeTt369/l7KdLq9Nm3rhR3CjVeWu/PkF4av1/+EkvdOCGMfydCUdAT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hb6HxgAAANwAAAAPAAAAAAAAAAAAAAAAAJcCAABkcnMv&#10;ZG93bnJldi54bWxQSwUGAAAAAAQABAD1AAAAigMAAAAA&#10;" filled="f" strokecolor="#f9f9f9" strokeweight="10209emu">
                              <v:path arrowok="t" o:connecttype="custom" o:connectlocs="0,0;2153,0" o:connectangles="0,0"/>
                              <o:lock v:ext="edit" verticies="t"/>
                            </v:polyline>
                            <v:group id="Group 533" o:spid="_x0000_s1039" style="position:absolute;left:3600;top:-321;width:2153;height:0" coordorigin="3600,-321"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8xHyxQAAANwAAAAPAAAAZHJzL2Rvd25yZXYueG1sRI9Pi8IwFMTvwn6H8IS9&#10;adr1D0s1ioi77EEEdUG8PZpnW2xeShPb+u2NIHgcZuY3zHzZmVI0VLvCsoJ4GIEgTq0uOFPwf/wZ&#10;fINwHlljaZkU3MnBcvHRm2Oibct7ag4+EwHCLkEFufdVIqVLczLohrYiDt7F1gZ9kHUmdY1tgJtS&#10;fkXRVBosOCzkWNE6p/R6uBkFvy22q1G8abbXy/p+Pk52p21MSn32u9UMhKfOv8Ov9p9WMBmP4H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NvMR8sUAAADcAAAA&#10;DwAAAAAAAAAAAAAAAACpAgAAZHJzL2Rvd25yZXYueG1sUEsFBgAAAAAEAAQA+gAAAJsDAAAAAA==&#10;">
                              <v:polyline id="Freeform 775" o:spid="_x0000_s1040" style="position:absolute;visibility:visible;mso-wrap-style:square;v-text-anchor:top" points="7200,-642,9353,-642"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IINoxQAA&#10;ANwAAAAPAAAAZHJzL2Rvd25yZXYueG1sRI9Ba8JAFITvBf/D8gQvpW4UFYmuIoKiiK21vXh7Zp9J&#10;MPs2ZNcY/70rFHocZr4ZZjpvTCFqqlxuWUGvG4EgTqzOOVXw+7P6GINwHlljYZkUPMjBfNZ6m2Ks&#10;7Z2/qT76VIQSdjEqyLwvYyldkpFB17UlcfAutjLog6xSqSu8h3JTyH4UjaTBnMNChiUtM0qux5tR&#10;MLxeDmu3P29XX++0O32uazfu10p12s1iAsJT4//Df/RGB24wgNeZcATk7A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Ugg2jFAAAA3AAAAA8AAAAAAAAAAAAAAAAAlwIAAGRycy9k&#10;b3ducmV2LnhtbFBLBQYAAAAABAAEAPUAAACJAwAAAAA=&#10;" filled="f" strokecolor="#f9f9f9" strokeweight="10209emu">
                                <v:path arrowok="t" o:connecttype="custom" o:connectlocs="0,0;2153,0" o:connectangles="0,0"/>
                                <o:lock v:ext="edit" verticies="t"/>
                              </v:polyline>
                              <v:group id="Group 534" o:spid="_x0000_s1041" style="position:absolute;left:3600;top:-735;width:2153;height:0" coordorigin="3600,-735"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ViwdxQAAANwAAAAPAAAAZHJzL2Rvd25yZXYueG1sRI9Pa8JAFMTvBb/D8oTe&#10;6ia2EYmuIqLiQQr+AfH2yD6TYPZtyK5J/PbdQqHHYWZ+w8yXvalES40rLSuIRxEI4szqknMFl/P2&#10;YwrCeWSNlWVS8CIHy8XgbY6pth0fqT35XAQIuxQVFN7XqZQuK8igG9maOHh32xj0QTa51A12AW4q&#10;OY6iiTRYclgosKZ1Qdnj9DQKdh12q8940x4e9/Xrdk6+r4eYlHof9qsZCE+9/w//tfdaQfKV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lYsHcUAAADcAAAA&#10;DwAAAAAAAAAAAAAAAACpAgAAZHJzL2Rvd25yZXYueG1sUEsFBgAAAAAEAAQA+gAAAJsDAAAAAA==&#10;">
                                <v:polyline id="Freeform 774" o:spid="_x0000_s1042" style="position:absolute;visibility:visible;mso-wrap-style:square;v-text-anchor:top" points="7200,-1470,9353,-147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vriExgAA&#10;ANwAAAAPAAAAZHJzL2Rvd25yZXYueG1sRI9La8MwEITvhfwHsYVeSiIntMG4VkIIJLSUvHPpbWut&#10;H8RaGUt13H9fBQo5DjPfDJPOe1OLjlpXWVYwHkUgiDOrKy4UnE+rYQzCeWSNtWVS8EsO5rPBQ4qJ&#10;tlc+UHf0hQgl7BJUUHrfJFK6rCSDbmQb4uDltjXog2wLqVu8hnJTy0kUTaXBisNCiQ0tS8ouxx+j&#10;4PWS79du8/2x2j3T59d23bl40in19Ngv3kB46v09/E+/68C9TOF2JhwBOf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vriExgAAANwAAAAPAAAAAAAAAAAAAAAAAJcCAABkcnMv&#10;ZG93bnJldi54bWxQSwUGAAAAAAQABAD1AAAAigMAAAAA&#10;" filled="f" strokecolor="#f9f9f9" strokeweight="10209emu">
                                  <v:path arrowok="t" o:connecttype="custom" o:connectlocs="0,0;2153,0" o:connectangles="0,0"/>
                                  <o:lock v:ext="edit" verticies="t"/>
                                </v:polyline>
                                <v:group id="Group 535" o:spid="_x0000_s1043" style="position:absolute;left:3600;top:-1150;width:2153;height:0" coordorigin="3600,-1150"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yBfxxgAAANwAAAAPAAAAZHJzL2Rvd25yZXYueG1sRI9Ba8JAFITvBf/D8gRv&#10;dRM1WqKriNjSQyhUC6W3R/aZBLNvQ3ZN4r93C4Ueh5n5htnsBlOLjlpXWVYQTyMQxLnVFRcKvs6v&#10;zy8gnEfWWFsmBXdysNuOnjaYatvzJ3UnX4gAYZeigtL7JpXS5SUZdFPbEAfvYluDPsi2kLrFPsBN&#10;LWdRtJQGKw4LJTZ0KCm/nm5GwVuP/X4eH7vsejncf87Jx3cWk1KT8bBfg/A0+P/wX/tdK0gWK/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nIF/HGAAAA3AAA&#10;AA8AAAAAAAAAAAAAAAAAqQIAAGRycy9kb3ducmV2LnhtbFBLBQYAAAAABAAEAPoAAACcAwAAAAA=&#10;">
                                  <v:polyline id="Freeform 773" o:spid="_x0000_s1044" style="position:absolute;visibility:visible;mso-wrap-style:square;v-text-anchor:top" points="7200,-2300,9353,-230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bYltwwAA&#10;ANwAAAAPAAAAZHJzL2Rvd25yZXYueG1sRE9La8JAEL4L/odlCl6kbpS2SOoqIiiW0pd66W2aHZNg&#10;djZktzH+e+cgePz43rNF5yrVUhNKzwbGowQUceZtybmBw379OAUVIrLFyjMZuFCAxbzfm2Fq/Zl/&#10;qN3FXEkIhxQNFDHWqdYhK8hhGPmaWLijbxxGgU2ubYNnCXeVniTJi3ZYsjQUWNOqoOy0+3cGnk/H&#10;7034+Htbfw3p/fdz04bppDVm8NAtX0FF6uJdfHNvrfieZK2ckSOg5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bYltwwAAANwAAAAPAAAAAAAAAAAAAAAAAJcCAABkcnMvZG93&#10;bnJldi54bWxQSwUGAAAAAAQABAD1AAAAhwMAAAAA&#10;" filled="f" strokecolor="#f9f9f9" strokeweight="10209emu">
                                    <v:path arrowok="t" o:connecttype="custom" o:connectlocs="0,0;2153,0" o:connectangles="0,0"/>
                                    <o:lock v:ext="edit" verticies="t"/>
                                  </v:polyline>
                                  <v:group id="Group 536" o:spid="_x0000_s1045" style="position:absolute;left:3945;top:-1472;width:0;height:2274" coordorigin="3945,-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GyYYxgAAANwAAAAPAAAAZHJzL2Rvd25yZXYueG1sRI9Ba8JAFITvBf/D8gRv&#10;dRM1YqOriNjSQyhUC6W3R/aZBLNvQ3ZN4r93C4Ueh5n5htnsBlOLjlpXWVYQTyMQxLnVFRcKvs6v&#10;zysQziNrrC2Tgjs52G1HTxtMte35k7qTL0SAsEtRQel9k0rp8pIMuqltiIN3sa1BH2RbSN1iH+Cm&#10;lrMoWkqDFYeFEhs6lJRfTzej4K3Hfj+Pj112vRzuP+fk4zuLSanJeNivQXga/H/4r/2uFSSLF/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cbJhjGAAAA3AAA&#10;AA8AAAAAAAAAAAAAAAAAqQIAAGRycy9kb3ducmV2LnhtbFBLBQYAAAAABAAEAPoAAACcAwAAAAA=&#10;">
                                    <v:polyline id="Freeform 772" o:spid="_x0000_s1046" style="position:absolute;visibility:visible;mso-wrap-style:square;v-text-anchor:top" points="7890,-2944,7890,-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srbwAAA&#10;ANwAAAAPAAAAZHJzL2Rvd25yZXYueG1sRE9NS8NAEL0L/Q/LCN7sxkJLSbstWqkKntqUnofsmASz&#10;s2F3bKO/3jkIHh/ve70dQ28ulHIX2cHDtABDXEffcePgVO3vl2CyIHvsI5ODb8qw3Uxu1lj6eOUD&#10;XY7SGA3hXKKDVmQorc11SwHzNA7Eyn3EFFAUpsb6hFcND72dFcXCBuxYG1ocaNdS/Xn8ClrSyf6p&#10;erc/5wUdqtny5VXSMzt3dzs+rsAIjfIv/nO/eQfzuc7XM3oE7OY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zsrbwAAAANwAAAAPAAAAAAAAAAAAAAAAAJcCAABkcnMvZG93bnJl&#10;di54bWxQSwUGAAAAAAQABAD1AAAAhAMAAAAA&#10;" filled="f" strokecolor="#f9f9f9" strokeweight="10209emu">
                                      <v:path arrowok="t" o:connecttype="custom" o:connectlocs="0,-1472;0,802" o:connectangles="0,0"/>
                                      <o:lock v:ext="edit" verticies="t"/>
                                    </v:polyline>
                                    <v:group id="Group 537" o:spid="_x0000_s1047" style="position:absolute;left:4330;top:-1472;width:0;height:2274" coordorigin="4330,-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stLzDxAAAANwAAAAP&#10;AAAAAAAAAAAAAAAAAKkCAABkcnMvZG93bnJldi54bWxQSwUGAAAAAAQABAD6AAAAmgMAAAAA&#10;">
                                      <v:polyline id="Freeform 771" o:spid="_x0000_s1048" style="position:absolute;visibility:visible;mso-wrap-style:square;v-text-anchor:top" points="8660,-2944,8660,-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PE3wwAA&#10;ANwAAAAPAAAAZHJzL2Rvd25yZXYueG1sRI9Pa8JAEMXvhX6HZQre6qYBRaKr2Ba10JOm9DxkxySY&#10;nQ27o0Y/fbdQ6PHx/vx4i9XgOnWhEFvPBl7GGSjiytuWawNf5eZ5BioKssXOMxm4UYTV8vFhgYX1&#10;V97T5SC1SiMcCzTQiPSF1rFqyGEc+544eUcfHEqSodY24DWNu07nWTbVDltOhAZ7emuoOh3OLkFa&#10;2byWn/r+PaV9mc+2OwnvbMzoaVjPQQkN8h/+a39YA5NJDr9n0hHQy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UPE3wwAAANwAAAAPAAAAAAAAAAAAAAAAAJcCAABkcnMvZG93&#10;bnJldi54bWxQSwUGAAAAAAQABAD1AAAAhwMAAAAA&#10;" filled="f" strokecolor="#f9f9f9" strokeweight="10209emu">
                                        <v:path arrowok="t" o:connecttype="custom" o:connectlocs="0,-1472;0,802" o:connectangles="0,0"/>
                                        <o:lock v:ext="edit" verticies="t"/>
                                      </v:polyline>
                                      <v:group id="Group 538" o:spid="_x0000_s1049" style="position:absolute;left:5061;top:-1472;width:0;height:2274" coordorigin="5061,-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KocvxAAAANwAAAAPAAAAZHJzL2Rvd25yZXYueG1sRI9Bi8IwFITvC/6H8ARv&#10;a1qli1SjiKh4kIVVQbw9mmdbbF5KE9v6783Cwh6HmfmGWax6U4mWGldaVhCPIxDEmdUl5wou593n&#10;DITzyBory6TgRQ5Wy8HHAlNtO/6h9uRzESDsUlRQeF+nUrqsIINubGvi4N1tY9AH2eRSN9gFuKnk&#10;JIq+pMGSw0KBNW0Kyh6np1Gw77BbT+Nte3zcN6/bOfm+HmNSajTs13MQnnr/H/5rH7SCJJnC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zKocvxAAAANwAAAAP&#10;AAAAAAAAAAAAAAAAAKkCAABkcnMvZG93bnJldi54bWxQSwUGAAAAAAQABAD6AAAAmgMAAAAA&#10;">
                                        <v:polyline id="Freeform 770" o:spid="_x0000_s1050" style="position:absolute;visibility:visible;mso-wrap-style:square;v-text-anchor:top" points="10122,-2944,10122,-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czYwwAA&#10;ANwAAAAPAAAAZHJzL2Rvd25yZXYueG1sRI9Pa8JAEMXvQr/DMkJvulGqSHQV22It9KQpPQ/ZMQlm&#10;Z8PuVNN+erdQ8Ph4f3681aZ3rbpQiI1nA5NxBoq49LbhysBnsRstQEVBtth6JgM/FGGzfhisMLf+&#10;yge6HKVSaYRjjgZqkS7XOpY1OYxj3xEn7+SDQ0kyVNoGvKZx1+ppls21w4YTocaOXmoqz8dvlyCN&#10;7J6LD/37NadDMV287SW8sjGPw367BCXUyz383363BmazJ/g7k46AX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9czYwwAAANwAAAAPAAAAAAAAAAAAAAAAAJcCAABkcnMvZG93&#10;bnJldi54bWxQSwUGAAAAAAQABAD1AAAAhwMAAAAA&#10;" filled="f" strokecolor="#f9f9f9" strokeweight="10209emu">
                                          <v:path arrowok="t" o:connecttype="custom" o:connectlocs="0,-1472;0,802" o:connectangles="0,0"/>
                                          <o:lock v:ext="edit" verticies="t"/>
                                        </v:polyline>
                                        <v:group id="Group 539" o:spid="_x0000_s1051" style="position:absolute;left:3600;top:715;width:2153;height:0" coordorigin="3600,715"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j7rAxAAAANwAAAAP&#10;AAAAAAAAAAAAAAAAAKkCAABkcnMvZG93bnJldi54bWxQSwUGAAAAAAQABAD6AAAAmgMAAAAA&#10;">
                                          <v:polyline id="Freeform 769" o:spid="_x0000_s1052" style="position:absolute;visibility:visible;mso-wrap-style:square;v-text-anchor:top" points="7200,1430,9353,143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UahwwAA&#10;ANwAAAAPAAAAZHJzL2Rvd25yZXYueG1sRI/dasJAFITvC32H5RS8qxuFaEldRQRF8MK/PsBp9pgN&#10;Zs+G7JpEn94VCr0cZuYbZrbobSVaanzpWMFomIAgzp0uuVDwc15/foHwAVlj5ZgU3MnDYv7+NsNM&#10;u46P1J5CISKEfYYKTAh1JqXPDVn0Q1cTR+/iGoshyqaQusEuwm0lx0kykRZLjgsGa1oZyq+nm1Xw&#10;yDe/8pA62hu/s1OTtuHW7ZUafPTLbxCB+vAf/mtvtYI0ncDrTDwC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SUahwwAAANwAAAAPAAAAAAAAAAAAAAAAAJcCAABkcnMvZG93&#10;bnJldi54bWxQSwUGAAAAAAQABAD1AAAAhwMAAAAA&#10;" filled="f" strokecolor="#e5e4e4" strokeweight="4141emu">
                                            <v:path arrowok="t" o:connecttype="custom" o:connectlocs="0,0;2153,0" o:connectangles="0,0"/>
                                            <o:lock v:ext="edit" verticies="t"/>
                                          </v:polyline>
                                          <v:group id="Group 540" o:spid="_x0000_s1053" style="position:absolute;left:3600;top:301;width:2153;height:0" coordorigin="3600,301"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EYEsxQAAANwAAAAPAAAAZHJzL2Rvd25yZXYueG1sRI9Pa8JAFMTvBb/D8oTe&#10;6iaWVImuIqLiQQr+AfH2yD6TYPZtyK5J/PbdQqHHYWZ+w8yXvalES40rLSuIRxEI4szqknMFl/P2&#10;YwrCeWSNlWVS8CIHy8XgbY6pth0fqT35XAQIuxQVFN7XqZQuK8igG9maOHh32xj0QTa51A12AW4q&#10;OY6iL2mw5LBQYE3rgrLH6WkU7DrsVp/xpj087uvX7Zx8Xw8xKfU+7FczEJ56/x/+a++1giSZ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BGBLMUAAADcAAAA&#10;DwAAAAAAAAAAAAAAAACpAgAAZHJzL2Rvd25yZXYueG1sUEsFBgAAAAAEAAQA+gAAAJsDAAAAAA==&#10;">
                                            <v:polyline id="Freeform 768" o:spid="_x0000_s1054" style="position:absolute;visibility:visible;mso-wrap-style:square;v-text-anchor:top" points="7200,602,9353,602"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ndIwAAA&#10;ANwAAAAPAAAAZHJzL2Rvd25yZXYueG1sRE/NisIwEL4v+A5hBG9r6kJdqUYRwUXYg676AGMzNsVm&#10;UprYdn16cxA8fnz/i1VvK9FS40vHCibjBARx7nTJhYLzafs5A+EDssbKMSn4Jw+r5eBjgZl2Hf9R&#10;ewyFiCHsM1RgQqgzKX1uyKIfu5o4clfXWAwRNoXUDXYx3FbyK0mm0mLJscFgTRtD+e14twoe+c9F&#10;HlJHe+N/7bdJ23Dv9kqNhv16DiJQH97il3unFaRpXBvPxCMgl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mndIwAAAANwAAAAPAAAAAAAAAAAAAAAAAJcCAABkcnMvZG93bnJl&#10;di54bWxQSwUGAAAAAAQABAD1AAAAhAMAAAAA&#10;" filled="f" strokecolor="#e5e4e4" strokeweight="4141emu">
                                              <v:path arrowok="t" o:connecttype="custom" o:connectlocs="0,0;2153,0" o:connectangles="0,0"/>
                                              <o:lock v:ext="edit" verticies="t"/>
                                            </v:polyline>
                                            <v:group id="Group 541" o:spid="_x0000_s1055" style="position:absolute;left:3600;top:-114;width:2153;height:0" coordorigin="3600,-114"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wrDFxQAAANwAAAAPAAAAZHJzL2Rvd25yZXYueG1sRI9Pa8JAFMTvBb/D8oTe&#10;6iaWFI2uIqLiQQr+AfH2yD6TYPZtyK5J/PbdQqHHYWZ+w8yXvalES40rLSuIRxEI4szqknMFl/P2&#10;YwLCeWSNlWVS8CIHy8XgbY6pth0fqT35XAQIuxQVFN7XqZQuK8igG9maOHh32xj0QTa51A12AW4q&#10;OY6iL2mw5LBQYE3rgrLH6WkU7DrsVp/xpj087uvX7Zx8Xw8xKfU+7FczEJ56/x/+a++1giSZwu+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sKwxcUAAADcAAAA&#10;DwAAAAAAAAAAAAAAAACpAgAAZHJzL2Rvd25yZXYueG1sUEsFBgAAAAAEAAQA+gAAAJsDAAAAAA==&#10;">
                                              <v:polyline id="Freeform 767" o:spid="_x0000_s1056" style="position:absolute;visibility:visible;mso-wrap-style:square;v-text-anchor:top" points="7200,-228,9353,-228"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LHzwQAA&#10;ANwAAAAPAAAAZHJzL2Rvd25yZXYueG1sRE/dasIwFL4f7B3CEXa3pg7ajWoUGUwEL7p1PsCxOTbF&#10;5qQ0se18+uVisMuP73+9nW0nRhp861jBMklBENdOt9woOH1/PL+B8AFZY+eYFPyQh+3m8WGNhXYT&#10;f9FYhUbEEPYFKjAh9IWUvjZk0SeuJ47cxQ0WQ4RDI/WAUwy3nXxJ01xabDk2GOzp3VB9rW5Wwb3e&#10;n+Vn5qg0/mhfTTaG21Qq9bSYdysQgebwL/5zH7SCLI/z45l4BO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Cx88EAAADcAAAADwAAAAAAAAAAAAAAAACXAgAAZHJzL2Rvd25y&#10;ZXYueG1sUEsFBgAAAAAEAAQA9QAAAIUDAAAAAA==&#10;" filled="f" strokecolor="#e5e4e4" strokeweight="4141emu">
                                                <v:path arrowok="t" o:connecttype="custom" o:connectlocs="0,0;2153,0" o:connectangles="0,0"/>
                                                <o:lock v:ext="edit" verticies="t"/>
                                              </v:polyline>
                                              <v:group id="Group 542" o:spid="_x0000_s1057" style="position:absolute;left:3600;top:-528;width:2153;height:0" coordorigin="3600,-528"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LYdn7GAAAA3AAA&#10;AA8AAAAAAAAAAAAAAAAAqQIAAGRycy9kb3ducmV2LnhtbFBLBQYAAAAABAAEAPoAAACcAwAAAAA=&#10;">
                                                <v:polyline id="Freeform 766" o:spid="_x0000_s1058" style="position:absolute;visibility:visible;mso-wrap-style:square;v-text-anchor:top" points="7200,-1056,9353,-105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oofxAAA&#10;ANwAAAAPAAAAZHJzL2Rvd25yZXYueG1sRI/BasMwEETvhf6D2EJvjdyA0+BENqHQUsghqZMP2Fgb&#10;y8RaGUuxnX59FSj0OMzMG2ZdTLYVA/W+cazgdZaAIK6cbrhWcDx8vCxB+ICssXVMCm7kocgfH9aY&#10;aTfyNw1lqEWEsM9QgQmhy6T0lSGLfuY64uidXW8xRNnXUvc4Rrht5TxJFtJiw3HBYEfvhqpLebUK&#10;fqrPk9ynjnbGb+2bSYdwHXdKPT9NmxWIQFP4D/+1v7SCdDGH+5l4BG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x6KH8QAAADcAAAADwAAAAAAAAAAAAAAAACXAgAAZHJzL2Rv&#10;d25yZXYueG1sUEsFBgAAAAAEAAQA9QAAAIgDAAAAAA==&#10;" filled="f" strokecolor="#e5e4e4" strokeweight="4141emu">
                                                  <v:path arrowok="t" o:connecttype="custom" o:connectlocs="0,0;2153,0" o:connectangles="0,0"/>
                                                  <o:lock v:ext="edit" verticies="t"/>
                                                </v:polyline>
                                                <v:group id="Group 543" o:spid="_x0000_s1059" style="position:absolute;left:3600;top:-943;width:2153;height:0" coordorigin="3600,-943"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9Rk2SxgAAANwAAAAPAAAAZHJzL2Rvd25yZXYueG1sRI9Ba4NAFITvhf6H5RV6&#10;a1YblGKzEQlt6SEEYgqlt4f7ohL3rbhbNf8+GwjkOMzMN8wqn00nRhpca1lBvIhAEFdWt1wr+Dl8&#10;vryBcB5ZY2eZFJzJQb5+fFhhpu3EexpLX4sAYZehgsb7PpPSVQ0ZdAvbEwfvaAeDPsihlnrAKcBN&#10;J1+jKJUGWw4LDfa0aag6lf9GwdeEU7GMP8bt6bg5/x2S3e82JqWen+biHYSn2d/Dt/a3VpCkS7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1GTZLGAAAA3AAA&#10;AA8AAAAAAAAAAAAAAAAAqQIAAGRycy9kb3ducmV2LnhtbFBLBQYAAAAABAAEAPoAAACcAwAAAAA=&#10;">
                                                  <v:polyline id="Freeform 765" o:spid="_x0000_s1060" style="position:absolute;visibility:visible;mso-wrap-style:square;v-text-anchor:top" points="7200,-1886,9353,-188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7fwxAAA&#10;ANwAAAAPAAAAZHJzL2Rvd25yZXYueG1sRI/RasJAFETfhf7Dcgu+1U3FWImuUgqK4IOt+gHX7DUb&#10;mr0bsmuS9utdQfBxmJkzzGLV20q01PjSsYL3UQKCOHe65ELB6bh+m4HwAVlj5ZgU/JGH1fJlsMBM&#10;u45/qD2EQkQI+wwVmBDqTEqfG7LoR64mjt7FNRZDlE0hdYNdhNtKjpNkKi2WHBcM1vRlKP89XK2C&#10;/3xzlt+po73xO/th0jZcu71Sw9f+cw4iUB+e4Ud7qxWk0wncz8Qj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7u38MQAAADcAAAADwAAAAAAAAAAAAAAAACXAgAAZHJzL2Rv&#10;d25yZXYueG1sUEsFBgAAAAAEAAQA9QAAAIgDAAAAAA==&#10;" filled="f" strokecolor="#e5e4e4" strokeweight="4141emu">
                                                    <v:path arrowok="t" o:connecttype="custom" o:connectlocs="0,0;2153,0" o:connectangles="0,0"/>
                                                    <o:lock v:ext="edit" verticies="t"/>
                                                  </v:polyline>
                                                  <v:group id="Group 544" o:spid="_x0000_s1061" style="position:absolute;left:3600;top:-1357;width:2153;height:0" coordorigin="3600,-1357"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neNwfcUAAADcAAAA&#10;DwAAAAAAAAAAAAAAAACpAgAAZHJzL2Rvd25yZXYueG1sUEsFBgAAAAAEAAQA+gAAAJsDAAAAAA==&#10;">
                                                    <v:polyline id="Freeform 764" o:spid="_x0000_s1062" style="position:absolute;visibility:visible;mso-wrap-style:square;v-text-anchor:top" points="7200,-2714,9353,-2714"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YwcxAAA&#10;ANwAAAAPAAAAZHJzL2Rvd25yZXYueG1sRI/NasMwEITvhb6D2EJvjZyA3eJEMSGQUOghadIH2Fgb&#10;y8RaGUv+aZ++ChR6HGbmG2ZVTLYRA3W+dqxgPktAEJdO11wp+DrvXt5A+ICssXFMCr7JQ7F+fFhh&#10;rt3InzScQiUihH2OCkwIbS6lLw1Z9DPXEkfv6jqLIcqukrrDMcJtIxdJkkmLNccFgy1tDZW3U28V&#10;/JT7izymjg7Gf9hXkw6hHw9KPT9NmyWIQFP4D/+137WCNMvgfiYeAb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CWMHMQAAADcAAAADwAAAAAAAAAAAAAAAACXAgAAZHJzL2Rv&#10;d25yZXYueG1sUEsFBgAAAAAEAAQA9QAAAIgDAAAAAA==&#10;" filled="f" strokecolor="#e5e4e4" strokeweight="4141emu">
                                                      <v:path arrowok="t" o:connecttype="custom" o:connectlocs="0,0;2153,0" o:connectangles="0,0"/>
                                                      <o:lock v:ext="edit" verticies="t"/>
                                                    </v:polyline>
                                                    <v:group id="Group 545" o:spid="_x0000_s1063" style="position:absolute;left:3753;top:-1472;width:0;height:2274" coordorigin="3753,-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fUuRxQAAANwAAAAPAAAAZHJzL2Rvd25yZXYueG1sRI9Bi8IwFITvwv6H8IS9&#10;adpd1KUaRcRdPIigLoi3R/Nsi81LaWJb/70RBI/DzHzDzBadKUVDtSssK4iHEQji1OqCMwX/x9/B&#10;DwjnkTWWlknBnRws5h+9GSbatryn5uAzESDsElSQe18lUro0J4NuaCvi4F1sbdAHWWdS19gGuCnl&#10;VxSNpcGCw0KOFa1ySq+Hm1Hw12K7/I7XzfZ6Wd3Px9HutI1Jqc9+t5yC8NT5d/jV3mgFo/EE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n1LkcUAAADcAAAA&#10;DwAAAAAAAAAAAAAAAACpAgAAZHJzL2Rvd25yZXYueG1sUEsFBgAAAAAEAAQA+gAAAJsDAAAAAA==&#10;">
                                                      <v:polyline id="Freeform 763" o:spid="_x0000_s1064" style="position:absolute;visibility:visible;mso-wrap-style:square;v-text-anchor:top" points="7506,-2944,7506,-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7/WwgAA&#10;ANwAAAAPAAAAZHJzL2Rvd25yZXYueG1sRE/Pa8IwFL4L+x/CG+ym6YQV6ZrKGAxExmDtetjt2by1&#10;xeSlNtHW/94cBh4/vt/5drZGXGj0vWMFz6sEBHHjdM+tgp/qY7kB4QOyRuOYFFzJw7Z4WOSYaTfx&#10;N13K0IoYwj5DBV0IQyalbzqy6FduII7cnxsthgjHVuoRpxhujVwnSSot9hwbOhzovaPmWJ6tgvnX&#10;76uvXp4M17Ie2vPh+GkOSj09zm+vIALN4S7+d++0gpc0ro1n4hGQ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gLv9bCAAAA3AAAAA8AAAAAAAAAAAAAAAAAlwIAAGRycy9kb3du&#10;cmV2LnhtbFBLBQYAAAAABAAEAPUAAACGAwAAAAA=&#10;" filled="f" strokecolor="#e5e4e4" strokeweight="4141emu">
                                                        <v:path arrowok="t" o:connecttype="custom" o:connectlocs="0,-1472;0,802" o:connectangles="0,0"/>
                                                        <o:lock v:ext="edit" verticies="t"/>
                                                      </v:polyline>
                                                      <v:group id="Group 546" o:spid="_x0000_s1065" style="position:absolute;left:4138;top:-1472;width:0;height:2274" coordorigin="4138,-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rnp4xQAAANwAAAAPAAAAZHJzL2Rvd25yZXYueG1sRI9Bi8IwFITvwv6H8IS9&#10;adpdFLcaRcRdPIigLoi3R/Nsi81LaWJb/70RBI/DzHzDzBadKUVDtSssK4iHEQji1OqCMwX/x9/B&#10;BITzyBpLy6TgTg4W84/eDBNtW95Tc/CZCBB2CSrIva8SKV2ak0E3tBVx8C62NuiDrDOpa2wD3JTy&#10;K4rG0mDBYSHHilY5pdfDzSj4a7FdfsfrZnu9rO7n42h32sak1Ge/W05BeOr8O/xqb7SC0fgH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HK56eMUAAADcAAAA&#10;DwAAAAAAAAAAAAAAAACpAgAAZHJzL2Rvd25yZXYueG1sUEsFBgAAAAAEAAQA+gAAAJsDAAAAAA==&#10;">
                                                        <v:polyline id="Freeform 762" o:spid="_x0000_s1066" style="position:absolute;visibility:visible;mso-wrap-style:square;v-text-anchor:top" points="8276,-2944,8276,-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CUNwQAA&#10;ANwAAAAPAAAAZHJzL2Rvd25yZXYueG1sRE9Ni8IwEL0L/ocwwt40dUFdalMRQVhkEVbXg7exGdti&#10;MqlN1PrvzWHB4+N9Z4vOGnGn1teOFYxHCQjiwumaSwV/+/XwC4QPyBqNY1LwJA+LvN/LMNXuwb90&#10;34VSxBD2KSqoQmhSKX1RkUU/cg1x5M6utRgibEupW3zEcGvkZ5JMpcWaY0OFDa0qKi67m1XQHf1m&#10;v63l1fBBHprydrr8mJNSH4NuOQcRqAtv8b/7WyuYzOL8eCYeAZm/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6QlDcEAAADcAAAADwAAAAAAAAAAAAAAAACXAgAAZHJzL2Rvd25y&#10;ZXYueG1sUEsFBgAAAAAEAAQA9QAAAIUDAAAAAA==&#10;" filled="f" strokecolor="#e5e4e4" strokeweight="4141emu">
                                                          <v:path arrowok="t" o:connecttype="custom" o:connectlocs="0,-1472;0,802" o:connectangles="0,0"/>
                                                          <o:lock v:ext="edit" verticies="t"/>
                                                        </v:polyline>
                                                        <v:group id="Group 547" o:spid="_x0000_s1067" style="position:absolute;left:4523;top:-1472;width:0;height:2274" coordorigin="4523,-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AeCjxAAAANwAAAAPAAAAZHJzL2Rvd25yZXYueG1sRI9Bi8IwFITvwv6H8Ba8&#10;adoVXalGEdkVDyKoC+Lt0TzbYvNSmmxb/70RBI/DzHzDzJedKUVDtSssK4iHEQji1OqCMwV/p9/B&#10;FITzyBpLy6TgTg6Wi4/eHBNtWz5Qc/SZCBB2CSrIva8SKV2ak0E3tBVx8K62NuiDrDOpa2wD3JTy&#10;K4om0mDBYSHHitY5pbfjv1GwabFdjeKfZne7ru+X03h/3sWkVP+zW81AeOr8O/xqb7WC8Xc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nAeCjxAAAANwAAAAP&#10;AAAAAAAAAAAAAAAAAKkCAABkcnMvZG93bnJldi54bWxQSwUGAAAAAAQABAD6AAAAmgMAAAAA&#10;">
                                                          <v:polyline id="Freeform 761" o:spid="_x0000_s1068" style="position:absolute;visibility:visible;mso-wrap-style:square;v-text-anchor:top" points="9046,-2944,9046,-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h7hxAAA&#10;ANwAAAAPAAAAZHJzL2Rvd25yZXYueG1sRI9Pi8IwFMTvC36H8IS9ramCrlSjiLCwyCL4pwdvz+bZ&#10;FpOX2kSt394ICx6HmfkNM5231ogbNb5yrKDfS0AQ505XXCjY736+xiB8QNZoHJOCB3mYzzofU0y1&#10;u/OGbttQiAhhn6KCMoQ6ldLnJVn0PVcTR+/kGoshyqaQusF7hFsjB0kykhYrjgsl1rQsKT9vr1ZB&#10;e/Cr3bqSF8OZzOriejz/maNSn912MQERqA3v8H/7VysYfg/gdSYeATl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Doe4cQAAADcAAAADwAAAAAAAAAAAAAAAACXAgAAZHJzL2Rv&#10;d25yZXYueG1sUEsFBgAAAAAEAAQA9QAAAIgDAAAAAA==&#10;" filled="f" strokecolor="#e5e4e4" strokeweight="4141emu">
                                                            <v:path arrowok="t" o:connecttype="custom" o:connectlocs="0,-1472;0,802" o:connectangles="0,0"/>
                                                            <o:lock v:ext="edit" verticies="t"/>
                                                          </v:polyline>
                                                          <v:group id="Group 548" o:spid="_x0000_s1069" style="position:absolute;left:5600;top:-1472;width:0;height:2274" coordorigin="5600,-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4n9tPxgAAANwAAAAPAAAAZHJzL2Rvd25yZXYueG1sRI9Ba8JAFITvBf/D8gre&#10;mk2UtJJmFZEqHkKhKpTeHtlnEsy+DdltEv99t1DocZiZb5h8M5lWDNS7xrKCJIpBEJdWN1wpuJz3&#10;TysQziNrbC2Tgjs52KxnDzlm2o78QcPJVyJA2GWooPa+y6R0ZU0GXWQ74uBdbW/QB9lXUvc4Brhp&#10;5SKOn6XBhsNCjR3taipvp2+j4DDiuF0mb0Nxu+7uX+f0/bNISKn547R9BeFp8v/hv/ZRK0hfl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if20/GAAAA3AAA&#10;AA8AAAAAAAAAAAAAAAAAqQIAAGRycy9kb3ducmV2LnhtbFBLBQYAAAAABAAEAPoAAACcAwAAAAA=&#10;">
                                                            <v:polyline id="Freeform 760" o:spid="_x0000_s1070" style="position:absolute;visibility:visible;mso-wrap-style:square;v-text-anchor:top" points="11200,-2944,11200,-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yMOxAAA&#10;ANwAAAAPAAAAZHJzL2Rvd25yZXYueG1sRI9Pi8IwFMTvgt8hPGFvmrqsq1SjiCDIsgj+O3h7Ns+2&#10;mLx0m6j12xthweMwM79hJrPGGnGj2peOFfR7CQjizOmScwX73bI7AuEDskbjmBQ8yMNs2m5NMNXu&#10;zhu6bUMuIoR9igqKEKpUSp8VZNH3XEUcvbOrLYYo61zqGu8Rbo38TJJvabHkuFBgRYuCssv2ahU0&#10;R/+zW5fyz/BBHqr8err8mpNSH51mPgYRqAnv8H97pRUMhl/wOhOPgJw+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J8jDsQAAADcAAAADwAAAAAAAAAAAAAAAACXAgAAZHJzL2Rv&#10;d25yZXYueG1sUEsFBgAAAAAEAAQA9QAAAIgDAAAAAA==&#10;" filled="f" strokecolor="#e5e4e4" strokeweight="4141emu">
                                                              <v:path arrowok="t" o:connecttype="custom" o:connectlocs="0,-1472;0,802" o:connectangles="0,0"/>
                                                              <o:lock v:ext="edit" verticies="t"/>
                                                            </v:polyline>
                                                            <v:group id="Group 549" o:spid="_x0000_s1071" style="position:absolute;left:3725;top:-488;width:55;height:0" coordorigin="3725,-488"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OuagxQAAANwAAAAPAAAAZHJzL2Rvd25yZXYueG1sRI9Pa8JAFMTvBb/D8oTe&#10;6iaWVImuIqLiQQr+AfH2yD6TYPZtyK5J/PbdQqHHYWZ+w8yXvalES40rLSuIRxEI4szqknMFl/P2&#10;YwrCeWSNlWVS8CIHy8XgbY6pth0fqT35XAQIuxQVFN7XqZQuK8igG9maOHh32xj0QTa51A12AW4q&#10;OY6iL2mw5LBQYE3rgrLH6WkU7DrsVp/xpj087uvX7Zx8Xw8xKfU+7FczEJ56/x/+a++1gmS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DrmoMUAAADcAAAA&#10;DwAAAAAAAAAAAAAAAACpAgAAZHJzL2Rvd25yZXYueG1sUEsFBgAAAAAEAAQA+gAAAJsDAAAAAA==&#10;">
                                                              <v:polyline id="Freeform 759" o:spid="_x0000_s1072" style="position:absolute;visibility:visible;mso-wrap-style:square;v-text-anchor:top" points="7450,-976,7505,-97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TUnGxgAA&#10;ANwAAAAPAAAAZHJzL2Rvd25yZXYueG1sRI/dagIxFITvBd8hHKF3mlXRlq1RpFAoYgu7LaW9OyRn&#10;f3Bzsmyiu769KRS8HGbmG2azG2wjLtT52rGC+SwBQaydqblU8PX5On0C4QOywcYxKbiSh912PNpg&#10;alzPGV3yUIoIYZ+igiqENpXS64os+plriaNXuM5iiLIrpemwj3DbyEWSrKXFmuNChS29VKRP+dkq&#10;CPvz6r3ICv37fdTZYrn86H8OpNTDZNg/gwg0hHv4v/1mFKwe1/B3Jh4Bub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7TUnGxgAAANwAAAAPAAAAAAAAAAAAAAAAAJcCAABkcnMv&#10;ZG93bnJldi54bWxQSwUGAAAAAAQABAD1AAAAigMAAAAA&#10;" filled="f" strokecolor="#999898" strokeweight="10209emu">
                                                                <v:path arrowok="t" o:connecttype="custom" o:connectlocs="0,0;55,0" o:connectangles="0,0"/>
                                                                <o:lock v:ext="edit" verticies="t"/>
                                                              </v:polyline>
                                                              <v:group id="Group 550" o:spid="_x0000_s1073" style="position:absolute;left:3753;top:-488;width:0;height:673" coordorigin="3753,-488" coordsize="0,6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ek3UzGAAAA3AAA&#10;AA8AAAAAAAAAAAAAAAAAqQIAAGRycy9kb3ducmV2LnhtbFBLBQYAAAAABAAEAPoAAACcAwAAAAA=&#10;">
                                                                <v:shape id="Freeform 758" o:spid="_x0000_s1074" style="position:absolute;left:7506;top:-976;width:0;height:674;visibility:visible;mso-wrap-style:square;v-text-anchor:top" coordsize="0,6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o8SwgAA&#10;ANwAAAAPAAAAZHJzL2Rvd25yZXYueG1sRE/Pa8IwFL4P9j+EN/AyZjpBN6ppKYXJdlR30NujeSbd&#10;mpfSRO3215uD4PHj+70qR9eJMw2h9azgdZqBIG68btko+N59vLyDCBFZY+eZFPxRgLJ4fFhhrv2F&#10;N3TeRiNSCIccFdgY+1zK0FhyGKa+J07c0Q8OY4KDkXrASwp3nZxl2UI6bDk1WOypttT8bk9OQWUO&#10;cbFu/jfVz94YW+n667mvlZo8jdUSRKQx3sU396dWMH9La9OZdARkc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72jxLCAAAA3AAAAA8AAAAAAAAAAAAAAAAAlwIAAGRycy9kb3du&#10;cmV2LnhtbFBLBQYAAAAABAAEAPUAAACGAwAAAAA=&#10;" path="m0,0l0,673e" filled="f" strokecolor="#999898" strokeweight="10209emu">
                                                                  <v:path arrowok="t" o:connecttype="custom" o:connectlocs="0,-489;0,185" o:connectangles="0,0"/>
                                                                  <o:lock v:ext="edit" verticies="t"/>
                                                                </v:shape>
                                                                <v:group id="Group 551" o:spid="_x0000_s1075" style="position:absolute;left:3725;top:186;width:55;height:0" coordorigin="3725,186"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d+ylxgAAANwAAAAPAAAAZHJzL2Rvd25yZXYueG1sRI9Pa8JAFMTvgt9heYK3&#10;uonFaqOriLSlhyCohdLbI/tMgtm3Ibvmz7fvFgoeh5n5DbPZ9aYSLTWutKwgnkUgiDOrS84VfF3e&#10;n1YgnEfWWFkmBQM52G3How0m2nZ8ovbscxEg7BJUUHhfJ1K6rCCDbmZr4uBdbWPQB9nkUjfYBbip&#10;5DyKXqTBksNCgTUdCspu57tR8NFht3+O39r0dj0MP5fF8TuNSanppN+vQXjq/SP83/7UChbLV/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l37KXGAAAA3AAA&#10;AA8AAAAAAAAAAAAAAAAAqQIAAGRycy9kb3ducmV2LnhtbFBLBQYAAAAABAAEAPoAAACcAwAAAAA=&#10;">
                                                                  <v:polyline id="Freeform 757" o:spid="_x0000_s1076" style="position:absolute;visibility:visible;mso-wrap-style:square;v-text-anchor:top" points="7450,372,7505,372"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QQOwgAA&#10;ANwAAAAPAAAAZHJzL2Rvd25yZXYueG1sRE9ba8IwFH4X/A/hDPam6RRFqlFEEGRsQusY29shOb1g&#10;c1KaaLt/vzwIPn58981usI24U+drxwrepgkIYu1MzaWCr8txsgLhA7LBxjEp+CMPu+14tMHUuJ4z&#10;uuehFDGEfYoKqhDaVEqvK7Lop64ljlzhOoshwq6UpsM+httGzpJkKS3WHBsqbOlQkb7mN6sg7G+L&#10;zyIr9O/3h85m8/m5/3knpV5fhv0aRKAhPMUP98koWKzi/HgmHgG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49BA7CAAAA3AAAAA8AAAAAAAAAAAAAAAAAlwIAAGRycy9kb3du&#10;cmV2LnhtbFBLBQYAAAAABAAEAPUAAACGAwAAAAA=&#10;" filled="f" strokecolor="#999898" strokeweight="10209emu">
                                                                    <v:path arrowok="t" o:connecttype="custom" o:connectlocs="0,0;55,0" o:connectangles="0,0"/>
                                                                    <o:lock v:ext="edit" verticies="t"/>
                                                                  </v:polyline>
                                                                  <v:group id="Group 552" o:spid="_x0000_s1077" style="position:absolute;left:4495;top:-1120;width:55;height:0" coordorigin="4495,-1120"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LUkITGAAAA3AAA&#10;AA8AAAAAAAAAAAAAAAAAqQIAAGRycy9kb3ducmV2LnhtbFBLBQYAAAAABAAEAPoAAACcAwAAAAA=&#10;">
                                                                    <v:polyline id="Freeform 756" o:spid="_x0000_s1078" style="position:absolute;visibility:visible;mso-wrap-style:square;v-text-anchor:top" points="8990,-2240,9045,-2240"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oz/ixgAA&#10;ANwAAAAPAAAAZHJzL2Rvd25yZXYueG1sRI/dasJAFITvC77Dcgq9q5tGLCF1FREEKVWIltLeHXZP&#10;fmj2bMiuJn17Vyh4OczMN8xiNdpWXKj3jWMFL9MEBLF2puFKwedp+5yB8AHZYOuYFPyRh9Vy8rDA&#10;3LiBC7ocQyUihH2OCuoQulxKr2uy6KeuI45e6XqLIcq+kqbHIcJtK9MkeZUWG44LNXa0qUn/Hs9W&#10;QVif5/uyKPXP14cu0tnsMHy/k1JPj+P6DUSgMdzD/+2dUTDPUridiUdAL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xoz/ixgAAANwAAAAPAAAAAAAAAAAAAAAAAJcCAABkcnMv&#10;ZG93bnJldi54bWxQSwUGAAAAAAQABAD1AAAAigMAAAAA&#10;" filled="f" strokecolor="#999898" strokeweight="10209emu">
                                                                      <v:path arrowok="t" o:connecttype="custom" o:connectlocs="0,0;55,0" o:connectangles="0,0"/>
                                                                      <o:lock v:ext="edit" verticies="t"/>
                                                                    </v:polyline>
                                                                    <v:group id="Group 553" o:spid="_x0000_s1079" style="position:absolute;left:4523;top:-1120;width:0;height:728" coordorigin="4523,-1120" coordsize="0,7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SqtoxAAAANwAAAAPAAAAZHJzL2Rvd25yZXYueG1sRI9Bi8IwFITvgv8hPMGb&#10;plVcpBpFRGUPsrB1YfH2aJ5tsXkpTWzrv98sCB6HmfmGWW97U4mWGldaVhBPIxDEmdUl5wp+LsfJ&#10;EoTzyBory6TgSQ62m+FgjYm2HX9Tm/pcBAi7BBUU3teJlC4ryKCb2po4eDfbGPRBNrnUDXYBbio5&#10;i6IPabDksFBgTfuCsnv6MApOHXa7eXxoz/fb/nm9LL5+zzEpNR71uxUIT71/h1/tT61gsZzD/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SqtoxAAAANwAAAAP&#10;AAAAAAAAAAAAAAAAAKkCAABkcnMvZG93bnJldi54bWxQSwUGAAAAAAQABAD6AAAAmgMAAAAA&#10;">
                                                                      <v:polyline id="Freeform 755" o:spid="_x0000_s1080" style="position:absolute;visibility:visible;mso-wrap-style:square;v-text-anchor:top" points="9046,-2240,9046,-1512" coordsize="0,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sjRFxQAA&#10;ANwAAAAPAAAAZHJzL2Rvd25yZXYueG1sRI/dagIxFITvhb5DOAXvarb1h2U1ihQF0SLWCt6ebo67&#10;i5uTJYm6vn1TELwcZuYbZjJrTS2u5HxlWcF7LwFBnFtdcaHg8LN8S0H4gKyxtkwK7uRhNn3pTDDT&#10;9sbfdN2HQkQI+wwVlCE0mZQ+L8mg79mGOHon6wyGKF0htcNbhJtafiTJSBqsOC6U2NBnSfl5fzEK&#10;FqEenrbrwjX33w0f5aa/3X0dleq+tvMxiEBteIYf7ZVWMEwH8H8mHgE5/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uyNEXFAAAA3AAAAA8AAAAAAAAAAAAAAAAAlwIAAGRycy9k&#10;b3ducmV2LnhtbFBLBQYAAAAABAAEAPUAAACJAwAAAAA=&#10;" filled="f" strokecolor="#999898" strokeweight="10209emu">
                                                                        <v:path arrowok="t" o:connecttype="custom" o:connectlocs="0,-1120;0,-392" o:connectangles="0,0"/>
                                                                        <o:lock v:ext="edit" verticies="t"/>
                                                                      </v:polyline>
                                                                      <v:group id="Group 554" o:spid="_x0000_s1081" style="position:absolute;left:4495;top:-392;width:55;height:0" coordorigin="4495,-39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75aHxAAAANwAAAAP&#10;AAAAAAAAAAAAAAAAAKkCAABkcnMvZG93bnJldi54bWxQSwUGAAAAAAQABAD6AAAAmgMAAAAA&#10;">
                                                                        <v:polyline id="Freeform 754" o:spid="_x0000_s1082" style="position:absolute;visibility:visible;mso-wrap-style:square;v-text-anchor:top" points="8990,-784,9045,-78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DnhxQAA&#10;ANwAAAAPAAAAZHJzL2Rvd25yZXYueG1sRI/dagIxFITvhb5DOIXeabaKIlujiCCIVGFVSnt3SM7+&#10;0M3Jsonu+vamUPBymJlvmMWqt7W4UesrxwreRwkIYu1MxYWCy3k7nIPwAdlg7ZgU3MnDavkyWGBq&#10;XMcZ3U6hEBHCPkUFZQhNKqXXJVn0I9cQRy93rcUQZVtI02IX4baW4ySZSYsVx4USG9qUpH9PV6sg&#10;rK/TQ57l+ufrU2fjyeTYfe9JqbfXfv0BIlAfnuH/9s4omM5n8HcmHgG5f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6YOeHFAAAA3AAAAA8AAAAAAAAAAAAAAAAAlwIAAGRycy9k&#10;b3ducmV2LnhtbFBLBQYAAAAABAAEAPUAAACJAwAAAAA=&#10;" filled="f" strokecolor="#999898" strokeweight="10209emu">
                                                                          <v:path arrowok="t" o:connecttype="custom" o:connectlocs="0,0;55,0" o:connectangles="0,0"/>
                                                                          <o:lock v:ext="edit" verticies="t"/>
                                                                        </v:polyline>
                                                                        <v:group id="Group 555" o:spid="_x0000_s1083" style="position:absolute;left:3725;top:4;width:55;height:0" coordorigin="3725,4"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nGta8UAAADcAAAA&#10;DwAAAAAAAAAAAAAAAACpAgAAZHJzL2Rvd25yZXYueG1sUEsFBgAAAAAEAAQA+gAAAJsDAAAAAA==&#10;">
                                                                          <v:polyline id="Freeform 753" o:spid="_x0000_s1084" style="position:absolute;visibility:visible;mso-wrap-style:square;v-text-anchor:top" points="7450,8,7505,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wgIwgAA&#10;ANwAAAAPAAAAZHJzL2Rvd25yZXYueG1sRE9ba8IwFH4X/A/hDPam6RRFqlFEEGRsQusY29shOb1g&#10;c1KaaLt/vzwIPn58981usI24U+drxwrepgkIYu1MzaWCr8txsgLhA7LBxjEp+CMPu+14tMHUuJ4z&#10;uuehFDGEfYoKqhDaVEqvK7Lop64ljlzhOoshwq6UpsM+httGzpJkKS3WHBsqbOlQkb7mN6sg7G+L&#10;zyIr9O/3h85m8/m5/3knpV5fhv0aRKAhPMUP98koWKzi2ngmHgG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BLCAjCAAAA3AAAAA8AAAAAAAAAAAAAAAAAlwIAAGRycy9kb3du&#10;cmV2LnhtbFBLBQYAAAAABAAEAPUAAACGAwAAAAA=&#10;" filled="f" strokecolor="#999898" strokeweight="10209emu">
                                                                            <v:path arrowok="t" o:connecttype="custom" o:connectlocs="0,0;55,0" o:connectangles="0,0"/>
                                                                            <o:lock v:ext="edit" verticies="t"/>
                                                                          </v:polyline>
                                                                          <v:group id="Group 556" o:spid="_x0000_s1085" style="position:absolute;left:3753;top:4;width:0;height:275" coordorigin="3753,4" coordsize="0,2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yinILGAAAA3AAA&#10;AA8AAAAAAAAAAAAAAAAAqQIAAGRycy9kb3ducmV2LnhtbFBLBQYAAAAABAAEAPoAAACcAwAAAAA=&#10;">
                                                                            <v:shape id="Freeform 752" o:spid="_x0000_s1086" style="position:absolute;left:7506;top:8;width:0;height:274;visibility:visible;mso-wrap-style:square;v-text-anchor:top" coordsize="0,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jqAKwgAA&#10;ANwAAAAPAAAAZHJzL2Rvd25yZXYueG1sRE/NTgIxEL6b+A7NmHgx0MUEIwuFKGpAL4aFBxi34+6G&#10;7XTTVihv7xxMPH75/her7Hp1ohA7zwYm4wIUce1tx42Bw/5t9AgqJmSLvWcycKEIq+X11QJL68+8&#10;o1OVGiUhHEs00KY0lFrHuiWHcewHYuG+fXCYBIZG24BnCXe9vi+KB+2wY2locaB1S/Wx+nEGpnc+&#10;P+fX+uv943OzjS/HKnC8GHN7k5/moBLl9C/+c2+t+GYyX87IEdD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aOoArCAAAA3AAAAA8AAAAAAAAAAAAAAAAAlwIAAGRycy9kb3du&#10;cmV2LnhtbFBLBQYAAAAABAAEAPUAAACGAwAAAAA=&#10;" path="m0,0l0,275e" filled="f" strokecolor="#999898" strokeweight="10209emu">
                                                                              <v:path arrowok="t" o:connecttype="custom" o:connectlocs="0,4;0,278" o:connectangles="0,0"/>
                                                                              <o:lock v:ext="edit" verticies="t"/>
                                                                            </v:shape>
                                                                            <v:group id="Group 557" o:spid="_x0000_s1087" style="position:absolute;left:3725;top:278;width:55;height:0" coordorigin="3725,278"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DQZZxAAAANwAAAAPAAAAZHJzL2Rvd25yZXYueG1sRI9Bi8IwFITvwv6H8Ba8&#10;adoVZa1GEdkVDyKoC+Lt0TzbYvNSmmxb/70RBI/DzHzDzJedKUVDtSssK4iHEQji1OqCMwV/p9/B&#10;NwjnkTWWlknBnRwsFx+9OSbatnyg5ugzESDsElSQe18lUro0J4NuaCvi4F1tbdAHWWdS19gGuCnl&#10;VxRNpMGCw0KOFa1zSm/Hf6Ng02K7GsU/ze52Xd8vp/H+vItJqf5nt5qB8NT5d/jV3moF42k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XDQZZxAAAANwAAAAP&#10;AAAAAAAAAAAAAAAAAKkCAABkcnMvZG93bnJldi54bWxQSwUGAAAAAAQABAD6AAAAmgMAAAAA&#10;">
                                                                              <v:polyline id="Freeform 751" o:spid="_x0000_s1088" style="position:absolute;visibility:visible;mso-wrap-style:square;v-text-anchor:top" points="7450,556,7505,55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eqk/xgAA&#10;ANwAAAAPAAAAZHJzL2Rvd25yZXYueG1sRI/dagIxFITvC75DOIXe1WxXLLoaRYRCKbWwKtLeHZKz&#10;P7g5WTbR3b69KRS8HGbmG2a5HmwjrtT52rGCl3ECglg7U3Op4Hh4e56B8AHZYOOYFPySh/Vq9LDE&#10;zLiec7ruQykihH2GCqoQ2kxKryuy6MeuJY5e4TqLIcqulKbDPsJtI9MkeZUWa44LFba0rUif9xer&#10;IGwu012RF/rn9KnzdDL56r8/SKmnx2GzABFoCPfwf/vdKJjOU/g7E4+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0eqk/xgAAANwAAAAPAAAAAAAAAAAAAAAAAJcCAABkcnMv&#10;ZG93bnJldi54bWxQSwUGAAAAAAQABAD1AAAAigMAAAAA&#10;" filled="f" strokecolor="#999898" strokeweight="10209emu">
                                                                                <v:path arrowok="t" o:connecttype="custom" o:connectlocs="0,0;55,0" o:connectangles="0,0"/>
                                                                                <o:lock v:ext="edit" verticies="t"/>
                                                                              </v:polyline>
                                                                              <v:group id="Group 558" o:spid="_x0000_s1089" style="position:absolute;left:4495;top:42;width:55;height:0" coordorigin="4495,4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kz21xgAAANwAAAAPAAAAZHJzL2Rvd25yZXYueG1sRI9Ba8JAFITvBf/D8gre&#10;mk2UlJpmFZEqHkKhKpTeHtlnEsy+DdltEv99t1DocZiZb5h8M5lWDNS7xrKCJIpBEJdWN1wpuJz3&#10;Ty8gnEfW2FomBXdysFnPHnLMtB35g4aTr0SAsMtQQe19l0npypoMush2xMG72t6gD7KvpO5xDHDT&#10;ykUcP0uDDYeFGjva1VTeTt9GwWHEcbtM3obidt3dv87p+2eRkFLzx2n7CsLT5P/Df+2jVpCul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iTPbXGAAAA3AAA&#10;AA8AAAAAAAAAAAAAAAAAqQIAAGRycy9kb3ducmV2LnhtbFBLBQYAAAAABAAEAPoAAACcAwAAAAA=&#10;">
                                                                                <v:polyline id="Freeform 750" o:spid="_x0000_s1090" style="position:absolute;visibility:visible;mso-wrap-style:square;v-text-anchor:top" points="8990,84,9045,8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35TQxgAA&#10;ANwAAAAPAAAAZHJzL2Rvd25yZXYueG1sRI/dagIxFITvC75DOELvalatUlejSKFQSiusLUXvDsnZ&#10;H9ycLJvobt/eCAUvh5n5hllteluLC7W+cqxgPEpAEGtnKi4U/Hy/Pb2A8AHZYO2YFPyRh8168LDC&#10;1LiOM7rsQyEihH2KCsoQmlRKr0uy6EeuIY5e7lqLIcq2kKbFLsJtLSdJMpcWK44LJTb0WpI+7c9W&#10;QdieZ195luvj76fOJtPprjt8kFKPw367BBGoD/fwf/vdKJgtnuF2Jh4Bub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35TQxgAAANwAAAAPAAAAAAAAAAAAAAAAAJcCAABkcnMv&#10;ZG93bnJldi54bWxQSwUGAAAAAAQABAD1AAAAigMAAAAA&#10;" filled="f" strokecolor="#999898" strokeweight="10209emu">
                                                                                  <v:path arrowok="t" o:connecttype="custom" o:connectlocs="0,0;55,0" o:connectangles="0,0"/>
                                                                                  <o:lock v:ext="edit" verticies="t"/>
                                                                                </v:polyline>
                                                                                <v:group id="Group 559" o:spid="_x0000_s1091" style="position:absolute;left:4523;top:42;width:0;height:330" coordorigin="4523,42" coordsize="0,3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NgBaxQAAANwAAAAPAAAAZHJzL2Rvd25yZXYueG1sRI9Pa8JAFMTvBb/D8oTe&#10;6iaWFI2uIqLiQQr+AfH2yD6TYPZtyK5J/PbdQqHHYWZ+w8yXvalES40rLSuIRxEI4szqknMFl/P2&#10;YwLCeWSNlWVS8CIHy8XgbY6pth0fqT35XAQIuxQVFN7XqZQuK8igG9maOHh32xj0QTa51A12AW4q&#10;OY6iL2mw5LBQYE3rgrLH6WkU7DrsVp/xpj087uvX7Zx8Xw8xKfU+7FczEJ56/x/+a++1gmSa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DYAWsUAAADcAAAA&#10;DwAAAAAAAAAAAAAAAACpAgAAZHJzL2Rvd25yZXYueG1sUEsFBgAAAAAEAAQA+gAAAJsDAAAAAA==&#10;">
                                                                                  <v:polyline id="Freeform 749" o:spid="_x0000_s1092" style="position:absolute;visibility:visible;mso-wrap-style:square;v-text-anchor:top" points="9046,84,9046,414" coordsize="0,3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AKGxgAA&#10;ANwAAAAPAAAAZHJzL2Rvd25yZXYueG1sRI/NasMwEITvhbyD2EIuJZGbUpO6UUwwFBoChTh5gMXa&#10;2K6tlbHkn759FSj0OMzMN8wunU0rRupdbVnB8zoCQVxYXXOp4Hr5WG1BOI+ssbVMCn7IQbpfPOww&#10;0XbiM425L0WAsEtQQeV9l0jpiooMurXtiIN3s71BH2RfSt3jFOCmlZsoiqXBmsNChR1lFRVNPhgF&#10;3+PNNacn+hrjYdvMx2t+fIkzpZaP8+EdhKfZ/4f/2p9awetbDPcz4QjI/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wDAKGxgAAANwAAAAPAAAAAAAAAAAAAAAAAJcCAABkcnMv&#10;ZG93bnJldi54bWxQSwUGAAAAAAQABAD1AAAAigMAAAAA&#10;" filled="f" strokecolor="#999898" strokeweight="10209emu">
                                                                                    <v:path arrowok="t" o:connecttype="custom" o:connectlocs="0,42;0,372" o:connectangles="0,0"/>
                                                                                    <o:lock v:ext="edit" verticies="t"/>
                                                                                  </v:polyline>
                                                                                  <v:group id="Group 560" o:spid="_x0000_s1093" style="position:absolute;left:4495;top:372;width:55;height:0" coordorigin="4495,37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qDu2xgAAANwAAAAPAAAAZHJzL2Rvd25yZXYueG1sRI9Pa8JAFMTvgt9heYK3&#10;uonFaqOriLSlhyCohdLbI/tMgtm3Ibvmz7fvFgoeh5n5DbPZ9aYSLTWutKwgnkUgiDOrS84VfF3e&#10;n1YgnEfWWFkmBQM52G3How0m2nZ8ovbscxEg7BJUUHhfJ1K6rCCDbmZr4uBdbWPQB9nkUjfYBbip&#10;5DyKXqTBksNCgTUdCspu57tR8NFht3+O39r0dj0MP5fF8TuNSanppN+vQXjq/SP83/7UChavS/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eoO7bGAAAA3AAA&#10;AA8AAAAAAAAAAAAAAAAAqQIAAGRycy9kb3ducmV2LnhtbFBLBQYAAAAABAAEAPoAAACcAwAAAAA=&#10;">
                                                                                    <v:polyline id="Freeform 748" o:spid="_x0000_s1094" style="position:absolute;visibility:visible;mso-wrap-style:square;v-text-anchor:top" points="8990,744,9045,74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p7VwgAA&#10;ANwAAAAPAAAAZHJzL2Rvd25yZXYueG1sRE/LagIxFN0L/YdwC91pRkWpo1GkUCilFcaK6O6S3Hng&#10;5GaYRGf8e7MouDyc92rT21rcqPWVYwXjUQKCWDtTcaHg8Pc5fAfhA7LB2jEpuJOHzfplsMLUuI4z&#10;uu1DIWII+xQVlCE0qZRel2TRj1xDHLnctRZDhG0hTYtdDLe1nCTJXFqsODaU2NBHSfqyv1oFYXud&#10;/eZZrs/HH51NptNdd/ompd5e++0SRKA+PMX/7i+jYLaIa+OZeAT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SntXCAAAA3AAAAA8AAAAAAAAAAAAAAAAAlwIAAGRycy9kb3du&#10;cmV2LnhtbFBLBQYAAAAABAAEAPUAAACGAwAAAAA=&#10;" filled="f" strokecolor="#999898" strokeweight="10209emu">
                                                                                      <v:path arrowok="t" o:connecttype="custom" o:connectlocs="0,0;55,0" o:connectangles="0,0"/>
                                                                                      <o:lock v:ext="edit" verticies="t"/>
                                                                                    </v:polyline>
                                                                                    <v:group id="Group 561" o:spid="_x0000_s1095" style="position:absolute;left:3753;top:-751;width:770;height:608" coordorigin="3753,-751" coordsize="770,6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XsKX8UAAADcAAAA&#10;DwAAAAAAAAAAAAAAAACpAgAAZHJzL2Rvd25yZXYueG1sUEsFBgAAAAAEAAQA+gAAAJsDAAAAAA==&#10;">
                                                                                      <v:polyline id="Freeform 747" o:spid="_x0000_s1096" style="position:absolute;visibility:visible;mso-wrap-style:square;v-text-anchor:top" points="7506,-894,7516,-901,7525,-909,7535,-917,7545,-924,7555,-932,7564,-940,7574,-947,7584,-955,7594,-963,7603,-971,7613,-978,7623,-986,7632,-994,7642,-1001,7652,-1009,7662,-1017,7671,-1024,7681,-1032,7691,-1040,7701,-1047,7710,-1055,7720,-1063,7730,-1071,7740,-1078,7749,-1086,7759,-1094,7769,-1101,7779,-1109,7788,-1117,7798,-1125,7808,-1132,7818,-1140,7827,-1148,7837,-1155,7847,-1163,7857,-1171,7866,-1178,7876,-1186,7886,-1194,7896,-1201,7905,-1209,7915,-1217,7925,-1224,7935,-1232,7944,-1240,7954,-1248,7964,-1255,7973,-1263,7983,-1271,7993,-1278,8003,-1286,8012,-1294,8022,-1302,8032,-1309,8042,-1317,8051,-1325,8061,-1332,8071,-1340,8081,-1348,8090,-1355,8100,-1363,8110,-1371,8120,-1378,8129,-1386,8139,-1394,8149,-1402,8159,-1409,8168,-1417,8178,-1425,8188,-1432,8198,-1440,8207,-1448,8217,-1455,8227,-1463,8237,-1471,8246,-1479,8256,-1486,8266,-1494,8276,-1502" coordsize="770,6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f52bwAAA&#10;ANwAAAAPAAAAZHJzL2Rvd25yZXYueG1sRE89a8MwEN0L/Q/iCl1MLKVQtziWTQiEdm3SpdthXWQT&#10;62QsJbb/fTUUOj7ed9UsbhB3mkLvWcM2VyCIW296thq+z8fNO4gQkQ0OnknDSgGa+vGhwtL4mb/o&#10;fopWpBAOJWroYhxLKUPbkcOQ+5E4cRc/OYwJTlaaCecU7gb5olQhHfacGjoc6dBRez3dnIY3N7RF&#10;Zo05/2zjqrLX7MMa0vr5adnvQERa4r/4z/1pNBQqzU9n0hGQ9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f52bwAAAANwAAAAPAAAAAAAAAAAAAAAAAJcCAABkcnMvZG93bnJl&#10;di54bWxQSwUGAAAAAAQABAD1AAAAhAMAAAAA&#10;" filled="f" strokecolor="#f8766c" strokeweight="10209emu">
                                                                                        <v:stroke dashstyle="longDash"/>
                                                                                        <v:path arrowok="t" o:connecttype="custom" o:connectlocs="10,-150;29,-166;49,-181;68,-196;88,-212;107,-227;126,-243;146,-258;165,-273;185,-289;204,-304;224,-320;243,-335;263,-350;282,-366;302,-381;321,-397;341,-412;360,-427;380,-443;399,-458;419,-473;438,-489;458,-504;477,-520;497,-535;516,-551;536,-566;555,-581;575,-597;594,-612;614,-627;633,-643;653,-658;672,-674;692,-689;711,-704;731,-720;750,-735;770,-751" o:connectangles="0,0,0,0,0,0,0,0,0,0,0,0,0,0,0,0,0,0,0,0,0,0,0,0,0,0,0,0,0,0,0,0,0,0,0,0,0,0,0,0"/>
                                                                                        <o:lock v:ext="edit" verticies="t"/>
                                                                                      </v:polyline>
                                                                                      <v:group id="Group 562" o:spid="_x0000_s1097" style="position:absolute;left:3753;top:149;width:770;height:67" coordorigin="3753,149" coordsize="770,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Qi8qLGAAAA3AAA&#10;AA8AAAAAAAAAAAAAAAAAqQIAAGRycy9kb3ducmV2LnhtbFBLBQYAAAAABAAEAPoAAACcAwAAAAA=&#10;">
                                                                                        <v:polyline id="Freeform 746" o:spid="_x0000_s1098" style="position:absolute;visibility:visible;mso-wrap-style:square;v-text-anchor:top" points="7506,298,7516,299,7525,300,7535,301,7545,302,7555,303,7564,304,7574,304,7584,305,7594,306,7603,307,7613,308,7623,309,7632,310,7642,310,7652,311,7662,312,7671,313,7681,314,7691,315,7701,315,7710,316,7720,317,7730,318,7740,319,7749,320,7759,321,7769,321,7779,322,7788,323,7798,324,7808,325,7818,326,7827,327,7837,327,7847,328,7857,329,7866,330,7876,331,7886,332,7896,332,7905,333,7915,334,7925,335,7935,336,7944,337,7954,338,7964,338,7973,339,7983,340,7993,341,8003,342,8012,343,8022,344,8032,344,8042,345,8051,346,8061,347,8071,348,8081,349,8090,349,8100,350,8110,351,8120,352,8129,353,8139,354,8149,355,8159,355,8168,356,8178,357,8188,358,8198,359,8207,360,8217,360,8227,361,8237,362,8246,363,8256,364,8266,365,8276,365" coordsize="770,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7pvxAAA&#10;ANwAAAAPAAAAZHJzL2Rvd25yZXYueG1sRI9BawIxFITvQv9DeAVvmuhBytYoVWgRRIq2pXh7bJ6b&#10;xeRlSaJu/30jFHocZuYbZr7svRNXiqkNrGEyViCI62BabjR8fryOnkCkjGzQBSYNP5RguXgYzLEy&#10;4cZ7uh5yIwqEU4UabM5dJWWqLXlM49ARF+8UosdcZGykiXgrcO/kVKmZ9NhyWbDY0dpSfT5cvIbj&#10;cRV37utbTU78JpVb99v3rdV6+Ni/PIPI1Of/8F97YzTM1BTuZ8oRk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Iu6b8QAAADcAAAADwAAAAAAAAAAAAAAAACXAgAAZHJzL2Rv&#10;d25yZXYueG1sUEsFBgAAAAAEAAQA9QAAAIgDAAAAAA==&#10;" filled="f" strokecolor="#c67bfe" strokeweight="10209emu">
                                                                                          <v:stroke dashstyle="longDash"/>
                                                                                          <v:path arrowok="t" o:connecttype="custom" o:connectlocs="10,150;29,152;49,154;68,155;88,157;107,159;126,161;146,162;165,164;185,166;204,167;224,169;243,171;263,172;282,174;302,176;321,178;341,179;360,181;380,183;399,184;419,186;438,188;458,189;477,191;497,193;516,195;536,196;555,198;575,200;594,201;614,203;633,205;653,206;672,208;692,210;711,211;731,213;750,215;770,216" o:connectangles="0,0,0,0,0,0,0,0,0,0,0,0,0,0,0,0,0,0,0,0,0,0,0,0,0,0,0,0,0,0,0,0,0,0,0,0,0,0,0,0"/>
                                                                                          <o:lock v:ext="edit" verticies="t"/>
                                                                                        </v:polyline>
                                                                                        <v:group id="Group 563" o:spid="_x0000_s1099" style="position:absolute;left:3600;top:-1472;width:2153;height:2274" coordorigin="3600,-1472" coordsize="2153,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vMlOxAAAANwAAAAP&#10;AAAAAAAAAAAAAAAAAKkCAABkcnMvZG93bnJldi54bWxQSwUGAAAAAAQABAD6AAAAmgMAAAAA&#10;">
                                                                                          <v:polyline id="Freeform 745" o:spid="_x0000_s1100" style="position:absolute;visibility:visible;mso-wrap-style:square;v-text-anchor:top" points="9353,-2944,7200,-2944,7200,-670,9353,-670,9353,-2944" coordsize="2153,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cHoSxgAA&#10;ANwAAAAPAAAAZHJzL2Rvd25yZXYueG1sRI9Ba8JAFITvBf/D8oReim5sqkh0FbEIkdJCouD1kX0m&#10;wezbkN2a+O+7hUKPw8x8w6y3g2nEnTpXW1Ywm0YgiAuray4VnE+HyRKE88gaG8uk4EEOtpvR0xoT&#10;bXvO6J77UgQIuwQVVN63iZSuqMigm9qWOHhX2xn0QXal1B32AW4a+RpFC2mw5rBQYUv7iopb/m0U&#10;fN4Gjl8uy3SW7dLDe/yYf3wdj0o9j4fdCoSnwf+H/9qpVrCI3uD3TDgCcvM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cHoSxgAAANwAAAAPAAAAAAAAAAAAAAAAAJcCAABkcnMv&#10;ZG93bnJldi54bWxQSwUGAAAAAAQABAD1AAAAigMAAAAA&#10;" filled="f" strokecolor="#7f7e7e" strokeweight="10209emu">
                                                                                            <v:path arrowok="t" o:connecttype="custom" o:connectlocs="2153,-1472;0,-1472;0,802;2153,802;2153,-1472" o:connectangles="0,0,0,0,0"/>
                                                                                            <o:lock v:ext="edit" verticies="t"/>
                                                                                          </v:polyline>
                                                                                          <v:group id="Group 564" o:spid="_x0000_s1101" style="position:absolute;left:5808;top:508;width:2153;height:0" coordorigin="5808,508"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GfShxAAAANwAAAAPAAAAZHJzL2Rvd25yZXYueG1sRI9Bi8IwFITvgv8hPMGb&#10;pt1Fka5RRNbFgwjWhWVvj+bZFpuX0sS2/nsjCB6HmfmGWa57U4mWGldaVhBPIxDEmdUl5wp+z7vJ&#10;AoTzyBory6TgTg7Wq+FgiYm2HZ+oTX0uAoRdggoK7+tESpcVZNBNbU0cvIttDPogm1zqBrsAN5X8&#10;iKK5NFhyWCiwpm1B2TW9GQU/HXabz/i7PVwv2/v/eXb8O8Sk1HjUb75AeOr9O/xq77WCeTSD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bGfShxAAAANwAAAAP&#10;AAAAAAAAAAAAAAAAAKkCAABkcnMvZG93bnJldi54bWxQSwUGAAAAAAQABAD6AAAAmgMAAAAA&#10;">
                                                                                            <v:polyline id="Freeform 744" o:spid="_x0000_s1102" style="position:absolute;visibility:visible;mso-wrap-style:square;v-text-anchor:top" points="13769,1016,11616,101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8WA4xgAA&#10;ANwAAAAPAAAAZHJzL2Rvd25yZXYueG1sRI9Pa8JAFMTvQr/D8gpeRDcKDRJdRQRFKdb65+LtmX0m&#10;wezbkF1j/PbdQqHHYWZ+w0znrSlFQ7UrLCsYDiIQxKnVBWcKzqdVfwzCeWSNpWVS8CIH89lbZ4qJ&#10;tk8+UHP0mQgQdgkqyL2vEildmpNBN7AVcfButjbog6wzqWt8Brgp5SiKYmmw4LCQY0XLnNL78WEU&#10;fNxv32u3u25X+x59Xr7WjRuPGqW67+1iAsJT6//Df+2NVhBHMfyeCUdAz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8WA4xgAAANwAAAAPAAAAAAAAAAAAAAAAAJcCAABkcnMv&#10;ZG93bnJldi54bWxQSwUGAAAAAAQABAD1AAAAigMAAAAA&#10;" filled="f" strokecolor="#f9f9f9" strokeweight="10209emu">
                                                                                              <v:path arrowok="t" o:connecttype="custom" o:connectlocs="2153,0;0,0" o:connectangles="0,0"/>
                                                                                              <o:lock v:ext="edit" verticies="t"/>
                                                                                            </v:polyline>
                                                                                            <v:polyline id="Freeform 743" o:spid="_x0000_s1103" style="position:absolute;visibility:visible;mso-wrap-style:square;v-text-anchor:top" points="11616,1016,13769,101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vcWjxwAA&#10;ANwAAAAPAAAAZHJzL2Rvd25yZXYueG1sRI9ba8JAFITfC/6H5RT6InWjoIY0q4igtIiX2r707TR7&#10;csHs2ZDdxvTfdwWhj8PMfMOky97UoqPWVZYVjEcRCOLM6ooLBZ8fm+cYhPPIGmvLpOCXHCwXg4cU&#10;E22v/E7d2RciQNglqKD0vkmkdFlJBt3INsTBy21r0AfZFlK3eA1wU8tJFM2kwYrDQokNrUvKLucf&#10;o2B6yU9bt/9+2xyHtPs6bDsXTzqlnh771QsIT73/D9/br1rBLJrD7Uw4AnLx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OL3Fo8cAAADcAAAADwAAAAAAAAAAAAAAAACXAgAAZHJz&#10;L2Rvd25yZXYueG1sUEsFBgAAAAAEAAQA9QAAAIsDAAAAAA==&#10;" filled="f" strokecolor="#f9f9f9" strokeweight="10209emu">
                                                                                              <v:path arrowok="t" o:connecttype="custom" o:connectlocs="0,0;2153,0" o:connectangles="0,0"/>
                                                                                              <o:lock v:ext="edit" verticies="t"/>
                                                                                            </v:polyline>
                                                                                            <v:group id="Group 565" o:spid="_x0000_s1104" style="position:absolute;left:5808;top:93;width:2153;height:0" coordorigin="5808,93"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UYWz/DAAAA3AAAAA8A&#10;AAAAAAAAAAAAAAAAqQIAAGRycy9kb3ducmV2LnhtbFBLBQYAAAAABAAEAPoAAACZAwAAAAA=&#10;">
                                                                                              <v:polyline id="Freeform 742" o:spid="_x0000_s1105" style="position:absolute;visibility:visible;mso-wrap-style:square;v-text-anchor:top" points="13769,186,11616,18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vRKxwAA&#10;ANwAAAAPAAAAZHJzL2Rvd25yZXYueG1sRI9Pa8JAFMTvgt9heUIvUjcVFBvdiAiKUlqt9eLtmX35&#10;g9m3IbvG9Nt3C4Ueh5n5DbNYdqYSLTWutKzgZRSBIE6tLjlXcP7aPM9AOI+ssbJMCr7JwTLp9xYY&#10;a/vgT2pPPhcBwi5GBYX3dSylSwsy6Ea2Jg5eZhuDPsgml7rBR4CbSo6jaCoNlhwWCqxpXVB6O92N&#10;gsktO27d+3W/OQzp7fKxbd1s3Cr1NOhWcxCeOv8f/mvvtIJp9Aq/Z8IRkMk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70SscAAADcAAAADwAAAAAAAAAAAAAAAACXAgAAZHJz&#10;L2Rvd25yZXYueG1sUEsFBgAAAAAEAAQA9QAAAIsDAAAAAA==&#10;" filled="f" strokecolor="#f9f9f9" strokeweight="10209emu">
                                                                                                <v:path arrowok="t" o:connecttype="custom" o:connectlocs="2153,0;0,0" o:connectangles="0,0"/>
                                                                                                <o:lock v:ext="edit" verticies="t"/>
                                                                                              </v:polyline>
                                                                                              <v:polyline id="Freeform 741" o:spid="_x0000_s1106" style="position:absolute;visibility:visible;mso-wrap-style:square;v-text-anchor:top" points="11616,186,13769,18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csKwQAA&#10;ANwAAAAPAAAAZHJzL2Rvd25yZXYueG1sRE/LisIwFN0L/kO4wmwGTRVGpBpFBGVk8O3G3bW5tsXm&#10;pjSx1r83iwGXh/OezBpTiJoql1tW0O9FIIgTq3NOFZxPy+4IhPPIGgvLpOBFDmbTdmuCsbZPPlB9&#10;9KkIIexiVJB5X8ZSuiQjg65nS+LA3Wxl0AdYpVJX+AzhppCDKBpKgzmHhgxLWmSU3I8Po+Dnftuv&#10;3Oa6Xu6+6e+yXdVuNKiV+uo08zEIT43/iP/dv1rBsB/mhzPhCMjp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o3LCsEAAADcAAAADwAAAAAAAAAAAAAAAACXAgAAZHJzL2Rvd25y&#10;ZXYueG1sUEsFBgAAAAAEAAQA9QAAAIUDAAAAAA==&#10;" filled="f" strokecolor="#f9f9f9" strokeweight="10209emu">
                                                                                                <v:path arrowok="t" o:connecttype="custom" o:connectlocs="0,0;2153,0" o:connectangles="0,0"/>
                                                                                                <o:lock v:ext="edit" verticies="t"/>
                                                                                              </v:polyline>
                                                                                              <v:group id="Group 566" o:spid="_x0000_s1107" style="position:absolute;left:5808;top:-321;width:2153;height:0" coordorigin="5808,-321"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ftkf8UAAADcAAAA&#10;DwAAAAAAAAAAAAAAAACpAgAAZHJzL2Rvd25yZXYueG1sUEsFBgAAAAAEAAQA+gAAAJsDAAAAAA==&#10;">
                                                                                                <v:polyline id="Freeform 740" o:spid="_x0000_s1108" style="position:absolute;visibility:visible;mso-wrap-style:square;v-text-anchor:top" points="13769,-642,11616,-642"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E/DmxwAA&#10;ANwAAAAPAAAAZHJzL2Rvd25yZXYueG1sRI9Pa8JAFMTvhX6H5Qleim4MVCS6ESkoltLaRi+9vWZf&#10;/mD2bchuY/rtXaHgcZiZ3zCr9WAa0VPnassKZtMIBHFudc2lgtNxO1mAcB5ZY2OZFPyRg3X6+LDC&#10;RNsLf1Gf+VIECLsEFVTet4mULq/IoJvaljh4he0M+iC7UuoOLwFuGhlH0VwarDksVNjSS0X5Ofs1&#10;Cp7PxefOvf+8bg9P9Pb9sevdIu6VGo+GzRKEp8Hfw//tvVYwn8VwOxOOgEy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RPw5scAAADcAAAADwAAAAAAAAAAAAAAAACXAgAAZHJz&#10;L2Rvd25yZXYueG1sUEsFBgAAAAAEAAQA9QAAAIsDAAAAAA==&#10;" filled="f" strokecolor="#f9f9f9" strokeweight="10209emu">
                                                                                                  <v:path arrowok="t" o:connecttype="custom" o:connectlocs="2153,0;0,0" o:connectangles="0,0"/>
                                                                                                  <o:lock v:ext="edit" verticies="t"/>
                                                                                                </v:polyline>
                                                                                                <v:polyline id="Freeform 739" o:spid="_x0000_s1109" style="position:absolute;visibility:visible;mso-wrap-style:square;v-text-anchor:top" points="11616,-642,13769,-642"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X1V9xgAA&#10;ANwAAAAPAAAAZHJzL2Rvd25yZXYueG1sRI9Ba8JAFITvhf6H5RW8FN2oKCF1FREURaqt9tLba/aZ&#10;BLNvQ3aN8d+7BcHjMDPfMJNZa0rRUO0Kywr6vQgEcWp1wZmCn+OyG4NwHlljaZkU3MjBbPr6MsFE&#10;2yt/U3PwmQgQdgkqyL2vEildmpNB17MVcfBOtjbog6wzqWu8Brgp5SCKxtJgwWEhx4oWOaXnw8Uo&#10;GJ1PXyv3+bdZ7t9p+7tbNS4eNEp13tr5BwhPrX+GH+21VjDuD+H/TDgCcno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X1V9xgAAANwAAAAPAAAAAAAAAAAAAAAAAJcCAABkcnMv&#10;ZG93bnJldi54bWxQSwUGAAAAAAQABAD1AAAAigMAAAAA&#10;" filled="f" strokecolor="#f9f9f9" strokeweight="10209emu">
                                                                                                  <v:path arrowok="t" o:connecttype="custom" o:connectlocs="0,0;2153,0" o:connectangles="0,0"/>
                                                                                                  <o:lock v:ext="edit" verticies="t"/>
                                                                                                </v:polyline>
                                                                                                <v:group id="Group 567" o:spid="_x0000_s1110" style="position:absolute;left:5808;top:-735;width:2153;height:0" coordorigin="5808,-735"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GMx+fGAAAA3AAA&#10;AA8AAAAAAAAAAAAAAAAAqQIAAGRycy9kb3ducmV2LnhtbFBLBQYAAAAABAAEAPoAAACcAwAAAAA=&#10;">
                                                                                                  <v:polyline id="Freeform 738" o:spid="_x0000_s1111" style="position:absolute;visibility:visible;mso-wrap-style:square;v-text-anchor:top" points="13769,-1470,11616,-147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miSxwAA&#10;ANwAAAAPAAAAZHJzL2Rvd25yZXYueG1sRI9Ba8JAFITvQv/D8gq9SN0koEjqKqWgVKTaqpfeXrPP&#10;JCT7NmS3SfrvXUHocZiZb5jFajC16Kh1pWUF8SQCQZxZXXKu4HxaP89BOI+ssbZMCv7IwWr5MFpg&#10;qm3PX9QdfS4ChF2KCgrvm1RKlxVk0E1sQxy8i20N+iDbXOoW+wA3tUyiaCYNlhwWCmzoraCsOv4a&#10;BdPq8rlxHz/b9WFMu+/9pnPzpFPq6XF4fQHhafD/4Xv7XSuYxVO4nQlHQC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vpokscAAADcAAAADwAAAAAAAAAAAAAAAACXAgAAZHJz&#10;L2Rvd25yZXYueG1sUEsFBgAAAAAEAAQA9QAAAIsDAAAAAA==&#10;" filled="f" strokecolor="#f9f9f9" strokeweight="10209emu">
                                                                                                    <v:path arrowok="t" o:connecttype="custom" o:connectlocs="2153,0;0,0" o:connectangles="0,0"/>
                                                                                                    <o:lock v:ext="edit" verticies="t"/>
                                                                                                  </v:polyline>
                                                                                                  <v:polyline id="Freeform 737" o:spid="_x0000_s1112" style="position:absolute;visibility:visible;mso-wrap-style:square;v-text-anchor:top" points="11616,-1470,13769,-147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KPblxgAA&#10;ANwAAAAPAAAAZHJzL2Rvd25yZXYueG1sRI9Pa8JAFMTvBb/D8gq9lLpRMEh0lSIoFal/Ui/entln&#10;Esy+Ddk1pt++WxA8DjPzG2Y670wlWmpcaVnBoB+BIM6sLjlXcPxZfoxBOI+ssbJMCn7JwXzWe5li&#10;ou2dD9SmPhcBwi5BBYX3dSKlywoy6Pq2Jg7exTYGfZBNLnWD9wA3lRxGUSwNlhwWCqxpUVB2TW9G&#10;weh62a/c93m93L3T5rRdtW48bJV6e+0+JyA8df4ZfrS/tIJ4EMP/mXAE5Ow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KPblxgAAANwAAAAPAAAAAAAAAAAAAAAAAJcCAABkcnMv&#10;ZG93bnJldi54bWxQSwUGAAAAAAQABAD1AAAAigMAAAAA&#10;" filled="f" strokecolor="#f9f9f9" strokeweight="10209emu">
                                                                                                    <v:path arrowok="t" o:connecttype="custom" o:connectlocs="0,0;2153,0" o:connectangles="0,0"/>
                                                                                                    <o:lock v:ext="edit" verticies="t"/>
                                                                                                  </v:polyline>
                                                                                                  <v:group id="Group 568" o:spid="_x0000_s1113" style="position:absolute;left:5808;top:-1150;width:2153;height:0" coordorigin="5808,-1150"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XlmQxgAAANwAAAAPAAAAZHJzL2Rvd25yZXYueG1sRI9Pa8JAFMTvhX6H5RV6&#10;M5u0aCVmFZG29BAEtSDeHtlnEsy+Ddlt/nx7t1DocZiZ3zDZZjSN6KlztWUFSRSDIC6srrlU8H36&#10;mC1BOI+ssbFMCiZysFk/PmSYajvwgfqjL0WAsEtRQeV9m0rpiooMusi2xMG72s6gD7Irpe5wCHDT&#10;yJc4XkiDNYeFClvaVVTcjj9GweeAw/Y1ee/z23U3XU7z/TlPSKnnp3G7AuFp9P/hv/aXVrBI3u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FeWZDGAAAA3AAA&#10;AA8AAAAAAAAAAAAAAAAAqQIAAGRycy9kb3ducmV2LnhtbFBLBQYAAAAABAAEAPoAAACcAwAAAAA=&#10;">
                                                                                                    <v:polyline id="Freeform 736" o:spid="_x0000_s1114" style="position:absolute;visibility:visible;mso-wrap-style:square;v-text-anchor:top" points="13769,-2300,11616,-230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8cMwQAA&#10;ANwAAAAPAAAAZHJzL2Rvd25yZXYueG1sRE/LisIwFN0L/kO4wmwGTRVGpBpFBGVk8O3G3bW5tsXm&#10;pjSx1r83iwGXh/OezBpTiJoql1tW0O9FIIgTq3NOFZxPy+4IhPPIGgvLpOBFDmbTdmuCsbZPPlB9&#10;9KkIIexiVJB5X8ZSuiQjg65nS+LA3Wxl0AdYpVJX+AzhppCDKBpKgzmHhgxLWmSU3I8Po+Dnftuv&#10;3Oa6Xu6+6e+yXdVuNKiV+uo08zEIT43/iP/dv1rBsB/WhjPhCMjp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PvHDMEAAADcAAAADwAAAAAAAAAAAAAAAACXAgAAZHJzL2Rvd25y&#10;ZXYueG1sUEsFBgAAAAAEAAQA9QAAAIUDAAAAAA==&#10;" filled="f" strokecolor="#f9f9f9" strokeweight="10209emu">
                                                                                                      <v:path arrowok="t" o:connecttype="custom" o:connectlocs="2153,0;0,0" o:connectangles="0,0"/>
                                                                                                      <o:lock v:ext="edit" verticies="t"/>
                                                                                                    </v:polyline>
                                                                                                    <v:polyline id="Freeform 735" o:spid="_x0000_s1115" style="position:absolute;visibility:visible;mso-wrap-style:square;v-text-anchor:top" points="11616,-2300,13769,-230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t2KXxgAA&#10;ANwAAAAPAAAAZHJzL2Rvd25yZXYueG1sRI9Ba8JAFITvhf6H5RV6KbpRUDS6SikoilTb6MXba/aZ&#10;BLNvQ3aN8d+7QsHjMDPfMNN5a0rRUO0Kywp63QgEcWp1wZmCw37RGYFwHlljaZkU3MjBfPb6MsVY&#10;2yv/UpP4TAQIuxgV5N5XsZQuzcmg69qKOHgnWxv0QdaZ1DVeA9yUsh9FQ2mw4LCQY0VfOaXn5GIU&#10;DM6nn6X7/lsvdh+0OW6XjRv1G6Xe39rPCQhPrX+G/9srrWDYG8PjTDgCcn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t2KXxgAAANwAAAAPAAAAAAAAAAAAAAAAAJcCAABkcnMv&#10;ZG93bnJldi54bWxQSwUGAAAAAAQABAD1AAAAigMAAAAA&#10;" filled="f" strokecolor="#f9f9f9" strokeweight="10209emu">
                                                                                                      <v:path arrowok="t" o:connecttype="custom" o:connectlocs="0,0;2153,0" o:connectangles="0,0"/>
                                                                                                      <o:lock v:ext="edit" verticies="t"/>
                                                                                                    </v:polyline>
                                                                                                    <v:group id="Group 569" o:spid="_x0000_s1116" style="position:absolute;left:6153;top:-1472;width:0;height:2274" coordorigin="6153,-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2wtZwwAAANwAAAAPAAAAZHJzL2Rvd25yZXYueG1sRE9Na8JAEL0X+h+WEXqr&#10;m1gMEl2DSC09BKEqlN6G7JiEZGdDdk3iv3cPQo+P973JJtOKgXpXW1YQzyMQxIXVNZcKLufD+wqE&#10;88gaW8uk4E4Osu3rywZTbUf+oeHkSxFC2KWooPK+S6V0RUUG3dx2xIG72t6gD7Avpe5xDOGmlYso&#10;SqTBmkNDhR3tKyqa080o+Bpx3H3En0PeXPf3v/Py+JvHpNTbbNqtQXia/L/46f7WCpJFmB/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DbC1nDAAAA3AAAAA8A&#10;AAAAAAAAAAAAAAAAqQIAAGRycy9kb3ducmV2LnhtbFBLBQYAAAAABAAEAPoAAACZAwAAAAA=&#10;">
                                                                                                      <v:polyline id="Freeform 734" o:spid="_x0000_s1117" style="position:absolute;visibility:visible;mso-wrap-style:square;v-text-anchor:top" points="12306,-2944,12306,-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oX1BwwAA&#10;ANwAAAAPAAAAZHJzL2Rvd25yZXYueG1sRI9La8JAFIX3Qv/DcAvd6cQsgqSO0gfaQlca6fqSuU1C&#10;M3fCzFWjv75TEFwezuPjLNej69WJQuw8G5jPMlDEtbcdNwYO1Wa6ABUF2WLvmQxcKMJ69TBZYmn9&#10;mXd02kuj0gjHEg20IkOpdaxbchhnfiBO3o8PDiXJ0Ggb8JzGXa/zLCu0w44TocWB3lqqf/dHlyCd&#10;bF6rL339LmhX5Yvth4R3NubpcXx5BiU0yj18a39aA0U+h/8z6Qjo1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oX1BwwAAANwAAAAPAAAAAAAAAAAAAAAAAJcCAABkcnMvZG93&#10;bnJldi54bWxQSwUGAAAAAAQABAD1AAAAhwMAAAAA&#10;" filled="f" strokecolor="#f9f9f9" strokeweight="10209emu">
                                                                                                        <v:path arrowok="t" o:connecttype="custom" o:connectlocs="0,-1472;0,802" o:connectangles="0,0"/>
                                                                                                        <o:lock v:ext="edit" verticies="t"/>
                                                                                                      </v:polyline>
                                                                                                      <v:group id="Group 570" o:spid="_x0000_s1118" style="position:absolute;left:6538;top:-1472;width:0;height:2274" coordorigin="6538,-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TC1xAAAANwAAAAPAAAAZHJzL2Rvd25yZXYueG1sRI9Bi8IwFITvC/6H8ARv&#10;a9rKilSjiKh4kIVVQbw9mmdbbF5KE9v6783Cwh6HmfmGWax6U4mWGldaVhCPIxDEmdUl5wou593n&#10;DITzyBory6TgRQ5Wy8HHAlNtO/6h9uRzESDsUlRQeF+nUrqsIINubGvi4N1tY9AH2eRSN9gFuKlk&#10;EkVTabDksFBgTZuCssfpaRTsO+zWk3jbHh/3zet2/vq+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RTC1xAAAANwAAAAP&#10;AAAAAAAAAAAAAAAAAKkCAABkcnMvZG93bnJldi54bWxQSwUGAAAAAAQABAD6AAAAmgMAAAAA&#10;">
                                                                                                        <v:polyline id="Freeform 733" o:spid="_x0000_s1119" style="position:absolute;visibility:visible;mso-wrap-style:square;v-text-anchor:top" points="13076,-2944,13076,-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P0atwwAA&#10;ANwAAAAPAAAAZHJzL2Rvd25yZXYueG1sRI9ba8JAEIXfC/0PyxT6VjeNECR1lV5QCz5ppM9DdpqE&#10;ZmfD7lRTf31XEHw8nMvHmS9H16sjhdh5NvA8yUAR19523Bg4VKunGagoyBZ7z2TgjyIsF/d3cyyt&#10;P/GOjntpVBrhWKKBVmQotY51Sw7jxA/Eyfv2waEkGRptA57SuOt1nmWFdthxIrQ40HtL9c/+1yVI&#10;J6u3aqvPXwXtqny23kj4YGMeH8bXF1BCo9zC1/anNVDkU7icSUdAL/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P0atwwAAANwAAAAPAAAAAAAAAAAAAAAAAJcCAABkcnMvZG93&#10;bnJldi54bWxQSwUGAAAAAAQABAD1AAAAhwMAAAAA&#10;" filled="f" strokecolor="#f9f9f9" strokeweight="10209emu">
                                                                                                          <v:path arrowok="t" o:connecttype="custom" o:connectlocs="0,-1472;0,802" o:connectangles="0,0"/>
                                                                                                          <o:lock v:ext="edit" verticies="t"/>
                                                                                                        </v:polyline>
                                                                                                        <v:group id="Group 571" o:spid="_x0000_s1120" style="position:absolute;left:7269;top:-1472;width:0;height:2274" coordorigin="7269,-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4A1axQAAANwAAAAPAAAAZHJzL2Rvd25yZXYueG1sRI9Bi8IwFITvwv6H8IS9&#10;aVpXZalGEVmXPYigLoi3R/Nsi81LaWJb/70RBI/DzHzDzJedKUVDtSssK4iHEQji1OqCMwX/x83g&#10;G4TzyBpLy6TgTg6Wi4/eHBNtW95Tc/CZCBB2CSrIva8SKV2ak0E3tBVx8C62NuiDrDOpa2wD3JRy&#10;FEVTabDgsJBjReuc0uvhZhT8ttiuvuKfZnu9rO/n42R32sak1Ge/W81AeOr8O/xq/2kF09E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ANWsUAAADcAAAA&#10;DwAAAAAAAAAAAAAAAACpAgAAZHJzL2Rvd25yZXYueG1sUEsFBgAAAAAEAAQA+gAAAJsDAAAAAA==&#10;">
                                                                                                          <v:polyline id="Freeform 732" o:spid="_x0000_s1121" style="position:absolute;visibility:visible;mso-wrap-style:square;v-text-anchor:top" points="14538,-2944,14538,-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mntCwwAA&#10;ANwAAAAPAAAAZHJzL2Rvd25yZXYueG1sRI9ba8JAEIXfC/0PyxT6VjcNGCR1lV5QCz5ppM9DdpqE&#10;ZmfD7lRTf31XEHw8nMvHmS9H16sjhdh5NvA8yUAR19523Bg4VKunGagoyBZ7z2TgjyIsF/d3cyyt&#10;P/GOjntpVBrhWKKBVmQotY51Sw7jxA/Eyfv2waEkGRptA57SuOt1nmWFdthxIrQ40HtL9c/+1yVI&#10;J6u3aqvPXwXtqny23kj4YGMeH8bXF1BCo9zC1/anNVDkU7icSUdAL/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mntCwwAAANwAAAAPAAAAAAAAAAAAAAAAAJcCAABkcnMvZG93&#10;bnJldi54bWxQSwUGAAAAAAQABAD1AAAAhwMAAAAA&#10;" filled="f" strokecolor="#f9f9f9" strokeweight="10209emu">
                                                                                                            <v:path arrowok="t" o:connecttype="custom" o:connectlocs="0,-1472;0,802" o:connectangles="0,0"/>
                                                                                                            <o:lock v:ext="edit" verticies="t"/>
                                                                                                          </v:polyline>
                                                                                                          <v:group id="Group 572" o:spid="_x0000_s1122" style="position:absolute;left:5808;top:715;width:2153;height:0" coordorigin="5808,715"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fja2xAAAANwAAAAPAAAAZHJzL2Rvd25yZXYueG1sRI9Bi8IwFITvC/6H8IS9&#10;rWldLFKNIqKyBxFWBfH2aJ5tsXkpTWzrv98Iwh6HmfmGmS97U4mWGldaVhCPIhDEmdUl5wrOp+3X&#10;FITzyBory6TgSQ6Wi8HHHFNtO/6l9uhzESDsUlRQeF+nUrqsIINuZGvi4N1sY9AH2eRSN9gFuKnk&#10;OIoSabDksFBgTeuCsvvxYRTsOuxW3/Gm3d9v6+f1NDlc9jEp9TnsVzMQnnr/H363f7SCZJz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gfja2xAAAANwAAAAP&#10;AAAAAAAAAAAAAAAAAKkCAABkcnMvZG93bnJldi54bWxQSwUGAAAAAAQABAD6AAAAmgMAAAAA&#10;">
                                                                                                            <v:polyline id="Freeform 731" o:spid="_x0000_s1123" style="position:absolute;visibility:visible;mso-wrap-style:square;v-text-anchor:top" points="13769,1430,11616,143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JvE7wwAA&#10;ANwAAAAPAAAAZHJzL2Rvd25yZXYueG1sRI/disIwFITvhX2HcBa801RBXbpGEUER9sK/fYCzzbEp&#10;NieliW3dpzeC4OUwM98w82VnS9FQ7QvHCkbDBARx5nTBuYLf82bwBcIHZI2lY1JwJw/LxUdvjql2&#10;LR+pOYVcRAj7FBWYEKpUSp8ZsuiHriKO3sXVFkOUdS51jW2E21KOk2QqLRYcFwxWtDaUXU83q+A/&#10;2/7Jw8TR3vgfOzOTJtzavVL9z271DSJQF97hV3unFUzHM3ieiUd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JvE7wwAAANwAAAAPAAAAAAAAAAAAAAAAAJcCAABkcnMvZG93&#10;bnJldi54bWxQSwUGAAAAAAQABAD1AAAAhwMAAAAA&#10;" filled="f" strokecolor="#e5e4e4" strokeweight="4141emu">
                                                                                                              <v:path arrowok="t" o:connecttype="custom" o:connectlocs="2153,0;0,0" o:connectangles="0,0"/>
                                                                                                              <o:lock v:ext="edit" verticies="t"/>
                                                                                                            </v:polyline>
                                                                                                            <v:polyline id="Freeform 730" o:spid="_x0000_s1124" style="position:absolute;visibility:visible;mso-wrap-style:square;v-text-anchor:top" points="11616,1430,13769,1430"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WVJwgAA&#10;ANwAAAAPAAAAZHJzL2Rvd25yZXYueG1sRE/dasIwFL4X9g7hDHZn0wmt0jXKGGwMvHBWH+CsOWvK&#10;mpPSxLbz6c2FsMuP77/czbYTIw2+dazgOUlBENdOt9woOJ/elxsQPiBr7ByTgj/ysNs+LEostJv4&#10;SGMVGhFD2BeowITQF1L62pBFn7ieOHI/brAYIhwaqQecYrjt5CpNc2mx5dhgsKc3Q/VvdbEKrvXH&#10;t/zKHB2M39u1ycZwmQ5KPT3Ory8gAs3hX3x3f2oF+SqujWfiEZDb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5ZUnCAAAA3AAAAA8AAAAAAAAAAAAAAAAAlwIAAGRycy9kb3du&#10;cmV2LnhtbFBLBQYAAAAABAAEAPUAAACGAwAAAAA=&#10;" filled="f" strokecolor="#e5e4e4" strokeweight="4141emu">
                                                                                                              <v:path arrowok="t" o:connecttype="custom" o:connectlocs="0,0;2153,0" o:connectangles="0,0"/>
                                                                                                              <o:lock v:ext="edit" verticies="t"/>
                                                                                                            </v:polyline>
                                                                                                            <v:group id="Group 573" o:spid="_x0000_s1125" style="position:absolute;left:5808;top:301;width:2153;height:0" coordorigin="5808,301"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4aLExgAAANwAAAAPAAAAZHJzL2Rvd25yZXYueG1sRI9Ba8JAFITvBf/D8oTe&#10;mk0sDTVmFRErHkKhKpTeHtlnEsy+DdltEv99t1DocZiZb5h8M5lWDNS7xrKCJIpBEJdWN1wpuJzf&#10;nl5BOI+ssbVMCu7kYLOePeSYaTvyBw0nX4kAYZehgtr7LpPSlTUZdJHtiIN3tb1BH2RfSd3jGOCm&#10;lYs4TqXBhsNCjR3taipvp2+j4DDiuH1O9kNxu+7uX+eX988iIaUe59N2BcLT5P/Df+2jVpAul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hosTGAAAA3AAA&#10;AA8AAAAAAAAAAAAAAAAAqQIAAGRycy9kb3ducmV2LnhtbFBLBQYAAAAABAAEAPoAAACcAwAAAAA=&#10;">
                                                                                                              <v:polyline id="Freeform 729" o:spid="_x0000_s1126" style="position:absolute;visibility:visible;mso-wrap-style:square;v-text-anchor:top" points="13769,602,11616,602"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Fv+SwgAA&#10;ANwAAAAPAAAAZHJzL2Rvd25yZXYueG1sRE/dasIwFL4f+A7hDHa3pnNUR2cUETYEL6p1D3DWnDVl&#10;zUlpYlt9+uVi4OXH97/aTLYVA/W+cazgJUlBEFdON1wr+Dp/PL+B8AFZY+uYFFzJw2Y9e1hhrt3I&#10;JxrKUIsYwj5HBSaELpfSV4Ys+sR1xJH7cb3FEGFfS93jGMNtK+dpupAWG44NBjvaGap+y4tVcKs+&#10;v+Uxc1QYf7BLkw3hMhZKPT1O23cQgaZwF/+791rB4jXOj2fiEZD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wW/5LCAAAA3AAAAA8AAAAAAAAAAAAAAAAAlwIAAGRycy9kb3du&#10;cmV2LnhtbFBLBQYAAAAABAAEAPUAAACGAwAAAAA=&#10;" filled="f" strokecolor="#e5e4e4" strokeweight="4141emu">
                                                                                                                <v:path arrowok="t" o:connecttype="custom" o:connectlocs="2153,0;0,0" o:connectangles="0,0"/>
                                                                                                                <o:lock v:ext="edit" verticies="t"/>
                                                                                                              </v:polyline>
                                                                                                              <v:polyline id="Freeform 728" o:spid="_x0000_s1127" style="position:absolute;visibility:visible;mso-wrap-style:square;v-text-anchor:top" points="11616,602,13769,602"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WloJxQAA&#10;ANwAAAAPAAAAZHJzL2Rvd25yZXYueG1sRI/RasJAFETfC/2H5Rb6pptUtBLdSClUCn1QUz/gmr1m&#10;g9m7Ibsmab++Kwh9HGbmDLPejLYRPXW+dqwgnSYgiEuna64UHL8/JksQPiBrbByTgh/ysMkfH9aY&#10;aTfwgfoiVCJC2GeowITQZlL60pBFP3UtcfTOrrMYouwqqTscItw28iVJFtJizXHBYEvvhspLcbUK&#10;fsvtSe7njnbGf9lXM+/Dddgp9fw0vq1ABBrDf/je/tQKFrMUbmfiEZD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aWgnFAAAA3AAAAA8AAAAAAAAAAAAAAAAAlwIAAGRycy9k&#10;b3ducmV2LnhtbFBLBQYAAAAABAAEAPUAAACJAwAAAAA=&#10;" filled="f" strokecolor="#e5e4e4" strokeweight="4141emu">
                                                                                                                <v:path arrowok="t" o:connecttype="custom" o:connectlocs="0,0;2153,0" o:connectangles="0,0"/>
                                                                                                                <o:lock v:ext="edit" verticies="t"/>
                                                                                                              </v:polyline>
                                                                                                              <v:group id="Group 574" o:spid="_x0000_s1128" style="position:absolute;left:5808;top:-114;width:2153;height:0" coordorigin="5808,-114"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nKZoxAAAANwAAAAPAAAAZHJzL2Rvd25yZXYueG1sRI9Bi8IwFITvwv6H8Bb2&#10;pmkVRbpGEVkXDyJYhWVvj+bZFpuX0sS2/nsjCB6HmfmGWax6U4mWGldaVhCPIhDEmdUl5wrOp+1w&#10;DsJ5ZI2VZVJwJwer5cdggYm2HR+pTX0uAoRdggoK7+tESpcVZNCNbE0cvIttDPogm1zqBrsAN5Uc&#10;R9FMGiw5LBRY06ag7JrejILfDrv1JP5p99fL5v5/mh7+9jEp9fXZr79BeOr9O/xq77SC2WQM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nKZoxAAAANwAAAAP&#10;AAAAAAAAAAAAAAAAAKkCAABkcnMvZG93bnJldi54bWxQSwUGAAAAAAQABAD6AAAAmgMAAAAA&#10;">
                                                                                                                <v:polyline id="Freeform 727" o:spid="_x0000_s1129" style="position:absolute;visibility:visible;mso-wrap-style:square;v-text-anchor:top" points="13769,-228,11616,-228"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xGHlxAAA&#10;ANwAAAAPAAAAZHJzL2Rvd25yZXYueG1sRI/dasJAFITvBd9hOULvdGNFK9FVpKAUeuFPfYBj9pgN&#10;Zs+G7JpEn75bKHg5zMw3zHLd2VI0VPvCsYLxKAFBnDldcK7g/LMdzkH4gKyxdEwKHuRhver3lphq&#10;1/KRmlPIRYSwT1GBCaFKpfSZIYt+5Cri6F1dbTFEWedS19hGuC3le5LMpMWC44LBij4NZbfT3Sp4&#10;ZruLPEwd7Y3/th9m2oR7u1fqbdBtFiACdeEV/m9/aQWzyQT+zsQj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MRh5cQAAADcAAAADwAAAAAAAAAAAAAAAACXAgAAZHJzL2Rv&#10;d25yZXYueG1sUEsFBgAAAAAEAAQA9QAAAIgDAAAAAA==&#10;" filled="f" strokecolor="#e5e4e4" strokeweight="4141emu">
                                                                                                                  <v:path arrowok="t" o:connecttype="custom" o:connectlocs="2153,0;0,0" o:connectangles="0,0"/>
                                                                                                                  <o:lock v:ext="edit" verticies="t"/>
                                                                                                                </v:polyline>
                                                                                                                <v:polyline id="Freeform 726" o:spid="_x0000_s1130" style="position:absolute;visibility:visible;mso-wrap-style:square;v-text-anchor:top" points="11616,-228,13769,-228"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LfmRxAAA&#10;ANwAAAAPAAAAZHJzL2Rvd25yZXYueG1sRI/dasJAFITvhb7Dcgq9qxtt/SG6igiWghda6wMcs8ds&#10;MHs2ZNck9eldoeDlMDPfMPNlZ0vRUO0LxwoG/QQEceZ0wbmC4+/mfQrCB2SNpWNS8EcelouX3hxT&#10;7Vr+oeYQchEh7FNUYEKoUil9Zsii77uKOHpnV1sMUda51DW2EW5LOUySsbRYcFwwWNHaUHY5XK2C&#10;W/Z1kvuRo53xWzsxoyZc251Sb6/dagYiUBee4f/2t1Yw/viEx5l4BOTi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y35kcQAAADcAAAADwAAAAAAAAAAAAAAAACXAgAAZHJzL2Rv&#10;d25yZXYueG1sUEsFBgAAAAAEAAQA9QAAAIgDAAAAAA==&#10;" filled="f" strokecolor="#e5e4e4" strokeweight="4141emu">
                                                                                                                  <v:path arrowok="t" o:connecttype="custom" o:connectlocs="0,0;2153,0" o:connectangles="0,0"/>
                                                                                                                  <o:lock v:ext="edit" verticies="t"/>
                                                                                                                </v:polyline>
                                                                                                                <v:group id="Group 575" o:spid="_x0000_s1131" style="position:absolute;left:5808;top:-528;width:2153;height:0" coordorigin="5808,-528"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dT4cxgAAANwAAAAPAAAAZHJzL2Rvd25yZXYueG1sRI9Ba4NAFITvhf6H5RV6&#10;a1YblGKzEQlt6SEEYgqlt4f7ohL3rbhbNf8+GwjkOMzMN8wqn00nRhpca1lBvIhAEFdWt1wr+Dl8&#10;vryBcB5ZY2eZFJzJQb5+fFhhpu3EexpLX4sAYZehgsb7PpPSVQ0ZdAvbEwfvaAeDPsihlnrAKcBN&#10;J1+jKJUGWw4LDfa0aag6lf9GwdeEU7GMP8bt6bg5/x2S3e82JqWen+biHYSn2d/Dt/a3VpAuE7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V1PhzGAAAA3AAA&#10;AA8AAAAAAAAAAAAAAAAAqQIAAGRycy9kb3ducmV2LnhtbFBLBQYAAAAABAAEAPoAAACcAwAAAAA=&#10;">
                                                                                                                  <v:polyline id="Freeform 725" o:spid="_x0000_s1132" style="position:absolute;visibility:visible;mso-wrap-style:square;v-text-anchor:top" points="13769,-1056,11616,-105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8J9xAAA&#10;ANwAAAAPAAAAZHJzL2Rvd25yZXYueG1sRI/RasJAFETfBf9huULf6sYWo6TZiAgthT5YbT/gmr3N&#10;BrN3Q3ZNol/fLRR8HGbmDJNvRtuInjpfO1awmCcgiEuna64UfH+9Pq5B+ICssXFMCq7kYVNMJzlm&#10;2g18oP4YKhEh7DNUYEJoMyl9aciin7uWOHo/rrMYouwqqTscItw28ilJUmmx5rhgsKWdofJ8vFgF&#10;t/LtJD+XjvbGf9iVWfbhMuyVepiN2xcQgcZwD/+337WC9DmFvzPxCMj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LPCfcQAAADcAAAADwAAAAAAAAAAAAAAAACXAgAAZHJzL2Rv&#10;d25yZXYueG1sUEsFBgAAAAAEAAQA9QAAAIgDAAAAAA==&#10;" filled="f" strokecolor="#e5e4e4" strokeweight="4141emu">
                                                                                                                    <v:path arrowok="t" o:connecttype="custom" o:connectlocs="2153,0;0,0" o:connectangles="0,0"/>
                                                                                                                    <o:lock v:ext="edit" verticies="t"/>
                                                                                                                  </v:polyline>
                                                                                                                  <v:polyline id="Freeform 724" o:spid="_x0000_s1133" style="position:absolute;visibility:visible;mso-wrap-style:square;v-text-anchor:top" points="11616,-1056,13769,-105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fmxAAA&#10;ANwAAAAPAAAAZHJzL2Rvd25yZXYueG1sRI/dasJAFITvBd9hOYJ3urHiD9FVpNBS6IX15wGO2WM2&#10;mD0bsmuS9uldoeDlMDPfMOttZ0vRUO0Lxwom4wQEceZ0wbmC8+ljtAThA7LG0jEp+CUP202/t8ZU&#10;u5YP1BxDLiKEfYoKTAhVKqXPDFn0Y1cRR+/qaoshyjqXusY2wm0p35JkLi0WHBcMVvRuKLsd71bB&#10;X/Z5kT8zR3vjv+3CzJpwb/dKDQfdbgUiUBde4f/2l1Ywny7geSYeAb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n5sQAAADcAAAADwAAAAAAAAAAAAAAAACXAgAAZHJzL2Rv&#10;d25yZXYueG1sUEsFBgAAAAAEAAQA9QAAAIgDAAAAAA==&#10;" filled="f" strokecolor="#e5e4e4" strokeweight="4141emu">
                                                                                                                    <v:path arrowok="t" o:connecttype="custom" o:connectlocs="0,0;2153,0" o:connectangles="0,0"/>
                                                                                                                    <o:lock v:ext="edit" verticies="t"/>
                                                                                                                  </v:polyline>
                                                                                                                  <v:group id="Group 576" o:spid="_x0000_s1134" style="position:absolute;left:5808;top:-943;width:2153;height:0" coordorigin="5808,-943"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dJGCwwAAANwAAAAPAAAAZHJzL2Rvd25yZXYueG1sRE9Na8JAEL0X/A/LCL3V&#10;TSoNJboGESs9BKFaEG9DdkxCsrMhuybx33cPQo+P973OJtOKgXpXW1YQLyIQxIXVNZcKfs9fb58g&#10;nEfW2FomBQ9ykG1mL2tMtR35h4aTL0UIYZeigsr7LpXSFRUZdAvbEQfuZnuDPsC+lLrHMYSbVr5H&#10;USIN1hwaKuxoV1HRnO5GwWHEcbuM90Pe3HaP6/njeMljUup1Pm1XIDxN/l/8dH9rBckyrA1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t0kYLDAAAA3AAAAA8A&#10;AAAAAAAAAAAAAAAAqQIAAGRycy9kb3ducmV2LnhtbFBLBQYAAAAABAAEAPoAAACZAwAAAAA=&#10;">
                                                                                                                    <v:polyline id="Freeform 723" o:spid="_x0000_s1135" style="position:absolute;visibility:visible;mso-wrap-style:square;v-text-anchor:top" points="13769,-1886,11616,-188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LFYPxAAA&#10;ANwAAAAPAAAAZHJzL2Rvd25yZXYueG1sRI/dasJAFITvC77DcgTvdKNFramriFAp9MKf+gCn2WM2&#10;mD0bsmuS+vRuQejlMDPfMMt1Z0vRUO0LxwrGowQEceZ0wbmC8/fH8A2ED8gaS8ek4Jc8rFe9lyWm&#10;2rV8pOYUchEh7FNUYEKoUil9ZsiiH7mKOHoXV1sMUda51DW2EW5LOUmSmbRYcFwwWNHWUHY93ayC&#10;e7b7kYepo73xX3Zupk24tXulBv1u8w4iUBf+w8/2p1Ywe13A35l4BOTq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SxWD8QAAADcAAAADwAAAAAAAAAAAAAAAACXAgAAZHJzL2Rv&#10;d25yZXYueG1sUEsFBgAAAAAEAAQA9QAAAIgDAAAAAA==&#10;" filled="f" strokecolor="#e5e4e4" strokeweight="4141emu">
                                                                                                                      <v:path arrowok="t" o:connecttype="custom" o:connectlocs="2153,0;0,0" o:connectangles="0,0"/>
                                                                                                                      <o:lock v:ext="edit" verticies="t"/>
                                                                                                                    </v:polyline>
                                                                                                                    <v:polyline id="Freeform 722" o:spid="_x0000_s1136" style="position:absolute;visibility:visible;mso-wrap-style:square;v-text-anchor:top" points="11616,-1886,13769,-1886"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IzvwgAA&#10;ANwAAAAPAAAAZHJzL2Rvd25yZXYueG1sRE/dasIwFL4f+A7hDHa3ppNVR2cUETYEL6p1D3DWnDVl&#10;zUlpYlt9+uVi4OXH97/aTLYVA/W+cazgJUlBEFdON1wr+Dp/PL+B8AFZY+uYFFzJw2Y9e1hhrt3I&#10;JxrKUIsYwj5HBSaELpfSV4Ys+sR1xJH7cb3FEGFfS93jGMNtK+dpupAWG44NBjvaGap+y4tVcKs+&#10;v+Uxc1QYf7BLkw3hMhZKPT1O23cQgaZwF/+791rB4jXOj2fiEZD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QQjO/CAAAA3AAAAA8AAAAAAAAAAAAAAAAAlwIAAGRycy9kb3du&#10;cmV2LnhtbFBLBQYAAAAABAAEAPUAAACGAwAAAAA=&#10;" filled="f" strokecolor="#e5e4e4" strokeweight="4141emu">
                                                                                                                      <v:path arrowok="t" o:connecttype="custom" o:connectlocs="0,0;2153,0" o:connectangles="0,0"/>
                                                                                                                      <o:lock v:ext="edit" verticies="t"/>
                                                                                                                    </v:polyline>
                                                                                                                    <v:group id="Group 577" o:spid="_x0000_s1137" style="position:absolute;left:5808;top:-1357;width:2153;height:0" coordorigin="5808,-1357" coordsize="21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JIS2LGAAAA3AAA&#10;AA8AAAAAAAAAAAAAAAAAqQIAAGRycy9kb3ducmV2LnhtbFBLBQYAAAAABAAEAPoAAACcAwAAAAA=&#10;">
                                                                                                                      <v:polyline id="Freeform 721" o:spid="_x0000_s1138" style="position:absolute;visibility:visible;mso-wrap-style:square;v-text-anchor:top" points="13769,-2714,11616,-2714"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rcDxQAA&#10;ANwAAAAPAAAAZHJzL2Rvd25yZXYueG1sRI/RasJAFETfC/7DcoW+1Y1SrUQ3QQRLoQ/W1A+4Zq/Z&#10;YPZuyK5J2q/vFgp9HGbmDLPNR9uInjpfO1YwnyUgiEuna64UnD8PT2sQPiBrbByTgi/ykGeThy2m&#10;2g18or4IlYgQ9ikqMCG0qZS+NGTRz1xLHL2r6yyGKLtK6g6HCLeNXCTJSlqsOS4YbGlvqLwVd6vg&#10;u3y9yI+lo6Px7/bFLPtwH45KPU7H3QZEoDH8h//ab1rB6nkBv2fiEZDZ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OtwPFAAAA3AAAAA8AAAAAAAAAAAAAAAAAlwIAAGRycy9k&#10;b3ducmV2LnhtbFBLBQYAAAAABAAEAPUAAACJAwAAAAA=&#10;" filled="f" strokecolor="#e5e4e4" strokeweight="4141emu">
                                                                                                                        <v:path arrowok="t" o:connecttype="custom" o:connectlocs="2153,0;0,0" o:connectangles="0,0"/>
                                                                                                                        <o:lock v:ext="edit" verticies="t"/>
                                                                                                                      </v:polyline>
                                                                                                                      <v:polyline id="Freeform 720" o:spid="_x0000_s1139" style="position:absolute;visibility:visible;mso-wrap-style:square;v-text-anchor:top" points="11616,-2714,13769,-2714" coordsize="2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whKYxAAA&#10;ANwAAAAPAAAAZHJzL2Rvd25yZXYueG1sRI/dasJAFITvhb7Dcgq9qxtt/SG6igiWghda6wMcs8ds&#10;MHs2ZNck9eldoeDlMDPfMPNlZ0vRUO0LxwoG/QQEceZ0wbmC4+/mfQrCB2SNpWNS8EcelouX3hxT&#10;7Vr+oeYQchEh7FNUYEKoUil9Zsii77uKOHpnV1sMUda51DW2EW5LOUySsbRYcFwwWNHaUHY5XK2C&#10;W/Z1kvuRo53xWzsxoyZc251Sb6/dagYiUBee4f/2t1Yw/vyAx5l4BOTi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1MISmMQAAADcAAAADwAAAAAAAAAAAAAAAACXAgAAZHJzL2Rv&#10;d25yZXYueG1sUEsFBgAAAAAEAAQA9QAAAIgDAAAAAA==&#10;" filled="f" strokecolor="#e5e4e4" strokeweight="4141emu">
                                                                                                                        <v:path arrowok="t" o:connecttype="custom" o:connectlocs="0,0;2153,0" o:connectangles="0,0"/>
                                                                                                                        <o:lock v:ext="edit" verticies="t"/>
                                                                                                                      </v:polyline>
                                                                                                                      <v:group id="Group 578" o:spid="_x0000_s1140" style="position:absolute;left:5960;top:-1472;width:0;height:2274" coordorigin="5960,-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I/6PrGAAAA3AAA&#10;AA8AAAAAAAAAAAAAAAAAqQIAAGRycy9kb3ducmV2LnhtbFBLBQYAAAAABAAEAPoAAACcAwAAAAA=&#10;">
                                                                                                                        <v:polyline id="Freeform 719" o:spid="_x0000_s1141" style="position:absolute;visibility:visible;mso-wrap-style:square;v-text-anchor:top" points="11920,-2944,11920,-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i1UxQAA&#10;ANwAAAAPAAAAZHJzL2Rvd25yZXYueG1sRI9Ba8JAFITvgv9heUJvZqO0UlJXEUEoRQpqPfT2kn1N&#10;grtvY3YT4793C4Ueh5n5hlmuB2tET62vHSuYJSkI4sLpmksFX6fd9BWED8gajWNScCcP69V4tMRM&#10;uxsfqD+GUkQI+wwVVCE0mZS+qMiiT1xDHL0f11oMUbal1C3eItwaOU/ThbRYc1yosKFtRcXl2FkF&#10;w7f/OH3W8mr4LM9N2eWXvcmVepoMmzcQgYbwH/5rv2sFi+cX+D0Tj4BcP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aLVTFAAAA3AAAAA8AAAAAAAAAAAAAAAAAlwIAAGRycy9k&#10;b3ducmV2LnhtbFBLBQYAAAAABAAEAPUAAACJAwAAAAA=&#10;" filled="f" strokecolor="#e5e4e4" strokeweight="4141emu">
                                                                                                                          <v:path arrowok="t" o:connecttype="custom" o:connectlocs="0,-1472;0,802" o:connectangles="0,0"/>
                                                                                                                          <o:lock v:ext="edit" verticies="t"/>
                                                                                                                        </v:polyline>
                                                                                                                        <v:group id="Group 579" o:spid="_x0000_s1142" style="position:absolute;left:6345;top:-1472;width:0;height:2274" coordorigin="6345,-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HTFsUAAADcAAAA&#10;DwAAAAAAAAAAAAAAAACpAgAAZHJzL2Rvd25yZXYueG1sUEsFBgAAAAAEAAQA+gAAAJsDAAAAAA==&#10;">
                                                                                                                          <v:polyline id="Freeform 718" o:spid="_x0000_s1143" style="position:absolute;visibility:visible;mso-wrap-style:square;v-text-anchor:top" points="12690,-2944,12690,-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BBa4xAAA&#10;ANwAAAAPAAAAZHJzL2Rvd25yZXYueG1sRI9Bi8IwFITvC/6H8ARva+oiKtUoIiyILMKqPXh7Ns+2&#10;mLzUJmr335sFweMwM98ws0VrjbhT4yvHCgb9BARx7nTFhYLD/vtzAsIHZI3GMSn4Iw+Leedjhql2&#10;D/6l+y4UIkLYp6igDKFOpfR5SRZ939XE0Tu7xmKIsimkbvAR4dbIryQZSYsVx4USa1qVlF92N6ug&#10;PfrNflvJq+FMZnVxO11+zEmpXrddTkEEasM7/GqvtYLRcAz/Z+IR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QQWuMQAAADcAAAADwAAAAAAAAAAAAAAAACXAgAAZHJzL2Rv&#10;d25yZXYueG1sUEsFBgAAAAAEAAQA9QAAAIgDAAAAAA==&#10;" filled="f" strokecolor="#e5e4e4" strokeweight="4141emu">
                                                                                                                            <v:path arrowok="t" o:connecttype="custom" o:connectlocs="0,-1472;0,802" o:connectangles="0,0"/>
                                                                                                                            <o:lock v:ext="edit" verticies="t"/>
                                                                                                                          </v:polyline>
                                                                                                                          <v:group id="Group 580" o:spid="_x0000_s1144" style="position:absolute;left:6730;top:-1472;width:0;height:2274" coordorigin="6730,-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cuL/wgAAANwAAAAPAAAAZHJzL2Rvd25yZXYueG1sRE/LisIwFN0L8w/hDrjT&#10;tKOWoRpFZEZciOADBneX5toWm5vSZNr692YhuDyc92LVm0q01LjSsoJ4HIEgzqwuOVdwOf+OvkE4&#10;j6yxskwKHuRgtfwYLDDVtuMjtSefixDCLkUFhfd1KqXLCjLoxrYmDtzNNgZ9gE0udYNdCDeV/Iqi&#10;RBosOTQUWNOmoOx++jcKth1260n80+7vt83jep4d/vYxKTX87NdzEJ56/xa/3DutIJmG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43Li/8IAAADcAAAADwAA&#10;AAAAAAAAAAAAAACpAgAAZHJzL2Rvd25yZXYueG1sUEsFBgAAAAAEAAQA+gAAAJgDAAAAAA==&#10;">
                                                                                                                            <v:polyline id="Freeform 717" o:spid="_x0000_s1145" style="position:absolute;visibility:visible;mso-wrap-style:square;v-text-anchor:top" points="13460,-2944,13460,-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1ydRxAAA&#10;ANwAAAAPAAAAZHJzL2Rvd25yZXYueG1sRI9Bi8IwFITvC/6H8ARva+oiotUoIiyILMKqPXh7Ns+2&#10;mLzUJmr335sFweMwM98ws0VrjbhT4yvHCgb9BARx7nTFhYLD/vtzDMIHZI3GMSn4Iw+Leedjhql2&#10;D/6l+y4UIkLYp6igDKFOpfR5SRZ939XE0Tu7xmKIsimkbvAR4dbIryQZSYsVx4USa1qVlF92N6ug&#10;PfrNflvJq+FMZnVxO11+zEmpXrddTkEEasM7/GqvtYLRcAL/Z+IR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9cnUcQAAADcAAAADwAAAAAAAAAAAAAAAACXAgAAZHJzL2Rv&#10;d25yZXYueG1sUEsFBgAAAAAEAAQA9QAAAIgDAAAAAA==&#10;" filled="f" strokecolor="#e5e4e4" strokeweight="4141emu">
                                                                                                                              <v:path arrowok="t" o:connecttype="custom" o:connectlocs="0,-1472;0,802" o:connectangles="0,0"/>
                                                                                                                              <o:lock v:ext="edit" verticies="t"/>
                                                                                                                            </v:polyline>
                                                                                                                            <v:group id="Group 581" o:spid="_x0000_s1146" style="position:absolute;left:7808;top:-1472;width:0;height:2274" coordorigin="7808,-147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N14JMIAAADcAAAADwAA&#10;AAAAAAAAAAAAAACpAgAAZHJzL2Rvd25yZXYueG1sUEsFBgAAAAAEAAQA+gAAAJgDAAAAAA==&#10;">
                                                                                                                              <v:polyline id="Freeform 716" o:spid="_x0000_s1147" style="position:absolute;visibility:visible;mso-wrap-style:square;v-text-anchor:top" points="15616,-2944,15616,-67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eL2KxQAA&#10;ANwAAAAPAAAAZHJzL2Rvd25yZXYueG1sRI9Ba8JAFITvQv/D8gq9mY2FBkndBBGEUkpBbQ69PbOv&#10;SXD3bcyuJv33bqHgcZiZb5hVOVkjrjT4zrGCRZKCIK6d7rhR8HXYzpcgfEDWaByTgl/yUBYPsxXm&#10;2o28o+s+NCJC2OeooA2hz6X0dUsWfeJ64uj9uMFiiHJopB5wjHBr5HOaZtJix3GhxZ42LdWn/cUq&#10;mL79++Gzk2fDlaz65nI8fZijUk+P0/oVRKAp3MP/7TetIHtZwN+ZeARk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4vYrFAAAA3AAAAA8AAAAAAAAAAAAAAAAAlwIAAGRycy9k&#10;b3ducmV2LnhtbFBLBQYAAAAABAAEAPUAAACJAwAAAAA=&#10;" filled="f" strokecolor="#e5e4e4" strokeweight="4141emu">
                                                                                                                                <v:path arrowok="t" o:connecttype="custom" o:connectlocs="0,-1472;0,802" o:connectangles="0,0"/>
                                                                                                                                <o:lock v:ext="edit" verticies="t"/>
                                                                                                                              </v:polyline>
                                                                                                                              <v:group id="Group 582" o:spid="_x0000_s1148" style="position:absolute;left:5933;top:-528;width:55;height:0" coordorigin="5933,-528"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Q0PIxgAAANwAAAAPAAAAZHJzL2Rvd25yZXYueG1sRI9Ba4NAFITvhf6H5RVy&#10;a1ZTlGKzEQltySEUYgqlt4f7ohL3rbhbNf8+GyjkOMzMN8w6n00nRhpca1lBvIxAEFdWt1wr+D5+&#10;PL+CcB5ZY2eZFFzIQb55fFhjpu3EBxpLX4sAYZehgsb7PpPSVQ0ZdEvbEwfvZAeDPsihlnrAKcBN&#10;J1dRlEqDLYeFBnvaNlSdyz+j4HPCqXiJ38f9+bS9/B6Tr599TEotnubiDYSn2d/D/+2dVpAmK7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dDQ8jGAAAA3AAA&#10;AA8AAAAAAAAAAAAAAAAAqQIAAGRycy9kb3ducmV2LnhtbFBLBQYAAAAABAAEAPoAAACcAwAAAAA=&#10;">
                                                                                                                                <v:polyline id="Freeform 715" o:spid="_x0000_s1149" style="position:absolute;visibility:visible;mso-wrap-style:square;v-text-anchor:top" points="11866,-1056,11921,-105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qtdCxQAA&#10;ANwAAAAPAAAAZHJzL2Rvd25yZXYueG1sRI/dagIxFITvC75DOELvarYuStkaRQRBpAqrpbR3h+Ts&#10;D92cLJvorm9vCgUvh5n5hlmsBtuIK3W+dqzgdZKAINbO1Fwq+DxvX95A+IBssHFMCm7kYbUcPS0w&#10;M67nnK6nUIoIYZ+hgiqENpPS64os+olriaNXuM5iiLIrpemwj3DbyGmSzKXFmuNChS1tKtK/p4tV&#10;ENaX2aHIC/3z9aHzaZoe++89KfU8HtbvIAIN4RH+b++Mgvkshb8z8QjI5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q10LFAAAA3AAAAA8AAAAAAAAAAAAAAAAAlwIAAGRycy9k&#10;b3ducmV2LnhtbFBLBQYAAAAABAAEAPUAAACJAwAAAAA=&#10;" filled="f" strokecolor="#999898" strokeweight="10209emu">
                                                                                                                                  <v:path arrowok="t" o:connecttype="custom" o:connectlocs="0,0;55,0" o:connectangles="0,0"/>
                                                                                                                                  <o:lock v:ext="edit" verticies="t"/>
                                                                                                                                </v:polyline>
                                                                                                                                <v:group id="Group 583" o:spid="_x0000_s1150" style="position:absolute;left:5960;top:-528;width:0;height:570" coordorigin="5960,-528" coordsize="0,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fmfifGAAAA3AAA&#10;AA8AAAAAAAAAAAAAAAAAqQIAAGRycy9kb3ducmV2LnhtbFBLBQYAAAAABAAEAPoAAACcAwAAAAA=&#10;">
                                                                                                                                  <v:polyline id="Freeform 714" o:spid="_x0000_s1151" style="position:absolute;visibility:visible;mso-wrap-style:square;v-text-anchor:top" points="11920,-1056,11920,-486" coordsize="0,5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gXDxQAA&#10;ANwAAAAPAAAAZHJzL2Rvd25yZXYueG1sRI9Ba8JAFITvQv/D8gRvulGISHSVUhWk1GJVxN4e2dck&#10;NPt2ya4m/vtuodDjMDPfMItVZ2pxp8ZXlhWMRwkI4tzqigsF59N2OAPhA7LG2jIpeJCH1fKpt8BM&#10;25Y/6H4MhYgQ9hkqKENwmZQ+L8mgH1lHHL0v2xgMUTaF1A22EW5qOUmSqTRYcVwo0dFLSfn38WYU&#10;fHaOr+2ru6Rvs/3hPbG7Yr25KjXod89zEIG68B/+a++0gmmawu+ZeATk8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2BcPFAAAA3AAAAA8AAAAAAAAAAAAAAAAAlwIAAGRycy9k&#10;b3ducmV2LnhtbFBLBQYAAAAABAAEAPUAAACJAwAAAAA=&#10;" filled="f" strokecolor="#999898" strokeweight="10209emu">
                                                                                                                                    <v:path arrowok="t" o:connecttype="custom" o:connectlocs="0,-528;0,42" o:connectangles="0,0"/>
                                                                                                                                    <o:lock v:ext="edit" verticies="t"/>
                                                                                                                                  </v:polyline>
                                                                                                                                  <v:group id="Group 584" o:spid="_x0000_s1152" style="position:absolute;left:5933;top:42;width:55;height:0" coordorigin="5933,4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4eEXLxAAAANwAAAAP&#10;AAAAAAAAAAAAAAAAAKkCAABkcnMvZG93bnJldi54bWxQSwUGAAAAAAQABAD6AAAAmgMAAAAA&#10;">
                                                                                                                                    <v:polyline id="Freeform 713" o:spid="_x0000_s1153" style="position:absolute;visibility:visible;mso-wrap-style:square;v-text-anchor:top" points="11866,84,11921,8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kdFBxgAA&#10;ANwAAAAPAAAAZHJzL2Rvd25yZXYueG1sRI/dagIxFITvBd8hHKF3mlXRlq1RpFAoYgu7LaW9OyRn&#10;f3Bzsmyiu769KRS8HGbmG2azG2wjLtT52rGC+SwBQaydqblU8PX5On0C4QOywcYxKbiSh912PNpg&#10;alzPGV3yUIoIYZ+igiqENpXS64os+plriaNXuM5iiLIrpemwj3DbyEWSrKXFmuNChS29VKRP+dkq&#10;CPvz6r3ICv37fdTZYrn86H8OpNTDZNg/gwg0hHv4v/1mFKxXj/B3Jh4Bub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kdFBxgAAANwAAAAPAAAAAAAAAAAAAAAAAJcCAABkcnMv&#10;ZG93bnJldi54bWxQSwUGAAAAAAQABAD1AAAAigMAAAAA&#10;" filled="f" strokecolor="#999898" strokeweight="10209emu">
                                                                                                                                      <v:path arrowok="t" o:connecttype="custom" o:connectlocs="0,0;55,0" o:connectangles="0,0"/>
                                                                                                                                      <o:lock v:ext="edit" verticies="t"/>
                                                                                                                                    </v:polyline>
                                                                                                                                    <v:group id="Group 585" o:spid="_x0000_s1154" style="position:absolute;left:6318;top:-849;width:55;height:0" coordorigin="6318,-849"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t0IsIAAADcAAAADwAA&#10;AAAAAAAAAAAAAACpAgAAZHJzL2Rvd25yZXYueG1sUEsFBgAAAAAEAAQA+gAAAJgDAAAAAA==&#10;">
                                                                                                                                      <v:polyline id="Freeform 712" o:spid="_x0000_s1155" style="position:absolute;visibility:visible;mso-wrap-style:square;v-text-anchor:top" points="12636,-1698,12691,-169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QuCoxgAA&#10;ANwAAAAPAAAAZHJzL2Rvd25yZXYueG1sRI/dagIxFITvBd8hHKF3mlVR2q1RpFAoYgu7LaW9OyRn&#10;f3Bzsmyiu769KRS8HGbmG2azG2wjLtT52rGC+SwBQaydqblU8PX5On0E4QOywcYxKbiSh912PNpg&#10;alzPGV3yUIoIYZ+igiqENpXS64os+plriaNXuM5iiLIrpemwj3DbyEWSrKXFmuNChS29VKRP+dkq&#10;CPvz6r3ICv37fdTZYrn86H8OpNTDZNg/gwg0hHv4v/1mFKxXT/B3Jh4Bub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QuCoxgAAANwAAAAPAAAAAAAAAAAAAAAAAJcCAABkcnMv&#10;ZG93bnJldi54bWxQSwUGAAAAAAQABAD1AAAAigMAAAAA&#10;" filled="f" strokecolor="#999898" strokeweight="10209emu">
                                                                                                                                        <v:path arrowok="t" o:connecttype="custom" o:connectlocs="0,0;55,0" o:connectangles="0,0"/>
                                                                                                                                        <o:lock v:ext="edit" verticies="t"/>
                                                                                                                                      </v:polyline>
                                                                                                                                      <v:group id="Group 586" o:spid="_x0000_s1156" style="position:absolute;left:6345;top:-849;width:0;height:736" coordorigin="6345,-849" coordsize="0,7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sbKZwgAAANwAAAAPAAAAZHJzL2Rvd25yZXYueG1sRE9Ni8IwEL0L/ocwgjdN&#10;u4tFqlFEdhcPIlgXFm9DM7bFZlKabFv/vTkIHh/ve70dTC06al1lWUE8j0AQ51ZXXCj4vXzPliCc&#10;R9ZYWyYFD3Kw3YxHa0y17flMXeYLEULYpaig9L5JpXR5SQbd3DbEgbvZ1qAPsC2kbrEP4aaWH1GU&#10;SIMVh4YSG9qXlN+zf6Pgp8d+9xl/dcf7bf+4Xhanv2NMSk0nw24FwtPg3+KX+6AVJEmYH86EI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VrGymcIAAADcAAAADwAA&#10;AAAAAAAAAAAAAACpAgAAZHJzL2Rvd25yZXYueG1sUEsFBgAAAAAEAAQA+gAAAJgDAAAAAA==&#10;">
                                                                                                                                        <v:shape id="Freeform 711" o:spid="_x0000_s1157" style="position:absolute;left:12690;top:-1698;width:0;height:735;visibility:visible;mso-wrap-style:square;v-text-anchor:top" coordsize="0,7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Ws2CxgAA&#10;ANwAAAAPAAAAZHJzL2Rvd25yZXYueG1sRI9Pa8JAFMTvBb/D8oTe6iYKoaSuoRVFvQj1D+nxkX1N&#10;QrNv4+5W02/fFQo9DjPzG2ZeDKYTV3K+tawgnSQgiCurW64VnI7rp2cQPiBr7CyTgh/yUCxGD3PM&#10;tb3xO10PoRYRwj5HBU0IfS6lrxoy6Ce2J47ep3UGQ5SultrhLcJNJ6dJkkmDLceFBntaNlR9Hb6N&#10;gguVZUar48d596Yv+810Y92sVOpxPLy+gAg0hP/wX3urFWRZCvcz8QjIx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Ws2CxgAAANwAAAAPAAAAAAAAAAAAAAAAAJcCAABkcnMv&#10;ZG93bnJldi54bWxQSwUGAAAAAAQABAD1AAAAigMAAAAA&#10;" path="m0,0l0,736e" filled="f" strokecolor="#999898" strokeweight="10209emu">
                                                                                                                                          <v:path arrowok="t" o:connecttype="custom" o:connectlocs="0,-848;0,-113" o:connectangles="0,0"/>
                                                                                                                                          <o:lock v:ext="edit" verticies="t"/>
                                                                                                                                        </v:shape>
                                                                                                                                        <v:group id="Group 587" o:spid="_x0000_s1158" style="position:absolute;left:6318;top:-114;width:55;height:0" coordorigin="6318,-114"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L4l1xAAAANwAAAAPAAAAZHJzL2Rvd25yZXYueG1sRI9Bi8IwFITvC/6H8IS9&#10;rWldLFKNIqKyBxFWBfH2aJ5tsXkpTWzrv98Iwh6HmfmGmS97U4mWGldaVhCPIhDEmdUl5wrOp+3X&#10;FITzyBory6TgSQ6Wi8HHHFNtO/6l9uhzESDsUlRQeF+nUrqsIINuZGvi4N1sY9AH2eRSN9gFuKnk&#10;OIoSabDksFBgTeuCsvvxYRTsOuxW3/Gm3d9v6+f1NDlc9jEp9TnsVzMQnnr/H363f7SCJBnD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JL4l1xAAAANwAAAAP&#10;AAAAAAAAAAAAAAAAAKkCAABkcnMvZG93bnJldi54bWxQSwUGAAAAAAQABAD6AAAAmgMAAAAA&#10;">
                                                                                                                                          <v:polyline id="Freeform 710" o:spid="_x0000_s1159" style="position:absolute;visibility:visible;mso-wrap-style:square;v-text-anchor:top" points="12636,-228,12691,-22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xh3/xgAA&#10;ANwAAAAPAAAAZHJzL2Rvd25yZXYueG1sRI/dasJAFITvhb7Dcgq9000NhpK6ihQKpagQW4reHXZP&#10;fmj2bMiuJr69Wyh4OczMN8xyPdpWXKj3jWMFz7MEBLF2puFKwffX+/QFhA/IBlvHpOBKHtarh8kS&#10;c+MGLuhyCJWIEPY5KqhD6HIpva7Jop+5jjh6pesthij7Spoehwi3rZwnSSYtNhwXauzorSb9ezhb&#10;BWFzXuzKotSnn60u5mm6H46fpNTT47h5BRFoDPfwf/vDKMiyFP7OxCMgV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xh3/xgAAANwAAAAPAAAAAAAAAAAAAAAAAJcCAABkcnMv&#10;ZG93bnJldi54bWxQSwUGAAAAAAQABAD1AAAAigMAAAAA&#10;" filled="f" strokecolor="#999898" strokeweight="10209emu">
                                                                                                                                            <v:path arrowok="t" o:connecttype="custom" o:connectlocs="0,0;55,0" o:connectangles="0,0"/>
                                                                                                                                            <o:lock v:ext="edit" verticies="t"/>
                                                                                                                                          </v:polyline>
                                                                                                                                          <v:group id="Group 588" o:spid="_x0000_s1160" style="position:absolute;left:6703;top:-1237;width:55;height:0" coordorigin="6703,-1237"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Yq0msUAAADcAAAA&#10;DwAAAAAAAAAAAAAAAACpAgAAZHJzL2Rvd25yZXYueG1sUEsFBgAAAAAEAAQA+gAAAJsDAAAAAA==&#10;">
                                                                                                                                            <v:polyline id="Freeform 709" o:spid="_x0000_s1161" style="position:absolute;visibility:visible;mso-wrap-style:square;v-text-anchor:top" points="13406,-2474,13461,-247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YyAQxQAA&#10;ANwAAAAPAAAAZHJzL2Rvd25yZXYueG1sRI/dagIxFITvC75DOELvaraKS9kaRQRBpAqrpbR3h+Ts&#10;D92cLJvorm9vCgUvh5n5hlmsBtuIK3W+dqzgdZKAINbO1Fwq+DxvX95A+IBssHFMCm7kYbUcPS0w&#10;M67nnK6nUIoIYZ+hgiqENpPS64os+olriaNXuM5iiLIrpemwj3DbyGmSpNJizXGhwpY2Fenf08Uq&#10;COvL/FDkhf75+tD5dDY79t97Uup5PKzfQQQawiP8394ZBWk6h78z8QjI5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jIBDFAAAA3AAAAA8AAAAAAAAAAAAAAAAAlwIAAGRycy9k&#10;b3ducmV2LnhtbFBLBQYAAAAABAAEAPUAAACJAwAAAAA=&#10;" filled="f" strokecolor="#999898" strokeweight="10209emu">
                                                                                                                                              <v:path arrowok="t" o:connecttype="custom" o:connectlocs="0,0;55,0" o:connectangles="0,0"/>
                                                                                                                                              <o:lock v:ext="edit" verticies="t"/>
                                                                                                                                            </v:polyline>
                                                                                                                                            <v:group id="Group 589" o:spid="_x0000_s1162" style="position:absolute;left:6730;top:-1237;width:0;height:785" coordorigin="6730,-1237" coordsize="0,7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YUj3bGAAAA3AAA&#10;AA8AAAAAAAAAAAAAAAAAqQIAAGRycy9kb3ducmV2LnhtbFBLBQYAAAAABAAEAPoAAACcAwAAAAA=&#10;">
                                                                                                                                              <v:polyline id="Freeform 708" o:spid="_x0000_s1163" style="position:absolute;visibility:visible;mso-wrap-style:square;v-text-anchor:top" points="13460,-2474,13460,-1689" coordsize="0,7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LO0xAAA&#10;ANwAAAAPAAAAZHJzL2Rvd25yZXYueG1sRI/disIwFITvBd8hHGHvNFWwSjWK7LKs64348wCH5tgW&#10;m5PSRFP36TeC4OUwM98wy3VnanGn1lWWFYxHCQji3OqKCwXn0/dwDsJ5ZI21ZVLwIAfrVb+3xEzb&#10;wAe6H30hIoRdhgpK75tMSpeXZNCNbEMcvYttDfoo20LqFkOEm1pOkiSVBiuOCyU29FlSfj3ejILw&#10;+ycfYb51p+n0p94XwV13X7lSH4NuswDhqfPv8Ku91QrSdAbPM/EIyN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iCztMQAAADcAAAADwAAAAAAAAAAAAAAAACXAgAAZHJzL2Rv&#10;d25yZXYueG1sUEsFBgAAAAAEAAQA9QAAAIgDAAAAAA==&#10;" filled="f" strokecolor="#999898" strokeweight="10209emu">
                                                                                                                                                <v:path arrowok="t" o:connecttype="custom" o:connectlocs="0,-1237;0,-452" o:connectangles="0,0"/>
                                                                                                                                                <o:lock v:ext="edit" verticies="t"/>
                                                                                                                                              </v:polyline>
                                                                                                                                              <v:group id="Group 590" o:spid="_x0000_s1164" style="position:absolute;left:6703;top:-452;width:55;height:0" coordorigin="6703,-45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x76fwgAAANwAAAAPAAAAZHJzL2Rvd25yZXYueG1sRE9Ni8IwEL0L/ocwgjdN&#10;u4tFqlFEdhcPIlgXFm9DM7bFZlKabFv/vTkIHh/ve70dTC06al1lWUE8j0AQ51ZXXCj4vXzPliCc&#10;R9ZYWyYFD3Kw3YxHa0y17flMXeYLEULYpaig9L5JpXR5SQbd3DbEgbvZ1qAPsC2kbrEP4aaWH1GU&#10;SIMVh4YSG9qXlN+zf6Pgp8d+9xl/dcf7bf+4Xhanv2NMSk0nw24FwtPg3+KX+6AVJElYG86EI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Me+n8IAAADcAAAADwAA&#10;AAAAAAAAAAAAAACpAgAAZHJzL2Rvd25yZXYueG1sUEsFBgAAAAAEAAQA+gAAAJgDAAAAAA==&#10;">
                                                                                                                                                <v:polyline id="Freeform 707" o:spid="_x0000_s1165" style="position:absolute;visibility:visible;mso-wrap-style:square;v-text-anchor:top" points="13406,-904,13461,-90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LioVxgAA&#10;ANwAAAAPAAAAZHJzL2Rvd25yZXYueG1sRI/dagIxFITvBd8hnELvNFuli12NIoIgpRXWltLeHZKz&#10;P7g5WTbR3b59UxC8HGbmG2a1GWwjrtT52rGCp2kCglg7U3Op4PNjP1mA8AHZYOOYFPySh816PFph&#10;ZlzPOV1PoRQRwj5DBVUIbSal1xVZ9FPXEkevcJ3FEGVXStNhH+G2kbMkSaXFmuNChS3tKtLn08Uq&#10;CNvL83uRF/rn603ns/n82H+/klKPD8N2CSLQEO7hW/tgFKTpC/yfiUdAr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LioVxgAAANwAAAAPAAAAAAAAAAAAAAAAAJcCAABkcnMv&#10;ZG93bnJldi54bWxQSwUGAAAAAAQABAD1AAAAigMAAAAA&#10;" filled="f" strokecolor="#999898" strokeweight="10209emu">
                                                                                                                                                  <v:path arrowok="t" o:connecttype="custom" o:connectlocs="0,0;55,0" o:connectangles="0,0"/>
                                                                                                                                                  <o:lock v:ext="edit" verticies="t"/>
                                                                                                                                                </v:polyline>
                                                                                                                                                <v:group id="Group 591" o:spid="_x0000_s1166" style="position:absolute;left:7780;top:-1369;width:55;height:0" coordorigin="7780,-1369"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aCREwwAAANwAAAAPAAAAZHJzL2Rvd25yZXYueG1sRE9Na8JAEL0X/A/LCL3V&#10;TZRaiW5CkFp6kEJVEG9DdkxCsrMhu03iv+8eCj0+3vcum0wrBupdbVlBvIhAEBdW11wquJwPLxsQ&#10;ziNrbC2Tggc5yNLZ0w4TbUf+puHkSxFC2CWooPK+S6R0RUUG3cJ2xIG7296gD7Avpe5xDOGmlcso&#10;WkuDNYeGCjvaV1Q0px+j4GPEMV/F78Oxue8ft/Pr1/UYk1LP8ynfgvA0+X/xn/tTK1i/hf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NoJETDAAAA3AAAAA8A&#10;AAAAAAAAAAAAAAAAqQIAAGRycy9kb3ducmV2LnhtbFBLBQYAAAAABAAEAPoAAACZAwAAAAA=&#10;">
                                                                                                                                                  <v:polyline id="Freeform 706" o:spid="_x0000_s1167" style="position:absolute;visibility:visible;mso-wrap-style:square;v-text-anchor:top" points="15560,-2738,15615,-273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gbDOxgAA&#10;ANwAAAAPAAAAZHJzL2Rvd25yZXYueG1sRI/dagIxFITvhb5DOIXeaValWlajSKFQSi2sFtG7Q3L2&#10;h25Olk1017c3QsHLYWa+YZbr3tbiQq2vHCsYjxIQxNqZigsFv/uP4RsIH5AN1o5JwZU8rFdPgyWm&#10;xnWc0WUXChEh7FNUUIbQpFJ6XZJFP3INcfRy11oMUbaFNC12EW5rOUmSmbRYcVwosaH3kvTf7mwV&#10;hM35dZtnuT4dvnU2mU5/uuMXKfXy3G8WIAL14RH+b38aBbP5GO5n4hGQq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gbDOxgAAANwAAAAPAAAAAAAAAAAAAAAAAJcCAABkcnMv&#10;ZG93bnJldi54bWxQSwUGAAAAAAQABAD1AAAAigMAAAAA&#10;" filled="f" strokecolor="#999898" strokeweight="10209emu">
                                                                                                                                                    <v:path arrowok="t" o:connecttype="custom" o:connectlocs="0,0;55,0" o:connectangles="0,0"/>
                                                                                                                                                    <o:lock v:ext="edit" verticies="t"/>
                                                                                                                                                  </v:polyline>
                                                                                                                                                  <v:group id="Group 592" o:spid="_x0000_s1168" style="position:absolute;left:7808;top:-1369;width:0;height:805" coordorigin="7808,-1369" coordsize="0,8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9h+oxgAAANwAAAAPAAAAZHJzL2Rvd25yZXYueG1sRI9Ba8JAFITvBf/D8oTe&#10;mk0sTSVmFRErHkKhKpTeHtlnEsy+DdltEv99t1DocZiZb5h8M5lWDNS7xrKCJIpBEJdWN1wpuJzf&#10;npYgnEfW2FomBXdysFnPHnLMtB35g4aTr0SAsMtQQe19l0npypoMush2xMG72t6gD7KvpO5xDHDT&#10;ykUcp9Jgw2Ghxo52NZW307dRcBhx3D4n+6G4XXf3r/PL+2eRkFKP82m7AuFp8v/hv/ZRK0hf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z2H6jGAAAA3AAA&#10;AA8AAAAAAAAAAAAAAAAAqQIAAGRycy9kb3ducmV2LnhtbFBLBQYAAAAABAAEAPoAAACcAwAAAAA=&#10;">
                                                                                                                                                    <v:polyline id="Freeform 705" o:spid="_x0000_s1169" style="position:absolute;visibility:visible;mso-wrap-style:square;v-text-anchor:top" points="15616,-2738,15616,-1933" coordsize="0,8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zP8xgAA&#10;ANwAAAAPAAAAZHJzL2Rvd25yZXYueG1sRI9Ba8JAFITvBf/D8oTe6kZrVaKr2FbRgwdNBK+P7DMJ&#10;Zt+G7Nak/fVuodDjMDPfMItVZypxp8aVlhUMBxEI4szqknMF53T7MgPhPLLGyjIp+CYHq2XvaYGx&#10;ti2f6J74XAQIuxgVFN7XsZQuK8igG9iaOHhX2xj0QTa51A22AW4qOYqiiTRYclgosKaPgrJb8mUU&#10;7C6HZN8Ox++faf2THkc62mzfzko997v1HISnzv+H/9p7rWAyfYXfM+EIyO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hzP8xgAAANwAAAAPAAAAAAAAAAAAAAAAAJcCAABkcnMv&#10;ZG93bnJldi54bWxQSwUGAAAAAAQABAD1AAAAigMAAAAA&#10;" filled="f" strokecolor="#999898" strokeweight="10209emu">
                                                                                                                                                      <v:path arrowok="t" o:connecttype="custom" o:connectlocs="0,-1369;0,-564" o:connectangles="0,0"/>
                                                                                                                                                      <o:lock v:ext="edit" verticies="t"/>
                                                                                                                                                    </v:polyline>
                                                                                                                                                    <v:group id="Group 593" o:spid="_x0000_s1170" style="position:absolute;left:7780;top:-564;width:55;height:0" coordorigin="7780,-564"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yJHxgAAANwAAAAPAAAAZHJzL2Rvd25yZXYueG1sRI9Ba8JAFITvgv9heUJv&#10;dRNrbYlZRUSlBylUC8XbI/tMQrJvQ3ZN4r/vFgoeh5n5hknXg6lFR60rLSuIpxEI4szqknMF3+f9&#10;8zsI55E11pZJwZ0crFfjUYqJtj1/UXfyuQgQdgkqKLxvEildVpBBN7UNcfCutjXog2xzqVvsA9zU&#10;chZFC2mw5LBQYEPbgrLqdDMKDj32m5d41x2r6/Z+Ob9+/hxjUuppMmyWIDwN/hH+b39oBYu3O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xTIkfGAAAA3AAA&#10;AA8AAAAAAAAAAAAAAAAAqQIAAGRycy9kb3ducmV2LnhtbFBLBQYAAAAABAAEAPoAAACcAwAAAAA=&#10;">
                                                                                                                                                      <v:polyline id="Freeform 704" o:spid="_x0000_s1171" style="position:absolute;visibility:visible;mso-wrap-style:square;v-text-anchor:top" points="15560,-1128,15615,-112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urbNxgAA&#10;ANwAAAAPAAAAZHJzL2Rvd25yZXYueG1sRI/dagIxFITvBd8hHKF3mlXRlq1RpFAoYgu7LaW9OyRn&#10;f3Bzsmyiu769KRS8HGbmG2azG2wjLtT52rGC+SwBQaydqblU8PX5On0C4QOywcYxKbiSh912PNpg&#10;alzPGV3yUIoIYZ+igiqENpXS64os+plriaNXuM5iiLIrpemwj3DbyEWSrKXFmuNChS29VKRP+dkq&#10;CPvz6r3ICv37fdTZYrn86H8OpNTDZNg/gwg0hHv4v/1mFKwfV/B3Jh4Bub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urbNxgAAANwAAAAPAAAAAAAAAAAAAAAAAJcCAABkcnMv&#10;ZG93bnJldi54bWxQSwUGAAAAAAQABAD1AAAAigMAAAAA&#10;" filled="f" strokecolor="#999898" strokeweight="10209emu">
                                                                                                                                                        <v:path arrowok="t" o:connecttype="custom" o:connectlocs="0,0;55,0" o:connectangles="0,0"/>
                                                                                                                                                        <o:lock v:ext="edit" verticies="t"/>
                                                                                                                                                      </v:polyline>
                                                                                                                                                      <v:group id="Group 594" o:spid="_x0000_s1172" style="position:absolute;left:5933;top:-24;width:55;height:0" coordorigin="5933,-24"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zRmrxQAAANwAAAAPAAAAZHJzL2Rvd25yZXYueG1sRI9Pa8JAFMTvBb/D8oTe&#10;6iaWRomuIqLiQQr+AfH2yD6TYPZtyK5J/PbdQqHHYWZ+w8yXvalES40rLSuIRxEI4szqknMFl/P2&#10;YwrCeWSNlWVS8CIHy8XgbY6pth0fqT35XAQIuxQVFN7XqZQuK8igG9maOHh32xj0QTa51A12AW4q&#10;OY6iRBosOSwUWNO6oOxxehoFuw671We8aQ+P+/p1O399Xw8xKfU+7FczEJ56/x/+a++1gmS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80Zq8UAAADcAAAA&#10;DwAAAAAAAAAAAAAAAACpAgAAZHJzL2Rvd25yZXYueG1sUEsFBgAAAAAEAAQA+gAAAJsDAAAAAA==&#10;">
                                                                                                                                                        <v:polyline id="Freeform 703" o:spid="_x0000_s1173" style="position:absolute;visibility:visible;mso-wrap-style:square;v-text-anchor:top" points="11866,-48,11921,-4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I0hxgAA&#10;ANwAAAAPAAAAZHJzL2Rvd25yZXYueG1sRI/dagIxFITvBd8hHKF3mlWplq1RpFAoYoXdltLeHZKz&#10;P7g5WTbR3b59Iwi9HGbmG2azG2wjrtT52rGC+SwBQaydqblU8PnxOn0C4QOywcYxKfglD7vteLTB&#10;1LieM7rmoRQRwj5FBVUIbSql1xVZ9DPXEkevcJ3FEGVXStNhH+G2kYskWUmLNceFClt6qUif84tV&#10;EPaXx/ciK/TP11Fni+Xy1H8fSKmHybB/BhFoCP/he/vNKFit13A7E4+A3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JI0hxgAAANwAAAAPAAAAAAAAAAAAAAAAAJcCAABkcnMv&#10;ZG93bnJldi54bWxQSwUGAAAAAAQABAD1AAAAigMAAAAA&#10;" filled="f" strokecolor="#999898" strokeweight="10209emu">
                                                                                                                                                          <v:path arrowok="t" o:connecttype="custom" o:connectlocs="0,0;55,0" o:connectangles="0,0"/>
                                                                                                                                                          <o:lock v:ext="edit" verticies="t"/>
                                                                                                                                                        </v:polyline>
                                                                                                                                                        <v:group id="Group 595" o:spid="_x0000_s1174" style="position:absolute;left:5960;top:-24;width:0;height:329" coordorigin="5960,-24" coordsize="0,3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HihCwwAAANwAAAAPAAAAZHJzL2Rvd25yZXYueG1sRE9Na8JAEL0X/A/LCL3V&#10;TZRaiW5CkFp6kEJVEG9DdkxCsrMhu03iv+8eCj0+3vcum0wrBupdbVlBvIhAEBdW11wquJwPLxsQ&#10;ziNrbC2Tggc5yNLZ0w4TbUf+puHkSxFC2CWooPK+S6R0RUUG3cJ2xIG7296gD7Avpe5xDOGmlcso&#10;WkuDNYeGCjvaV1Q0px+j4GPEMV/F78Oxue8ft/Pr1/UYk1LP8ynfgvA0+X/xn/tTK1i/hb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0eKELDAAAA3AAAAA8A&#10;AAAAAAAAAAAAAAAAqQIAAGRycy9kb3ducmV2LnhtbFBLBQYAAAAABAAEAPoAAACZAwAAAAA=&#10;">
                                                                                                                                                          <v:polyline id="Freeform 702" o:spid="_x0000_s1175" style="position:absolute;visibility:visible;mso-wrap-style:square;v-text-anchor:top" points="11920,-48,11920,281" coordsize="0,3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rjOAxQAA&#10;ANwAAAAPAAAAZHJzL2Rvd25yZXYueG1sRI/RasJAFETfC/7DcoW+1Y19sJq6CaK0lIqisR9wm70m&#10;S7N3Q3aN8e+7QqGPw8ycYZb5YBvRU+eNYwXTSQKCuHTacKXg6/T2NAfhA7LGxjEpuJGHPBs9LDHV&#10;7spH6otQiQhhn6KCOoQ2ldKXNVn0E9cSR+/sOoshyq6SusNrhNtGPifJTFo0HBdqbGldU/lTXKwC&#10;t9q8H3b9517ezt9bczkV1mwKpR7Hw+oVRKAh/If/2h9awexlAfcz8QjI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uM4DFAAAA3AAAAA8AAAAAAAAAAAAAAAAAlwIAAGRycy9k&#10;b3ducmV2LnhtbFBLBQYAAAAABAAEAPUAAACJAwAAAAA=&#10;" filled="f" strokecolor="#999898" strokeweight="10209emu">
                                                                                                                                                            <v:path arrowok="t" o:connecttype="custom" o:connectlocs="0,-24;0,305" o:connectangles="0,0"/>
                                                                                                                                                            <o:lock v:ext="edit" verticies="t"/>
                                                                                                                                                          </v:polyline>
                                                                                                                                                          <v:group id="Group 596" o:spid="_x0000_s1176" style="position:absolute;left:5933;top:305;width:55;height:0" coordorigin="5933,305"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5r1UY8IAAADcAAAADwAA&#10;AAAAAAAAAAAAAACpAgAAZHJzL2Rvd25yZXYueG1sUEsFBgAAAAAEAAQA+gAAAJgDAAAAAA==&#10;">
                                                                                                                                                            <v:polyline id="Freeform 701" o:spid="_x0000_s1177" style="position:absolute;visibility:visible;mso-wrap-style:square;v-text-anchor:top" points="11866,610,11921,610"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VMDpxgAA&#10;ANwAAAAPAAAAZHJzL2Rvd25yZXYueG1sRI/dasJAFITvBd9hOQXvdKNSkdQ1BKFQxBZiS2nvDrsn&#10;PzR7NmRXE9++Wyh4OczMN8wuG20rrtT7xrGC5SIBQaydabhS8PH+PN+C8AHZYOuYFNzIQ7afTnaY&#10;GjdwQddzqESEsE9RQR1Cl0rpdU0W/cJ1xNErXW8xRNlX0vQ4RLht5SpJNtJiw3Ghxo4ONemf88Uq&#10;CPnl8bUsSv39edLFar1+G76OpNTsYcyfQAQawz38334xCjbbJfydiUdA7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VMDpxgAAANwAAAAPAAAAAAAAAAAAAAAAAJcCAABkcnMv&#10;ZG93bnJldi54bWxQSwUGAAAAAAQABAD1AAAAigMAAAAA&#10;" filled="f" strokecolor="#999898" strokeweight="10209emu">
                                                                                                                                                              <v:path arrowok="t" o:connecttype="custom" o:connectlocs="0,0;55,0" o:connectangles="0,0"/>
                                                                                                                                                              <o:lock v:ext="edit" verticies="t"/>
                                                                                                                                                            </v:polyline>
                                                                                                                                                            <v:group id="Group 597" o:spid="_x0000_s1178" style="position:absolute;left:6318;top:-433;width:55;height:0" coordorigin="6318,-433"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5I2+PxAAAANwAAAAP&#10;AAAAAAAAAAAAAAAAAKkCAABkcnMvZG93bnJldi54bWxQSwUGAAAAAAQABAD6AAAAmgMAAAAA&#10;">
                                                                                                                                                              <v:polyline id="Freeform 700" o:spid="_x0000_s1179" style="position:absolute;visibility:visible;mso-wrap-style:square;v-text-anchor:top" points="12636,-866,12691,-86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vsFxQAA&#10;ANwAAAAPAAAAZHJzL2Rvd25yZXYueG1sRI/dagIxFITvBd8hnIJ3mq1LRVajiFAoYgtrS9G7Q3L2&#10;Bzcnyya669s3hUIvh5n5hllvB9uIO3W+dqzgeZaAINbO1Fwq+Pp8nS5B+IBssHFMCh7kYbsZj9aY&#10;GddzTvdTKEWEsM9QQRVCm0npdUUW/cy1xNErXGcxRNmV0nTYR7ht5DxJFtJizXGhwpb2Fenr6WYV&#10;hN3t5b3IC335Pup8nqYf/flASk2eht0KRKAh/If/2m9GwWKZwu+ZeATk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XK+wXFAAAA3AAAAA8AAAAAAAAAAAAAAAAAlwIAAGRycy9k&#10;b3ducmV2LnhtbFBLBQYAAAAABAAEAPUAAACJAwAAAAA=&#10;" filled="f" strokecolor="#999898" strokeweight="10209emu">
                                                                                                                                                                <v:path arrowok="t" o:connecttype="custom" o:connectlocs="0,0;55,0" o:connectangles="0,0"/>
                                                                                                                                                                <o:lock v:ext="edit" verticies="t"/>
                                                                                                                                                              </v:polyline>
                                                                                                                                                              <v:group id="Group 598" o:spid="_x0000_s1180" style="position:absolute;left:6345;top:-433;width:0;height:628" coordorigin="6345,-433" coordsize="0,6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hlJgxgAAANwAAAAPAAAAZHJzL2Rvd25yZXYueG1sRI9Ba8JAFITvBf/D8oTe&#10;6ia2FUndhCAqHqRQLZTeHtlnEpJ9G7JrEv99t1DocZiZb5hNNplWDNS72rKCeBGBIC6srrlU8HnZ&#10;P61BOI+ssbVMCu7kIEtnDxtMtB35g4azL0WAsEtQQeV9l0jpiooMuoXtiIN3tb1BH2RfSt3jGOCm&#10;lcsoWkmDNYeFCjvaVlQ055tRcBhxzJ/j3XBqrtv79+X1/esUk1KP8yl/A+Fp8v/hv/ZRK1itX+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mGUmDGAAAA3AAA&#10;AA8AAAAAAAAAAAAAAAAAqQIAAGRycy9kb3ducmV2LnhtbFBLBQYAAAAABAAEAPoAAACcAwAAAAA=&#10;">
                                                                                                                                                                <v:shape id="Freeform 699" o:spid="_x0000_s1181" style="position:absolute;left:12690;top:-866;width:0;height:627;visibility:visible;mso-wrap-style:square;v-text-anchor:top" coordsize="0,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fGn0xAAA&#10;ANwAAAAPAAAAZHJzL2Rvd25yZXYueG1sRI9PawIxFMTvBb9DeIXearal/mE1ihQKPZW6Cl4fyXN3&#10;dfOyJFFjP30jCB6HmfkNM18m24kz+dA6VvA2LEAQa2darhVsN1+vUxAhIhvsHJOCKwVYLgZPcyyN&#10;u/CazlWsRYZwKFFBE2NfShl0QxbD0PXE2ds7bzFm6WtpPF4y3HbyvSjG0mLLeaHBnj4b0sfqZBVU&#10;3frj+pPcTv/9upMOyR/SZqLUy3NazUBESvERvre/jYLxdAS3M/kIyM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Xxp9MQAAADcAAAADwAAAAAAAAAAAAAAAACXAgAAZHJzL2Rv&#10;d25yZXYueG1sUEsFBgAAAAAEAAQA9QAAAIgDAAAAAA==&#10;" path="m0,0l0,628e" filled="f" strokecolor="#999898" strokeweight="10209emu">
                                                                                                                                                                  <v:path arrowok="t" o:connecttype="custom" o:connectlocs="0,-432;0,195" o:connectangles="0,0"/>
                                                                                                                                                                  <o:lock v:ext="edit" verticies="t"/>
                                                                                                                                                                </v:shape>
                                                                                                                                                                <v:group id="Group 599" o:spid="_x0000_s1182" style="position:absolute;left:6318;top:194;width:55;height:0" coordorigin="6318,194"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GGGmMxAAAANwAAAAP&#10;AAAAAAAAAAAAAAAAAKkCAABkcnMvZG93bnJldi54bWxQSwUGAAAAAAQABAD6AAAAmgMAAAAA&#10;">
                                                                                                                                                                  <v:polyline id="Freeform 698" o:spid="_x0000_s1183" style="position:absolute;visibility:visible;mso-wrap-style:square;v-text-anchor:top" points="12636,388,12691,38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8f0GxgAA&#10;ANwAAAAPAAAAZHJzL2Rvd25yZXYueG1sRI/dagIxFITvBd8hnELvNFulVlajiFAopRbWiujdITn7&#10;g5uTZRPd7ds3QsHLYWa+YZbr3tbiRq2vHCt4GScgiLUzFRcKDj/vozkIH5AN1o5JwS95WK+GgyWm&#10;xnWc0W0fChEh7FNUUIbQpFJ6XZJFP3YNcfRy11oMUbaFNC12EW5rOUmSmbRYcVwosaFtSfqyv1oF&#10;YXN93eVZrs/HL51NptPv7vRJSj0/9ZsFiEB9eIT/2x9GwWz+Bvcz8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68f0GxgAAANwAAAAPAAAAAAAAAAAAAAAAAJcCAABkcnMv&#10;ZG93bnJldi54bWxQSwUGAAAAAAQABAD1AAAAigMAAAAA&#10;" filled="f" strokecolor="#999898" strokeweight="10209emu">
                                                                                                                                                                    <v:path arrowok="t" o:connecttype="custom" o:connectlocs="0,0;55,0" o:connectangles="0,0"/>
                                                                                                                                                                    <o:lock v:ext="edit" verticies="t"/>
                                                                                                                                                                  </v:polyline>
                                                                                                                                                                  <v:group id="Group 600" o:spid="_x0000_s1184" style="position:absolute;left:6703;top:-10;width:55;height:0" coordorigin="6703,-10"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MtYZcIAAADcAAAADwAA&#10;AAAAAAAAAAAAAACpAgAAZHJzL2Rvd25yZXYueG1sUEsFBgAAAAAEAAQA+gAAAJgDAAAAAA==&#10;">
                                                                                                                                                                    <v:polyline id="Freeform 697" o:spid="_x0000_s1185" style="position:absolute;visibility:visible;mso-wrap-style:square;v-text-anchor:top" points="13406,-20,13461,-20"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IszvxgAA&#10;ANwAAAAPAAAAZHJzL2Rvd25yZXYueG1sRI/dagIxFITvBd8hHKF3mlWp2K1RpFAoYoXdltLeHZKz&#10;P7g5WTbR3b59Iwi9HGbmG2azG2wjrtT52rGC+SwBQaydqblU8PnxOl2D8AHZYOOYFPySh912PNpg&#10;alzPGV3zUIoIYZ+igiqENpXS64os+plriaNXuM5iiLIrpemwj3DbyEWSrKTFmuNChS29VKTP+cUq&#10;CPvL43uRFfrn66izxXJ56r8PpNTDZNg/gwg0hP/wvf1mFKzWT3A7E4+A3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IszvxgAAANwAAAAPAAAAAAAAAAAAAAAAAJcCAABkcnMv&#10;ZG93bnJldi54bWxQSwUGAAAAAAQABAD1AAAAigMAAAAA&#10;" filled="f" strokecolor="#999898" strokeweight="10209emu">
                                                                                                                                                                      <v:path arrowok="t" o:connecttype="custom" o:connectlocs="0,0;55,0" o:connectangles="0,0"/>
                                                                                                                                                                      <o:lock v:ext="edit" verticies="t"/>
                                                                                                                                                                    </v:polyline>
                                                                                                                                                                    <v:group id="Group 601" o:spid="_x0000_s1186" style="position:absolute;left:6730;top:-10;width:0;height:453" coordorigin="6730,-10" coordsize="0,4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ZMK+wwAAANwAAAAPAAAAZHJzL2Rvd25yZXYueG1sRE9Na8JAEL0X/A/LCL3V&#10;TZRKjW5CkFp6kEJVEG9DdkxCsrMhu03iv+8eCj0+3vcum0wrBupdbVlBvIhAEBdW11wquJwPL28g&#10;nEfW2FomBQ9ykKWzpx0m2o78TcPJlyKEsEtQQeV9l0jpiooMuoXtiAN3t71BH2BfSt3jGMJNK5dR&#10;tJYGaw4NFXa0r6hoTj9GwceIY76K34djc98/bufXr+sxJqWe51O+BeFp8v/iP/enVrDehP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Nkwr7DAAAA3AAAAA8A&#10;AAAAAAAAAAAAAAAAqQIAAGRycy9kb3ducmV2LnhtbFBLBQYAAAAABAAEAPoAAACZAwAAAAA=&#10;">
                                                                                                                                                                      <v:shape id="Freeform 696" o:spid="_x0000_s1187" style="position:absolute;left:13460;top:-20;width:0;height:452;visibility:visible;mso-wrap-style:square;v-text-anchor:top" coordsize="0,4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XCUFxAAA&#10;ANwAAAAPAAAAZHJzL2Rvd25yZXYueG1sRI9BawIxFITvBf9DeIKXUrN6EN0aRZRKTwVXvT82z822&#10;m5d1k67pv28EweMwM98wy3W0jeip87VjBZNxBoK4dLrmSsHp+PE2B+EDssbGMSn4Iw/r1eBlibl2&#10;Nz5QX4RKJAj7HBWYENpcSl8asujHriVO3sV1FkOSXSV1h7cEt42cZtlMWqw5LRhsaWuo/Cl+rYKi&#10;2emv/UG/Xk/9dTP9PseLNVGp0TBu3kEEiuEZfrQ/tYLZYgL3M+kIyN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wlBcQAAADcAAAADwAAAAAAAAAAAAAAAACXAgAAZHJzL2Rv&#10;d25yZXYueG1sUEsFBgAAAAAEAAQA9QAAAIgDAAAAAA==&#10;" path="m0,0l0,453e" filled="f" strokecolor="#999898" strokeweight="10209emu">
                                                                                                                                                                        <v:path arrowok="t" o:connecttype="custom" o:connectlocs="0,-10;0,442" o:connectangles="0,0"/>
                                                                                                                                                                        <o:lock v:ext="edit" verticies="t"/>
                                                                                                                                                                      </v:shape>
                                                                                                                                                                      <v:group id="Group 602" o:spid="_x0000_s1188" style="position:absolute;left:6703;top:442;width:55;height:0" coordorigin="6703,44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vlSxgAAANwAAAAPAAAAZHJzL2Rvd25yZXYueG1sRI9Ba8JAFITvBf/D8oTe&#10;mk0sDTVmFRErHkKhKpTeHtlnEsy+DdltEv99t1DocZiZb5h8M5lWDNS7xrKCJIpBEJdWN1wpuJzf&#10;nl5BOI+ssbVMCu7kYLOePeSYaTvyBw0nX4kAYZehgtr7LpPSlTUZdJHtiIN3tb1BH2RfSd3jGOCm&#10;lYs4TqXBhsNCjR3taipvp2+j4DDiuH1O9kNxu+7uX+eX988iIaUe59N2BcLT5P/Df+2jVpAu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z6+VLGAAAA3AAA&#10;AA8AAAAAAAAAAAAAAAAAqQIAAGRycy9kb3ducmV2LnhtbFBLBQYAAAAABAAEAPoAAACcAwAAAAA=&#10;">
                                                                                                                                                                        <v:polyline id="Freeform 695" o:spid="_x0000_s1189" style="position:absolute;visibility:visible;mso-wrap-style:square;v-text-anchor:top" points="13406,884,13461,88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E23YxgAA&#10;ANwAAAAPAAAAZHJzL2Rvd25yZXYueG1sRI/dagIxFITvC32HcAq9q9m6VHQ1ihQKpdTCqkh7d0jO&#10;/uDmZNlEd317IxS8HGbmG2axGmwjztT52rGC11ECglg7U3OpYL/7eJmC8AHZYOOYFFzIw2r5+LDA&#10;zLieczpvQykihH2GCqoQ2kxKryuy6EeuJY5e4TqLIcqulKbDPsJtI8dJMpEWa44LFbb0XpE+bk9W&#10;QVif3jZFXui/w7fOx2n60/9+kVLPT8N6DiLQEO7h//anUTCZpXA7E4+AXF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E23YxgAAANwAAAAPAAAAAAAAAAAAAAAAAJcCAABkcnMv&#10;ZG93bnJldi54bWxQSwUGAAAAAAQABAD1AAAAigMAAAAA&#10;" filled="f" strokecolor="#999898" strokeweight="10209emu">
                                                                                                                                                                          <v:path arrowok="t" o:connecttype="custom" o:connectlocs="0,0;55,0" o:connectangles="0,0"/>
                                                                                                                                                                          <o:lock v:ext="edit" verticies="t"/>
                                                                                                                                                                        </v:polyline>
                                                                                                                                                                        <v:group id="Group 603" o:spid="_x0000_s1190" style="position:absolute;left:7780;top:-257;width:55;height:0" coordorigin="7780,-257"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X8S9xgAAANwAAAAPAAAAZHJzL2Rvd25yZXYueG1sRI9Ba8JAFITvgv9heUJv&#10;dRNrpY1ZRUSlBylUC8XbI/tMQrJvQ3ZN4r/vFgoeh5n5hknXg6lFR60rLSuIpxEI4szqknMF3+f9&#10;8xsI55E11pZJwZ0crFfjUYqJtj1/UXfyuQgQdgkqKLxvEildVpBBN7UNcfCutjXog2xzqVvsA9zU&#10;chZFC2mw5LBQYEPbgrLqdDMKDj32m5d41x2r6/Z+Ob9+/hxjUuppMmyWIDwN/hH+b39oBYv3O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xfxL3GAAAA3AAA&#10;AA8AAAAAAAAAAAAAAAAAqQIAAGRycy9kb3ducmV2LnhtbFBLBQYAAAAABAAEAPoAAACcAwAAAAA=&#10;">
                                                                                                                                                                          <v:polyline id="Freeform 694" o:spid="_x0000_s1191" style="position:absolute;visibility:visible;mso-wrap-style:square;v-text-anchor:top" points="15560,-514,15615,-51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lA3xgAA&#10;ANwAAAAPAAAAZHJzL2Rvd25yZXYueG1sRI/dagIxFITvBd8hHKF3mlVR2q1RpFAoYgu7LaW9OyRn&#10;f3Bzsmyiu769KRS8HGbmG2azG2wjLtT52rGC+SwBQaydqblU8PX5On0E4QOywcYxKbiSh912PNpg&#10;alzPGV3yUIoIYZ+igiqENpXS64os+plriaNXuM5iiLIrpemwj3DbyEWSrKXFmuNChS29VKRP+dkq&#10;CPvz6r3ICv37fdTZYrn86H8OpNTDZNg/gwg0hHv4v/1mFKyfVvB3Jh4Bub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tlA3xgAAANwAAAAPAAAAAAAAAAAAAAAAAJcCAABkcnMv&#10;ZG93bnJldi54bWxQSwUGAAAAAAQABAD1AAAAigMAAAAA&#10;" filled="f" strokecolor="#999898" strokeweight="10209emu">
                                                                                                                                                                            <v:path arrowok="t" o:connecttype="custom" o:connectlocs="0,0;55,0" o:connectangles="0,0"/>
                                                                                                                                                                            <o:lock v:ext="edit" verticies="t"/>
                                                                                                                                                                          </v:polyline>
                                                                                                                                                                          <v:group id="Group 604" o:spid="_x0000_s1192" style="position:absolute;left:7808;top:-257;width:0;height:531" coordorigin="7808,-257" coordsize="0,53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wf9RxQAAANwAAAAPAAAAZHJzL2Rvd25yZXYueG1sRI9Pa8JAFMTvBb/D8oTe&#10;6iaWBo2uIqLiQQr+AfH2yD6TYPZtyK5J/PbdQqHHYWZ+w8yXvalES40rLSuIRxEI4szqknMFl/P2&#10;YwLCeWSNlWVS8CIHy8XgbY6pth0fqT35XAQIuxQVFN7XqZQuK8igG9maOHh32xj0QTa51A12AW4q&#10;OY6iRBosOSwUWNO6oOxxehoFuw671We8aQ+P+/p1O399Xw8xKfU+7FczEJ56/x/+a++1gmSa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8H/UcUAAADcAAAA&#10;DwAAAAAAAAAAAAAAAACpAgAAZHJzL2Rvd25yZXYueG1sUEsFBgAAAAAEAAQA+gAAAJsDAAAAAA==&#10;">
                                                                                                                                                                            <v:polyline id="Freeform 693" o:spid="_x0000_s1193" style="position:absolute;visibility:visible;mso-wrap-style:square;v-text-anchor:top" points="15616,-514,15616,17" coordsize="0,5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ZhurxQAA&#10;ANwAAAAPAAAAZHJzL2Rvd25yZXYueG1sRI9BS8NAFITvBf/D8gQvxW7qodXYbSnSoniqSX/AM/tM&#10;QrNvQ96mG/+9Kwgeh5n5htnsJtepKw3SejawXGSgiCtvW64NnMvj/SMoCcgWO89k4JsEdtub2QZz&#10;6yN/0LUItUoQlhwNNCH0udZSNeRQFr4nTt6XHxyGJIda2wFjgrtOP2TZSjtsOS002NNLQ9WlGJ2B&#10;w7G8fEp8HYXKMZN4PsX5+96Yu9tp/wwq0BT+w3/tN2tg9bSG3zPpCOjt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VmG6vFAAAA3AAAAA8AAAAAAAAAAAAAAAAAlwIAAGRycy9k&#10;b3ducmV2LnhtbFBLBQYAAAAABAAEAPUAAACJAwAAAAA=&#10;" filled="f" strokecolor="#999898" strokeweight="10209emu">
                                                                                                                                                                              <v:path arrowok="t" o:connecttype="custom" o:connectlocs="0,-257;0,274" o:connectangles="0,0"/>
                                                                                                                                                                              <o:lock v:ext="edit" verticies="t"/>
                                                                                                                                                                            </v:polyline>
                                                                                                                                                                            <v:group id="Group 605" o:spid="_x0000_s1194" style="position:absolute;left:7780;top:274;width:55;height:0" coordorigin="7780,274"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Es64wwAAANwAAAAPAAAAZHJzL2Rvd25yZXYueG1sRE9Na8JAEL0X/A/LCL3V&#10;TZRKjW5CkFp6kEJVEG9DdkxCsrMhu03iv+8eCj0+3vcum0wrBupdbVlBvIhAEBdW11wquJwPL28g&#10;nEfW2FomBQ9ykKWzpx0m2o78TcPJlyKEsEtQQeV9l0jpiooMuoXtiAN3t71BH2BfSt3jGMJNK5dR&#10;tJYGaw4NFXa0r6hoTj9GwceIY76K34djc98/bufXr+sxJqWe51O+BeFp8v/iP/enVrDehL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0SzrjDAAAA3AAAAA8A&#10;AAAAAAAAAAAAAAAAqQIAAGRycy9kb3ducmV2LnhtbFBLBQYAAAAABAAEAPoAAACZAwAAAAA=&#10;">
                                                                                                                                                                              <v:polyline id="Freeform 692" o:spid="_x0000_s1195" style="position:absolute;visibility:visible;mso-wrap-style:square;v-text-anchor:top" points="15560,548,15615,54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1oyxgAA&#10;ANwAAAAPAAAAZHJzL2Rvd25yZXYueG1sRI/dagIxFITvBd8hnELvNFulUlejiFAopRbWiujdITn7&#10;g5uTZRPd7ds3QsHLYWa+YZbr3tbiRq2vHCt4GScgiLUzFRcKDj/vozcQPiAbrB2Tgl/ysF4NB0tM&#10;jes4o9s+FCJC2KeooAyhSaX0uiSLfuwa4ujlrrUYomwLaVrsItzWcpIkM2mx4rhQYkPbkvRlf7UK&#10;wub6usuzXJ+PXzqbTKff3emTlHp+6jcLEIH68Aj/tz+Mgtl8Dvcz8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1oyxgAAANwAAAAPAAAAAAAAAAAAAAAAAJcCAABkcnMv&#10;ZG93bnJldi54bWxQSwUGAAAAAAQABAD1AAAAigMAAAAA&#10;" filled="f" strokecolor="#999898" strokeweight="10209emu">
                                                                                                                                                                                <v:path arrowok="t" o:connecttype="custom" o:connectlocs="0,0;55,0" o:connectangles="0,0"/>
                                                                                                                                                                                <o:lock v:ext="edit" verticies="t"/>
                                                                                                                                                                              </v:polyline>
                                                                                                                                                                              <v:group id="Group 606" o:spid="_x0000_s1196" style="position:absolute;left:5933;top:228;width:55;height:0" coordorigin="5933,228"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j1ikwgAAANwAAAAPAAAAZHJzL2Rvd25yZXYueG1sRE9Ni8IwEL0L+x/CLOxN&#10;07qoSzWKiIoHEazC4m1oxrbYTEoT2/rvzWFhj4/3vVj1phItNa60rCAeRSCIM6tLzhVcL7vhDwjn&#10;kTVWlknBixyslh+DBSbadnymNvW5CCHsElRQeF8nUrqsIINuZGviwN1tY9AH2ORSN9iFcFPJcRRN&#10;pcGSQ0OBNW0Kyh7p0yjYd9itv+Nte3zcN6/bZXL6Pcak1Ndnv56D8NT7f/Gf+6AVzKIwP5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Y9YpMIAAADcAAAADwAA&#10;AAAAAAAAAAAAAACpAgAAZHJzL2Rvd25yZXYueG1sUEsFBgAAAAAEAAQA+gAAAJgDAAAAAA==&#10;">
                                                                                                                                                                                <v:polyline id="Freeform 691" o:spid="_x0000_s1197" style="position:absolute;visibility:visible;mso-wrap-style:square;v-text-anchor:top" points="11866,456,11921,45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swuxgAA&#10;ANwAAAAPAAAAZHJzL2Rvd25yZXYueG1sRI9bawIxFITfC/0P4RT6VrMqXtgaRQShlFrYbZH27ZCc&#10;vdDNybKJ7vrvTUHwcZiZb5jVZrCNOFPna8cKxqMEBLF2puZSwffX/mUJwgdkg41jUnAhD5v148MK&#10;U+N6zuich1JECPsUFVQhtKmUXldk0Y9cSxy9wnUWQ5RdKU2HfYTbRk6SZC4t1hwXKmxpV5H+y09W&#10;QdieZociK/Tv8UNnk+n0s/95J6Wen4btK4hAQ7iHb+03o2CRjOH/TDwCcn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ZswuxgAAANwAAAAPAAAAAAAAAAAAAAAAAJcCAABkcnMv&#10;ZG93bnJldi54bWxQSwUGAAAAAAQABAD1AAAAigMAAAAA&#10;" filled="f" strokecolor="#999898" strokeweight="10209emu">
                                                                                                                                                                                  <v:path arrowok="t" o:connecttype="custom" o:connectlocs="0,0;55,0" o:connectangles="0,0"/>
                                                                                                                                                                                  <o:lock v:ext="edit" verticies="t"/>
                                                                                                                                                                                </v:polyline>
                                                                                                                                                                                <v:group id="Group 607" o:spid="_x0000_s1198" style="position:absolute;left:5960;top:228;width:0;height:470" coordorigin="5960,228" coordsize="0,4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EWNIxgAAANwAAAAPAAAAZHJzL2Rvd25yZXYueG1sRI9Pa8JAFMTvBb/D8oTe&#10;6iaR1pK6ioiWHqRgIpTeHtlnEsy+Ddk1f759t1DocZiZ3zDr7Wga0VPnassK4kUEgriwuuZSwSU/&#10;Pr2CcB5ZY2OZFEzkYLuZPawx1XbgM/WZL0WAsEtRQeV9m0rpiooMuoVtiYN3tZ1BH2RXSt3hEOCm&#10;kUkUvUiDNYeFClvaV1TcsrtR8D7gsFvGh/50u+6n7/z58+sUk1KP83H3BsLT6P/Df+0PrWAV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IRY0jGAAAA3AAA&#10;AA8AAAAAAAAAAAAAAAAAqQIAAGRycy9kb3ducmV2LnhtbFBLBQYAAAAABAAEAPoAAACcAwAAAAA=&#10;">
                                                                                                                                                                                  <v:polyline id="Freeform 690" o:spid="_x0000_s1199" style="position:absolute;visibility:visible;mso-wrap-style:square;v-text-anchor:top" points="11920,456,11920,926" coordsize="0,4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PQHxQAA&#10;ANwAAAAPAAAAZHJzL2Rvd25yZXYueG1sRI9Ba8JAFITvBf/D8gRvdVelWtJsRKSCeClVwR4f2dck&#10;JPs2ZLea+Ou7hYLHYWa+YdJ1bxtxpc5XjjXMpgoEce5MxYWG82n3/ArCB2SDjWPSMJCHdTZ6SjEx&#10;7safdD2GQkQI+wQ1lCG0iZQ+L8min7qWOHrfrrMYouwKaTq8Rbht5FyppbRYcVwosaVtSXl9/LEa&#10;eOU3L4fL9u6+luchDFirj/pd68m437yBCNSHR/i/vTcaVmoBf2fiEZD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0k9AfFAAAA3AAAAA8AAAAAAAAAAAAAAAAAlwIAAGRycy9k&#10;b3ducmV2LnhtbFBLBQYAAAAABAAEAPUAAACJAwAAAAA=&#10;" filled="f" strokecolor="#999898" strokeweight="10209emu">
                                                                                                                                                                                    <v:path arrowok="t" o:connecttype="custom" o:connectlocs="0,228;0,698" o:connectangles="0,0"/>
                                                                                                                                                                                    <o:lock v:ext="edit" verticies="t"/>
                                                                                                                                                                                  </v:polyline>
                                                                                                                                                                                  <v:group id="Group 608" o:spid="_x0000_s1200" style="position:absolute;left:5933;top:698;width:55;height:0" coordorigin="5933,698"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tF6nxgAAANwAAAAPAAAAZHJzL2Rvd25yZXYueG1sRI9ba8JAFITfC/6H5Qh9&#10;q5vYViVmFRFb+iCCFxDfDtmTC2bPhuw2if++Wyj0cZiZb5h0PZhadNS6yrKCeBKBIM6srrhQcDl/&#10;vCxAOI+ssbZMCh7kYL0aPaWYaNvzkbqTL0SAsEtQQel9k0jpspIMuoltiIOX29agD7ItpG6xD3BT&#10;y2kUzaTBisNCiQ1tS8rup2+j4LPHfvMa77r9Pd8+buf3w3Ufk1LP42GzBOFp8P/hv/aXVjCP3u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K0XqfGAAAA3AAA&#10;AA8AAAAAAAAAAAAAAAAAqQIAAGRycy9kb3ducmV2LnhtbFBLBQYAAAAABAAEAPoAAACcAwAAAAA=&#10;">
                                                                                                                                                                                    <v:polyline id="Freeform 689" o:spid="_x0000_s1201" style="position:absolute;visibility:visible;mso-wrap-style:square;v-text-anchor:top" points="11866,1396,11921,139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cotxgAA&#10;ANwAAAAPAAAAZHJzL2Rvd25yZXYueG1sRI/dagIxFITvC75DOAXvaraKrWyNIoIgUoXdFmnvDsnZ&#10;H7o5WTbR3b69EQq9HGbmG2a5HmwjrtT52rGC50kCglg7U3Op4PNj97QA4QOywcYxKfglD+vV6GGJ&#10;qXE9Z3TNQykihH2KCqoQ2lRKryuy6CeuJY5e4TqLIcqulKbDPsJtI6dJ8iIt1hwXKmxpW5H+yS9W&#10;Qdhc5sciK/T3+V1n09ns1H8dSKnx47B5AxFoCP/hv/beKHhN5nA/E4+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cotxgAAANwAAAAPAAAAAAAAAAAAAAAAAJcCAABkcnMv&#10;ZG93bnJldi54bWxQSwUGAAAAAAQABAD1AAAAigMAAAAA&#10;" filled="f" strokecolor="#999898" strokeweight="10209emu">
                                                                                                                                                                                      <v:path arrowok="t" o:connecttype="custom" o:connectlocs="0,0;55,0" o:connectangles="0,0"/>
                                                                                                                                                                                      <o:lock v:ext="edit" verticies="t"/>
                                                                                                                                                                                    </v:polyline>
                                                                                                                                                                                    <v:group id="Group 609" o:spid="_x0000_s1202" style="position:absolute;left:6318;top:170;width:55;height:0" coordorigin="6318,170"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KmVLxgAAANwAAAAPAAAAZHJzL2Rvd25yZXYueG1sRI9Pa8JAFMTvhX6H5RV6&#10;M5u0aCVmFZG29BAEtSDeHtlnEsy+Ddlt/nx7t1DocZiZ3zDZZjSN6KlztWUFSRSDIC6srrlU8H36&#10;mC1BOI+ssbFMCiZysFk/PmSYajvwgfqjL0WAsEtRQeV9m0rpiooMusi2xMG72s6gD7Irpe5wCHDT&#10;yJc4XkiDNYeFClvaVVTcjj9GweeAw/Y1ee/z23U3XU7z/TlPSKnnp3G7AuFp9P/hv/aXVvAWL+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0qZUvGAAAA3AAA&#10;AA8AAAAAAAAAAAAAAAAAqQIAAGRycy9kb3ducmV2LnhtbFBLBQYAAAAABAAEAPoAAACcAwAAAAA=&#10;">
                                                                                                                                                                                      <v:polyline id="Freeform 688" o:spid="_x0000_s1203" style="position:absolute;visibility:visible;mso-wrap-style:square;v-text-anchor:top" points="12636,340,12691,340"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w/HBxgAA&#10;ANwAAAAPAAAAZHJzL2Rvd25yZXYueG1sRI/dagIxFITvBd8hnELvNFulKqtRRCiU0gq7LdLeHZKz&#10;P7g5WTbR3b59UxC8HGbmG2azG2wjrtT52rGCp2kCglg7U3Op4OvzZbIC4QOywcYxKfglD7vteLTB&#10;1LieM7rmoRQRwj5FBVUIbSql1xVZ9FPXEkevcJ3FEGVXStNhH+G2kbMkWUiLNceFCls6VKTP+cUq&#10;CPvL80eRFfrn9K6z2Xx+7L/fSKnHh2G/BhFoCPfwrf1qFCyTJfyfiUdAb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w/HBxgAAANwAAAAPAAAAAAAAAAAAAAAAAJcCAABkcnMv&#10;ZG93bnJldi54bWxQSwUGAAAAAAQABAD1AAAAigMAAAAA&#10;" filled="f" strokecolor="#999898" strokeweight="10209emu">
                                                                                                                                                                                        <v:path arrowok="t" o:connecttype="custom" o:connectlocs="0,0;55,0" o:connectangles="0,0"/>
                                                                                                                                                                                        <o:lock v:ext="edit" verticies="t"/>
                                                                                                                                                                                      </v:polyline>
                                                                                                                                                                                      <v:group id="Group 610" o:spid="_x0000_s1204" style="position:absolute;left:6345;top:170;width:0;height:317" coordorigin="6345,170" coordsize="0,31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VSiwgAAANwAAAAPAAAAZHJzL2Rvd25yZXYueG1sRE9Ni8IwEL0L+x/CLOxN&#10;07qoSzWKiIoHEazC4m1oxrbYTEoT2/rvzWFhj4/3vVj1phItNa60rCAeRSCIM6tLzhVcL7vhDwjn&#10;kTVWlknBixyslh+DBSbadnymNvW5CCHsElRQeF8nUrqsIINuZGviwN1tY9AH2ORSN9iFcFPJcRRN&#10;pcGSQ0OBNW0Kyh7p0yjYd9itv+Nte3zcN6/bZXL6Pcak1Ndnv56D8NT7f/Gf+6AVzKKwNp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A/lUosIAAADcAAAADwAA&#10;AAAAAAAAAAAAAACpAgAAZHJzL2Rvd25yZXYueG1sUEsFBgAAAAAEAAQA+gAAAJgDAAAAAA==&#10;">
                                                                                                                                                                                        <v:shape id="Freeform 687" o:spid="_x0000_s1205" style="position:absolute;left:12690;top:340;width:0;height:316;visibility:visible;mso-wrap-style:square;v-text-anchor:top" coordsize="0,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24XkxgAA&#10;ANwAAAAPAAAAZHJzL2Rvd25yZXYueG1sRI/dasJAFITvhb7Dcgre1U2iWE1dRYViqVLwl14esqdJ&#10;aPZsyG5j+vZdoeDlMDPfMLNFZyrRUuNKywriQQSCOLO65FzB6fj6NAHhPLLGyjIp+CUHi/lDb4ap&#10;tlfeU3vwuQgQdikqKLyvUyldVpBBN7A1cfC+bGPQB9nkUjd4DXBTySSKxtJgyWGhwJrWBWXfhx+j&#10;YHncnLe7JH7/vAwz047ihD5WRqn+Y7d8AeGp8/fwf/tNK3iOpnA7E46AnP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24XkxgAAANwAAAAPAAAAAAAAAAAAAAAAAJcCAABkcnMv&#10;ZG93bnJldi54bWxQSwUGAAAAAAQABAD1AAAAigMAAAAA&#10;" path="m0,0l0,317e" filled="f" strokecolor="#999898" strokeweight="10209emu">
                                                                                                                                                                                          <v:path arrowok="t" o:connecttype="custom" o:connectlocs="0,169;0,485" o:connectangles="0,0"/>
                                                                                                                                                                                          <o:lock v:ext="edit" verticies="t"/>
                                                                                                                                                                                        </v:shape>
                                                                                                                                                                                        <v:group id="Group 611" o:spid="_x0000_s1206" style="position:absolute;left:6318;top:486;width:55;height:0" coordorigin="6318,486"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4Vs55wwAAANwAAAAPAAAAZHJzL2Rvd25yZXYueG1sRE/LasJAFN0X/IfhCu6a&#10;SSptJTqKhLZ0IQVNQdxdMtckmLkTMtM8/r6zEFweznuzG00jeupcbVlBEsUgiAuray4V/OafzysQ&#10;ziNrbCyTgokc7Lazpw2m2g58pP7kSxFC2KWooPK+TaV0RUUGXWRb4sBdbWfQB9iVUnc4hHDTyJc4&#10;fpMGaw4NFbaUVVTcTn9GwdeAw36ZfPSH2zWbLvnrz/mQkFKL+bhfg/A0+of47v7WCt6TMD+cCUdA&#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hWznnDAAAA3AAAAA8A&#10;AAAAAAAAAAAAAAAAqQIAAGRycy9kb3ducmV2LnhtbFBLBQYAAAAABAAEAPoAAACZAwAAAAA=&#10;">
                                                                                                                                                                                          <v:polyline id="Freeform 686" o:spid="_x0000_s1207" style="position:absolute;visibility:visible;mso-wrap-style:square;v-text-anchor:top" points="12636,972,12691,972"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v1rzxgAA&#10;ANwAAAAPAAAAZHJzL2Rvd25yZXYueG1sRI/dagIxFITvhb5DOAXvNLuKbVmNIoIgpRbWltLeHZKz&#10;P7g5WTbRXd/eFAq9HGbmG2a1GWwjrtT52rGCdJqAINbO1Fwq+PzYT15A+IBssHFMCm7kYbN+GK0w&#10;M67nnK6nUIoIYZ+hgiqENpPS64os+qlriaNXuM5iiLIrpemwj3DbyFmSPEmLNceFClvaVaTPp4tV&#10;ELaXxbHIC/3z9abz2Xz+3n+/klLjx2G7BBFoCP/hv/bBKHhOU/g9E4+AX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v1rzxgAAANwAAAAPAAAAAAAAAAAAAAAAAJcCAABkcnMv&#10;ZG93bnJldi54bWxQSwUGAAAAAAQABAD1AAAAigMAAAAA&#10;" filled="f" strokecolor="#999898" strokeweight="10209emu">
                                                                                                                                                                                            <v:path arrowok="t" o:connecttype="custom" o:connectlocs="0,0;55,0" o:connectangles="0,0"/>
                                                                                                                                                                                            <o:lock v:ext="edit" verticies="t"/>
                                                                                                                                                                                          </v:polyline>
                                                                                                                                                                                          <v:group id="Group 612" o:spid="_x0000_s1208" style="position:absolute;left:6703;top:36;width:55;height:0" coordorigin="6703,36"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yPWVxAAAANwAAAAPAAAAZHJzL2Rvd25yZXYueG1sRI9Bi8IwFITvwv6H8Ba8&#10;aVoXXalGEdkVDyKoC+Lt0TzbYvNSmmxb/70RBI/DzHzDzJedKUVDtSssK4iHEQji1OqCMwV/p9/B&#10;FITzyBpLy6TgTg6Wi4/eHBNtWz5Qc/SZCBB2CSrIva8SKV2ak0E3tBVx8K62NuiDrDOpa2wD3JRy&#10;FEUTabDgsJBjReuc0tvx3yjYtNiuvuKfZne7ru+X03h/3sWkVP+zW81AeOr8O/xqb7WC73gE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yPWVxAAAANwAAAAP&#10;AAAAAAAAAAAAAAAAAKkCAABkcnMvZG93bnJldi54bWxQSwUGAAAAAAQABAD6AAAAmgMAAAAA&#10;">
                                                                                                                                                                                            <v:polyline id="Freeform 685" o:spid="_x0000_s1209" style="position:absolute;visibility:visible;mso-wrap-style:square;v-text-anchor:top" points="13406,72,13461,72"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WEfxgAA&#10;ANwAAAAPAAAAZHJzL2Rvd25yZXYueG1sRI/dagIxFITvhb5DOIXeaVYX27IaRQShiBbWltLeHZKz&#10;P7g5WTbRXd/eFAq9HGbmG2a5HmwjrtT52rGC6SQBQaydqblU8PmxG7+C8AHZYOOYFNzIw3r1MFpi&#10;ZlzPOV1PoRQRwj5DBVUIbSal1xVZ9BPXEkevcJ3FEGVXStNhH+G2kbMkeZYWa44LFba0rUifTxer&#10;IGwu82ORF/rn66DzWZq+9997UurpcdgsQAQawn/4r/1mFLxMU/g9E4+AXN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IWEfxgAAANwAAAAPAAAAAAAAAAAAAAAAAJcCAABkcnMv&#10;ZG93bnJldi54bWxQSwUGAAAAAAQABAD1AAAAigMAAAAA&#10;" filled="f" strokecolor="#999898" strokeweight="10209emu">
                                                                                                                                                                                              <v:path arrowok="t" o:connecttype="custom" o:connectlocs="0,0;55,0" o:connectangles="0,0"/>
                                                                                                                                                                                              <o:lock v:ext="edit" verticies="t"/>
                                                                                                                                                                                            </v:polyline>
                                                                                                                                                                                            <v:group id="Group 613" o:spid="_x0000_s1210" style="position:absolute;left:6730;top:36;width:0;height:521" coordorigin="6730,36" coordsize="0,52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bch6xgAAANwAAAAPAAAAZHJzL2Rvd25yZXYueG1sRI9ba8JAFITfC/0Pyyn4&#10;pptUeyHNKiJVfBChsVD6dsieXDB7NmTXJP57tyD0cZiZb5h0NZpG9NS52rKCeBaBIM6trrlU8H3a&#10;Tt9BOI+ssbFMCq7kYLV8fEgx0XbgL+ozX4oAYZeggsr7NpHS5RUZdDPbEgevsJ1BH2RXSt3hEOCm&#10;kc9R9CoN1hwWKmxpU1F+zi5GwW7AYT2PP/vDudhcf08vx59DTEpNnsb1BwhPo/8P39t7reAtXsD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dtyHrGAAAA3AAA&#10;AA8AAAAAAAAAAAAAAAAAqQIAAGRycy9kb3ducmV2LnhtbFBLBQYAAAAABAAEAPoAAACcAwAAAAA=&#10;">
                                                                                                                                                                                              <v:shape id="Freeform 684" o:spid="_x0000_s1211" style="position:absolute;left:13460;top:72;width:0;height:520;visibility:visible;mso-wrap-style:square;v-text-anchor:top" coordsize="0,5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7yPgxQAA&#10;ANwAAAAPAAAAZHJzL2Rvd25yZXYueG1sRI9BawIxFITvhf6H8ApepGYV1Lo1ShFEQRHctp4fm+dm&#10;6eZl3URd/70RhB6HmfmGmc5bW4kLNb50rKDfS0AQ506XXCj4+V6+f4DwAVlj5ZgU3MjDfPb6MsVU&#10;uyvv6ZKFQkQI+xQVmBDqVEqfG7Loe64mjt7RNRZDlE0hdYPXCLeVHCTJSFosOS4YrGlhKP/LzlZB&#10;0V3vTqvfkRnWh8n2OMks681Bqc5b+/UJIlAb/sPP9lorGPeH8DgTj4C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vI+DFAAAA3AAAAA8AAAAAAAAAAAAAAAAAlwIAAGRycy9k&#10;b3ducmV2LnhtbFBLBQYAAAAABAAEAPUAAACJAwAAAAA=&#10;" path="m0,0l0,521e" filled="f" strokecolor="#999898" strokeweight="10209emu">
                                                                                                                                                                                                <v:path arrowok="t" o:connecttype="custom" o:connectlocs="0,36;0,556" o:connectangles="0,0"/>
                                                                                                                                                                                                <o:lock v:ext="edit" verticies="t"/>
                                                                                                                                                                                              </v:shape>
                                                                                                                                                                                              <v:group id="Group 614" o:spid="_x0000_s1212" style="position:absolute;left:6703;top:556;width:55;height:0" coordorigin="6703,556"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8/OWxgAAANwAAAAPAAAAZHJzL2Rvd25yZXYueG1sRI9Pa8JAFMTvhX6H5RV6&#10;M5u0aCVmFZG29BAEtSDeHtlnEsy+Ddlt/nx7t1DocZiZ3zDZZjSN6KlztWUFSRSDIC6srrlU8H36&#10;mC1BOI+ssbFMCiZysFk/PmSYajvwgfqjL0WAsEtRQeV9m0rpiooMusi2xMG72s6gD7Irpe5wCHDT&#10;yJc4XkiDNYeFClvaVVTcjj9GweeAw/Y1ee/z23U3XU7z/TlPSKnnp3G7AuFp9P/hv/aXVvCWL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jz85bGAAAA3AAA&#10;AA8AAAAAAAAAAAAAAAAAqQIAAGRycy9kb3ducmV2LnhtbFBLBQYAAAAABAAEAPoAAACcAwAAAAA=&#10;">
                                                                                                                                                                                                <v:polyline id="Freeform 683" o:spid="_x0000_s1213" style="position:absolute;visibility:visible;mso-wrap-style:square;v-text-anchor:top" points="13406,1112,13461,1112"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mccxgAA&#10;ANwAAAAPAAAAZHJzL2Rvd25yZXYueG1sRI/dagIxFITvC32HcAq9q1kVtWyNIgVBigqrpbR3h+Ts&#10;D92cLJvorm9vBMHLYWa+YebL3tbiTK2vHCsYDhIQxNqZigsF38f12zsIH5AN1o5JwYU8LBfPT3NM&#10;jes4o/MhFCJC2KeooAyhSaX0uiSLfuAa4ujlrrUYomwLaVrsItzWcpQkU2mx4rhQYkOfJen/w8kq&#10;CKvTZJdnuf772epsNB7vu98vUur1pV99gAjUh0f43t4YBbPhDG5n4hGQi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mccxgAAANwAAAAPAAAAAAAAAAAAAAAAAJcCAABkcnMv&#10;ZG93bnJldi54bWxQSwUGAAAAAAQABAD1AAAAigMAAAAA&#10;" filled="f" strokecolor="#999898" strokeweight="10209emu">
                                                                                                                                                                                                  <v:path arrowok="t" o:connecttype="custom" o:connectlocs="0,0;55,0" o:connectangles="0,0"/>
                                                                                                                                                                                                  <o:lock v:ext="edit" verticies="t"/>
                                                                                                                                                                                                </v:polyline>
                                                                                                                                                                                                <v:group id="Group 615" o:spid="_x0000_s1214" style="position:absolute;left:7780;top:82;width:55;height:0" coordorigin="7780,8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IMJ/wwAAANwAAAAPAAAAZHJzL2Rvd25yZXYueG1sRE/LasJAFN0X/IfhCu6a&#10;SSptJTqKhLZ0IQVNQdxdMtckmLkTMtM8/r6zEFweznuzG00jeupcbVlBEsUgiAuray4V/OafzysQ&#10;ziNrbCyTgokc7Lazpw2m2g58pP7kSxFC2KWooPK+TaV0RUUGXWRb4sBdbWfQB9iVUnc4hHDTyJc4&#10;fpMGaw4NFbaUVVTcTn9GwdeAw36ZfPSH2zWbLvnrz/mQkFKL+bhfg/A0+of47v7WCt6TsDacCUdA&#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Ygwn/DAAAA3AAAAA8A&#10;AAAAAAAAAAAAAAAAqQIAAGRycy9kb3ducmV2LnhtbFBLBQYAAAAABAAEAPoAAACZAwAAAAA=&#10;">
                                                                                                                                                                                                  <v:polyline id="Freeform 682" o:spid="_x0000_s1215" style="position:absolute;visibility:visible;mso-wrap-style:square;v-text-anchor:top" points="15560,164,15615,16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Vb1xgAA&#10;ANwAAAAPAAAAZHJzL2Rvd25yZXYueG1sRI9bawIxFITfC/0P4RR8q1kVe1mNIoIgYoW1pdS3Q3L2&#10;gpuTZRPd9d+bQqGPw8x8w8yXva3FlVpfOVYwGiYgiLUzFRcKvj43z28gfEA2WDsmBTfysFw8Pswx&#10;Na7jjK7HUIgIYZ+igjKEJpXS65Is+qFriKOXu9ZiiLItpGmxi3Bby3GSvEiLFceFEhtal6TPx4tV&#10;EFaX6Uee5fr0vdfZeDI5dD87Umrw1K9mIAL14T/8194aBa+jd/g9E4+AXN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6yVb1xgAAANwAAAAPAAAAAAAAAAAAAAAAAJcCAABkcnMv&#10;ZG93bnJldi54bWxQSwUGAAAAAAQABAD1AAAAigMAAAAA&#10;" filled="f" strokecolor="#999898" strokeweight="10209emu">
                                                                                                                                                                                                    <v:path arrowok="t" o:connecttype="custom" o:connectlocs="0,0;55,0" o:connectangles="0,0"/>
                                                                                                                                                                                                    <o:lock v:ext="edit" verticies="t"/>
                                                                                                                                                                                                  </v:polyline>
                                                                                                                                                                                                  <v:group id="Group 616" o:spid="_x0000_s1216" style="position:absolute;left:7808;top:82;width:0;height:420" coordorigin="7808,82" coordsize="0,4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OgTEwgAAANwAAAAPAAAAZHJzL2Rvd25yZXYueG1sRE9Ni8IwEL0L+x/CLHjT&#10;tIq6dI0isi57EMG6IN6GZmyLzaQ0sa3/3hwEj4/3vVz3phItNa60rCAeRyCIM6tLzhX8n3ajLxDO&#10;I2usLJOCBzlYrz4GS0y07fhIbepzEULYJaig8L5OpHRZQQbd2NbEgbvaxqAPsMmlbrAL4aaSkyia&#10;S4Mlh4YCa9oWlN3Su1Hw22G3mcY/7f523T4up9nhvI9JqeFnv/kG4an3b/HL/acVLCZhfj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joExMIAAADcAAAADwAA&#10;AAAAAAAAAAAAAACpAgAAZHJzL2Rvd25yZXYueG1sUEsFBgAAAAAEAAQA+gAAAJgDAAAAAA==&#10;">
                                                                                                                                                                                                    <v:polyline id="Freeform 681" o:spid="_x0000_s1217" style="position:absolute;visibility:visible;mso-wrap-style:square;v-text-anchor:top" points="15616,164,15616,584" coordsize="0,4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3CsRxQAA&#10;ANwAAAAPAAAAZHJzL2Rvd25yZXYueG1sRI9Ba8JAFITvBf/D8oTemo1bsBpdRQRpD72oAT0+ss8k&#10;mn0bsltN++tdoeBxmJlvmPmyt424UudrxxpGSQqCuHCm5lJDvt+8TUD4gGywcUwafsnDcjF4mWNm&#10;3I23dN2FUkQI+ww1VCG0mZS+qMiiT1xLHL2T6yyGKLtSmg5vEW4bqdJ0LC3WHBcqbGldUXHZ/VgN&#10;5YTO+fRd/bnpJlff9fGg+uJT69dhv5qBCNSHZ/i//WU0fKgRPM7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KxHFAAAA3AAAAA8AAAAAAAAAAAAAAAAAlwIAAGRycy9k&#10;b3ducmV2LnhtbFBLBQYAAAAABAAEAPUAAACJAwAAAAA=&#10;" filled="f" strokecolor="#999898" strokeweight="10209emu">
                                                                                                                                                                                                      <v:path arrowok="t" o:connecttype="custom" o:connectlocs="0,82;0,502" o:connectangles="0,0"/>
                                                                                                                                                                                                      <o:lock v:ext="edit" verticies="t"/>
                                                                                                                                                                                                    </v:polyline>
                                                                                                                                                                                                    <v:group id="Group 617" o:spid="_x0000_s1218" style="position:absolute;left:7780;top:502;width:55;height:0" coordorigin="7780,50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pD8oxQAAANwAAAAPAAAAZHJzL2Rvd25yZXYueG1sRI9Pa8JAFMTvBb/D8gRv&#10;dZNIq0RXEVHpQQr+AfH2yD6TYPZtyK5J/PbdQqHHYWZ+wyxWvalES40rLSuIxxEI4szqknMFl/Pu&#10;fQbCeWSNlWVS8CIHq+XgbYGpth0fqT35XAQIuxQVFN7XqZQuK8igG9uaOHh32xj0QTa51A12AW4q&#10;mUTRpzRYclgosKZNQdnj9DQK9h1260m8bQ+P++Z1O398Xw8xKTUa9us5CE+9/w//tb+0gmmS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aQ/KMUAAADcAAAA&#10;DwAAAAAAAAAAAAAAAACpAgAAZHJzL2Rvd25yZXYueG1sUEsFBgAAAAAEAAQA+gAAAJsDAAAAAA==&#10;">
                                                                                                                                                                                                      <v:polyline id="Freeform 680" o:spid="_x0000_s1219" style="position:absolute;visibility:visible;mso-wrap-style:square;v-text-anchor:top" points="15560,1004,15615,100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auixgAA&#10;ANwAAAAPAAAAZHJzL2Rvd25yZXYueG1sRI/dasJAFITvC32H5RS8q5sm1Ep0FSkUpLSFWBG9O+ye&#10;/NDs2ZBdTfr23YLg5TAz3zDL9WhbcaHeN44VPE0TEMTamYYrBfvvt8c5CB+QDbaOScEveViv7u+W&#10;mBs3cEGXXahEhLDPUUEdQpdL6XVNFv3UdcTRK11vMUTZV9L0OES4bWWaJDNpseG4UGNHrzXpn93Z&#10;Kgib8/NnWZT6dPjQRZplX8PxnZSaPIybBYhAY7iFr+2tUfCSZvB/Jh4Bufo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auixgAAANwAAAAPAAAAAAAAAAAAAAAAAJcCAABkcnMv&#10;ZG93bnJldi54bWxQSwUGAAAAAAQABAD1AAAAigMAAAAA&#10;" filled="f" strokecolor="#999898" strokeweight="10209emu">
                                                                                                                                                                                                        <v:path arrowok="t" o:connecttype="custom" o:connectlocs="0,0;55,0" o:connectangles="0,0"/>
                                                                                                                                                                                                        <o:lock v:ext="edit" verticies="t"/>
                                                                                                                                                                                                      </v:polyline>
                                                                                                                                                                                                      <v:group id="Group 618" o:spid="_x0000_s1220" style="position:absolute;left:5933;top:314;width:55;height:0" coordorigin="5933,314"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AQLHxQAAANwAAAAPAAAAZHJzL2Rvd25yZXYueG1sRI9Pa8JAFMTvgt9heYK3&#10;uol/S3QVEZUepFAtlN4e2WcSzL4N2TWJ374rFDwOM/MbZrXpTCkaql1hWUE8ikAQp1YXnCn4vhze&#10;3kE4j6yxtEwKHuRgs+73Vpho2/IXNWefiQBhl6CC3PsqkdKlORl0I1sRB+9qa4M+yDqTusY2wE0p&#10;x1E0lwYLDgs5VrTLKb2d70bBscV2O4n3zel23T1+L7PPn1NMSg0H3XYJwlPnX+H/9odWsBhP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QECx8UAAADcAAAA&#10;DwAAAAAAAAAAAAAAAACpAgAAZHJzL2Rvd25yZXYueG1sUEsFBgAAAAAEAAQA+gAAAJsDAAAAAA==&#10;">
                                                                                                                                                                                                        <v:polyline id="Freeform 679" o:spid="_x0000_s1221" style="position:absolute;visibility:visible;mso-wrap-style:square;v-text-anchor:top" points="11866,628,11921,62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6JZNxgAA&#10;ANwAAAAPAAAAZHJzL2Rvd25yZXYueG1sRI/dagIxFITvC75DOIXe1WxXrLIaRYRCKbWwKtLeHZKz&#10;P7g5WTbR3b69KRS8HGbmG2a5HmwjrtT52rGCl3ECglg7U3Op4Hh4e56D8AHZYOOYFPySh/Vq9LDE&#10;zLiec7ruQykihH2GCqoQ2kxKryuy6MeuJY5e4TqLIcqulKbDPsJtI9MkeZUWa44LFba0rUif9xer&#10;IGwu012RF/rn9KnzdDL56r8/SKmnx2GzABFoCPfwf/vdKJilU/g7E4+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6JZNxgAAANwAAAAPAAAAAAAAAAAAAAAAAJcCAABkcnMv&#10;ZG93bnJldi54bWxQSwUGAAAAAAQABAD1AAAAigMAAAAA&#10;" filled="f" strokecolor="#999898" strokeweight="10209emu">
                                                                                                                                                                                                          <v:path arrowok="t" o:connecttype="custom" o:connectlocs="0,0;55,0" o:connectangles="0,0"/>
                                                                                                                                                                                                          <o:lock v:ext="edit" verticies="t"/>
                                                                                                                                                                                                        </v:polyline>
                                                                                                                                                                                                        <v:group id="Group 619" o:spid="_x0000_s1222" style="position:absolute;left:5960;top:314;width:0;height:363" coordorigin="5960,314" coordsize="0,3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nzkrxgAAANwAAAAPAAAAZHJzL2Rvd25yZXYueG1sRI9Ba8JAFITvBf/D8oTe&#10;mk0sTSVmFRErHkKhKpTeHtlnEsy+DdltEv99t1DocZiZb5h8M5lWDNS7xrKCJIpBEJdWN1wpuJzf&#10;npYgnEfW2FomBXdysFnPHnLMtB35g4aTr0SAsMtQQe19l0npypoMush2xMG72t6gD7KvpO5xDHDT&#10;ykUcp9Jgw2Ghxo52NZW307dRcBhx3D4n+6G4XXf3r/PL+2eRkFKP82m7AuFp8v/hv/ZRK3hd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fOSvGAAAA3AAA&#10;AA8AAAAAAAAAAAAAAAAAqQIAAGRycy9kb3ducmV2LnhtbFBLBQYAAAAABAAEAPoAAACcAwAAAAA=&#10;">
                                                                                                                                                                                                          <v:shape id="Freeform 678" o:spid="_x0000_s1223" style="position:absolute;left:11920;top:628;width:0;height:362;visibility:visible;mso-wrap-style:square;v-text-anchor:top" coordsize="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xtvYxgAA&#10;ANwAAAAPAAAAZHJzL2Rvd25yZXYueG1sRI9Ba8JAFITvBf/D8oTe6katVVJXEbG20JZibO+P3dck&#10;mn0bsmuS/vtuQehxmJlvmOW6t5VoqfGlYwXjUQKCWDtTcq7g8/h0twDhA7LByjEp+CEP69XgZomp&#10;cR0fqM1CLiKEfYoKihDqVEqvC7LoR64mjt63ayyGKJtcmga7CLeVnCTJg7RYclwosKZtQfqcXayC&#10;XdCvs+fp18e+vU+ynTvp927xptTtsN88ggjUh//wtf1iFMwnc/g7E4+AXP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xtvYxgAAANwAAAAPAAAAAAAAAAAAAAAAAJcCAABkcnMv&#10;ZG93bnJldi54bWxQSwUGAAAAAAQABAD1AAAAigMAAAAA&#10;" path="m0,0l0,363e" filled="f" strokecolor="#999898" strokeweight="10209emu">
                                                                                                                                                                                                            <v:path arrowok="t" o:connecttype="custom" o:connectlocs="0,313;0,675" o:connectangles="0,0"/>
                                                                                                                                                                                                            <o:lock v:ext="edit" verticies="t"/>
                                                                                                                                                                                                          </v:shape>
                                                                                                                                                                                                          <v:group id="Group 620" o:spid="_x0000_s1224" style="position:absolute;left:5933;top:676;width:55;height:0" coordorigin="5933,676"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TAjCwgAAANwAAAAPAAAAZHJzL2Rvd25yZXYueG1sRE9Ni8IwEL0L+x/CLHjT&#10;tIq6dI0isi57EMG6IN6GZmyLzaQ0sa3/3hwEj4/3vVz3phItNa60rCAeRyCIM6tLzhX8n3ajLxDO&#10;I2usLJOCBzlYrz4GS0y07fhIbepzEULYJaig8L5OpHRZQQbd2NbEgbvaxqAPsMmlbrAL4aaSkyia&#10;S4Mlh4YCa9oWlN3Su1Hw22G3mcY/7f523T4up9nhvI9JqeFnv/kG4an3b/HL/acVLCZhbT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EwIwsIAAADcAAAADwAA&#10;AAAAAAAAAAAAAACpAgAAZHJzL2Rvd25yZXYueG1sUEsFBgAAAAAEAAQA+gAAAJgDAAAAAA==&#10;">
                                                                                                                                                                                                            <v:polyline id="Freeform 677" o:spid="_x0000_s1225" style="position:absolute;visibility:visible;mso-wrap-style:square;v-text-anchor:top" points="11866,1352,11921,1352"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pZxIxwAA&#10;ANwAAAAPAAAAZHJzL2Rvd25yZXYueG1sRI9La8MwEITvhf4HsYXeGrkO6cONEkKgUEoasFtKcluk&#10;9YNYK2MpsfPvo0Ihx2FmvmHmy9G24kS9bxwreJwkIIi1Mw1XCn6+3x9eQPiAbLB1TArO5GG5uL2Z&#10;Y2bcwDmdilCJCGGfoYI6hC6T0uuaLPqJ64ijV7reYoiyr6TpcYhw28o0SZ6kxYbjQo0drWvSh+Jo&#10;FYTVcfZV5qXe/250nk6n22H3SUrd342rNxCBxnAN/7c/jILn9BX+zsQjIB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dKWcSMcAAADcAAAADwAAAAAAAAAAAAAAAACXAgAAZHJz&#10;L2Rvd25yZXYueG1sUEsFBgAAAAAEAAQA9QAAAIsDAAAAAA==&#10;" filled="f" strokecolor="#999898" strokeweight="10209emu">
                                                                                                                                                                                                              <v:path arrowok="t" o:connecttype="custom" o:connectlocs="0,0;55,0" o:connectangles="0,0"/>
                                                                                                                                                                                                              <o:lock v:ext="edit" verticies="t"/>
                                                                                                                                                                                                            </v:polyline>
                                                                                                                                                                                                            <v:group id="Group 621" o:spid="_x0000_s1226" style="position:absolute;left:6318;top:214;width:55;height:0" coordorigin="6318,214"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OSGcIAAADcAAAADwAA&#10;AAAAAAAAAAAAAACpAgAAZHJzL2Rvd25yZXYueG1sUEsFBgAAAAAEAAQA+gAAAJgDAAAAAA==&#10;">
                                                                                                                                                                                                              <v:polyline id="Freeform 676" o:spid="_x0000_s1227" style="position:absolute;visibility:visible;mso-wrap-style:square;v-text-anchor:top" points="12636,428,12691,42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gaTxgAA&#10;ANwAAAAPAAAAZHJzL2Rvd25yZXYueG1sRI/dagIxFITvhb5DOIXeaVYX27IaRQShiBbWltLeHZKz&#10;P7g5WTbRXd/eFAq9HGbmG2a5HmwjrtT52rGC6SQBQaydqblU8PmxG7+C8AHZYOOYFNzIw3r1MFpi&#10;ZlzPOV1PoRQRwj5DBVUIbSal1xVZ9BPXEkevcJ3FEGVXStNhH+G2kbMkeZYWa44LFba0rUifTxer&#10;IGwu82ORF/rn66DzWZq+9997UurpcdgsQAQawn/4r/1mFLykU/g9E4+AXN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CgaTxgAAANwAAAAPAAAAAAAAAAAAAAAAAJcCAABkcnMv&#10;ZG93bnJldi54bWxQSwUGAAAAAAQABAD1AAAAigMAAAAA&#10;" filled="f" strokecolor="#999898" strokeweight="10209emu">
                                                                                                                                                                                                                <v:path arrowok="t" o:connecttype="custom" o:connectlocs="0,0;55,0" o:connectangles="0,0"/>
                                                                                                                                                                                                                <o:lock v:ext="edit" verticies="t"/>
                                                                                                                                                                                                              </v:polyline>
                                                                                                                                                                                                              <v:group id="Group 622" o:spid="_x0000_s1228" style="position:absolute;left:6345;top:214;width:0;height:318" coordorigin="6345,214" coordsize="0,3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fan1xgAAANwAAAAPAAAAZHJzL2Rvd25yZXYueG1sRI9Pa8JAFMTvBb/D8gq9&#10;1c0fbCV1DSK2eBChKpTeHtlnEpJ9G7LbJH77bkHocZiZ3zCrfDKtGKh3tWUF8TwCQVxYXXOp4HJ+&#10;f16CcB5ZY2uZFNzIQb6ePaww03bkTxpOvhQBwi5DBZX3XSalKyoy6Oa2Iw7e1fYGfZB9KXWPY4Cb&#10;ViZR9CIN1hwWKuxoW1HRnH6Mgo8Rx00a74ZDc93evs+L49chJqWeHqfNGwhPk/8P39t7reA1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x9qfXGAAAA3AAA&#10;AA8AAAAAAAAAAAAAAAAAqQIAAGRycy9kb3ducmV2LnhtbFBLBQYAAAAABAAEAPoAAACcAwAAAAA=&#10;">
                                                                                                                                                                                                                <v:polyline id="Freeform 675" o:spid="_x0000_s1229" style="position:absolute;visibility:visible;mso-wrap-style:square;v-text-anchor:top" points="12690,428,12690,746" coordsize="0,3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ECh9xQAA&#10;ANwAAAAPAAAAZHJzL2Rvd25yZXYueG1sRI9Ba8JAFITvQv/D8oRepG7StCqpq5QWQczJtBdvj+xr&#10;Esy+TbPbJP57Vyh4HGbmG2a9HU0jeupcbVlBPI9AEBdW11wq+P7aPa1AOI+ssbFMCi7kYLt5mKwx&#10;1XbgI/W5L0WAsEtRQeV9m0rpiooMurltiYP3YzuDPsiulLrDIcBNI5+jaCEN1hwWKmzpo6LinP8Z&#10;BY2Jh89Fgfnh9Jux5tfTSzZrlXqcju9vIDyN/h7+b++1gmWSwO1MOAJ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AQKH3FAAAA3AAAAA8AAAAAAAAAAAAAAAAAlwIAAGRycy9k&#10;b3ducmV2LnhtbFBLBQYAAAAABAAEAPUAAACJAwAAAAA=&#10;" filled="f" strokecolor="#999898" strokeweight="10209emu">
                                                                                                                                                                                                                  <v:path arrowok="t" o:connecttype="custom" o:connectlocs="0,214;0,532" o:connectangles="0,0"/>
                                                                                                                                                                                                                  <o:lock v:ext="edit" verticies="t"/>
                                                                                                                                                                                                                </v:polyline>
                                                                                                                                                                                                                <v:group id="Group 623" o:spid="_x0000_s1230" style="position:absolute;left:6318;top:532;width:55;height:0" coordorigin="6318,532"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2JQaxQAAANwAAAAPAAAAZHJzL2Rvd25yZXYueG1sRI9Ba8JAFITvBf/D8gRv&#10;uolaLdFVRFQ8SKFaKL09ss8kmH0bsmsS/71bEHocZuYbZrnuTCkaql1hWUE8ikAQp1YXnCn4vuyH&#10;HyCcR9ZYWiYFD3KwXvXelpho2/IXNWefiQBhl6CC3PsqkdKlORl0I1sRB+9qa4M+yDqTusY2wE0p&#10;x1E0kwYLDgs5VrTNKb2d70bBocV2M4l3zel23T5+L++fP6eYlBr0u80ChKfO/4df7aNWMJ9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NiUGsUAAADcAAAA&#10;DwAAAAAAAAAAAAAAAACpAgAAZHJzL2Rvd25yZXYueG1sUEsFBgAAAAAEAAQA+gAAAJsDAAAAAA==&#10;">
                                                                                                                                                                                                                  <v:polyline id="Freeform 674" o:spid="_x0000_s1231" style="position:absolute;visibility:visible;mso-wrap-style:square;v-text-anchor:top" points="12636,1064,12691,1064"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QCQxgAA&#10;ANwAAAAPAAAAZHJzL2Rvd25yZXYueG1sRI/dagIxFITvC75DOIXe1WxdrLIaRYRCKbWwKtLeHZKz&#10;P7g5WTbR3b69KRS8HGbmG2a5HmwjrtT52rGCl3ECglg7U3Op4Hh4e56D8AHZYOOYFPySh/Vq9LDE&#10;zLiec7ruQykihH2GCqoQ2kxKryuy6MeuJY5e4TqLIcqulKbDPsJtIydJ8iot1hwXKmxpW5E+7y9W&#10;QdhcprsiL/TP6VPnkzT96r8/SKmnx2GzABFoCPfwf/vdKJilU/g7E4+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MQCQxgAAANwAAAAPAAAAAAAAAAAAAAAAAJcCAABkcnMv&#10;ZG93bnJldi54bWxQSwUGAAAAAAQABAD1AAAAigMAAAAA&#10;" filled="f" strokecolor="#999898" strokeweight="10209emu">
                                                                                                                                                                                                                    <v:path arrowok="t" o:connecttype="custom" o:connectlocs="0,0;55,0" o:connectangles="0,0"/>
                                                                                                                                                                                                                    <o:lock v:ext="edit" verticies="t"/>
                                                                                                                                                                                                                  </v:polyline>
                                                                                                                                                                                                                  <v:group id="Group 624" o:spid="_x0000_s1232" style="position:absolute;left:6703;top:-98;width:55;height:0" coordorigin="6703,-98"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Rq/2xQAAANwAAAAPAAAAZHJzL2Rvd25yZXYueG1sRI9Bi8IwFITvwv6H8IS9&#10;adoVdalGEXGXPYigLoi3R/Nsi81LaWJb/70RBI/DzHzDzJedKUVDtSssK4iHEQji1OqCMwX/x5/B&#10;NwjnkTWWlknBnRwsFx+9OSbatryn5uAzESDsElSQe18lUro0J4NuaCvi4F1sbdAHWWdS19gGuCnl&#10;VxRNpMGCw0KOFa1zSq+Hm1Hw22K7GsWbZnu9rO/n43h32sak1Ge/W81AeOr8O/xq/2kF09E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0av9sUAAADcAAAA&#10;DwAAAAAAAAAAAAAAAACpAgAAZHJzL2Rvd25yZXYueG1sUEsFBgAAAAAEAAQA+gAAAJsDAAAAAA==&#10;">
                                                                                                                                                                                                                    <v:polyline id="Freeform 673" o:spid="_x0000_s1233" style="position:absolute;visibility:visible;mso-wrap-style:square;v-text-anchor:top" points="13406,-196,13461,-19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zt8xgAA&#10;ANwAAAAPAAAAZHJzL2Rvd25yZXYueG1sRI/dagIxFITvC32HcAq9q9m6tMpqFCkUSqmFVZH27pCc&#10;/cHNybKJ7vr2RhC8HGbmG2a+HGwjTtT52rGC11ECglg7U3OpYLf9fJmC8AHZYOOYFJzJw3Lx+DDH&#10;zLieczptQikihH2GCqoQ2kxKryuy6EeuJY5e4TqLIcqulKbDPsJtI8dJ8i4t1hwXKmzpoyJ92Byt&#10;grA6vq2LvND/+x+dj9P0t//7JqWen4bVDESgIdzDt/aXUTBJJ3A9E4+AXF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rzt8xgAAANwAAAAPAAAAAAAAAAAAAAAAAJcCAABkcnMv&#10;ZG93bnJldi54bWxQSwUGAAAAAAQABAD1AAAAigMAAAAA&#10;" filled="f" strokecolor="#999898" strokeweight="10209emu">
                                                                                                                                                                                                                      <v:path arrowok="t" o:connecttype="custom" o:connectlocs="0,0;55,0" o:connectangles="0,0"/>
                                                                                                                                                                                                                      <o:lock v:ext="edit" verticies="t"/>
                                                                                                                                                                                                                    </v:polyline>
                                                                                                                                                                                                                    <v:group id="Group 625" o:spid="_x0000_s1234" style="position:absolute;left:6730;top:-98;width:0;height:526" coordorigin="6730,-98" coordsize="0,5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ZWeH8IAAADcAAAADwAA&#10;AAAAAAAAAAAAAACpAgAAZHJzL2Rvd25yZXYueG1sUEsFBgAAAAAEAAQA+gAAAJgDAAAAAA==&#10;">
                                                                                                                                                                                                                      <v:polyline id="Freeform 672" o:spid="_x0000_s1235" style="position:absolute;visibility:visible;mso-wrap-style:square;v-text-anchor:top" points="13460,-196,13460,330" coordsize="0,5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qRGSxgAA&#10;ANwAAAAPAAAAZHJzL2Rvd25yZXYueG1sRI9Ba8JAFITvhf6H5RW81U0Vqk1dpUYED0LVinh8ZF+T&#10;YPZt3F1N+u/dguBxmJlvmMmsM7W4kvOVZQVv/QQEcW51xYWC/c/ydQzCB2SNtWVS8EceZtPnpwmm&#10;2ra8pesuFCJC2KeooAyhSaX0eUkGfd82xNH7tc5giNIVUjtsI9zUcpAk79JgxXGhxIaykvLT7mIU&#10;VOfztz9mW3fJ9svTYr5uD5nbKNV76b4+QQTqwiN8b6+0gtHwA/7PxCMgp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qRGSxgAAANwAAAAPAAAAAAAAAAAAAAAAAJcCAABkcnMv&#10;ZG93bnJldi54bWxQSwUGAAAAAAQABAD1AAAAigMAAAAA&#10;" filled="f" strokecolor="#999898" strokeweight="10209emu">
                                                                                                                                                                                                                        <v:path arrowok="t" o:connecttype="custom" o:connectlocs="0,-98;0,428" o:connectangles="0,0"/>
                                                                                                                                                                                                                        <o:lock v:ext="edit" verticies="t"/>
                                                                                                                                                                                                                      </v:polyline>
                                                                                                                                                                                                                      <v:group id="Group 626" o:spid="_x0000_s1236" style="position:absolute;left:6703;top:428;width:55;height:0" coordorigin="6703,428"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a+XhZMIAAADcAAAADwAA&#10;AAAAAAAAAAAAAACpAgAAZHJzL2Rvd25yZXYueG1sUEsFBgAAAAAEAAQA+gAAAJgDAAAAAA==&#10;">
                                                                                                                                                                                                                        <v:polyline id="Freeform 671" o:spid="_x0000_s1237" style="position:absolute;visibility:visible;mso-wrap-style:square;v-text-anchor:top" points="13406,856,13461,85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HXuxgAA&#10;ANwAAAAPAAAAZHJzL2Rvd25yZXYueG1sRI9bawIxFITfC/0P4RR8q1kvvbAaRQRBxAprS6lvh+Ts&#10;BTcnyya66783hUIfh5n5hpkve1uLK7W+cqxgNExAEGtnKi4UfH1unt9B+IBssHZMCm7kYbl4fJhj&#10;alzHGV2PoRARwj5FBWUITSql1yVZ9EPXEEcvd63FEGVbSNNiF+G2luMkeZUWK44LJTa0Lkmfjxer&#10;IKwuLx95luvT915n48nk0P3sSKnBU7+agQjUh//wX3trFLxNR/B7Jh4Bubg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DHXuxgAAANwAAAAPAAAAAAAAAAAAAAAAAJcCAABkcnMv&#10;ZG93bnJldi54bWxQSwUGAAAAAAQABAD1AAAAigMAAAAA&#10;" filled="f" strokecolor="#999898" strokeweight="10209emu">
                                                                                                                                                                                                                          <v:path arrowok="t" o:connecttype="custom" o:connectlocs="0,0;55,0" o:connectangles="0,0"/>
                                                                                                                                                                                                                          <o:lock v:ext="edit" verticies="t"/>
                                                                                                                                                                                                                        </v:polyline>
                                                                                                                                                                                                                        <v:group id="Group 627" o:spid="_x0000_s1238" style="position:absolute;left:7780;top:133;width:55;height:0" coordorigin="7780,133"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e9qIxQAAANwAAAAPAAAAZHJzL2Rvd25yZXYueG1sRI9Pa8JAFMTvgt9heYK3&#10;uol/S3QVEZUepFAtlN4e2WcSzL4N2TWJ374rFDwOM/MbZrXpTCkaql1hWUE8ikAQp1YXnCn4vhze&#10;3kE4j6yxtEwKHuRgs+73Vpho2/IXNWefiQBhl6CC3PsqkdKlORl0I1sRB+9qa4M+yDqTusY2wE0p&#10;x1E0lwYLDgs5VrTLKb2d70bBscV2O4n3zel23T1+L7PPn1NMSg0H3XYJwlPnX+H/9odWsJiO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HvaiMUAAADcAAAA&#10;DwAAAAAAAAAAAAAAAACpAgAAZHJzL2Rvd25yZXYueG1sUEsFBgAAAAAEAAQA+gAAAJsDAAAAAA==&#10;">
                                                                                                                                                                                                                          <v:polyline id="Freeform 670" o:spid="_x0000_s1239" style="position:absolute;visibility:visible;mso-wrap-style:square;v-text-anchor:top" points="15560,266,15615,266"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kk4CxwAA&#10;ANwAAAAPAAAAZHJzL2Rvd25yZXYueG1sRI9La8MwEITvhf4HsYXeGrlx+sCNEkKgUEoasFtKcluk&#10;9YNYK2MpsfPvo0Ihx2FmvmHmy9G24kS9bxwreJwkIIi1Mw1XCn6+3x9eQfiAbLB1TArO5GG5uL2Z&#10;Y2bcwDmdilCJCGGfoYI6hC6T0uuaLPqJ64ijV7reYoiyr6TpcYhw28ppkjxLiw3HhRo7WtekD8XR&#10;Kgir49NXmZd6/7vR+TRNt8Puk5S6vxtXbyACjeEa/m9/GAUvsxT+zsQjIB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JJOAscAAADcAAAADwAAAAAAAAAAAAAAAACXAgAAZHJz&#10;L2Rvd25yZXYueG1sUEsFBgAAAAAEAAQA9QAAAIsDAAAAAA==&#10;" filled="f" strokecolor="#999898" strokeweight="10209emu">
                                                                                                                                                                                                                            <v:path arrowok="t" o:connecttype="custom" o:connectlocs="0,0;55,0" o:connectangles="0,0"/>
                                                                                                                                                                                                                            <o:lock v:ext="edit" verticies="t"/>
                                                                                                                                                                                                                          </v:polyline>
                                                                                                                                                                                                                          <v:group id="Group 628" o:spid="_x0000_s1240" style="position:absolute;left:7808;top:133;width:0;height:336" coordorigin="7808,133" coordsize="0,3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3udnxgAAANwAAAAPAAAAZHJzL2Rvd25yZXYueG1sRI9Pa8JAFMTvgt9heYK3&#10;uom1WqKriLSlhyCohdLbI/tMgtm3Ibvmz7fvFgoeh5n5DbPZ9aYSLTWutKwgnkUgiDOrS84VfF3e&#10;n15BOI+ssbJMCgZysNuORxtMtO34RO3Z5yJA2CWooPC+TqR0WUEG3czWxMG72sagD7LJpW6wC3BT&#10;yXkULaXBksNCgTUdCspu57tR8NFht3+O39r0dj0MP5eX43cak1LTSb9fg/DU+0f4v/2pFaw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Te52fGAAAA3AAA&#10;AA8AAAAAAAAAAAAAAAAAqQIAAGRycy9kb3ducmV2LnhtbFBLBQYAAAAABAAEAPoAAACcAwAAAAA=&#10;">
                                                                                                                                                                                                                            <v:polyline id="Freeform 669" o:spid="_x0000_s1241" style="position:absolute;visibility:visible;mso-wrap-style:square;v-text-anchor:top" points="15616,266,15616,602" coordsize="0,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fbMsxgAA&#10;ANwAAAAPAAAAZHJzL2Rvd25yZXYueG1sRI9Ba8JAFITvQv/D8gq9SN1UrUp0lSoGPAlqq9dH9pmk&#10;zb4N2dVEf31XKPQ4zMw3zGzRmlJcqXaFZQVvvQgEcWp1wZmCz0PyOgHhPLLG0jIpuJGDxfypM8NY&#10;24Z3dN37TAQIuxgV5N5XsZQuzcmg69mKOHhnWxv0QdaZ1DU2AW5K2Y+ikTRYcFjIsaJVTunP/mIU&#10;YPe43B22t0gPm+/RaX1PBsnqS6mX5/ZjCsJT6//Df+2NVjAevsPjTDgCcv4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fbMsxgAAANwAAAAPAAAAAAAAAAAAAAAAAJcCAABkcnMv&#10;ZG93bnJldi54bWxQSwUGAAAAAAQABAD1AAAAigMAAAAA&#10;" filled="f" strokecolor="#999898" strokeweight="10209emu">
                                                                                                                                                                                                                              <v:path arrowok="t" o:connecttype="custom" o:connectlocs="0,133;0,469" o:connectangles="0,0"/>
                                                                                                                                                                                                                              <o:lock v:ext="edit" verticies="t"/>
                                                                                                                                                                                                                            </v:polyline>
                                                                                                                                                                                                                            <v:group id="Group 629" o:spid="_x0000_s1242" style="position:absolute;left:7780;top:469;width:55;height:0" coordorigin="7780,469" coordsize="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QNyLxgAAANwAAAAPAAAAZHJzL2Rvd25yZXYueG1sRI9Ba8JAFITvgv9heUJv&#10;dRNrbYlZRUSlBylUC8XbI/tMQrJvQ3ZN4r/vFgoeh5n5hknXg6lFR60rLSuIpxEI4szqknMF3+f9&#10;8zsI55E11pZJwZ0crFfjUYqJtj1/UXfyuQgQdgkqKLxvEildVpBBN7UNcfCutjXog2xzqVvsA9zU&#10;chZFC2mw5LBQYEPbgrLqdDMKDj32m5d41x2r6/Z+Ob9+/hxjUuppMmyWIDwN/hH+b39oBW/zB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tA3IvGAAAA3AAA&#10;AA8AAAAAAAAAAAAAAAAAqQIAAGRycy9kb3ducmV2LnhtbFBLBQYAAAAABAAEAPoAAACcAwAAAAA=&#10;">
                                                                                                                                                                                                                              <v:polyline id="Freeform 668" o:spid="_x0000_s1243" style="position:absolute;visibility:visible;mso-wrap-style:square;v-text-anchor:top" points="15560,938,15615,938" coordsize="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qUgBxgAA&#10;ANwAAAAPAAAAZHJzL2Rvd25yZXYueG1sRI/dagIxFITvC32HcAre1WzVatkaRQRBxAprS2nvDsnZ&#10;H9ycLJvorm9vCgUvh5n5hpkve1uLC7W+cqzgZZiAINbOVFwo+PrcPL+B8AHZYO2YFFzJw3Lx+DDH&#10;1LiOM7ocQyEihH2KCsoQmlRKr0uy6IeuIY5e7lqLIcq2kKbFLsJtLUdJMpUWK44LJTa0Lkmfjmer&#10;IKzOrx95luvf773ORuPxofvZkVKDp371DiJQH+7h//bWKJhNZvB3Jh4Bubg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qUgBxgAAANwAAAAPAAAAAAAAAAAAAAAAAJcCAABkcnMv&#10;ZG93bnJldi54bWxQSwUGAAAAAAQABAD1AAAAigMAAAAA&#10;" filled="f" strokecolor="#999898" strokeweight="10209emu">
                                                                                                                                                                                                                                <v:path arrowok="t" o:connecttype="custom" o:connectlocs="0,0;55,0" o:connectangles="0,0"/>
                                                                                                                                                                                                                                <o:lock v:ext="edit" verticies="t"/>
                                                                                                                                                                                                                              </v:polyline>
                                                                                                                                                                                                                              <v:group id="Group 630" o:spid="_x0000_s1244" style="position:absolute;left:5960;top:-1035;width:1847;height:705" coordorigin="5960,-1035" coordsize="1847,7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lZPtYsIAAADcAAAADwAA&#10;AAAAAAAAAAAAAACpAgAAZHJzL2Rvd25yZXYueG1sUEsFBgAAAAAEAAQA+gAAAJgDAAAAAA==&#10;">
                                                                                                                                                                                                                                <v:shape id="Freeform 667" o:spid="_x0000_s1245" style="position:absolute;left:11920;top:-2070;width:1848;height:705;visibility:visible;mso-wrap-style:square;v-text-anchor:top" coordsize="1847,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a5nxwAA&#10;ANwAAAAPAAAAZHJzL2Rvd25yZXYueG1sRI/dasJAFITvC32H5RR6I7qxFH+iq4i0VAXBnzzAMXua&#10;hGbPht2tSfv0XUHo5TAz3zDzZWdqcSXnK8sKhoMEBHFudcWFguz83p+A8AFZY22ZFPyQh+Xi8WGO&#10;qbYtH+l6CoWIEPYpKihDaFIpfV6SQT+wDXH0Pq0zGKJ0hdQO2wg3tXxJkpE0WHFcKLGhdUn51+nb&#10;KOgdQjv8cLT3u42c/r5dtlmWbJV6fupWMxCBuvAfvrc3WsH4dQq3M/EIy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2uZ8cAAADcAAAADwAAAAAAAAAAAAAAAACXAgAAZHJz&#10;L2Rvd25yZXYueG1sUEsFBgAAAAAEAAQA9QAAAIsDAAAAAA==&#10;" path="m0,705l24,696,47,687,71,678,94,669,117,660,141,651,164,642,188,633,211,624,234,616,258,607,281,598,304,589,328,580,351,571,375,562,398,553,421,544,445,535,468,526,492,518,515,509,538,500,562,491,585,482,608,473,632,464,655,455,679,446,702,437,725,428,749,419,772,410,795,402,819,393,842,384,866,375,889,366,912,357,935,348,958,339,982,330,1005,321,1028,312,1052,303,1075,294,1098,285,1122,277,1145,268,1169,259,1192,250,1215,241,1239,232,1262,223,1286,214,1309,205,1332,196,1356,187,1379,178,1403,169,1426,161,1449,152,1473,143,1496,134,1519,125,1543,116,1566,107,1590,98,1613,89,1636,80,1660,71,1683,63,1706,54,1730,45,1753,36,1777,27,1800,18,1823,9,1847,0e" filled="f" strokecolor="#f8766c" strokeweight="10209emu">
                                                                                                                                                                                                                                  <v:stroke dashstyle="longDash"/>
                                                                                                                                                                                                                                  <v:path arrowok="t" o:connecttype="custom" o:connectlocs="24,-339;71,-357;117,-375;164,-393;211,-411;258,-428;304,-446;351,-464;398,-482;445,-500;492,-517;538,-535;585,-553;632,-571;679,-589;725,-607;772,-625;819,-642;866,-660;912,-678;959,-696;1006,-714;1053,-732;1099,-750;1146,-767;1193,-785;1240,-803;1287,-821;1333,-839;1380,-857;1427,-874;1474,-892;1520,-910;1567,-928;1614,-946;1661,-964;1707,-981;1754,-999;1801,-1017;1848,-1035" o:connectangles="0,0,0,0,0,0,0,0,0,0,0,0,0,0,0,0,0,0,0,0,0,0,0,0,0,0,0,0,0,0,0,0,0,0,0,0,0,0,0,0"/>
                                                                                                                                                                                                                                  <o:lock v:ext="edit" verticies="t"/>
                                                                                                                                                                                                                                </v:shape>
                                                                                                                                                                                                                                <v:group id="Group 631" o:spid="_x0000_s1246" style="position:absolute;left:5960;top:31;width:1847;height:66" coordorigin="5960,31" coordsize="1847,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PHe5wwAAANwAAAAPAAAAZHJzL2Rvd25yZXYueG1sRE9Na8JAEL0X/A/LCL3V&#10;TRRbiW5CkFp6kEJVEG9DdkxCsrMhu03iv+8eCj0+3vcum0wrBupdbVlBvIhAEBdW11wquJwPLxsQ&#10;ziNrbC2Tggc5yNLZ0w4TbUf+puHkSxFC2CWooPK+S6R0RUUG3cJ2xIG7296gD7Avpe5xDOGmlcso&#10;epUGaw4NFXa0r6hoTj9GwceIY76K34djc98/buf11/UYk1LP8ynfgvA0+X/xn/tTK3hbh/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48d7nDAAAA3AAAAA8A&#10;AAAAAAAAAAAAAAAAqQIAAGRycy9kb3ducmV2LnhtbFBLBQYAAAAABAAEAPoAAACZAwAAAAA=&#10;">
                                                                                                                                                                                                                                  <v:shape id="Freeform 666" o:spid="_x0000_s1247" style="position:absolute;left:11920;top:62;width:1848;height:66;visibility:visible;mso-wrap-style:square;v-text-anchor:top" coordsize="18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zMq2xgAA&#10;ANwAAAAPAAAAZHJzL2Rvd25yZXYueG1sRI9Ba8JAFITvgv9heYK3uklBI6mrlECgUKFo66G3Z/Y1&#10;mzb7Ns2uGv99Vyh4HGbmG2a1GWwrztT7xrGCdJaAIK6cbrhW8PFePixB+ICssXVMCq7kYbMej1aY&#10;a3fhHZ33oRYRwj5HBSaELpfSV4Ys+pnriKP35XqLIcq+lrrHS4TbVj4myUJabDguGOyoMFT97E9W&#10;QZktzIGqY7Etjp9vv+U1S79fM6Wmk+H5CUSgIdzD/+0XrSCbp3A7E4+AXP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zMq2xgAAANwAAAAPAAAAAAAAAAAAAAAAAJcCAABkcnMv&#10;ZG93bnJldi54bWxQSwUGAAAAAAQABAD1AAAAigMAAAAA&#10;" path="m0,66l24,65,47,64,71,63,94,62,117,62,141,61,164,60,188,59,211,58,234,57,258,57,281,56,304,55,328,54,351,53,375,53,398,52,421,51,445,50,468,49,492,48,515,48,538,47,562,46,585,45,608,44,632,43,655,43,679,42,702,41,725,40,749,39,772,38,795,38,819,37,842,36,866,35,889,34,912,33,935,33,958,32,982,31,1005,30,1028,29,1052,29,1075,28,1098,27,1122,26,1145,25,1169,24,1192,24,1215,23,1239,22,1262,21,1286,20,1309,19,1332,19,1356,18,1379,17,1403,16,1426,15,1449,14,1473,13,1496,13,1519,12,1543,11,1566,10,1590,9,1613,8,1636,8,1660,7,1683,6,1706,5,1730,4,1753,3,1777,3,1800,2,1823,1,1847,0e" filled="f" strokecolor="#7bad00" strokeweight="10209emu">
                                                                                                                                                                                                                                    <v:stroke dashstyle="longDash"/>
                                                                                                                                                                                                                                    <v:path arrowok="t" o:connecttype="custom" o:connectlocs="24,96;71,94;117,93;164,91;211,89;258,88;304,86;351,84;398,83;445,81;492,79;538,78;585,76;632,74;679,73;725,71;772,69;819,68;866,66;912,64;959,63;1006,61;1053,60;1099,58;1146,56;1193,55;1240,53;1287,51;1333,50;1380,48;1427,46;1474,44;1520,43;1567,41;1614,39;1661,38;1707,36;1754,34;1801,33;1848,31" o:connectangles="0,0,0,0,0,0,0,0,0,0,0,0,0,0,0,0,0,0,0,0,0,0,0,0,0,0,0,0,0,0,0,0,0,0,0,0,0,0,0,0"/>
                                                                                                                                                                                                                                    <o:lock v:ext="edit" verticies="t"/>
                                                                                                                                                                                                                                  </v:shape>
                                                                                                                                                                                                                                  <v:group id="Group 632" o:spid="_x0000_s1248" style="position:absolute;left:5960;top:252;width:1847;height:141" coordorigin="5960,252" coordsize="1847,1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okxVxQAAANwAAAAPAAAAZHJzL2Rvd25yZXYueG1sRI9Bi8IwFITvwv6H8IS9&#10;aVoXdalGEVmXPYigLoi3R/Nsi81LaWJb/70RBI/DzHzDzJedKUVDtSssK4iHEQji1OqCMwX/x83g&#10;G4TzyBpLy6TgTg6Wi4/eHBNtW95Tc/CZCBB2CSrIva8SKV2ak0E3tBVx8C62NuiDrDOpa2wD3JRy&#10;FEUTabDgsJBjReuc0uvhZhT8ttiuvuKfZnu9rO/n43h32sak1Ge/W81AeOr8O/xq/2kF0/E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aJMVcUAAADcAAAA&#10;DwAAAAAAAAAAAAAAAACpAgAAZHJzL2Rvd25yZXYueG1sUEsFBgAAAAAEAAQA+gAAAJsDAAAAAA==&#10;">
                                                                                                                                                                                                                                    <v:shape id="Freeform 665" o:spid="_x0000_s1249" style="position:absolute;left:11920;top:504;width:1848;height:142;visibility:visible;mso-wrap-style:square;v-text-anchor:top" coordsize="1847,14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QCHIxAAA&#10;ANwAAAAPAAAAZHJzL2Rvd25yZXYueG1sRI9Bi8IwFITvC/6H8ARva2plV6lGkQVXDx60evD4aJ5t&#10;sXmpTbT1328EYY/DzHzDzJedqcSDGldaVjAaRiCIM6tLzhWcjuvPKQjnkTVWlknBkxwsF72POSba&#10;tnygR+pzESDsElRQeF8nUrqsIINuaGvi4F1sY9AH2eRSN9gGuKlkHEXf0mDJYaHAmn4Kyq7p3SjA&#10;zc38bnZydb7jeP8ctfHaxbFSg363moHw1Pn/8Lu91QomX2N4nQ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AhyMQAAADcAAAADwAAAAAAAAAAAAAAAACXAgAAZHJzL2Rv&#10;d25yZXYueG1sUEsFBgAAAAAEAAQA9QAAAIgDAAAAAA==&#10;" path="m0,141l24,139,47,137,71,135,94,134,117,132,141,130,164,128,188,127,211,125,234,123,258,121,281,119,304,118,328,116,351,114,375,112,398,110,421,109,445,107,468,105,492,103,515,102,538,100,562,98,585,96,608,94,632,93,655,91,679,89,702,87,725,85,749,84,772,82,795,80,819,78,842,76,866,75,889,73,912,71,935,70,958,68,982,67,1005,65,1028,63,1052,61,1075,59,1098,58,1122,56,1145,54,1169,52,1192,50,1215,49,1239,47,1262,45,1286,43,1309,42,1332,40,1356,38,1379,36,1403,34,1426,33,1449,31,1473,29,1496,27,1519,25,1543,24,1566,22,1590,20,1613,18,1636,17,1660,15,1683,13,1706,11,1730,9,1753,8,1777,6,1800,4,1823,2,1847,0e" filled="f" strokecolor="#00bec4" strokeweight="10209emu">
                                                                                                                                                                                                                                      <v:stroke dashstyle="longDash"/>
                                                                                                                                                                                                                                      <v:path arrowok="t" o:connecttype="custom" o:connectlocs="24,394;71,390;117,387;164,383;211,380;258,376;304,373;351,369;398,365;445,362;492,358;538,354;585,350;632,347;679,343;725,339;772,336;819,332;866,329;912,325;959,322;1006,319;1053,315;1099,312;1146,308;1193,304;1240,301;1287,297;1333,294;1380,290;1427,287;1474,283;1520,279;1567,276;1614,272;1661,269;1707,265;1754,262;1801,258;1848,254" o:connectangles="0,0,0,0,0,0,0,0,0,0,0,0,0,0,0,0,0,0,0,0,0,0,0,0,0,0,0,0,0,0,0,0,0,0,0,0,0,0,0,0"/>
                                                                                                                                                                                                                                      <o:lock v:ext="edit" verticies="t"/>
                                                                                                                                                                                                                                    </v:shape>
                                                                                                                                                                                                                                    <v:group id="Group 633" o:spid="_x0000_s1250" style="position:absolute;left:5960;top:258;width:1847;height:134" coordorigin="5960,258" coordsize="1847,1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B3G6xgAAANwAAAAPAAAAZHJzL2Rvd25yZXYueG1sRI9Ba8JAFITvBf/D8gRv&#10;dRM1WqKriNjSQyhUC6W3R/aZBLNvQ3ZN4r93C4Ueh5n5htnsBlOLjlpXWVYQTyMQxLnVFRcKvs6v&#10;zy8gnEfWWFsmBXdysNuOnjaYatvzJ3UnX4gAYZeigtL7JpXS5SUZdFPbEAfvYluDPsi2kLrFPsBN&#10;LWdRtJQGKw4LJTZ0KCm/nm5GwVuP/X4eH7vsejncf87Jx3cWk1KT8bBfg/A0+P/wX/tdK1glC/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EHcbrGAAAA3AAA&#10;AA8AAAAAAAAAAAAAAAAAqQIAAGRycy9kb3ducmV2LnhtbFBLBQYAAAAABAAEAPoAAACcAwAAAAA=&#10;">
                                                                                                                                                                                                                                      <v:shape id="Freeform 664" o:spid="_x0000_s1251" style="position:absolute;left:11920;top:516;width:1848;height:134;visibility:visible;mso-wrap-style:square;v-text-anchor:top" coordsize="1847,1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5CdxgAA&#10;ANwAAAAPAAAAZHJzL2Rvd25yZXYueG1sRI9Ba8JAFITvhf6H5RV6azaWakt0I1Ip9OBBbRF6e2Sf&#10;SUj2bcg+NfrrXUHocZiZb5jZfHCtOlIfas8GRkkKirjwtubSwO/P18sHqCDIFlvPZOBMAeb548MM&#10;M+tPvKHjVkoVIRwyNFCJdJnWoajIYUh8Rxy9ve8dSpR9qW2Ppwh3rX5N04l2WHNcqLCjz4qKZntw&#10;BorVaPe2Xu4WG5FLk0rdXXj1Z8zz07CYghIa5D98b39bA+/jMdzOxCOg8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u5CdxgAAANwAAAAPAAAAAAAAAAAAAAAAAJcCAABkcnMv&#10;ZG93bnJldi54bWxQSwUGAAAAAAQABAD1AAAAigMAAAAA&#10;" path="m0,134l24,132,47,130,71,129,94,127,117,125,141,123,164,122,188,120,211,118,234,117,258,115,281,113,304,112,328,110,351,108,375,106,398,105,421,103,445,101,468,100,492,98,515,96,538,95,562,93,585,91,608,90,632,88,655,86,679,84,702,83,725,81,749,79,772,78,795,76,819,74,842,73,866,71,889,69,912,68,935,66,958,64,982,62,1005,61,1028,59,1052,57,1075,56,1098,54,1122,52,1145,51,1169,49,1192,47,1215,45,1239,44,1262,42,1286,40,1309,39,1332,37,1356,35,1379,34,1403,32,1426,30,1449,29,1473,27,1496,25,1519,23,1543,22,1566,20,1590,18,1613,17,1636,15,1660,13,1683,12,1706,10,1730,8,1753,6,1777,5,1800,3,1823,1,1847,0e" filled="f" strokecolor="#c67bfe" strokeweight="10209emu">
                                                                                                                                                                                                                                        <v:stroke dashstyle="longDash"/>
                                                                                                                                                                                                                                        <v:path arrowok="t" o:connecttype="custom" o:connectlocs="24,390;71,387;117,383;164,380;211,376;258,373;304,370;351,366;398,363;445,359;492,356;538,353;585,349;632,346;679,342;725,339;772,336;819,332;866,329;912,326;959,322;1006,319;1053,315;1099,312;1146,309;1193,305;1240,302;1287,298;1333,295;1380,292;1427,288;1474,285;1520,281;1567,278;1614,275;1661,271;1707,268;1754,264;1801,261;1848,258" o:connectangles="0,0,0,0,0,0,0,0,0,0,0,0,0,0,0,0,0,0,0,0,0,0,0,0,0,0,0,0,0,0,0,0,0,0,0,0,0,0,0,0"/>
                                                                                                                                                                                                                                        <o:lock v:ext="edit" verticies="t"/>
                                                                                                                                                                                                                                      </v:shape>
                                                                                                                                                                                                                                      <v:group id="Group 634" o:spid="_x0000_s1252" style="position:absolute;left:5808;top:-1472;width:2153;height:2274" coordorigin="5808,-1472" coordsize="2153,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mUpWxQAAANwAAAAPAAAAZHJzL2Rvd25yZXYueG1sRI9Bi8IwFITvwv6H8IS9&#10;adpd1KUaRcRdPIigLoi3R/Nsi81LaWJb/70RBI/DzHzDzBadKUVDtSssK4iHEQji1OqCMwX/x9/B&#10;DwjnkTWWlknBnRws5h+9GSbatryn5uAzESDsElSQe18lUro0J4NuaCvi4F1sbdAHWWdS19gGuCnl&#10;VxSNpcGCw0KOFa1ySq+Hm1Hw12K7/I7XzfZ6Wd3Px9HutI1Jqc9+t5yC8NT5d/jV3mgFk9EY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plKVsUAAADcAAAA&#10;DwAAAAAAAAAAAAAAAACpAgAAZHJzL2Rvd25yZXYueG1sUEsFBgAAAAAEAAQA+gAAAJsDAAAAAA==&#10;">
                                                                                                                                                                                                                                        <v:polyline id="Freeform 663" o:spid="_x0000_s1253" style="position:absolute;visibility:visible;mso-wrap-style:square;v-text-anchor:top" points="13769,-2944,11616,-2944,11616,-670,13769,-670,13769,-2944" coordsize="2153,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8MTlxQAA&#10;ANwAAAAPAAAAZHJzL2Rvd25yZXYueG1sRI/disIwFITvhX2HcBa8WTRVcZVqFFGEirjgD3h7aI5t&#10;sTkpTdT69kZY8HKYmW+Y6bwxpbhT7QrLCnrdCARxanXBmYLTcd0Zg3AeWWNpmRQ8ycF89tWaYqzt&#10;g/d0P/hMBAi7GBXk3lexlC7NyaDr2oo4eBdbG/RB1pnUNT4C3JSyH0W/0mDBYSHHipY5pdfDzSjY&#10;XRse/JzHSW+/SNarwXO4/dtslGp/N4sJCE+N/4T/24lWMBqO4H0mHAE5e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XwxOXFAAAA3AAAAA8AAAAAAAAAAAAAAAAAlwIAAGRycy9k&#10;b3ducmV2LnhtbFBLBQYAAAAABAAEAPUAAACJAwAAAAA=&#10;" filled="f" strokecolor="#7f7e7e" strokeweight="10209emu">
                                                                                                                                                                                                                                          <v:path arrowok="t" o:connecttype="custom" o:connectlocs="2153,-1472;0,-1472;0,802;2153,802;2153,-1472" o:connectangles="0,0,0,0,0"/>
                                                                                                                                                                                                                                          <o:lock v:ext="edit" verticies="t"/>
                                                                                                                                                                                                                                        </v:polyline>
                                                                                                                                                                                                                                        <v:group id="Group 635" o:spid="_x0000_s1254" style="position:absolute;left:3535;top:715;width:64;height:0" coordorigin="3535,715"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Snu/wwAAANwAAAAPAAAAZHJzL2Rvd25yZXYueG1sRE9Na8JAEL0X/A/LCL3V&#10;TRRbiW5CkFp6kEJVEG9DdkxCsrMhu03iv+8eCj0+3vcum0wrBupdbVlBvIhAEBdW11wquJwPLxsQ&#10;ziNrbC2Tggc5yNLZ0w4TbUf+puHkSxFC2CWooPK+S6R0RUUG3cJ2xIG7296gD7Avpe5xDOGmlcso&#10;epUGaw4NFXa0r6hoTj9GwceIY76K34djc98/buf11/UYk1LP8ynfgvA0+X/xn/tTK3hb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BKe7/DAAAA3AAAAA8A&#10;AAAAAAAAAAAAAAAAqQIAAGRycy9kb3ducmV2LnhtbFBLBQYAAAAABAAEAPoAAACZAwAAAAA=&#10;">
                                                                                                                                                                                                                                          <v:shape id="Freeform 662" o:spid="_x0000_s1255" style="position:absolute;left:7070;top:1430;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laD/xgAA&#10;ANwAAAAPAAAAZHJzL2Rvd25yZXYueG1sRI9BTwIxFITvJv6H5pl4ky4QFRYKAaOJXogLHDg+to/t&#10;hu3rpq3L6q+3JCYeJzPzTWa+7G0jOvKhdqxgOMhAEJdO11wp2O/eHiYgQkTW2DgmBd8UYLm4vZlj&#10;rt2FC+q2sRIJwiFHBSbGNpcylIYshoFriZN3ct5iTNJXUnu8JLht5CjLnqTFmtOCwZZeDJXn7ZdV&#10;MO7GG1yb4idbbfy6+Ny714/jQan7u341AxGpj//hv/a7VvD8OIXrmXQE5O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laD/xgAAANwAAAAPAAAAAAAAAAAAAAAAAJcCAABkcnMv&#10;ZG93bnJldi54bWxQSwUGAAAAAAQABAD1AAAAigMAAAAA&#10;" path="m0,0l64,0e" filled="f" strokeweight="10209emu">
                                                                                                                                                                                                                                            <v:path arrowok="t" o:connecttype="custom" o:connectlocs="0,0;65,0" o:connectangles="0,0"/>
                                                                                                                                                                                                                                            <o:lock v:ext="edit" verticies="t"/>
                                                                                                                                                                                                                                          </v:shape>
                                                                                                                                                                                                                                          <v:group id="Group 636" o:spid="_x0000_s1256" style="position:absolute;left:3535;top:301;width:64;height:0" coordorigin="3535,301"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UL0EwwAAANwAAAAPAAAAZHJzL2Rvd25yZXYueG1sRE9Na8JAEL0X/A/LCL3V&#10;TZRaiW5CkFp6kEJVEG9DdkxCsrMhu03iv+8eCj0+3vcum0wrBupdbVlBvIhAEBdW11wquJwPLxsQ&#10;ziNrbC2Tggc5yNLZ0w4TbUf+puHkSxFC2CWooPK+S6R0RUUG3cJ2xIG7296gD7Avpe5xDOGmlcso&#10;WkuDNYeGCjvaV1Q0px+j4GPEMV/F78Oxue8ft/Pr1/UYk1LP8ynfgvA0+X/xn/tTK3hbh/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BQvQTDAAAA3AAAAA8A&#10;AAAAAAAAAAAAAAAAqQIAAGRycy9kb3ducmV2LnhtbFBLBQYAAAAABAAEAPoAAACZAwAAAAA=&#10;">
                                                                                                                                                                                                                                            <v:shape id="Freeform 661" o:spid="_x0000_s1257" style="position:absolute;left:7070;top:602;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j2ZExgAA&#10;ANwAAAAPAAAAZHJzL2Rvd25yZXYueG1sRI9BawIxFITvhf6H8Aq91awKtmyNokWhvYhrPfT43Dw3&#10;SzcvSxLXrb/eCAWPw8x8w0znvW1ERz7UjhUMBxkI4tLpmisF++/1yxuIEJE1No5JwR8FmM8eH6aY&#10;a3fmgrpdrESCcMhRgYmxzaUMpSGLYeBa4uQdnbcYk/SV1B7PCW4bOcqyibRYc1ow2NKHofJ3d7IK&#10;xt14g0tTXLLFxi+L7d6tvg4/Sj0/9Yt3EJH6eA//tz+1gtfJEG5n0hGQs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j2ZExgAAANwAAAAPAAAAAAAAAAAAAAAAAJcCAABkcnMv&#10;ZG93bnJldi54bWxQSwUGAAAAAAQABAD1AAAAigMAAAAA&#10;" path="m0,0l64,0e" filled="f" strokeweight="10209emu">
                                                                                                                                                                                                                                              <v:path arrowok="t" o:connecttype="custom" o:connectlocs="0,0;65,0" o:connectangles="0,0"/>
                                                                                                                                                                                                                                              <o:lock v:ext="edit" verticies="t"/>
                                                                                                                                                                                                                                            </v:shape>
                                                                                                                                                                                                                                            <v:group id="Group 637" o:spid="_x0000_s1258" style="position:absolute;left:3535;top:-114;width:64;height:0" coordorigin="3535,-114"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oboxgAAANwAAAAPAAAAZHJzL2Rvd25yZXYueG1sRI9Ba8JAFITvBf/D8oTe&#10;mk0sTSVmFRErHkKhKpTeHtlnEsy+DdltEv99t1DocZiZb5h8M5lWDNS7xrKCJIpBEJdWN1wpuJzf&#10;npYgnEfW2FomBXdysFnPHnLMtB35g4aTr0SAsMtQQe19l0npypoMush2xMG72t6gD7KvpO5xDHDT&#10;ykUcp9Jgw2Ghxo52NZW307dRcBhx3D4n+6G4XXf3r/PL+2eRkFKP82m7AuFp8v/hv/ZRK3hN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OhujGAAAA3AAA&#10;AA8AAAAAAAAAAAAAAAAAqQIAAGRycy9kb3ducmV2LnhtbFBLBQYAAAAABAAEAPoAAACcAwAAAAA=&#10;">
                                                                                                                                                                                                                                              <v:shape id="Freeform 660" o:spid="_x0000_s1259" style="position:absolute;left:7070;top:-228;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V2oxgAA&#10;ANwAAAAPAAAAZHJzL2Rvd25yZXYueG1sRI9BawIxFITvhf6H8Aq91WxdsGU1ihYL7UW66sHjc/Pc&#10;LG5eliRdt/56Uyj0OMzMN8xsMdhW9ORD41jB8ygDQVw53XCtYL97f3oFESKyxtYxKfihAIv5/d0M&#10;C+0uXFK/jbVIEA4FKjAxdoWUoTJkMYxcR5y8k/MWY5K+ltrjJcFtK8dZNpEWG04LBjt6M1Sdt99W&#10;Qd7nG1yZ8potN35Vfu3d+vN4UOrxYVhOQUQa4n/4r/2hFbxMcvg9k46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EV2oxgAAANwAAAAPAAAAAAAAAAAAAAAAAJcCAABkcnMv&#10;ZG93bnJldi54bWxQSwUGAAAAAAQABAD1AAAAigMAAAAA&#10;" path="m0,0l64,0e" filled="f" strokeweight="10209emu">
                                                                                                                                                                                                                                                <v:path arrowok="t" o:connecttype="custom" o:connectlocs="0,0;65,0" o:connectangles="0,0"/>
                                                                                                                                                                                                                                                <o:lock v:ext="edit" verticies="t"/>
                                                                                                                                                                                                                                              </v:shape>
                                                                                                                                                                                                                                              <v:group id="Group 638" o:spid="_x0000_s1260" style="position:absolute;left:3535;top:-528;width:64;height:0" coordorigin="3535,-528"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a7sHxgAAANwAAAAPAAAAZHJzL2Rvd25yZXYueG1sRI9Ba8JAFITvgv9heUJv&#10;dRNrbYlZRUSlBylUC8XbI/tMQrJvQ3ZN4r/vFgoeh5n5hknXg6lFR60rLSuIpxEI4szqknMF3+f9&#10;8zsI55E11pZJwZ0crFfjUYqJtj1/UXfyuQgQdgkqKLxvEildVpBBN7UNcfCutjXog2xzqVvsA9zU&#10;chZFC2mw5LBQYEPbgrLqdDMKDj32m5d41x2r6/Z+Ob9+/hxjUuppMmyWIDwN/hH+b39oBW+LO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9ruwfGAAAA3AAA&#10;AA8AAAAAAAAAAAAAAAAAqQIAAGRycy9kb3ducmV2LnhtbFBLBQYAAAAABAAEAPoAAACcAwAAAAA=&#10;">
                                                                                                                                                                                                                                                <v:shape id="Freeform 659" o:spid="_x0000_s1261" style="position:absolute;left:7070;top:-1056;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GBHxgAA&#10;ANwAAAAPAAAAZHJzL2Rvd25yZXYueG1sRI9BawIxFITvhf6H8Aq91WwrVVmNoqVCexFXPXh8bp6b&#10;pZuXJYnrtr++KRQ8DjPzDTNb9LYRHflQO1bwPMhAEJdO11wpOOzXTxMQISJrbByTgm8KsJjf380w&#10;1+7KBXW7WIkE4ZCjAhNjm0sZSkMWw8C1xMk7O28xJukrqT1eE9w28iXLRtJizWnBYEtvhsqv3cUq&#10;GHbDDa5M8ZMtN35VbA/u/fN0VOrxoV9OQUTq4y383/7QCsajV/g7k4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tGBHxgAAANwAAAAPAAAAAAAAAAAAAAAAAJcCAABkcnMv&#10;ZG93bnJldi54bWxQSwUGAAAAAAQABAD1AAAAigMAAAAA&#10;" path="m0,0l64,0e" filled="f" strokeweight="10209emu">
                                                                                                                                                                                                                                                  <v:path arrowok="t" o:connecttype="custom" o:connectlocs="0,0;65,0" o:connectangles="0,0"/>
                                                                                                                                                                                                                                                  <o:lock v:ext="edit" verticies="t"/>
                                                                                                                                                                                                                                                </v:shape>
                                                                                                                                                                                                                                                <v:group id="Group 639" o:spid="_x0000_s1262" style="position:absolute;left:3535;top:-943;width:64;height:0" coordorigin="3535,-943"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9YDrxQAAANwAAAAPAAAAZHJzL2Rvd25yZXYueG1sRI9Pa8JAFMTvBb/D8oTe&#10;6iaWRomuIqLiQQr+AfH2yD6TYPZtyK5J/PbdQqHHYWZ+w8yXvalES40rLSuIRxEI4szqknMFl/P2&#10;YwrCeWSNlWVS8CIHy8XgbY6pth0fqT35XAQIuxQVFN7XqZQuK8igG9maOHh32xj0QTa51A12AW4q&#10;OY6iRBosOSwUWNO6oOxxehoFuw671We8aQ+P+/p1O399Xw8xKfU+7FczEJ56/x/+a++1gk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PWA68UAAADcAAAA&#10;DwAAAAAAAAAAAAAAAACpAgAAZHJzL2Rvd25yZXYueG1sUEsFBgAAAAAEAAQA+gAAAJsDAAAAAA==&#10;">
                                                                                                                                                                                                                                                  <v:shape id="Freeform 658" o:spid="_x0000_s1263" style="position:absolute;left:7070;top:-1886;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KlurxgAA&#10;ANwAAAAPAAAAZHJzL2Rvd25yZXYueG1sRI9BawIxFITvhf6H8ArearYVVLZG0VLBXqSrHnp8bp6b&#10;pZuXJUnXtb/eCAWPw8x8w8wWvW1ERz7UjhW8DDMQxKXTNVcKDvv18xREiMgaG8ek4EIBFvPHhxnm&#10;2p25oG4XK5EgHHJUYGJscylDachiGLqWOHkn5y3GJH0ltcdzgttGvmbZWFqsOS0YbOndUPmz+7UK&#10;Rt1oiytT/GXLrV8VXwf38Xn8Vmrw1C/fQETq4z38395oBZPxBG5n0hGQ8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KlurxgAAANwAAAAPAAAAAAAAAAAAAAAAAJcCAABkcnMv&#10;ZG93bnJldi54bWxQSwUGAAAAAAQABAD1AAAAigMAAAAA&#10;" path="m0,0l64,0e" filled="f" strokeweight="10209emu">
                                                                                                                                                                                                                                                    <v:path arrowok="t" o:connecttype="custom" o:connectlocs="0,0;65,0" o:connectangles="0,0"/>
                                                                                                                                                                                                                                                    <o:lock v:ext="edit" verticies="t"/>
                                                                                                                                                                                                                                                  </v:shape>
                                                                                                                                                                                                                                                  <v:group id="Group 640" o:spid="_x0000_s1264" style="position:absolute;left:3535;top:-1357;width:64;height:0" coordorigin="3535,-1357"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JrECwwAAANwAAAAPAAAAZHJzL2Rvd25yZXYueG1sRE9Na8JAEL0X/A/LCL3V&#10;TZRaiW5CkFp6kEJVEG9DdkxCsrMhu03iv+8eCj0+3vcum0wrBupdbVlBvIhAEBdW11wquJwPLxsQ&#10;ziNrbC2Tggc5yNLZ0w4TbUf+puHkSxFC2CWooPK+S6R0RUUG3cJ2xIG7296gD7Avpe5xDOGmlcso&#10;WkuDNYeGCjvaV1Q0px+j4GPEMV/F78Oxue8ft/Pr1/UYk1LP8ynfgvA0+X/xn/tTK3hb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4msQLDAAAA3AAAAA8A&#10;AAAAAAAAAAAAAAAAqQIAAGRycy9kb3ducmV2LnhtbFBLBQYAAAAABAAEAPoAAACZAwAAAAA=&#10;">
                                                                                                                                                                                                                                                    <v:shape id="Freeform 657" o:spid="_x0000_s1265" style="position:absolute;left:7070;top:-2714;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WpCxgAA&#10;ANwAAAAPAAAAZHJzL2Rvd25yZXYueG1sRI9BS8NAFITvgv9heYI3u9FC1ZhNaUWhXkoTe+jxNfvM&#10;BrNvw+6apv56VxA8DjPzDVMsJ9uLkXzoHCu4nWUgiBunO24V7N9fbx5AhIissXdMCs4UYFleXhSY&#10;a3fiisY6tiJBOOSowMQ45FKGxpDFMHMDcfI+nLcYk/St1B5PCW57eZdlC2mx47RgcKBnQ81n/WUV&#10;zMf5Ftem+s5WW7+udnv38nY8KHV9Na2eQESa4n/4r73RCu4Xj/B7Jh0BWf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WpCxgAAANwAAAAPAAAAAAAAAAAAAAAAAJcCAABkcnMv&#10;ZG93bnJldi54bWxQSwUGAAAAAAQABAD1AAAAigMAAAAA&#10;" path="m0,0l64,0e" filled="f" strokeweight="10209emu">
                                                                                                                                                                                                                                                      <v:path arrowok="t" o:connecttype="custom" o:connectlocs="0,0;65,0" o:connectangles="0,0"/>
                                                                                                                                                                                                                                                      <o:lock v:ext="edit" verticies="t"/>
                                                                                                                                                                                                                                                    </v:shape>
                                                                                                                                                                                                                                                    <v:group id="Group 641" o:spid="_x0000_s1266" style="position:absolute;left:3753;top:802;width:0;height:64" coordorigin="3753,80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iSvZwgAAANwAAAAPAAAAZHJzL2Rvd25yZXYueG1sRE/LisIwFN0L8w/hDrjT&#10;tCPaoRpFZEZciOADBneX5toWm5vSZNr692YhuDyc92LVm0q01LjSsoJ4HIEgzqwuOVdwOf+OvkE4&#10;j6yxskwKHuRgtfwYLDDVtuMjtSefixDCLkUFhfd1KqXLCjLoxrYmDtzNNgZ9gE0udYNdCDeV/Iqi&#10;mTRYcmgosKZNQdn99G8UbDvs1pP4p93fb5vH9Tw9/O1jUmr42a/nIDz1/i1+uXdaQZK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Ykr2cIAAADcAAAADwAA&#10;AAAAAAAAAAAAAACpAgAAZHJzL2Rvd25yZXYueG1sUEsFBgAAAAAEAAQA+gAAAJgDAAAAAA==&#10;">
                                                                                                                                                                                                                                                      <v:polyline id="Freeform 656" o:spid="_x0000_s1267" style="position:absolute;visibility:visible;mso-wrap-style:square;v-text-anchor:top" points="7506,1668,7506,160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KbQwxAAA&#10;ANwAAAAPAAAAZHJzL2Rvd25yZXYueG1sRI9Ba8JAFITvBf/D8gRvdZOARqKriEWxp1LNweMj+5qk&#10;Zt+G3a3Gf98VCj0OM/MNs9oMphM3cr61rCCdJiCIK6tbrhWU5/3rAoQPyBo7y6TgQR4269HLCgtt&#10;7/xJt1OoRYSwL1BBE0JfSOmrhgz6qe2Jo/dlncEQpauldniPcNPJLEnm0mDLcaHBnnYNVdfTj1Fw&#10;vXxXb+YS8vLDlel+dsiO+Xum1GQ8bJcgAg3hP/zXPmoFeZ7C80w8AnL9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m0MMQAAADcAAAADwAAAAAAAAAAAAAAAACXAgAAZHJzL2Rv&#10;d25yZXYueG1sUEsFBgAAAAAEAAQA9QAAAIgDAAAAAA==&#10;" filled="f" strokeweight="10209emu">
                                                                                                                                                                                                                                                        <v:path arrowok="t" o:connecttype="custom" o:connectlocs="0,866;0,802" o:connectangles="0,0"/>
                                                                                                                                                                                                                                                        <o:lock v:ext="edit" verticies="t"/>
                                                                                                                                                                                                                                                      </v:polyline>
                                                                                                                                                                                                                                                      <v:group id="Group 642" o:spid="_x0000_s1268" style="position:absolute;left:4138;top:802;width:0;height:64" coordorigin="4138,80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FxA1xQAAANwAAAAPAAAAZHJzL2Rvd25yZXYueG1sRI9Bi8IwFITvwv6H8IS9&#10;aVoXdalGEVmXPYigLoi3R/Nsi81LaWJb/70RBI/DzHzDzJedKUVDtSssK4iHEQji1OqCMwX/x83g&#10;G4TzyBpLy6TgTg6Wi4/eHBNtW95Tc/CZCBB2CSrIva8SKV2ak0E3tBVx8C62NuiDrDOpa2wD3JRy&#10;FEUTabDgsJBjReuc0uvhZhT8ttiuvuKfZnu9rO/n43h32sak1Ge/W81AeOr8O/xq/2kF0+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hcQNcUAAADcAAAA&#10;DwAAAAAAAAAAAAAAAACpAgAAZHJzL2Rvd25yZXYueG1sUEsFBgAAAAAEAAQA+gAAAJsDAAAAAA==&#10;">
                                                                                                                                                                                                                                                        <v:polyline id="Freeform 655" o:spid="_x0000_s1269" style="position:absolute;visibility:visible;mso-wrap-style:square;v-text-anchor:top" points="8276,1668,8276,160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4/cxQAA&#10;ANwAAAAPAAAAZHJzL2Rvd25yZXYueG1sRI9Ba8JAFITvBf/D8gq91U0iNiW6EWmx2FOpzcHjI/tM&#10;UrNvw+6q8d93BaHHYWa+YZar0fTiTM53lhWk0wQEcW11x42C6mfz/ArCB2SNvWVScCUPq3LysMRC&#10;2wt/03kXGhEh7AtU0IYwFFL6uiWDfmoH4ugdrDMYonSN1A4vEW56mSXJizTYcVxocaC3lurj7mQU&#10;HPe/9bvZh7z6clW6mX9k2/wzU+rpcVwvQAQaw3/43t5qBXk+g9uZeARk+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e3j9zFAAAA3AAAAA8AAAAAAAAAAAAAAAAAlwIAAGRycy9k&#10;b3ducmV2LnhtbFBLBQYAAAAABAAEAPUAAACJAwAAAAA=&#10;" filled="f" strokeweight="10209emu">
                                                                                                                                                                                                                                                          <v:path arrowok="t" o:connecttype="custom" o:connectlocs="0,866;0,802" o:connectangles="0,0"/>
                                                                                                                                                                                                                                                          <o:lock v:ext="edit" verticies="t"/>
                                                                                                                                                                                                                                                        </v:polyline>
                                                                                                                                                                                                                                                        <v:group id="Group 643" o:spid="_x0000_s1270" style="position:absolute;left:4523;top:802;width:0;height:64" coordorigin="4523,80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si3axgAAANwAAAAPAAAAZHJzL2Rvd25yZXYueG1sRI9Ba8JAFITvgv9heUJv&#10;dRNra4lZRUSlBylUC8XbI/tMQrJvQ3ZN4r/vFgoeh5n5hknXg6lFR60rLSuIpxEI4szqknMF3+f9&#10;8zsI55E11pZJwZ0crFfjUYqJtj1/UXfyuQgQdgkqKLxvEildVpBBN7UNcfCutjXog2xzqVvsA9zU&#10;chZFb9JgyWGhwIa2BWXV6WYUHHrsNy/xrjtW1+39cn79/DnGpNTTZNgsQXga/CP83/7QChaLO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qyLdrGAAAA3AAA&#10;AA8AAAAAAAAAAAAAAAAAqQIAAGRycy9kb3ducmV2LnhtbFBLBQYAAAAABAAEAPoAAACcAwAAAAA=&#10;">
                                                                                                                                                                                                                                                          <v:polyline id="Freeform 654" o:spid="_x0000_s1271" style="position:absolute;visibility:visible;mso-wrap-style:square;v-text-anchor:top" points="9046,1668,9046,160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ErIzxAAA&#10;ANwAAAAPAAAAZHJzL2Rvd25yZXYueG1sRI9Ba8JAFITvBf/D8gRvdWPApkRXEUXRU6nNweMj+0yi&#10;2bdhd9X4791CocdhZr5h5svetOJOzjeWFUzGCQji0uqGKwXFz/b9E4QPyBpby6TgSR6Wi8HbHHNt&#10;H/xN92OoRISwz1FBHUKXS+nLmgz6se2Io3e2zmCI0lVSO3xEuGllmiQf0mDDcaHGjtY1ldfjzSi4&#10;ni7lxpxCVny5YrKd7tJ9dkiVGg371QxEoD78h//ae60gy6bweyYeAbl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xKyM8QAAADcAAAADwAAAAAAAAAAAAAAAACXAgAAZHJzL2Rv&#10;d25yZXYueG1sUEsFBgAAAAAEAAQA9QAAAIgDAAAAAA==&#10;" filled="f" strokeweight="10209emu">
                                                                                                                                                                                                                                                            <v:path arrowok="t" o:connecttype="custom" o:connectlocs="0,866;0,802" o:connectangles="0,0"/>
                                                                                                                                                                                                                                                            <o:lock v:ext="edit" verticies="t"/>
                                                                                                                                                                                                                                                          </v:polyline>
                                                                                                                                                                                                                                                          <v:group id="Group 644" o:spid="_x0000_s1272" style="position:absolute;left:5600;top:802;width:0;height:64" coordorigin="5600,80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UsFjbGAAAA3AAA&#10;AA8AAAAAAAAAAAAAAAAAqQIAAGRycy9kb3ducmV2LnhtbFBLBQYAAAAABAAEAPoAAACcAwAAAAA=&#10;">
                                                                                                                                                                                                                                                            <v:polyline id="Freeform 653" o:spid="_x0000_s1273" style="position:absolute;visibility:visible;mso-wrap-style:square;v-text-anchor:top" points="11200,1668,11200,160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InfxAAA&#10;ANwAAAAPAAAAZHJzL2Rvd25yZXYueG1sRI9BawIxFITvBf9DeEJvNetCG1mNIhaLnkp1Dx4fm+fu&#10;6uZlSVLd/ntTKPQ4zMw3zGI12E7cyIfWsYbpJANBXDnTcq2hPG5fZiBCRDbYOSYNPxRgtRw9LbAw&#10;7s5fdDvEWiQIhwI1NDH2hZShashimLieOHln5y3GJH0tjcd7gttO5ln2Ji22nBYa7GnTUHU9fFsN&#10;19OlerenqMpPX063rx/5Tu1zrZ/Hw3oOItIQ/8N/7Z3RoJSC3zPpCM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yJ38QAAADcAAAADwAAAAAAAAAAAAAAAACXAgAAZHJzL2Rv&#10;d25yZXYueG1sUEsFBgAAAAAEAAQA9QAAAIgDAAAAAA==&#10;" filled="f" strokeweight="10209emu">
                                                                                                                                                                                                                                                              <v:path arrowok="t" o:connecttype="custom" o:connectlocs="0,866;0,802" o:connectangles="0,0"/>
                                                                                                                                                                                                                                                              <o:lock v:ext="edit" verticies="t"/>
                                                                                                                                                                                                                                                            </v:polyline>
                                                                                                                                                                                                                                                            <v:group id="Group 645" o:spid="_x0000_s1274" style="position:absolute;left:5960;top:802;width:0;height:64" coordorigin="5960,80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yffwgAAANwAAAAPAAAAZHJzL2Rvd25yZXYueG1sRE/LisIwFN0L8w/hDrjT&#10;tCPaoRpFZEZciOADBneX5toWm5vSZNr692YhuDyc92LVm0q01LjSsoJ4HIEgzqwuOVdwOf+OvkE4&#10;j6yxskwKHuRgtfwYLDDVtuMjtSefixDCLkUFhfd1KqXLCjLoxrYmDtzNNgZ9gE0udYNdCDeV/Iqi&#10;mTRYcmgosKZNQdn99G8UbDvs1pP4p93fb5vH9Tw9/O1jUmr42a/nIDz1/i1+uXdaQZK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8n38IAAADcAAAADwAA&#10;AAAAAAAAAAAAAACpAgAAZHJzL2Rvd25yZXYueG1sUEsFBgAAAAAEAAQA+gAAAJgDAAAAAA==&#10;">
                                                                                                                                                                                                                                                              <v:polyline id="Freeform 652" o:spid="_x0000_s1275" style="position:absolute;visibility:visible;mso-wrap-style:square;v-text-anchor:top" points="11920,1668,11920,160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X7g2xQAA&#10;ANwAAAAPAAAAZHJzL2Rvd25yZXYueG1sRI9Ba8JAFITvBf/D8gRvdWPApkZXEUWxp1LNweMj+0yi&#10;2bdhd9X033cLhR6HmfmGWax604oHOd9YVjAZJyCIS6sbrhQUp93rOwgfkDW2lknBN3lYLQcvC8y1&#10;ffIXPY6hEhHCPkcFdQhdLqUvazLox7Yjjt7FOoMhSldJ7fAZ4aaVaZK8SYMNx4UaO9rUVN6Od6Pg&#10;dr6WW3MOWfHpisluuk8P2Ueq1GjYr+cgAvXhP/zXPmgFWTaD3zPxCMjl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ZfuDbFAAAA3AAAAA8AAAAAAAAAAAAAAAAAlwIAAGRycy9k&#10;b3ducmV2LnhtbFBLBQYAAAAABAAEAPUAAACJAwAAAAA=&#10;" filled="f" strokeweight="10209emu">
                                                                                                                                                                                                                                                                <v:path arrowok="t" o:connecttype="custom" o:connectlocs="0,866;0,802" o:connectangles="0,0"/>
                                                                                                                                                                                                                                                                <o:lock v:ext="edit" verticies="t"/>
                                                                                                                                                                                                                                                              </v:polyline>
                                                                                                                                                                                                                                                              <v:group id="Group 646" o:spid="_x0000_s1276" style="position:absolute;left:6345;top:802;width:0;height:64" coordorigin="6345,80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XFv+wgAAANwAAAAPAAAAZHJzL2Rvd25yZXYueG1sRE/LisIwFN0L8w/hDrjT&#10;tCM+qEYRmREXIlgHBneX5toWm5vSZNr692YhuDyc92rTm0q01LjSsoJ4HIEgzqwuOVfwe/kZLUA4&#10;j6yxskwKHuRgs/4YrDDRtuMztanPRQhhl6CCwvs6kdJlBRl0Y1sTB+5mG4M+wCaXusEuhJtKfkXR&#10;TBosOTQUWNOuoOye/hsF+w677ST+bo/32+5xvUxPf8eYlBp+9tslCE+9f4tf7oNWMF+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Fxb/sIAAADcAAAADwAA&#10;AAAAAAAAAAAAAACpAgAAZHJzL2Rvd25yZXYueG1sUEsFBgAAAAAEAAQA+gAAAJgDAAAAAA==&#10;">
                                                                                                                                                                                                                                                                <v:polyline id="Freeform 651" o:spid="_x0000_s1277" style="position:absolute;visibility:visible;mso-wrap-style:square;v-text-anchor:top" points="12690,1668,12690,160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MQXxAAA&#10;ANwAAAAPAAAAZHJzL2Rvd25yZXYueG1sRI9Ba8JAFITvBf/D8gRvdZOARlJXEYtiT1Kbg8dH9jVJ&#10;zb4Nu1uN/74rCD0OM/MNs1wPphNXcr61rCCdJiCIK6tbrhWUX7vXBQgfkDV2lknBnTysV6OXJRba&#10;3viTrqdQiwhhX6CCJoS+kNJXDRn0U9sTR+/bOoMhSldL7fAW4aaTWZLMpcGW40KDPW0bqi6nX6Pg&#10;cv6p3s055OXRleluts8O+Uem1GQ8bN5ABBrCf/jZPmgF+SKFx5l4BO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zEF8QAAADcAAAADwAAAAAAAAAAAAAAAACXAgAAZHJzL2Rv&#10;d25yZXYueG1sUEsFBgAAAAAEAAQA9QAAAIgDAAAAAA==&#10;" filled="f" strokeweight="10209emu">
                                                                                                                                                                                                                                                                  <v:path arrowok="t" o:connecttype="custom" o:connectlocs="0,866;0,802" o:connectangles="0,0"/>
                                                                                                                                                                                                                                                                  <o:lock v:ext="edit" verticies="t"/>
                                                                                                                                                                                                                                                                </v:polyline>
                                                                                                                                                                                                                                                                <v:group id="Group 647" o:spid="_x0000_s1278" style="position:absolute;left:6730;top:802;width:0;height:64" coordorigin="6730,80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8JgEsUAAADcAAAA&#10;DwAAAAAAAAAAAAAAAACpAgAAZHJzL2Rvd25yZXYueG1sUEsFBgAAAAAEAAQA+gAAAJsDAAAAAA==&#10;">
                                                                                                                                                                                                                                                                  <v:polyline id="Freeform 650" o:spid="_x0000_s1279" style="position:absolute;visibility:visible;mso-wrap-style:square;v-text-anchor:top" points="13460,1668,13460,160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Yv/7xQAA&#10;ANwAAAAPAAAAZHJzL2Rvd25yZXYueG1sRI9Ba8JAFITvBf/D8oTe6sZIG4muIi0WeypqDh4f2WcS&#10;zb4Nu6um/74rCB6HmfmGmS9704orOd9YVjAeJSCIS6sbrhQU+/XbFIQPyBpby6TgjzwsF4OXOeba&#10;3nhL112oRISwz1FBHUKXS+nLmgz6ke2Io3e0zmCI0lVSO7xFuGllmiQf0mDDcaHGjj5rKs+7i1Fw&#10;PpzKL3MIWfHrivH6/TvdZD+pUq/DfjUDEagPz/CjvdEKsukE7mfiEZ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Ji//vFAAAA3AAAAA8AAAAAAAAAAAAAAAAAlwIAAGRycy9k&#10;b3ducmV2LnhtbFBLBQYAAAAABAAEAPUAAACJAwAAAAA=&#10;" filled="f" strokeweight="10209emu">
                                                                                                                                                                                                                                                                    <v:path arrowok="t" o:connecttype="custom" o:connectlocs="0,866;0,802" o:connectangles="0,0"/>
                                                                                                                                                                                                                                                                    <o:lock v:ext="edit" verticies="t"/>
                                                                                                                                                                                                                                                                  </v:polyline>
                                                                                                                                                                                                                                                                  <v:group id="Group 648" o:spid="_x0000_s1280" style="position:absolute;left:7808;top:802;width:0;height:64" coordorigin="7808,80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Z139xgAAANwAAAAPAAAAZHJzL2Rvd25yZXYueG1sRI9Pa8JAFMTvgt9heUJv&#10;dRNrNaSuIqLSgxSqhdLbI/vyB7NvQ3ZN4rfvFgoeh5n5DbPaDKYWHbWusqwgnkYgiDOrKy4UfF0O&#10;zwkI55E11pZJwZ0cbNbj0QpTbXv+pO7sCxEg7FJUUHrfpFK6rCSDbmob4uDltjXog2wLqVvsA9zU&#10;chZFC2mw4rBQYkO7krLr+WYUHHvsty/xvjtd89395/L68X2KSamnybB9A+Fp8I/wf/tdK1gmc/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9nXf3GAAAA3AAA&#10;AA8AAAAAAAAAAAAAAAAAqQIAAGRycy9kb3ducmV2LnhtbFBLBQYAAAAABAAEAPoAAACcAwAAAAA=&#10;">
                                                                                                                                                                                                                                                                    <v:polyline id="Freeform 649" o:spid="_x0000_s1281" style="position:absolute;visibility:visible;mso-wrap-style:square;v-text-anchor:top" points="15616,1668,15616,160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x8IUxQAA&#10;ANwAAAAPAAAAZHJzL2Rvd25yZXYueG1sRI9Ba8JAFITvhf6H5RW81Y0BjaRuQmlR9FSqOXh8ZF+T&#10;1OzbsLtq/PeuUOhxmJlvmFU5ml5cyPnOsoLZNAFBXFvdcaOgOqxflyB8QNbYWyYFN/JQFs9PK8y1&#10;vfI3XfahERHCPkcFbQhDLqWvWzLop3Ygjt6PdQZDlK6R2uE1wk0v0yRZSIMdx4UWB/poqT7tz0bB&#10;6fhbf5pjyKovV83W8026zXapUpOX8f0NRKAx/If/2lutIFvO4XEmHgFZ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LHwhTFAAAA3AAAAA8AAAAAAAAAAAAAAAAAlwIAAGRycy9k&#10;b3ducmV2LnhtbFBLBQYAAAAABAAEAPUAAACJAwAAAAA=&#10;" filled="f" strokeweight="10209emu">
                                                                                                                                                                                                                                                                      <v:path arrowok="t" o:connecttype="custom" o:connectlocs="0,866;0,802" o:connectangles="0,0"/>
                                                                                                                                                                                                                                                                      <o:lock v:ext="edit" verticies="t"/>
                                                                                                                                                                                                                                                                    </v:polyline>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w10:wrap anchorx="page"/>
              </v:group>
            </w:pict>
          </mc:Fallback>
        </mc:AlternateContent>
      </w:r>
      <w:r w:rsidR="00CB77E8">
        <w:rPr>
          <w:rFonts w:ascii="Arial" w:eastAsia="Arial" w:hAnsi="Arial" w:cs="Arial"/>
          <w:w w:val="101"/>
          <w:position w:val="-2"/>
          <w:sz w:val="21"/>
          <w:szCs w:val="21"/>
        </w:rPr>
        <w:t>2</w:t>
      </w:r>
    </w:p>
    <w:p w:rsidR="00B72476" w:rsidRDefault="00CB77E8">
      <w:pPr>
        <w:spacing w:line="340" w:lineRule="exact"/>
        <w:rPr>
          <w:rFonts w:ascii="Arial" w:eastAsia="Arial" w:hAnsi="Arial" w:cs="Arial"/>
          <w:sz w:val="21"/>
          <w:szCs w:val="21"/>
        </w:rPr>
      </w:pPr>
      <w:r>
        <w:rPr>
          <w:rFonts w:ascii="Arial" w:eastAsia="Arial" w:hAnsi="Arial" w:cs="Arial"/>
          <w:spacing w:val="-118"/>
          <w:position w:val="-2"/>
          <w:sz w:val="21"/>
          <w:szCs w:val="21"/>
        </w:rPr>
        <w:t>0</w:t>
      </w:r>
      <w:r>
        <w:rPr>
          <w:rFonts w:ascii="Arial" w:eastAsia="Arial" w:hAnsi="Arial" w:cs="Arial"/>
          <w:sz w:val="21"/>
          <w:szCs w:val="21"/>
        </w:rPr>
        <w:t xml:space="preserve">1   </w:t>
      </w:r>
      <w:r>
        <w:rPr>
          <w:rFonts w:ascii="Arial" w:eastAsia="Arial" w:hAnsi="Arial" w:cs="Arial"/>
          <w:spacing w:val="35"/>
          <w:sz w:val="21"/>
          <w:szCs w:val="21"/>
        </w:rPr>
        <w:t xml:space="preserve"> </w:t>
      </w:r>
      <w:r>
        <w:rPr>
          <w:rFonts w:ascii="Arial" w:eastAsia="Arial" w:hAnsi="Arial" w:cs="Arial"/>
          <w:spacing w:val="-118"/>
          <w:w w:val="101"/>
          <w:position w:val="13"/>
          <w:sz w:val="21"/>
          <w:szCs w:val="21"/>
        </w:rPr>
        <w:t>1</w:t>
      </w:r>
      <w:r>
        <w:rPr>
          <w:rFonts w:ascii="Arial" w:eastAsia="Arial" w:hAnsi="Arial" w:cs="Arial"/>
          <w:spacing w:val="-118"/>
          <w:w w:val="101"/>
          <w:position w:val="8"/>
          <w:sz w:val="21"/>
          <w:szCs w:val="21"/>
        </w:rPr>
        <w:t>0</w:t>
      </w:r>
    </w:p>
    <w:p w:rsidR="00B72476" w:rsidRDefault="00CB77E8">
      <w:pPr>
        <w:spacing w:before="4" w:line="120" w:lineRule="exact"/>
        <w:rPr>
          <w:sz w:val="12"/>
          <w:szCs w:val="12"/>
        </w:rPr>
      </w:pPr>
      <w:r>
        <w:br w:type="column"/>
      </w:r>
    </w:p>
    <w:p w:rsidR="00B72476" w:rsidRDefault="00B72476">
      <w:pPr>
        <w:spacing w:line="200" w:lineRule="exact"/>
      </w:pPr>
    </w:p>
    <w:p w:rsidR="00B72476" w:rsidRDefault="00B72476">
      <w:pPr>
        <w:spacing w:line="200" w:lineRule="exact"/>
      </w:pPr>
    </w:p>
    <w:p w:rsidR="00B72476" w:rsidRDefault="00CB77E8">
      <w:pPr>
        <w:spacing w:line="220" w:lineRule="exact"/>
        <w:jc w:val="right"/>
        <w:rPr>
          <w:rFonts w:ascii="Arial" w:eastAsia="Arial" w:hAnsi="Arial" w:cs="Arial"/>
          <w:sz w:val="21"/>
          <w:szCs w:val="21"/>
        </w:rPr>
      </w:pPr>
      <w:r>
        <w:rPr>
          <w:rFonts w:ascii="Arial" w:eastAsia="Arial" w:hAnsi="Arial" w:cs="Arial"/>
          <w:w w:val="101"/>
          <w:position w:val="-2"/>
          <w:sz w:val="21"/>
          <w:szCs w:val="21"/>
        </w:rPr>
        <w:t>2</w:t>
      </w:r>
    </w:p>
    <w:p w:rsidR="00B72476" w:rsidRDefault="00CB77E8">
      <w:pPr>
        <w:spacing w:line="300" w:lineRule="exact"/>
        <w:rPr>
          <w:rFonts w:ascii="Arial" w:eastAsia="Arial" w:hAnsi="Arial" w:cs="Arial"/>
          <w:sz w:val="21"/>
          <w:szCs w:val="21"/>
        </w:rPr>
      </w:pPr>
      <w:r>
        <w:rPr>
          <w:rFonts w:ascii="Arial" w:eastAsia="Arial" w:hAnsi="Arial" w:cs="Arial"/>
          <w:spacing w:val="-118"/>
          <w:position w:val="7"/>
          <w:sz w:val="21"/>
          <w:szCs w:val="21"/>
        </w:rPr>
        <w:t>2</w:t>
      </w:r>
      <w:r>
        <w:rPr>
          <w:rFonts w:ascii="Arial" w:eastAsia="Arial" w:hAnsi="Arial" w:cs="Arial"/>
          <w:spacing w:val="-118"/>
          <w:position w:val="10"/>
          <w:sz w:val="21"/>
          <w:szCs w:val="21"/>
        </w:rPr>
        <w:t>0</w:t>
      </w:r>
      <w:r>
        <w:rPr>
          <w:rFonts w:ascii="Arial" w:eastAsia="Arial" w:hAnsi="Arial" w:cs="Arial"/>
          <w:sz w:val="21"/>
          <w:szCs w:val="21"/>
        </w:rPr>
        <w:t xml:space="preserve">1               </w:t>
      </w:r>
      <w:r>
        <w:rPr>
          <w:rFonts w:ascii="Arial" w:eastAsia="Arial" w:hAnsi="Arial" w:cs="Arial"/>
          <w:spacing w:val="30"/>
          <w:sz w:val="21"/>
          <w:szCs w:val="21"/>
        </w:rPr>
        <w:t xml:space="preserve"> </w:t>
      </w:r>
      <w:r>
        <w:rPr>
          <w:rFonts w:ascii="Arial" w:eastAsia="Arial" w:hAnsi="Arial" w:cs="Arial"/>
          <w:spacing w:val="-118"/>
          <w:w w:val="101"/>
          <w:position w:val="-2"/>
          <w:sz w:val="21"/>
          <w:szCs w:val="21"/>
        </w:rPr>
        <w:t>0</w:t>
      </w:r>
      <w:r>
        <w:rPr>
          <w:rFonts w:ascii="Arial" w:eastAsia="Arial" w:hAnsi="Arial" w:cs="Arial"/>
          <w:spacing w:val="-118"/>
          <w:w w:val="101"/>
          <w:position w:val="1"/>
          <w:sz w:val="21"/>
          <w:szCs w:val="21"/>
        </w:rPr>
        <w:t>1</w:t>
      </w:r>
    </w:p>
    <w:p w:rsidR="00B72476" w:rsidRDefault="00CB77E8">
      <w:pPr>
        <w:spacing w:before="6" w:line="120" w:lineRule="exact"/>
        <w:rPr>
          <w:sz w:val="13"/>
          <w:szCs w:val="13"/>
        </w:rPr>
      </w:pPr>
      <w:r>
        <w:br w:type="column"/>
      </w:r>
    </w:p>
    <w:p w:rsidR="00B72476" w:rsidRDefault="00CB77E8">
      <w:pPr>
        <w:rPr>
          <w:rFonts w:ascii="Arial" w:eastAsia="Arial" w:hAnsi="Arial" w:cs="Arial"/>
          <w:sz w:val="15"/>
          <w:szCs w:val="15"/>
        </w:rPr>
      </w:pPr>
      <w:r>
        <w:rPr>
          <w:rFonts w:ascii="Arial" w:eastAsia="Arial" w:hAnsi="Arial" w:cs="Arial"/>
          <w:spacing w:val="4"/>
          <w:w w:val="101"/>
          <w:sz w:val="15"/>
          <w:szCs w:val="15"/>
        </w:rPr>
        <w:t xml:space="preserve"> </w:t>
      </w:r>
      <w:r>
        <w:rPr>
          <w:rFonts w:ascii="Arial" w:eastAsia="Arial" w:hAnsi="Arial" w:cs="Arial"/>
          <w:position w:val="-2"/>
          <w:sz w:val="21"/>
          <w:szCs w:val="21"/>
        </w:rPr>
        <w:t>2</w:t>
      </w:r>
      <w:r>
        <w:rPr>
          <w:rFonts w:ascii="Arial" w:eastAsia="Arial" w:hAnsi="Arial" w:cs="Arial"/>
          <w:spacing w:val="47"/>
          <w:position w:val="-2"/>
          <w:sz w:val="21"/>
          <w:szCs w:val="21"/>
        </w:rPr>
        <w:t xml:space="preserve"> </w:t>
      </w:r>
      <w:r>
        <w:rPr>
          <w:rFonts w:ascii="Arial" w:eastAsia="Arial" w:hAnsi="Arial" w:cs="Arial"/>
          <w:w w:val="101"/>
          <w:sz w:val="15"/>
          <w:szCs w:val="15"/>
        </w:rPr>
        <w:t>2/3</w:t>
      </w:r>
    </w:p>
    <w:p w:rsidR="00B72476" w:rsidRDefault="00875887">
      <w:pPr>
        <w:spacing w:before="20"/>
        <w:rPr>
          <w:rFonts w:ascii="Arial" w:eastAsia="Arial" w:hAnsi="Arial" w:cs="Arial"/>
          <w:sz w:val="15"/>
          <w:szCs w:val="15"/>
        </w:rPr>
      </w:pPr>
      <w:r>
        <w:rPr>
          <w:noProof/>
        </w:rPr>
        <mc:AlternateContent>
          <mc:Choice Requires="wpg">
            <w:drawing>
              <wp:anchor distT="0" distB="0" distL="114300" distR="114300" simplePos="0" relativeHeight="503314346" behindDoc="1" locked="0" layoutInCell="1" allowOverlap="1">
                <wp:simplePos x="0" y="0"/>
                <wp:positionH relativeFrom="page">
                  <wp:posOffset>5187315</wp:posOffset>
                </wp:positionH>
                <wp:positionV relativeFrom="paragraph">
                  <wp:posOffset>-330200</wp:posOffset>
                </wp:positionV>
                <wp:extent cx="176530" cy="675640"/>
                <wp:effectExtent l="0" t="0" r="5202555" b="187960"/>
                <wp:wrapNone/>
                <wp:docPr id="515"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30" cy="675640"/>
                          <a:chOff x="8169" y="-521"/>
                          <a:chExt cx="278" cy="1064"/>
                        </a:xfrm>
                      </wpg:grpSpPr>
                      <wpg:grpSp>
                        <wpg:cNvPr id="516" name="Group 512"/>
                        <wpg:cNvGrpSpPr>
                          <a:grpSpLocks/>
                        </wpg:cNvGrpSpPr>
                        <wpg:grpSpPr bwMode="auto">
                          <a:xfrm>
                            <a:off x="8177" y="-513"/>
                            <a:ext cx="262" cy="262"/>
                            <a:chOff x="8177" y="-513"/>
                            <a:chExt cx="262" cy="262"/>
                          </a:xfrm>
                        </wpg:grpSpPr>
                        <wps:wsp>
                          <wps:cNvPr id="517" name="Freeform 525"/>
                          <wps:cNvSpPr>
                            <a:spLocks/>
                          </wps:cNvSpPr>
                          <wps:spPr bwMode="auto">
                            <a:xfrm>
                              <a:off x="8177" y="-513"/>
                              <a:ext cx="262" cy="262"/>
                            </a:xfrm>
                            <a:custGeom>
                              <a:avLst/>
                              <a:gdLst>
                                <a:gd name="T0" fmla="+- 0 8177 8177"/>
                                <a:gd name="T1" fmla="*/ T0 w 262"/>
                                <a:gd name="T2" fmla="+- 0 -251 -513"/>
                                <a:gd name="T3" fmla="*/ -251 h 262"/>
                                <a:gd name="T4" fmla="+- 0 8439 8177"/>
                                <a:gd name="T5" fmla="*/ T4 w 262"/>
                                <a:gd name="T6" fmla="+- 0 -251 -513"/>
                                <a:gd name="T7" fmla="*/ -251 h 262"/>
                                <a:gd name="T8" fmla="+- 0 8439 8177"/>
                                <a:gd name="T9" fmla="*/ T8 w 262"/>
                                <a:gd name="T10" fmla="+- 0 -513 -513"/>
                                <a:gd name="T11" fmla="*/ -513 h 262"/>
                                <a:gd name="T12" fmla="+- 0 8177 8177"/>
                                <a:gd name="T13" fmla="*/ T12 w 262"/>
                                <a:gd name="T14" fmla="+- 0 -513 -513"/>
                                <a:gd name="T15" fmla="*/ -513 h 262"/>
                                <a:gd name="T16" fmla="+- 0 8177 8177"/>
                                <a:gd name="T17" fmla="*/ T16 w 262"/>
                                <a:gd name="T18" fmla="+- 0 -251 -513"/>
                                <a:gd name="T19" fmla="*/ -251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18" name="Group 513"/>
                          <wpg:cNvGrpSpPr>
                            <a:grpSpLocks/>
                          </wpg:cNvGrpSpPr>
                          <wpg:grpSpPr bwMode="auto">
                            <a:xfrm>
                              <a:off x="8177" y="-251"/>
                              <a:ext cx="262" cy="262"/>
                              <a:chOff x="8177" y="-251"/>
                              <a:chExt cx="262" cy="262"/>
                            </a:xfrm>
                          </wpg:grpSpPr>
                          <wps:wsp>
                            <wps:cNvPr id="519" name="Freeform 524"/>
                            <wps:cNvSpPr>
                              <a:spLocks/>
                            </wps:cNvSpPr>
                            <wps:spPr bwMode="auto">
                              <a:xfrm>
                                <a:off x="8177" y="-251"/>
                                <a:ext cx="262" cy="262"/>
                              </a:xfrm>
                              <a:custGeom>
                                <a:avLst/>
                                <a:gdLst>
                                  <a:gd name="T0" fmla="+- 0 8177 8177"/>
                                  <a:gd name="T1" fmla="*/ T0 w 262"/>
                                  <a:gd name="T2" fmla="+- 0 11 -251"/>
                                  <a:gd name="T3" fmla="*/ 11 h 262"/>
                                  <a:gd name="T4" fmla="+- 0 8439 8177"/>
                                  <a:gd name="T5" fmla="*/ T4 w 262"/>
                                  <a:gd name="T6" fmla="+- 0 11 -251"/>
                                  <a:gd name="T7" fmla="*/ 11 h 262"/>
                                  <a:gd name="T8" fmla="+- 0 8439 8177"/>
                                  <a:gd name="T9" fmla="*/ T8 w 262"/>
                                  <a:gd name="T10" fmla="+- 0 -251 -251"/>
                                  <a:gd name="T11" fmla="*/ -251 h 262"/>
                                  <a:gd name="T12" fmla="+- 0 8177 8177"/>
                                  <a:gd name="T13" fmla="*/ T12 w 262"/>
                                  <a:gd name="T14" fmla="+- 0 -251 -251"/>
                                  <a:gd name="T15" fmla="*/ -251 h 262"/>
                                  <a:gd name="T16" fmla="+- 0 8177 8177"/>
                                  <a:gd name="T17" fmla="*/ T16 w 262"/>
                                  <a:gd name="T18" fmla="+- 0 11 -251"/>
                                  <a:gd name="T19" fmla="*/ 11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0" name="Group 514"/>
                            <wpg:cNvGrpSpPr>
                              <a:grpSpLocks/>
                            </wpg:cNvGrpSpPr>
                            <wpg:grpSpPr bwMode="auto">
                              <a:xfrm>
                                <a:off x="8204" y="-120"/>
                                <a:ext cx="210" cy="0"/>
                                <a:chOff x="8204" y="-120"/>
                                <a:chExt cx="210" cy="0"/>
                              </a:xfrm>
                            </wpg:grpSpPr>
                            <wps:wsp>
                              <wps:cNvPr id="521" name="Freeform 523"/>
                              <wps:cNvSpPr>
                                <a:spLocks noEditPoints="1"/>
                              </wps:cNvSpPr>
                              <wps:spPr bwMode="auto">
                                <a:xfrm>
                                  <a:off x="16408" y="-240"/>
                                  <a:ext cx="209" cy="0"/>
                                </a:xfrm>
                                <a:custGeom>
                                  <a:avLst/>
                                  <a:gdLst>
                                    <a:gd name="T0" fmla="+- 0 8204 8204"/>
                                    <a:gd name="T1" fmla="*/ T0 w 210"/>
                                    <a:gd name="T2" fmla="+- 0 8414 8204"/>
                                    <a:gd name="T3" fmla="*/ T2 w 210"/>
                                  </a:gdLst>
                                  <a:ahLst/>
                                  <a:cxnLst>
                                    <a:cxn ang="0">
                                      <a:pos x="T1" y="0"/>
                                    </a:cxn>
                                    <a:cxn ang="0">
                                      <a:pos x="T3" y="0"/>
                                    </a:cxn>
                                  </a:cxnLst>
                                  <a:rect l="0" t="0" r="r" b="b"/>
                                  <a:pathLst>
                                    <a:path w="210">
                                      <a:moveTo>
                                        <a:pt x="0" y="0"/>
                                      </a:moveTo>
                                      <a:lnTo>
                                        <a:pt x="210" y="0"/>
                                      </a:lnTo>
                                    </a:path>
                                  </a:pathLst>
                                </a:custGeom>
                                <a:noFill/>
                                <a:ln w="10209">
                                  <a:solidFill>
                                    <a:srgbClr val="7BAD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2" name="Group 515"/>
                              <wpg:cNvGrpSpPr>
                                <a:grpSpLocks/>
                              </wpg:cNvGrpSpPr>
                              <wpg:grpSpPr bwMode="auto">
                                <a:xfrm>
                                  <a:off x="8177" y="11"/>
                                  <a:ext cx="262" cy="262"/>
                                  <a:chOff x="8177" y="11"/>
                                  <a:chExt cx="262" cy="262"/>
                                </a:xfrm>
                              </wpg:grpSpPr>
                              <wps:wsp>
                                <wps:cNvPr id="523" name="Freeform 522"/>
                                <wps:cNvSpPr>
                                  <a:spLocks/>
                                </wps:cNvSpPr>
                                <wps:spPr bwMode="auto">
                                  <a:xfrm>
                                    <a:off x="8177" y="11"/>
                                    <a:ext cx="262" cy="262"/>
                                  </a:xfrm>
                                  <a:custGeom>
                                    <a:avLst/>
                                    <a:gdLst>
                                      <a:gd name="T0" fmla="+- 0 8177 8177"/>
                                      <a:gd name="T1" fmla="*/ T0 w 262"/>
                                      <a:gd name="T2" fmla="+- 0 274 11"/>
                                      <a:gd name="T3" fmla="*/ 274 h 262"/>
                                      <a:gd name="T4" fmla="+- 0 8439 8177"/>
                                      <a:gd name="T5" fmla="*/ T4 w 262"/>
                                      <a:gd name="T6" fmla="+- 0 274 11"/>
                                      <a:gd name="T7" fmla="*/ 274 h 262"/>
                                      <a:gd name="T8" fmla="+- 0 8439 8177"/>
                                      <a:gd name="T9" fmla="*/ T8 w 262"/>
                                      <a:gd name="T10" fmla="+- 0 11 11"/>
                                      <a:gd name="T11" fmla="*/ 11 h 262"/>
                                      <a:gd name="T12" fmla="+- 0 8177 8177"/>
                                      <a:gd name="T13" fmla="*/ T12 w 262"/>
                                      <a:gd name="T14" fmla="+- 0 11 11"/>
                                      <a:gd name="T15" fmla="*/ 11 h 262"/>
                                      <a:gd name="T16" fmla="+- 0 8177 8177"/>
                                      <a:gd name="T17" fmla="*/ T16 w 262"/>
                                      <a:gd name="T18" fmla="+- 0 274 11"/>
                                      <a:gd name="T19" fmla="*/ 274 h 262"/>
                                    </a:gdLst>
                                    <a:ahLst/>
                                    <a:cxnLst>
                                      <a:cxn ang="0">
                                        <a:pos x="T1" y="T3"/>
                                      </a:cxn>
                                      <a:cxn ang="0">
                                        <a:pos x="T5" y="T7"/>
                                      </a:cxn>
                                      <a:cxn ang="0">
                                        <a:pos x="T9" y="T11"/>
                                      </a:cxn>
                                      <a:cxn ang="0">
                                        <a:pos x="T13" y="T15"/>
                                      </a:cxn>
                                      <a:cxn ang="0">
                                        <a:pos x="T17" y="T19"/>
                                      </a:cxn>
                                    </a:cxnLst>
                                    <a:rect l="0" t="0" r="r" b="b"/>
                                    <a:pathLst>
                                      <a:path w="262" h="262">
                                        <a:moveTo>
                                          <a:pt x="0" y="263"/>
                                        </a:moveTo>
                                        <a:lnTo>
                                          <a:pt x="262" y="263"/>
                                        </a:lnTo>
                                        <a:lnTo>
                                          <a:pt x="262" y="0"/>
                                        </a:lnTo>
                                        <a:lnTo>
                                          <a:pt x="0" y="0"/>
                                        </a:lnTo>
                                        <a:lnTo>
                                          <a:pt x="0" y="263"/>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4" name="Group 516"/>
                                <wpg:cNvGrpSpPr>
                                  <a:grpSpLocks/>
                                </wpg:cNvGrpSpPr>
                                <wpg:grpSpPr bwMode="auto">
                                  <a:xfrm>
                                    <a:off x="8204" y="143"/>
                                    <a:ext cx="210" cy="0"/>
                                    <a:chOff x="8204" y="143"/>
                                    <a:chExt cx="210" cy="0"/>
                                  </a:xfrm>
                                </wpg:grpSpPr>
                                <wps:wsp>
                                  <wps:cNvPr id="525" name="Freeform 521"/>
                                  <wps:cNvSpPr>
                                    <a:spLocks noEditPoints="1"/>
                                  </wps:cNvSpPr>
                                  <wps:spPr bwMode="auto">
                                    <a:xfrm>
                                      <a:off x="16408" y="286"/>
                                      <a:ext cx="209" cy="0"/>
                                    </a:xfrm>
                                    <a:custGeom>
                                      <a:avLst/>
                                      <a:gdLst>
                                        <a:gd name="T0" fmla="+- 0 8204 8204"/>
                                        <a:gd name="T1" fmla="*/ T0 w 210"/>
                                        <a:gd name="T2" fmla="+- 0 8414 8204"/>
                                        <a:gd name="T3" fmla="*/ T2 w 210"/>
                                      </a:gdLst>
                                      <a:ahLst/>
                                      <a:cxnLst>
                                        <a:cxn ang="0">
                                          <a:pos x="T1" y="0"/>
                                        </a:cxn>
                                        <a:cxn ang="0">
                                          <a:pos x="T3" y="0"/>
                                        </a:cxn>
                                      </a:cxnLst>
                                      <a:rect l="0" t="0" r="r" b="b"/>
                                      <a:pathLst>
                                        <a:path w="210">
                                          <a:moveTo>
                                            <a:pt x="0" y="0"/>
                                          </a:moveTo>
                                          <a:lnTo>
                                            <a:pt x="210" y="0"/>
                                          </a:lnTo>
                                        </a:path>
                                      </a:pathLst>
                                    </a:custGeom>
                                    <a:noFill/>
                                    <a:ln w="10209">
                                      <a:solidFill>
                                        <a:srgbClr val="00BEC4"/>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6" name="Group 517"/>
                                  <wpg:cNvGrpSpPr>
                                    <a:grpSpLocks/>
                                  </wpg:cNvGrpSpPr>
                                  <wpg:grpSpPr bwMode="auto">
                                    <a:xfrm>
                                      <a:off x="8177" y="274"/>
                                      <a:ext cx="262" cy="262"/>
                                      <a:chOff x="8177" y="274"/>
                                      <a:chExt cx="262" cy="262"/>
                                    </a:xfrm>
                                  </wpg:grpSpPr>
                                  <wps:wsp>
                                    <wps:cNvPr id="527" name="Freeform 520"/>
                                    <wps:cNvSpPr>
                                      <a:spLocks/>
                                    </wps:cNvSpPr>
                                    <wps:spPr bwMode="auto">
                                      <a:xfrm>
                                        <a:off x="8177" y="274"/>
                                        <a:ext cx="262" cy="262"/>
                                      </a:xfrm>
                                      <a:custGeom>
                                        <a:avLst/>
                                        <a:gdLst>
                                          <a:gd name="T0" fmla="+- 0 8177 8177"/>
                                          <a:gd name="T1" fmla="*/ T0 w 262"/>
                                          <a:gd name="T2" fmla="+- 0 536 274"/>
                                          <a:gd name="T3" fmla="*/ 536 h 262"/>
                                          <a:gd name="T4" fmla="+- 0 8439 8177"/>
                                          <a:gd name="T5" fmla="*/ T4 w 262"/>
                                          <a:gd name="T6" fmla="+- 0 536 274"/>
                                          <a:gd name="T7" fmla="*/ 536 h 262"/>
                                          <a:gd name="T8" fmla="+- 0 8439 8177"/>
                                          <a:gd name="T9" fmla="*/ T8 w 262"/>
                                          <a:gd name="T10" fmla="+- 0 274 274"/>
                                          <a:gd name="T11" fmla="*/ 274 h 262"/>
                                          <a:gd name="T12" fmla="+- 0 8177 8177"/>
                                          <a:gd name="T13" fmla="*/ T12 w 262"/>
                                          <a:gd name="T14" fmla="+- 0 274 274"/>
                                          <a:gd name="T15" fmla="*/ 274 h 262"/>
                                          <a:gd name="T16" fmla="+- 0 8177 8177"/>
                                          <a:gd name="T17" fmla="*/ T16 w 262"/>
                                          <a:gd name="T18" fmla="+- 0 536 274"/>
                                          <a:gd name="T19" fmla="*/ 536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8" name="Group 518"/>
                                    <wpg:cNvGrpSpPr>
                                      <a:grpSpLocks/>
                                    </wpg:cNvGrpSpPr>
                                    <wpg:grpSpPr bwMode="auto">
                                      <a:xfrm>
                                        <a:off x="8204" y="405"/>
                                        <a:ext cx="210" cy="0"/>
                                        <a:chOff x="8204" y="405"/>
                                        <a:chExt cx="210" cy="0"/>
                                      </a:xfrm>
                                    </wpg:grpSpPr>
                                    <wps:wsp>
                                      <wps:cNvPr id="529" name="Freeform 519"/>
                                      <wps:cNvSpPr>
                                        <a:spLocks noEditPoints="1"/>
                                      </wps:cNvSpPr>
                                      <wps:spPr bwMode="auto">
                                        <a:xfrm>
                                          <a:off x="16408" y="810"/>
                                          <a:ext cx="209" cy="0"/>
                                        </a:xfrm>
                                        <a:custGeom>
                                          <a:avLst/>
                                          <a:gdLst>
                                            <a:gd name="T0" fmla="+- 0 8204 8204"/>
                                            <a:gd name="T1" fmla="*/ T0 w 210"/>
                                            <a:gd name="T2" fmla="+- 0 8414 8204"/>
                                            <a:gd name="T3" fmla="*/ T2 w 210"/>
                                          </a:gdLst>
                                          <a:ahLst/>
                                          <a:cxnLst>
                                            <a:cxn ang="0">
                                              <a:pos x="T1" y="0"/>
                                            </a:cxn>
                                            <a:cxn ang="0">
                                              <a:pos x="T3" y="0"/>
                                            </a:cxn>
                                          </a:cxnLst>
                                          <a:rect l="0" t="0" r="r" b="b"/>
                                          <a:pathLst>
                                            <a:path w="210">
                                              <a:moveTo>
                                                <a:pt x="0" y="0"/>
                                              </a:moveTo>
                                              <a:lnTo>
                                                <a:pt x="210" y="0"/>
                                              </a:lnTo>
                                            </a:path>
                                          </a:pathLst>
                                        </a:custGeom>
                                        <a:noFill/>
                                        <a:ln w="10209">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511" o:spid="_x0000_s1026" style="position:absolute;margin-left:408.45pt;margin-top:-25.95pt;width:13.9pt;height:53.2pt;z-index:-2134;mso-position-horizontal-relative:page" coordorigin="8169,-521" coordsize="278,10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">
                <v:group id="Group 512" o:spid="_x0000_s1027" style="position:absolute;left:8177;top:-513;width:262;height:262" coordorigin="8177,-513"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U3nXfGAAAA3AAA&#10;AA8AAAAAAAAAAAAAAAAAqQIAAGRycy9kb3ducmV2LnhtbFBLBQYAAAAABAAEAPoAAACcAwAAAAA=&#10;">
                  <v:shape id="Freeform 525" o:spid="_x0000_s1028" style="position:absolute;left:8177;top:-513;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jrLbxAAA&#10;ANwAAAAPAAAAZHJzL2Rvd25yZXYueG1sRI9BawIxFITvQv9DeII3zSqoZTWKCKWCpeBq6fWxeW4W&#10;Ny9Lkrprf31TKPQ4zMw3zHrb20bcyYfasYLpJANBXDpdc6Xgcn4ZP4MIEVlj45gUPCjAdvM0WGOu&#10;XccnuhexEgnCIUcFJsY2lzKUhiyGiWuJk3d13mJM0ldSe+wS3DZylmULabHmtGCwpb2h8lZ8WQXt&#10;d/ER6GoW/LY/v3efr/4yOx6VGg373QpEpD7+h//aB61gPl3C75l0BOTm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o6y28QAAADcAAAADwAAAAAAAAAAAAAAAACXAgAAZHJzL2Rv&#10;d25yZXYueG1sUEsFBgAAAAAEAAQA9QAAAIgDAAAAAA==&#10;" path="m0,262l262,262,262,,,,,262xe" filled="f" strokecolor="#cccbcb" strokeweight="10209emu">
                    <v:path arrowok="t" o:connecttype="custom" o:connectlocs="0,-251;262,-251;262,-513;0,-513;0,-251" o:connectangles="0,0,0,0,0"/>
                  </v:shape>
                  <v:group id="Group 513" o:spid="_x0000_s1029" style="position:absolute;left:8177;top:-251;width:262;height:262" coordorigin="8177,-251"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5KyewgAAANwAAAAPAAAAZHJzL2Rvd25yZXYueG1sRE/LisIwFN0L/kO4gjtN&#10;O4MiHVMRGQcXIqgDw+wuze0Dm5vSxLb+vVkILg/nvd4MphYdta6yrCCeRyCIM6srLhT8XvezFQjn&#10;kTXWlknBgxxs0vFojYm2PZ+pu/hChBB2CSoovW8SKV1WkkE3tw1x4HLbGvQBtoXULfYh3NTyI4qW&#10;0mDFoaHEhnYlZbfL3Sj46bHffsbf3fGW7x7/18Xp7xiTUtPJsP0C4Wnwb/HLfdAKFnFYG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SsnsIAAADcAAAADwAA&#10;AAAAAAAAAAAAAACpAgAAZHJzL2Rvd25yZXYueG1sUEsFBgAAAAAEAAQA+gAAAJgDAAAAAA==&#10;">
                    <v:shape id="Freeform 524" o:spid="_x0000_s1030" style="position:absolute;left:8177;top:-251;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XYMyxAAA&#10;ANwAAAAPAAAAZHJzL2Rvd25yZXYueG1sRI9BawIxFITvQv9DeII3zSoodjWKCKWCpeBq6fWxeW4W&#10;Ny9Lkrprf31TKPQ4zMw3zHrb20bcyYfasYLpJANBXDpdc6Xgcn4ZL0GEiKyxcUwKHhRgu3karDHX&#10;ruMT3YtYiQThkKMCE2ObSxlKQxbDxLXEybs6bzEm6SupPXYJbhs5y7KFtFhzWjDY0t5QeSu+rIL2&#10;u/gIdDULftuf37vPV3+ZHY9KjYb9bgUiUh//w3/tg1Ywnz7D75l0BOTm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F2DMsQAAADcAAAADwAAAAAAAAAAAAAAAACXAgAAZHJzL2Rv&#10;d25yZXYueG1sUEsFBgAAAAAEAAQA9QAAAIgDAAAAAA==&#10;" path="m0,262l262,262,262,,,,,262xe" filled="f" strokecolor="#cccbcb" strokeweight="10209emu">
                      <v:path arrowok="t" o:connecttype="custom" o:connectlocs="0,11;262,11;262,-251;0,-251;0,11" o:connectangles="0,0,0,0,0"/>
                    </v:shape>
                    <v:group id="Group 514" o:spid="_x0000_s1031" style="position:absolute;left:8204;top:-120;width:210;height:0" coordorigin="8204,-120" coordsize="2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molwwAAANwAAAAPAAAAZHJzL2Rvd25yZXYueG1sRE9Na8JAEL0X+h+WEXqr&#10;m1hSJLoGkVp6CEJVKL0N2TEJyc6G7JrEf+8eBI+P973OJtOKgXpXW1YQzyMQxIXVNZcKzqf9+xKE&#10;88gaW8uk4EYOss3ryxpTbUf+peHoSxFC2KWooPK+S6V0RUUG3dx2xIG72N6gD7Avpe5xDOGmlYso&#10;+pQGaw4NFXa0q6hojlej4HvEcfsRfw15c9nd/k/J4S+PSam32bRdgfA0+af44f7RCpJF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v+aiXDAAAA3AAAAA8A&#10;AAAAAAAAAAAAAAAAqQIAAGRycy9kb3ducmV2LnhtbFBLBQYAAAAABAAEAPoAAACZAwAAAAA=&#10;">
                      <v:shape id="Freeform 523" o:spid="_x0000_s1032" style="position:absolute;left:16408;top:-240;width:209;height:0;visibility:visible;mso-wrap-style:square;v-text-anchor:top" coordsize="2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2dMRxQAA&#10;ANwAAAAPAAAAZHJzL2Rvd25yZXYueG1sRI9Ba8JAFITvBf/D8gQvRTcKtRJdRQtSLwYSBa+P7DMJ&#10;Zt+G7Nak/fWuIPQ4zMw3zGrTm1rcqXWVZQXTSQSCOLe64kLB+bQfL0A4j6yxtkwKfsnBZj14W2Gs&#10;bccp3TNfiABhF6OC0vsmltLlJRl0E9sQB+9qW4M+yLaQusUuwE0tZ1E0lwYrDgslNvRVUn7LfoyC&#10;S5Qe/y5pknSL72yX6+P756FPlBoN++0ShKfe/4df7YNW8DGbwvNMOAJy/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Z0xHFAAAA3AAAAA8AAAAAAAAAAAAAAAAAlwIAAGRycy9k&#10;b3ducmV2LnhtbFBLBQYAAAAABAAEAPUAAACJAwAAAAA=&#10;" path="m0,0l210,0e" filled="f" strokecolor="#7bad00" strokeweight="10209emu">
                        <v:stroke dashstyle="longDash"/>
                        <v:path arrowok="t" o:connecttype="custom" o:connectlocs="0,0;209,0" o:connectangles="0,0"/>
                        <o:lock v:ext="edit" verticies="t"/>
                      </v:shape>
                      <v:group id="Group 515" o:spid="_x0000_s1033" style="position:absolute;left:8177;top:11;width:262;height:262" coordorigin="8177,11"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YFHJxAAAANwAAAAP&#10;AAAAAAAAAAAAAAAAAKkCAABkcnMvZG93bnJldi54bWxQSwUGAAAAAAQABAD6AAAAmgMAAAAA&#10;">
                        <v:shape id="Freeform 522" o:spid="_x0000_s1034" style="position:absolute;left:8177;top:11;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2X5lxQAA&#10;ANwAAAAPAAAAZHJzL2Rvd25yZXYueG1sRI9Ra8IwFIXfB/sP4Q72NtN1KFKNIsLYQBmsKr5emmtT&#10;bG5KktnOX28GAx8P55zvcObLwbbiQj40jhW8jjIQxJXTDdcK9rv3lymIEJE1to5JwS8FWC4eH+ZY&#10;aNfzN13KWIsE4VCgAhNjV0gZKkMWw8h1xMk7OW8xJulrqT32CW5bmWfZRFpsOC0Y7GhtqDqXP1ZB&#10;dy0PgU5mwtv17qs/fvh9vtko9fw0rGYgIg3xHv5vf2oF4/wN/s6kIyA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ZfmXFAAAA3AAAAA8AAAAAAAAAAAAAAAAAlwIAAGRycy9k&#10;b3ducmV2LnhtbFBLBQYAAAAABAAEAPUAAACJAwAAAAA=&#10;" path="m0,263l262,263,262,,,,,263xe" filled="f" strokecolor="#cccbcb" strokeweight="10209emu">
                          <v:path arrowok="t" o:connecttype="custom" o:connectlocs="0,274;262,274;262,11;0,11;0,274" o:connectangles="0,0,0,0,0"/>
                        </v:shape>
                        <v:group id="Group 516" o:spid="_x0000_s1035" style="position:absolute;left:8204;top:143;width:210;height:0" coordorigin="8204,143" coordsize="2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xWwmxgAAANwAAAAPAAAAZHJzL2Rvd25yZXYueG1sRI9Ba8JAFITvBf/D8oTe&#10;mk1sUyRmFRErHkKhKpTeHtlnEsy+DdltEv99t1DocZiZb5h8M5lWDNS7xrKCJIpBEJdWN1wpuJzf&#10;npYgnEfW2FomBXdysFnPHnLMtB35g4aTr0SAsMtQQe19l0npypoMush2xMG72t6gD7KvpO5xDHDT&#10;ykUcv0qDDYeFGjva1VTeTt9GwWHEcfuc7Ifidt3dv87p+2eRkFKP82m7AuFp8v/hv/ZRK0gX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TFbCbGAAAA3AAA&#10;AA8AAAAAAAAAAAAAAAAAqQIAAGRycy9kb3ducmV2LnhtbFBLBQYAAAAABAAEAPoAAACcAwAAAAA=&#10;">
                          <v:shape id="Freeform 521" o:spid="_x0000_s1036" style="position:absolute;left:16408;top:286;width:209;height:0;visibility:visible;mso-wrap-style:square;v-text-anchor:top" coordsize="2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0Gu2xQAA&#10;ANwAAAAPAAAAZHJzL2Rvd25yZXYueG1sRI9BawIxFITvBf9DeAVvNatgKVujtKJgD4V2a/H62Dx3&#10;lyYvSxLj2l/fCEKPw8x8wyxWgzUikQ+dYwXTSQGCuHa640bB/mv78AQiRGSNxjEpuFCA1XJ0t8BS&#10;uzN/UqpiIzKEQ4kK2hj7UspQt2QxTFxPnL2j8xZjlr6R2uM5w62Rs6J4lBY7zgst9rRuqf6pTlbB&#10;e3r72GDy1e/0Yr7T/jCYrXtVanw/vDyDiDTE//CtvdMK5rM5XM/kIyC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Qa7bFAAAA3AAAAA8AAAAAAAAAAAAAAAAAlwIAAGRycy9k&#10;b3ducmV2LnhtbFBLBQYAAAAABAAEAPUAAACJAwAAAAA=&#10;" path="m0,0l210,0e" filled="f" strokecolor="#00bec4" strokeweight="10209emu">
                            <v:stroke dashstyle="longDash"/>
                            <v:path arrowok="t" o:connecttype="custom" o:connectlocs="0,0;209,0" o:connectangles="0,0"/>
                            <o:lock v:ext="edit" verticies="t"/>
                          </v:shape>
                          <v:group id="Group 517" o:spid="_x0000_s1037" style="position:absolute;left:8177;top:274;width:262;height:262" coordorigin="8177,274"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W1fKxgAAANwAAAAPAAAAZHJzL2Rvd25yZXYueG1sRI9Ba4NAFITvhf6H5RVy&#10;a1ZTlGKzEQltySEUYgqlt4f7ohL3rbhbNf8+GyjkOMzMN8w6n00nRhpca1lBvIxAEFdWt1wr+D5+&#10;PL+CcB5ZY2eZFFzIQb55fFhjpu3EBxpLX4sAYZehgsb7PpPSVQ0ZdEvbEwfvZAeDPsihlnrAKcBN&#10;J1dRlEqDLYeFBnvaNlSdyz+j4HPCqXiJ38f9+bS9/B6Tr599TEotnubiDYSn2d/D/+2dVpCsUr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tbV8rGAAAA3AAA&#10;AA8AAAAAAAAAAAAAAAAAqQIAAGRycy9kb3ducmV2LnhtbFBLBQYAAAAABAAEAPoAAACcAwAAAAA=&#10;">
                            <v:shape id="Freeform 520" o:spid="_x0000_s1038" style="position:absolute;left:8177;top:274;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4nhmxQAA&#10;ANwAAAAPAAAAZHJzL2Rvd25yZXYueG1sRI9Ra8IwFIXfB/sP4Q72NtMV5qQaRYSxgTJYVXy9NNem&#10;2NyUJLOdv34RBB8P55zvcGaLwbbiTD40jhW8jjIQxJXTDdcKdtuPlwmIEJE1to5JwR8FWMwfH2ZY&#10;aNfzD53LWIsE4VCgAhNjV0gZKkMWw8h1xMk7Om8xJulrqT32CW5bmWfZWFpsOC0Y7GhlqDqVv1ZB&#10;dyn3gY5mzJvV9rs/fPpdvl4r9fw0LKcgIg3xHr61v7SCt/wdrmfSEZD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ieGbFAAAA3AAAAA8AAAAAAAAAAAAAAAAAlwIAAGRycy9k&#10;b3ducmV2LnhtbFBLBQYAAAAABAAEAPUAAACJAwAAAAA=&#10;" path="m0,262l262,262,262,,,,,262xe" filled="f" strokecolor="#cccbcb" strokeweight="10209emu">
                              <v:path arrowok="t" o:connecttype="custom" o:connectlocs="0,536;262,536;262,274;0,274;0,536" o:connectangles="0,0,0,0,0"/>
                            </v:shape>
                            <v:group id="Group 518" o:spid="_x0000_s1039" style="position:absolute;left:8204;top:405;width:210;height:0" coordorigin="8204,405" coordsize="2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iGYjwwAAANwAAAAPAAAAZHJzL2Rvd25yZXYueG1sRE9Na8JAEL0X+h+WEXqr&#10;m1hSJLoGkVp6CEJVKL0N2TEJyc6G7JrEf+8eBI+P973OJtOKgXpXW1YQzyMQxIXVNZcKzqf9+xKE&#10;88gaW8uk4EYOss3ryxpTbUf+peHoSxFC2KWooPK+S6V0RUUG3dx2xIG72N6gD7Avpe5xDOGmlYso&#10;+pQGaw4NFXa0q6hojlej4HvEcfsRfw15c9nd/k/J4S+PSam32bRdgfA0+af44f7RCpJFWBv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WIZiPDAAAA3AAAAA8A&#10;AAAAAAAAAAAAAAAAqQIAAGRycy9kb3ducmV2LnhtbFBLBQYAAAAABAAEAPoAAACZAwAAAAA=&#10;">
                              <v:shape id="Freeform 519" o:spid="_x0000_s1040" style="position:absolute;left:16408;top:810;width:209;height:0;visibility:visible;mso-wrap-style:square;v-text-anchor:top" coordsize="2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UKGxQAA&#10;ANwAAAAPAAAAZHJzL2Rvd25yZXYueG1sRI9BS8NAFITvgv9heYKX0m4sVGzabRFFsCdpUtvrI/tM&#10;FrNv0+yzjf/eFQo9DjPzDbNcD75VJ+qjC2zgYZKBIq6CdVwb2JVv4ydQUZAttoHJwC9FWK9ub5aY&#10;23DmLZ0KqVWCcMzRQCPS5VrHqiGPcRI64uR9hd6jJNnX2vZ4TnDf6mmWPWqPjtNCgx29NFR9Fz/e&#10;QLFxR3dg+fzYvbbzoxuVo72UxtzfDc8LUEKDXMOX9rs1MJvO4f9MOgJ69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BQobFAAAA3AAAAA8AAAAAAAAAAAAAAAAAlwIAAGRycy9k&#10;b3ducmV2LnhtbFBLBQYAAAAABAAEAPUAAACJAwAAAAA=&#10;" path="m0,0l210,0e" filled="f" strokecolor="#c67bfe" strokeweight="10209emu">
                                <v:stroke dashstyle="longDash"/>
                                <v:path arrowok="t" o:connecttype="custom" o:connectlocs="0,0;209,0" o:connectangles="0,0"/>
                                <o:lock v:ext="edit" verticies="t"/>
                              </v:shape>
                            </v:group>
                          </v:group>
                        </v:group>
                      </v:group>
                    </v:group>
                  </v:group>
                </v:group>
                <w10:wrap anchorx="page"/>
              </v:group>
            </w:pict>
          </mc:Fallback>
        </mc:AlternateContent>
      </w:r>
      <w:r w:rsidR="00CB77E8">
        <w:rPr>
          <w:rFonts w:ascii="Arial" w:eastAsia="Arial" w:hAnsi="Arial" w:cs="Arial"/>
          <w:spacing w:val="4"/>
          <w:w w:val="101"/>
          <w:sz w:val="15"/>
          <w:szCs w:val="15"/>
        </w:rPr>
        <w:t xml:space="preserve"> </w:t>
      </w:r>
      <w:r w:rsidR="00CB77E8">
        <w:rPr>
          <w:rFonts w:ascii="Arial" w:eastAsia="Arial" w:hAnsi="Arial" w:cs="Arial"/>
          <w:position w:val="-2"/>
          <w:sz w:val="21"/>
          <w:szCs w:val="21"/>
        </w:rPr>
        <w:t>1</w:t>
      </w:r>
      <w:r w:rsidR="00CB77E8">
        <w:rPr>
          <w:rFonts w:ascii="Arial" w:eastAsia="Arial" w:hAnsi="Arial" w:cs="Arial"/>
          <w:spacing w:val="47"/>
          <w:position w:val="-2"/>
          <w:sz w:val="21"/>
          <w:szCs w:val="21"/>
        </w:rPr>
        <w:t xml:space="preserve"> </w:t>
      </w:r>
      <w:r w:rsidR="00CB77E8">
        <w:rPr>
          <w:rFonts w:ascii="Arial" w:eastAsia="Arial" w:hAnsi="Arial" w:cs="Arial"/>
          <w:w w:val="101"/>
          <w:sz w:val="15"/>
          <w:szCs w:val="15"/>
        </w:rPr>
        <w:t>1/3</w:t>
      </w:r>
    </w:p>
    <w:p w:rsidR="00B72476" w:rsidRDefault="00CB77E8">
      <w:pPr>
        <w:spacing w:before="19"/>
        <w:ind w:left="46"/>
        <w:rPr>
          <w:rFonts w:ascii="Arial" w:eastAsia="Arial" w:hAnsi="Arial" w:cs="Arial"/>
          <w:sz w:val="15"/>
          <w:szCs w:val="15"/>
        </w:rPr>
        <w:sectPr w:rsidR="00B72476">
          <w:type w:val="continuous"/>
          <w:pgSz w:w="12240" w:h="15840"/>
          <w:pgMar w:top="960" w:right="1340" w:bottom="280" w:left="1340" w:header="720" w:footer="720" w:gutter="0"/>
          <w:cols w:num="4" w:space="720" w:equalWidth="0">
            <w:col w:w="3242" w:space="1319"/>
            <w:col w:w="503" w:space="266"/>
            <w:col w:w="1196" w:space="336"/>
            <w:col w:w="2698"/>
          </w:cols>
        </w:sectPr>
      </w:pPr>
      <w:r>
        <w:rPr>
          <w:rFonts w:ascii="Arial" w:eastAsia="Arial" w:hAnsi="Arial" w:cs="Arial"/>
          <w:sz w:val="21"/>
          <w:szCs w:val="21"/>
        </w:rPr>
        <w:t>0</w:t>
      </w:r>
      <w:r>
        <w:rPr>
          <w:rFonts w:ascii="Arial" w:eastAsia="Arial" w:hAnsi="Arial" w:cs="Arial"/>
          <w:spacing w:val="47"/>
          <w:sz w:val="21"/>
          <w:szCs w:val="21"/>
        </w:rPr>
        <w:t xml:space="preserve"> </w:t>
      </w:r>
      <w:r>
        <w:rPr>
          <w:rFonts w:ascii="Arial" w:eastAsia="Arial" w:hAnsi="Arial" w:cs="Arial"/>
          <w:w w:val="101"/>
          <w:position w:val="2"/>
          <w:sz w:val="15"/>
          <w:szCs w:val="15"/>
        </w:rPr>
        <w:t>0/3</w:t>
      </w:r>
    </w:p>
    <w:p w:rsidR="00B72476" w:rsidRDefault="00CB77E8">
      <w:pPr>
        <w:spacing w:before="79"/>
        <w:ind w:left="2297" w:right="2934"/>
        <w:jc w:val="center"/>
        <w:rPr>
          <w:rFonts w:ascii="Arial" w:eastAsia="Arial" w:hAnsi="Arial" w:cs="Arial"/>
          <w:sz w:val="15"/>
          <w:szCs w:val="15"/>
        </w:rPr>
      </w:pPr>
      <w:r>
        <w:rPr>
          <w:rFonts w:ascii="Arial" w:eastAsia="Arial" w:hAnsi="Arial" w:cs="Arial"/>
          <w:sz w:val="15"/>
          <w:szCs w:val="15"/>
        </w:rPr>
        <w:lastRenderedPageBreak/>
        <w:t xml:space="preserve">56   </w:t>
      </w:r>
      <w:r>
        <w:rPr>
          <w:rFonts w:ascii="Arial" w:eastAsia="Arial" w:hAnsi="Arial" w:cs="Arial"/>
          <w:spacing w:val="10"/>
          <w:sz w:val="15"/>
          <w:szCs w:val="15"/>
        </w:rPr>
        <w:t xml:space="preserve"> </w:t>
      </w:r>
      <w:r>
        <w:rPr>
          <w:rFonts w:ascii="Arial" w:eastAsia="Arial" w:hAnsi="Arial" w:cs="Arial"/>
          <w:sz w:val="15"/>
          <w:szCs w:val="15"/>
        </w:rPr>
        <w:t xml:space="preserve">126  </w:t>
      </w:r>
      <w:r>
        <w:rPr>
          <w:rFonts w:ascii="Arial" w:eastAsia="Arial" w:hAnsi="Arial" w:cs="Arial"/>
          <w:spacing w:val="9"/>
          <w:sz w:val="15"/>
          <w:szCs w:val="15"/>
        </w:rPr>
        <w:t xml:space="preserve"> </w:t>
      </w:r>
      <w:r>
        <w:rPr>
          <w:rFonts w:ascii="Arial" w:eastAsia="Arial" w:hAnsi="Arial" w:cs="Arial"/>
          <w:sz w:val="15"/>
          <w:szCs w:val="15"/>
        </w:rPr>
        <w:t xml:space="preserve">196                  </w:t>
      </w:r>
      <w:r>
        <w:rPr>
          <w:rFonts w:ascii="Arial" w:eastAsia="Arial" w:hAnsi="Arial" w:cs="Arial"/>
          <w:spacing w:val="38"/>
          <w:sz w:val="15"/>
          <w:szCs w:val="15"/>
        </w:rPr>
        <w:t xml:space="preserve"> </w:t>
      </w:r>
      <w:r>
        <w:rPr>
          <w:rFonts w:ascii="Arial" w:eastAsia="Arial" w:hAnsi="Arial" w:cs="Arial"/>
          <w:sz w:val="15"/>
          <w:szCs w:val="15"/>
        </w:rPr>
        <w:t xml:space="preserve">392  </w:t>
      </w:r>
      <w:r>
        <w:rPr>
          <w:rFonts w:ascii="Arial" w:eastAsia="Arial" w:hAnsi="Arial" w:cs="Arial"/>
          <w:spacing w:val="27"/>
          <w:sz w:val="15"/>
          <w:szCs w:val="15"/>
        </w:rPr>
        <w:t xml:space="preserve"> </w:t>
      </w:r>
      <w:r>
        <w:rPr>
          <w:rFonts w:ascii="Arial" w:eastAsia="Arial" w:hAnsi="Arial" w:cs="Arial"/>
          <w:sz w:val="15"/>
          <w:szCs w:val="15"/>
        </w:rPr>
        <w:t xml:space="preserve">56   </w:t>
      </w:r>
      <w:r>
        <w:rPr>
          <w:rFonts w:ascii="Arial" w:eastAsia="Arial" w:hAnsi="Arial" w:cs="Arial"/>
          <w:spacing w:val="10"/>
          <w:sz w:val="15"/>
          <w:szCs w:val="15"/>
        </w:rPr>
        <w:t xml:space="preserve"> </w:t>
      </w:r>
      <w:r>
        <w:rPr>
          <w:rFonts w:ascii="Arial" w:eastAsia="Arial" w:hAnsi="Arial" w:cs="Arial"/>
          <w:sz w:val="15"/>
          <w:szCs w:val="15"/>
        </w:rPr>
        <w:t xml:space="preserve">126  </w:t>
      </w:r>
      <w:r>
        <w:rPr>
          <w:rFonts w:ascii="Arial" w:eastAsia="Arial" w:hAnsi="Arial" w:cs="Arial"/>
          <w:spacing w:val="9"/>
          <w:sz w:val="15"/>
          <w:szCs w:val="15"/>
        </w:rPr>
        <w:t xml:space="preserve"> </w:t>
      </w:r>
      <w:r>
        <w:rPr>
          <w:rFonts w:ascii="Arial" w:eastAsia="Arial" w:hAnsi="Arial" w:cs="Arial"/>
          <w:sz w:val="15"/>
          <w:szCs w:val="15"/>
        </w:rPr>
        <w:t xml:space="preserve">196                  </w:t>
      </w:r>
      <w:r>
        <w:rPr>
          <w:rFonts w:ascii="Arial" w:eastAsia="Arial" w:hAnsi="Arial" w:cs="Arial"/>
          <w:spacing w:val="38"/>
          <w:sz w:val="15"/>
          <w:szCs w:val="15"/>
        </w:rPr>
        <w:t xml:space="preserve"> </w:t>
      </w:r>
      <w:r>
        <w:rPr>
          <w:rFonts w:ascii="Arial" w:eastAsia="Arial" w:hAnsi="Arial" w:cs="Arial"/>
          <w:w w:val="101"/>
          <w:sz w:val="15"/>
          <w:szCs w:val="15"/>
        </w:rPr>
        <w:t>392</w:t>
      </w:r>
    </w:p>
    <w:p w:rsidR="00B72476" w:rsidRDefault="00CB77E8">
      <w:pPr>
        <w:spacing w:line="180" w:lineRule="exact"/>
        <w:ind w:left="3977" w:right="4656"/>
        <w:jc w:val="center"/>
        <w:rPr>
          <w:rFonts w:ascii="Arial" w:eastAsia="Arial" w:hAnsi="Arial" w:cs="Arial"/>
          <w:sz w:val="18"/>
          <w:szCs w:val="18"/>
        </w:rPr>
      </w:pPr>
      <w:r>
        <w:rPr>
          <w:rFonts w:ascii="Arial" w:eastAsia="Arial" w:hAnsi="Arial" w:cs="Arial"/>
          <w:w w:val="101"/>
          <w:sz w:val="18"/>
          <w:szCs w:val="18"/>
        </w:rPr>
        <w:t>Exposures</w:t>
      </w:r>
    </w:p>
    <w:p w:rsidR="00B72476" w:rsidRDefault="00B72476">
      <w:pPr>
        <w:spacing w:before="8" w:line="140" w:lineRule="exact"/>
        <w:rPr>
          <w:sz w:val="14"/>
          <w:szCs w:val="14"/>
        </w:rPr>
      </w:pPr>
    </w:p>
    <w:p w:rsidR="00B72476" w:rsidRDefault="00B72476">
      <w:pPr>
        <w:spacing w:line="200" w:lineRule="exact"/>
      </w:pPr>
    </w:p>
    <w:p w:rsidR="00B72476" w:rsidRDefault="00CB77E8">
      <w:pPr>
        <w:spacing w:before="42"/>
        <w:ind w:left="2790"/>
        <w:rPr>
          <w:rFonts w:ascii="Arial" w:eastAsia="Arial" w:hAnsi="Arial" w:cs="Arial"/>
          <w:sz w:val="15"/>
          <w:szCs w:val="15"/>
        </w:rPr>
      </w:pPr>
      <w:r>
        <w:rPr>
          <w:rFonts w:ascii="Arial" w:eastAsia="Arial" w:hAnsi="Arial" w:cs="Arial"/>
          <w:sz w:val="15"/>
          <w:szCs w:val="15"/>
        </w:rPr>
        <w:t>N</w:t>
      </w:r>
      <w:r>
        <w:rPr>
          <w:rFonts w:ascii="Arial" w:eastAsia="Arial" w:hAnsi="Arial" w:cs="Arial"/>
          <w:spacing w:val="-3"/>
          <w:sz w:val="15"/>
          <w:szCs w:val="15"/>
        </w:rPr>
        <w:t>e</w:t>
      </w:r>
      <w:r>
        <w:rPr>
          <w:rFonts w:ascii="Arial" w:eastAsia="Arial" w:hAnsi="Arial" w:cs="Arial"/>
          <w:sz w:val="15"/>
          <w:szCs w:val="15"/>
        </w:rPr>
        <w:t>w</w:t>
      </w:r>
      <w:r>
        <w:rPr>
          <w:rFonts w:ascii="Arial" w:eastAsia="Arial" w:hAnsi="Arial" w:cs="Arial"/>
          <w:spacing w:val="4"/>
          <w:sz w:val="15"/>
          <w:szCs w:val="15"/>
        </w:rPr>
        <w:t xml:space="preserve"> </w:t>
      </w:r>
      <w:r>
        <w:rPr>
          <w:rFonts w:ascii="Arial" w:eastAsia="Arial" w:hAnsi="Arial" w:cs="Arial"/>
          <w:sz w:val="15"/>
          <w:szCs w:val="15"/>
        </w:rPr>
        <w:t>sti</w:t>
      </w:r>
      <w:r>
        <w:rPr>
          <w:rFonts w:ascii="Arial" w:eastAsia="Arial" w:hAnsi="Arial" w:cs="Arial"/>
          <w:spacing w:val="-2"/>
          <w:sz w:val="15"/>
          <w:szCs w:val="15"/>
        </w:rPr>
        <w:t>m</w:t>
      </w:r>
      <w:r>
        <w:rPr>
          <w:rFonts w:ascii="Arial" w:eastAsia="Arial" w:hAnsi="Arial" w:cs="Arial"/>
          <w:sz w:val="15"/>
          <w:szCs w:val="15"/>
        </w:rPr>
        <w:t xml:space="preserve">uli                                     </w:t>
      </w:r>
      <w:r>
        <w:rPr>
          <w:rFonts w:ascii="Arial" w:eastAsia="Arial" w:hAnsi="Arial" w:cs="Arial"/>
          <w:spacing w:val="2"/>
          <w:sz w:val="15"/>
          <w:szCs w:val="15"/>
        </w:rPr>
        <w:t xml:space="preserve"> </w:t>
      </w:r>
      <w:r>
        <w:rPr>
          <w:rFonts w:ascii="Arial" w:eastAsia="Arial" w:hAnsi="Arial" w:cs="Arial"/>
          <w:sz w:val="15"/>
          <w:szCs w:val="15"/>
        </w:rPr>
        <w:t>Old</w:t>
      </w:r>
      <w:r>
        <w:rPr>
          <w:rFonts w:ascii="Arial" w:eastAsia="Arial" w:hAnsi="Arial" w:cs="Arial"/>
          <w:spacing w:val="3"/>
          <w:sz w:val="15"/>
          <w:szCs w:val="15"/>
        </w:rPr>
        <w:t xml:space="preserve"> </w:t>
      </w:r>
      <w:r>
        <w:rPr>
          <w:rFonts w:ascii="Arial" w:eastAsia="Arial" w:hAnsi="Arial" w:cs="Arial"/>
          <w:w w:val="101"/>
          <w:sz w:val="15"/>
          <w:szCs w:val="15"/>
        </w:rPr>
        <w:t>sti</w:t>
      </w:r>
      <w:r>
        <w:rPr>
          <w:rFonts w:ascii="Arial" w:eastAsia="Arial" w:hAnsi="Arial" w:cs="Arial"/>
          <w:spacing w:val="-2"/>
          <w:w w:val="101"/>
          <w:sz w:val="15"/>
          <w:szCs w:val="15"/>
        </w:rPr>
        <w:t>m</w:t>
      </w:r>
      <w:r>
        <w:rPr>
          <w:rFonts w:ascii="Arial" w:eastAsia="Arial" w:hAnsi="Arial" w:cs="Arial"/>
          <w:w w:val="101"/>
          <w:sz w:val="15"/>
          <w:szCs w:val="15"/>
        </w:rPr>
        <w:t>uli</w:t>
      </w:r>
    </w:p>
    <w:p w:rsidR="00B72476" w:rsidRDefault="00CB77E8">
      <w:pPr>
        <w:spacing w:before="85" w:line="160" w:lineRule="exact"/>
        <w:ind w:left="1853"/>
        <w:rPr>
          <w:rFonts w:ascii="Arial" w:eastAsia="Arial" w:hAnsi="Arial" w:cs="Arial"/>
          <w:sz w:val="15"/>
          <w:szCs w:val="15"/>
        </w:rPr>
      </w:pPr>
      <w:r>
        <w:rPr>
          <w:rFonts w:ascii="Arial" w:eastAsia="Arial" w:hAnsi="Arial" w:cs="Arial"/>
          <w:w w:val="101"/>
          <w:position w:val="-1"/>
          <w:sz w:val="15"/>
          <w:szCs w:val="15"/>
        </w:rPr>
        <w:t>5</w:t>
      </w:r>
    </w:p>
    <w:p w:rsidR="00B72476" w:rsidRDefault="00B72476">
      <w:pPr>
        <w:spacing w:before="6" w:line="140" w:lineRule="exact"/>
        <w:rPr>
          <w:sz w:val="14"/>
          <w:szCs w:val="14"/>
        </w:rPr>
      </w:pPr>
    </w:p>
    <w:p w:rsidR="00B72476" w:rsidRDefault="00B72476">
      <w:pPr>
        <w:spacing w:line="200" w:lineRule="exact"/>
        <w:sectPr w:rsidR="00B72476">
          <w:type w:val="continuous"/>
          <w:pgSz w:w="12240" w:h="15840"/>
          <w:pgMar w:top="960" w:right="1340" w:bottom="280" w:left="1340" w:header="720" w:footer="720" w:gutter="0"/>
          <w:cols w:space="720"/>
        </w:sectPr>
      </w:pPr>
    </w:p>
    <w:p w:rsidR="00B72476" w:rsidRDefault="00B72476">
      <w:pPr>
        <w:spacing w:before="16" w:line="240" w:lineRule="exact"/>
        <w:rPr>
          <w:sz w:val="24"/>
          <w:szCs w:val="24"/>
        </w:rPr>
      </w:pPr>
    </w:p>
    <w:p w:rsidR="00B72476" w:rsidRDefault="00CB77E8">
      <w:pPr>
        <w:ind w:left="1822" w:right="2611"/>
        <w:jc w:val="center"/>
        <w:rPr>
          <w:rFonts w:ascii="Arial" w:eastAsia="Arial" w:hAnsi="Arial" w:cs="Arial"/>
          <w:sz w:val="15"/>
          <w:szCs w:val="15"/>
        </w:rPr>
      </w:pPr>
      <w:r>
        <w:rPr>
          <w:rFonts w:ascii="Arial" w:eastAsia="Arial" w:hAnsi="Arial" w:cs="Arial"/>
          <w:w w:val="101"/>
          <w:sz w:val="15"/>
          <w:szCs w:val="15"/>
        </w:rPr>
        <w:t>4</w:t>
      </w:r>
    </w:p>
    <w:p w:rsidR="00B72476" w:rsidRDefault="00875887">
      <w:pPr>
        <w:spacing w:before="99"/>
        <w:ind w:left="2101" w:right="72"/>
        <w:jc w:val="center"/>
        <w:rPr>
          <w:rFonts w:ascii="Arial" w:eastAsia="Arial" w:hAnsi="Arial" w:cs="Arial"/>
          <w:sz w:val="21"/>
          <w:szCs w:val="21"/>
        </w:rPr>
      </w:pPr>
      <w:r>
        <w:rPr>
          <w:noProof/>
        </w:rPr>
        <mc:AlternateContent>
          <mc:Choice Requires="wps">
            <w:drawing>
              <wp:anchor distT="0" distB="0" distL="114300" distR="114300" simplePos="0" relativeHeight="503314355" behindDoc="1" locked="0" layoutInCell="1" allowOverlap="1">
                <wp:simplePos x="0" y="0"/>
                <wp:positionH relativeFrom="page">
                  <wp:posOffset>2726690</wp:posOffset>
                </wp:positionH>
                <wp:positionV relativeFrom="paragraph">
                  <wp:posOffset>248920</wp:posOffset>
                </wp:positionV>
                <wp:extent cx="74930" cy="134620"/>
                <wp:effectExtent l="0" t="0" r="5080" b="0"/>
                <wp:wrapNone/>
                <wp:docPr id="51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0" o:spid="_x0000_s1036" type="#_x0000_t202" style="position:absolute;left:0;text-align:left;margin-left:214.7pt;margin-top:19.6pt;width:5.9pt;height:10.6pt;z-index:-21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" filled="f" stroked="f">
                <v:textbox inset="0,0,0,0">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0</w:t>
                      </w:r>
                    </w:p>
                  </w:txbxContent>
                </v:textbox>
                <w10:wrap anchorx="page"/>
              </v:shape>
            </w:pict>
          </mc:Fallback>
        </mc:AlternateContent>
      </w:r>
      <w:r>
        <w:rPr>
          <w:noProof/>
        </w:rPr>
        <mc:AlternateContent>
          <mc:Choice Requires="wps">
            <w:drawing>
              <wp:anchor distT="0" distB="0" distL="114300" distR="114300" simplePos="0" relativeHeight="503314356" behindDoc="1" locked="0" layoutInCell="1" allowOverlap="1">
                <wp:simplePos x="0" y="0"/>
                <wp:positionH relativeFrom="page">
                  <wp:posOffset>2213610</wp:posOffset>
                </wp:positionH>
                <wp:positionV relativeFrom="paragraph">
                  <wp:posOffset>212725</wp:posOffset>
                </wp:positionV>
                <wp:extent cx="74930" cy="134620"/>
                <wp:effectExtent l="3810" t="0" r="0" b="0"/>
                <wp:wrapNone/>
                <wp:docPr id="513"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9" o:spid="_x0000_s1037" type="#_x0000_t202" style="position:absolute;left:0;text-align:left;margin-left:174.3pt;margin-top:16.75pt;width:5.9pt;height:10.6pt;z-index:-21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" filled="f" stroked="f">
                <v:textbox inset="0,0,0,0">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0</w:t>
                      </w:r>
                    </w:p>
                  </w:txbxContent>
                </v:textbox>
                <w10:wrap anchorx="page"/>
              </v:shape>
            </w:pict>
          </mc:Fallback>
        </mc:AlternateContent>
      </w:r>
      <w:r w:rsidR="00CB77E8">
        <w:rPr>
          <w:rFonts w:ascii="Arial" w:eastAsia="Arial" w:hAnsi="Arial" w:cs="Arial"/>
          <w:position w:val="3"/>
          <w:sz w:val="21"/>
          <w:szCs w:val="21"/>
        </w:rPr>
        <w:t xml:space="preserve">3                                    </w:t>
      </w:r>
      <w:r w:rsidR="00CB77E8">
        <w:rPr>
          <w:rFonts w:ascii="Arial" w:eastAsia="Arial" w:hAnsi="Arial" w:cs="Arial"/>
          <w:spacing w:val="46"/>
          <w:position w:val="3"/>
          <w:sz w:val="21"/>
          <w:szCs w:val="21"/>
        </w:rPr>
        <w:t xml:space="preserve"> </w:t>
      </w:r>
      <w:r w:rsidR="00CB77E8">
        <w:rPr>
          <w:rFonts w:ascii="Arial" w:eastAsia="Arial" w:hAnsi="Arial" w:cs="Arial"/>
          <w:spacing w:val="-118"/>
          <w:w w:val="101"/>
          <w:sz w:val="21"/>
          <w:szCs w:val="21"/>
        </w:rPr>
        <w:t>2</w:t>
      </w:r>
      <w:r w:rsidR="00CB77E8">
        <w:rPr>
          <w:rFonts w:ascii="Arial" w:eastAsia="Arial" w:hAnsi="Arial" w:cs="Arial"/>
          <w:spacing w:val="-118"/>
          <w:w w:val="101"/>
          <w:position w:val="13"/>
          <w:sz w:val="21"/>
          <w:szCs w:val="21"/>
        </w:rPr>
        <w:t>3</w:t>
      </w:r>
      <w:r w:rsidR="00CB77E8">
        <w:rPr>
          <w:rFonts w:ascii="Arial" w:eastAsia="Arial" w:hAnsi="Arial" w:cs="Arial"/>
          <w:spacing w:val="-118"/>
          <w:w w:val="101"/>
          <w:sz w:val="21"/>
          <w:szCs w:val="21"/>
        </w:rPr>
        <w:t>1</w:t>
      </w:r>
    </w:p>
    <w:p w:rsidR="00B72476" w:rsidRDefault="00875887">
      <w:pPr>
        <w:spacing w:line="300" w:lineRule="exact"/>
        <w:ind w:left="1812" w:right="-41"/>
        <w:jc w:val="center"/>
        <w:rPr>
          <w:rFonts w:ascii="Arial" w:eastAsia="Arial" w:hAnsi="Arial" w:cs="Arial"/>
          <w:sz w:val="21"/>
          <w:szCs w:val="21"/>
        </w:rPr>
      </w:pPr>
      <w:r>
        <w:rPr>
          <w:noProof/>
        </w:rPr>
        <mc:AlternateContent>
          <mc:Choice Requires="wps">
            <w:drawing>
              <wp:anchor distT="0" distB="0" distL="114300" distR="114300" simplePos="0" relativeHeight="503314352" behindDoc="1" locked="0" layoutInCell="1" allowOverlap="1">
                <wp:simplePos x="0" y="0"/>
                <wp:positionH relativeFrom="page">
                  <wp:posOffset>1886585</wp:posOffset>
                </wp:positionH>
                <wp:positionV relativeFrom="paragraph">
                  <wp:posOffset>-450850</wp:posOffset>
                </wp:positionV>
                <wp:extent cx="140970" cy="467995"/>
                <wp:effectExtent l="0" t="6350" r="4445" b="0"/>
                <wp:wrapNone/>
                <wp:docPr id="512"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left="20" w:right="-27"/>
                              <w:rPr>
                                <w:rFonts w:ascii="Arial" w:eastAsia="Arial" w:hAnsi="Arial" w:cs="Arial"/>
                                <w:sz w:val="18"/>
                                <w:szCs w:val="18"/>
                              </w:rPr>
                            </w:pPr>
                            <w:r>
                              <w:rPr>
                                <w:rFonts w:ascii="Arial" w:eastAsia="Arial" w:hAnsi="Arial" w:cs="Arial"/>
                                <w:w w:val="101"/>
                                <w:sz w:val="18"/>
                                <w:szCs w:val="18"/>
                              </w:rPr>
                              <w:t>Meaning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8" o:spid="_x0000_s1038" type="#_x0000_t202" style="position:absolute;left:0;text-align:left;margin-left:148.55pt;margin-top:-35.45pt;width:11.1pt;height:36.85pt;z-index:-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" filled="f" stroked="f">
                <v:textbox style="layout-flow:vertical;mso-layout-flow-alt:bottom-to-top" inset="0,0,0,0">
                  <w:txbxContent>
                    <w:p w:rsidR="00B2687D" w:rsidRDefault="00B2687D">
                      <w:pPr>
                        <w:spacing w:line="200" w:lineRule="exact"/>
                        <w:ind w:left="20" w:right="-27"/>
                        <w:rPr>
                          <w:rFonts w:ascii="Arial" w:eastAsia="Arial" w:hAnsi="Arial" w:cs="Arial"/>
                          <w:sz w:val="18"/>
                          <w:szCs w:val="18"/>
                        </w:rPr>
                      </w:pPr>
                      <w:r>
                        <w:rPr>
                          <w:rFonts w:ascii="Arial" w:eastAsia="Arial" w:hAnsi="Arial" w:cs="Arial"/>
                          <w:w w:val="101"/>
                          <w:sz w:val="18"/>
                          <w:szCs w:val="18"/>
                        </w:rPr>
                        <w:t>Meaning</w:t>
                      </w:r>
                    </w:p>
                  </w:txbxContent>
                </v:textbox>
                <w10:wrap anchorx="page"/>
              </v:shape>
            </w:pict>
          </mc:Fallback>
        </mc:AlternateContent>
      </w:r>
      <w:r w:rsidR="00CB77E8">
        <w:rPr>
          <w:rFonts w:ascii="Arial" w:eastAsia="Arial" w:hAnsi="Arial" w:cs="Arial"/>
          <w:position w:val="-3"/>
          <w:sz w:val="15"/>
          <w:szCs w:val="15"/>
        </w:rPr>
        <w:t xml:space="preserve">3                                                           </w:t>
      </w:r>
      <w:r w:rsidR="00CB77E8">
        <w:rPr>
          <w:rFonts w:ascii="Arial" w:eastAsia="Arial" w:hAnsi="Arial" w:cs="Arial"/>
          <w:spacing w:val="31"/>
          <w:position w:val="-3"/>
          <w:sz w:val="15"/>
          <w:szCs w:val="15"/>
        </w:rPr>
        <w:t xml:space="preserve"> </w:t>
      </w:r>
      <w:r w:rsidR="00CB77E8">
        <w:rPr>
          <w:rFonts w:ascii="Arial" w:eastAsia="Arial" w:hAnsi="Arial" w:cs="Arial"/>
          <w:w w:val="101"/>
          <w:position w:val="5"/>
          <w:sz w:val="21"/>
          <w:szCs w:val="21"/>
        </w:rPr>
        <w:t>0</w:t>
      </w:r>
    </w:p>
    <w:p w:rsidR="00B72476" w:rsidRDefault="00CB77E8">
      <w:pPr>
        <w:spacing w:before="35"/>
        <w:ind w:right="-70"/>
        <w:rPr>
          <w:rFonts w:ascii="Arial" w:eastAsia="Arial" w:hAnsi="Arial" w:cs="Arial"/>
          <w:sz w:val="21"/>
          <w:szCs w:val="21"/>
        </w:rPr>
      </w:pPr>
      <w:r>
        <w:br w:type="column"/>
      </w:r>
      <w:r>
        <w:rPr>
          <w:rFonts w:ascii="Arial" w:eastAsia="Arial" w:hAnsi="Arial" w:cs="Arial"/>
          <w:spacing w:val="-118"/>
          <w:position w:val="-12"/>
          <w:sz w:val="21"/>
          <w:szCs w:val="21"/>
        </w:rPr>
        <w:lastRenderedPageBreak/>
        <w:t>2</w:t>
      </w:r>
      <w:r>
        <w:rPr>
          <w:rFonts w:ascii="Arial" w:eastAsia="Arial" w:hAnsi="Arial" w:cs="Arial"/>
          <w:position w:val="-7"/>
          <w:sz w:val="21"/>
          <w:szCs w:val="21"/>
        </w:rPr>
        <w:t xml:space="preserve">3   </w:t>
      </w:r>
      <w:r>
        <w:rPr>
          <w:rFonts w:ascii="Arial" w:eastAsia="Arial" w:hAnsi="Arial" w:cs="Arial"/>
          <w:spacing w:val="54"/>
          <w:position w:val="-7"/>
          <w:sz w:val="21"/>
          <w:szCs w:val="21"/>
        </w:rPr>
        <w:t xml:space="preserve"> </w:t>
      </w:r>
      <w:r>
        <w:rPr>
          <w:rFonts w:ascii="Arial" w:eastAsia="Arial" w:hAnsi="Arial" w:cs="Arial"/>
          <w:w w:val="101"/>
          <w:sz w:val="21"/>
          <w:szCs w:val="21"/>
        </w:rPr>
        <w:t>3</w:t>
      </w:r>
    </w:p>
    <w:p w:rsidR="00B72476" w:rsidRDefault="00B72476">
      <w:pPr>
        <w:spacing w:before="10" w:line="240" w:lineRule="exact"/>
        <w:rPr>
          <w:sz w:val="24"/>
          <w:szCs w:val="24"/>
        </w:rPr>
      </w:pPr>
    </w:p>
    <w:p w:rsidR="00B72476" w:rsidRDefault="00875887">
      <w:pPr>
        <w:ind w:right="-82"/>
        <w:rPr>
          <w:rFonts w:ascii="Arial" w:eastAsia="Arial" w:hAnsi="Arial" w:cs="Arial"/>
          <w:sz w:val="21"/>
          <w:szCs w:val="21"/>
        </w:rPr>
      </w:pPr>
      <w:r>
        <w:rPr>
          <w:noProof/>
        </w:rPr>
        <mc:AlternateContent>
          <mc:Choice Requires="wpg">
            <w:drawing>
              <wp:anchor distT="0" distB="0" distL="114300" distR="114300" simplePos="0" relativeHeight="503314347" behindDoc="1" locked="0" layoutInCell="1" allowOverlap="1">
                <wp:simplePos x="0" y="0"/>
                <wp:positionH relativeFrom="page">
                  <wp:posOffset>2103120</wp:posOffset>
                </wp:positionH>
                <wp:positionV relativeFrom="paragraph">
                  <wp:posOffset>-921385</wp:posOffset>
                </wp:positionV>
                <wp:extent cx="2956560" cy="1633220"/>
                <wp:effectExtent l="0" t="640715" r="4859020" b="672465"/>
                <wp:wrapNone/>
                <wp:docPr id="287"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6560" cy="1633220"/>
                          <a:chOff x="3312" y="-1451"/>
                          <a:chExt cx="4656" cy="2573"/>
                        </a:xfrm>
                      </wpg:grpSpPr>
                      <wpg:grpSp>
                        <wpg:cNvPr id="288" name="Group 284"/>
                        <wpg:cNvGrpSpPr>
                          <a:grpSpLocks/>
                        </wpg:cNvGrpSpPr>
                        <wpg:grpSpPr bwMode="auto">
                          <a:xfrm>
                            <a:off x="3385" y="-1443"/>
                            <a:ext cx="2261" cy="218"/>
                            <a:chOff x="3385" y="-1443"/>
                            <a:chExt cx="2261" cy="218"/>
                          </a:xfrm>
                        </wpg:grpSpPr>
                        <wps:wsp>
                          <wps:cNvPr id="289" name="Freeform 507"/>
                          <wps:cNvSpPr>
                            <a:spLocks/>
                          </wps:cNvSpPr>
                          <wps:spPr bwMode="auto">
                            <a:xfrm>
                              <a:off x="3385" y="-1443"/>
                              <a:ext cx="2261" cy="218"/>
                            </a:xfrm>
                            <a:custGeom>
                              <a:avLst/>
                              <a:gdLst>
                                <a:gd name="T0" fmla="+- 0 3385 3385"/>
                                <a:gd name="T1" fmla="*/ T0 w 2261"/>
                                <a:gd name="T2" fmla="+- 0 -1225 -1443"/>
                                <a:gd name="T3" fmla="*/ -1225 h 218"/>
                                <a:gd name="T4" fmla="+- 0 5645 3385"/>
                                <a:gd name="T5" fmla="*/ T4 w 2261"/>
                                <a:gd name="T6" fmla="+- 0 -1225 -1443"/>
                                <a:gd name="T7" fmla="*/ -1225 h 218"/>
                                <a:gd name="T8" fmla="+- 0 5645 3385"/>
                                <a:gd name="T9" fmla="*/ T8 w 2261"/>
                                <a:gd name="T10" fmla="+- 0 -1443 -1443"/>
                                <a:gd name="T11" fmla="*/ -1443 h 218"/>
                                <a:gd name="T12" fmla="+- 0 3385 3385"/>
                                <a:gd name="T13" fmla="*/ T12 w 2261"/>
                                <a:gd name="T14" fmla="+- 0 -1443 -1443"/>
                                <a:gd name="T15" fmla="*/ -1443 h 218"/>
                                <a:gd name="T16" fmla="+- 0 3385 3385"/>
                                <a:gd name="T17" fmla="*/ T16 w 2261"/>
                                <a:gd name="T18" fmla="+- 0 -1225 -1443"/>
                                <a:gd name="T19" fmla="*/ -1225 h 218"/>
                              </a:gdLst>
                              <a:ahLst/>
                              <a:cxnLst>
                                <a:cxn ang="0">
                                  <a:pos x="T1" y="T3"/>
                                </a:cxn>
                                <a:cxn ang="0">
                                  <a:pos x="T5" y="T7"/>
                                </a:cxn>
                                <a:cxn ang="0">
                                  <a:pos x="T9" y="T11"/>
                                </a:cxn>
                                <a:cxn ang="0">
                                  <a:pos x="T13" y="T15"/>
                                </a:cxn>
                                <a:cxn ang="0">
                                  <a:pos x="T17" y="T19"/>
                                </a:cxn>
                              </a:cxnLst>
                              <a:rect l="0" t="0" r="r" b="b"/>
                              <a:pathLst>
                                <a:path w="2261" h="218">
                                  <a:moveTo>
                                    <a:pt x="0" y="218"/>
                                  </a:moveTo>
                                  <a:lnTo>
                                    <a:pt x="2260" y="218"/>
                                  </a:lnTo>
                                  <a:lnTo>
                                    <a:pt x="2260" y="0"/>
                                  </a:lnTo>
                                  <a:lnTo>
                                    <a:pt x="0" y="0"/>
                                  </a:lnTo>
                                  <a:lnTo>
                                    <a:pt x="0" y="218"/>
                                  </a:lnTo>
                                  <a:close/>
                                </a:path>
                              </a:pathLst>
                            </a:custGeom>
                            <a:solidFill>
                              <a:srgbClr val="CC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90" name="Group 285"/>
                          <wpg:cNvGrpSpPr>
                            <a:grpSpLocks/>
                          </wpg:cNvGrpSpPr>
                          <wpg:grpSpPr bwMode="auto">
                            <a:xfrm>
                              <a:off x="3385" y="-1443"/>
                              <a:ext cx="2261" cy="218"/>
                              <a:chOff x="3385" y="-1443"/>
                              <a:chExt cx="2261" cy="218"/>
                            </a:xfrm>
                          </wpg:grpSpPr>
                          <wps:wsp>
                            <wps:cNvPr id="291" name="Freeform 506"/>
                            <wps:cNvSpPr>
                              <a:spLocks/>
                            </wps:cNvSpPr>
                            <wps:spPr bwMode="auto">
                              <a:xfrm>
                                <a:off x="3385" y="-1443"/>
                                <a:ext cx="2261" cy="218"/>
                              </a:xfrm>
                              <a:custGeom>
                                <a:avLst/>
                                <a:gdLst>
                                  <a:gd name="T0" fmla="+- 0 3385 3385"/>
                                  <a:gd name="T1" fmla="*/ T0 w 2261"/>
                                  <a:gd name="T2" fmla="+- 0 -1225 -1443"/>
                                  <a:gd name="T3" fmla="*/ -1225 h 218"/>
                                  <a:gd name="T4" fmla="+- 0 5645 3385"/>
                                  <a:gd name="T5" fmla="*/ T4 w 2261"/>
                                  <a:gd name="T6" fmla="+- 0 -1225 -1443"/>
                                  <a:gd name="T7" fmla="*/ -1225 h 218"/>
                                  <a:gd name="T8" fmla="+- 0 5645 3385"/>
                                  <a:gd name="T9" fmla="*/ T8 w 2261"/>
                                  <a:gd name="T10" fmla="+- 0 -1443 -1443"/>
                                  <a:gd name="T11" fmla="*/ -1443 h 218"/>
                                  <a:gd name="T12" fmla="+- 0 3385 3385"/>
                                  <a:gd name="T13" fmla="*/ T12 w 2261"/>
                                  <a:gd name="T14" fmla="+- 0 -1443 -1443"/>
                                  <a:gd name="T15" fmla="*/ -1443 h 218"/>
                                  <a:gd name="T16" fmla="+- 0 3385 3385"/>
                                  <a:gd name="T17" fmla="*/ T16 w 2261"/>
                                  <a:gd name="T18" fmla="+- 0 -1225 -1443"/>
                                  <a:gd name="T19" fmla="*/ -1225 h 218"/>
                                </a:gdLst>
                                <a:ahLst/>
                                <a:cxnLst>
                                  <a:cxn ang="0">
                                    <a:pos x="T1" y="T3"/>
                                  </a:cxn>
                                  <a:cxn ang="0">
                                    <a:pos x="T5" y="T7"/>
                                  </a:cxn>
                                  <a:cxn ang="0">
                                    <a:pos x="T9" y="T11"/>
                                  </a:cxn>
                                  <a:cxn ang="0">
                                    <a:pos x="T13" y="T15"/>
                                  </a:cxn>
                                  <a:cxn ang="0">
                                    <a:pos x="T17" y="T19"/>
                                  </a:cxn>
                                </a:cxnLst>
                                <a:rect l="0" t="0" r="r" b="b"/>
                                <a:pathLst>
                                  <a:path w="2261" h="218">
                                    <a:moveTo>
                                      <a:pt x="0" y="218"/>
                                    </a:moveTo>
                                    <a:lnTo>
                                      <a:pt x="2260" y="218"/>
                                    </a:lnTo>
                                    <a:lnTo>
                                      <a:pt x="2260" y="0"/>
                                    </a:lnTo>
                                    <a:lnTo>
                                      <a:pt x="0" y="0"/>
                                    </a:lnTo>
                                    <a:lnTo>
                                      <a:pt x="0" y="218"/>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2" name="Group 286"/>
                            <wpg:cNvGrpSpPr>
                              <a:grpSpLocks/>
                            </wpg:cNvGrpSpPr>
                            <wpg:grpSpPr bwMode="auto">
                              <a:xfrm>
                                <a:off x="5700" y="-1443"/>
                                <a:ext cx="2261" cy="218"/>
                                <a:chOff x="5700" y="-1443"/>
                                <a:chExt cx="2261" cy="218"/>
                              </a:xfrm>
                            </wpg:grpSpPr>
                            <wps:wsp>
                              <wps:cNvPr id="293" name="Freeform 505"/>
                              <wps:cNvSpPr>
                                <a:spLocks/>
                              </wps:cNvSpPr>
                              <wps:spPr bwMode="auto">
                                <a:xfrm>
                                  <a:off x="5700" y="-1443"/>
                                  <a:ext cx="2261" cy="218"/>
                                </a:xfrm>
                                <a:custGeom>
                                  <a:avLst/>
                                  <a:gdLst>
                                    <a:gd name="T0" fmla="+- 0 5700 5700"/>
                                    <a:gd name="T1" fmla="*/ T0 w 2261"/>
                                    <a:gd name="T2" fmla="+- 0 -1225 -1443"/>
                                    <a:gd name="T3" fmla="*/ -1225 h 218"/>
                                    <a:gd name="T4" fmla="+- 0 7961 5700"/>
                                    <a:gd name="T5" fmla="*/ T4 w 2261"/>
                                    <a:gd name="T6" fmla="+- 0 -1225 -1443"/>
                                    <a:gd name="T7" fmla="*/ -1225 h 218"/>
                                    <a:gd name="T8" fmla="+- 0 7961 5700"/>
                                    <a:gd name="T9" fmla="*/ T8 w 2261"/>
                                    <a:gd name="T10" fmla="+- 0 -1443 -1443"/>
                                    <a:gd name="T11" fmla="*/ -1443 h 218"/>
                                    <a:gd name="T12" fmla="+- 0 5700 5700"/>
                                    <a:gd name="T13" fmla="*/ T12 w 2261"/>
                                    <a:gd name="T14" fmla="+- 0 -1443 -1443"/>
                                    <a:gd name="T15" fmla="*/ -1443 h 218"/>
                                    <a:gd name="T16" fmla="+- 0 5700 5700"/>
                                    <a:gd name="T17" fmla="*/ T16 w 2261"/>
                                    <a:gd name="T18" fmla="+- 0 -1225 -1443"/>
                                    <a:gd name="T19" fmla="*/ -1225 h 218"/>
                                  </a:gdLst>
                                  <a:ahLst/>
                                  <a:cxnLst>
                                    <a:cxn ang="0">
                                      <a:pos x="T1" y="T3"/>
                                    </a:cxn>
                                    <a:cxn ang="0">
                                      <a:pos x="T5" y="T7"/>
                                    </a:cxn>
                                    <a:cxn ang="0">
                                      <a:pos x="T9" y="T11"/>
                                    </a:cxn>
                                    <a:cxn ang="0">
                                      <a:pos x="T13" y="T15"/>
                                    </a:cxn>
                                    <a:cxn ang="0">
                                      <a:pos x="T17" y="T19"/>
                                    </a:cxn>
                                  </a:cxnLst>
                                  <a:rect l="0" t="0" r="r" b="b"/>
                                  <a:pathLst>
                                    <a:path w="2261" h="218">
                                      <a:moveTo>
                                        <a:pt x="0" y="218"/>
                                      </a:moveTo>
                                      <a:lnTo>
                                        <a:pt x="2261" y="218"/>
                                      </a:lnTo>
                                      <a:lnTo>
                                        <a:pt x="2261" y="0"/>
                                      </a:lnTo>
                                      <a:lnTo>
                                        <a:pt x="0" y="0"/>
                                      </a:lnTo>
                                      <a:lnTo>
                                        <a:pt x="0" y="218"/>
                                      </a:lnTo>
                                      <a:close/>
                                    </a:path>
                                  </a:pathLst>
                                </a:custGeom>
                                <a:solidFill>
                                  <a:srgbClr val="CC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94" name="Group 287"/>
                              <wpg:cNvGrpSpPr>
                                <a:grpSpLocks/>
                              </wpg:cNvGrpSpPr>
                              <wpg:grpSpPr bwMode="auto">
                                <a:xfrm>
                                  <a:off x="5700" y="-1443"/>
                                  <a:ext cx="2261" cy="218"/>
                                  <a:chOff x="5700" y="-1443"/>
                                  <a:chExt cx="2261" cy="218"/>
                                </a:xfrm>
                              </wpg:grpSpPr>
                              <wps:wsp>
                                <wps:cNvPr id="295" name="Freeform 504"/>
                                <wps:cNvSpPr>
                                  <a:spLocks/>
                                </wps:cNvSpPr>
                                <wps:spPr bwMode="auto">
                                  <a:xfrm>
                                    <a:off x="5700" y="-1443"/>
                                    <a:ext cx="2261" cy="218"/>
                                  </a:xfrm>
                                  <a:custGeom>
                                    <a:avLst/>
                                    <a:gdLst>
                                      <a:gd name="T0" fmla="+- 0 5700 5700"/>
                                      <a:gd name="T1" fmla="*/ T0 w 2261"/>
                                      <a:gd name="T2" fmla="+- 0 -1225 -1443"/>
                                      <a:gd name="T3" fmla="*/ -1225 h 218"/>
                                      <a:gd name="T4" fmla="+- 0 7961 5700"/>
                                      <a:gd name="T5" fmla="*/ T4 w 2261"/>
                                      <a:gd name="T6" fmla="+- 0 -1225 -1443"/>
                                      <a:gd name="T7" fmla="*/ -1225 h 218"/>
                                      <a:gd name="T8" fmla="+- 0 7961 5700"/>
                                      <a:gd name="T9" fmla="*/ T8 w 2261"/>
                                      <a:gd name="T10" fmla="+- 0 -1443 -1443"/>
                                      <a:gd name="T11" fmla="*/ -1443 h 218"/>
                                      <a:gd name="T12" fmla="+- 0 5700 5700"/>
                                      <a:gd name="T13" fmla="*/ T12 w 2261"/>
                                      <a:gd name="T14" fmla="+- 0 -1443 -1443"/>
                                      <a:gd name="T15" fmla="*/ -1443 h 218"/>
                                      <a:gd name="T16" fmla="+- 0 5700 5700"/>
                                      <a:gd name="T17" fmla="*/ T16 w 2261"/>
                                      <a:gd name="T18" fmla="+- 0 -1225 -1443"/>
                                      <a:gd name="T19" fmla="*/ -1225 h 218"/>
                                    </a:gdLst>
                                    <a:ahLst/>
                                    <a:cxnLst>
                                      <a:cxn ang="0">
                                        <a:pos x="T1" y="T3"/>
                                      </a:cxn>
                                      <a:cxn ang="0">
                                        <a:pos x="T5" y="T7"/>
                                      </a:cxn>
                                      <a:cxn ang="0">
                                        <a:pos x="T9" y="T11"/>
                                      </a:cxn>
                                      <a:cxn ang="0">
                                        <a:pos x="T13" y="T15"/>
                                      </a:cxn>
                                      <a:cxn ang="0">
                                        <a:pos x="T17" y="T19"/>
                                      </a:cxn>
                                    </a:cxnLst>
                                    <a:rect l="0" t="0" r="r" b="b"/>
                                    <a:pathLst>
                                      <a:path w="2261" h="218">
                                        <a:moveTo>
                                          <a:pt x="0" y="218"/>
                                        </a:moveTo>
                                        <a:lnTo>
                                          <a:pt x="2261" y="218"/>
                                        </a:lnTo>
                                        <a:lnTo>
                                          <a:pt x="2261" y="0"/>
                                        </a:lnTo>
                                        <a:lnTo>
                                          <a:pt x="0" y="0"/>
                                        </a:lnTo>
                                        <a:lnTo>
                                          <a:pt x="0" y="218"/>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6" name="Group 288"/>
                                <wpg:cNvGrpSpPr>
                                  <a:grpSpLocks/>
                                </wpg:cNvGrpSpPr>
                                <wpg:grpSpPr bwMode="auto">
                                  <a:xfrm>
                                    <a:off x="3385" y="854"/>
                                    <a:ext cx="2261" cy="0"/>
                                    <a:chOff x="3385" y="854"/>
                                    <a:chExt cx="2261" cy="0"/>
                                  </a:xfrm>
                                </wpg:grpSpPr>
                                <wps:wsp>
                                  <wps:cNvPr id="297" name="Freeform 503"/>
                                  <wps:cNvSpPr>
                                    <a:spLocks noEditPoints="1"/>
                                  </wps:cNvSpPr>
                                  <wps:spPr bwMode="auto">
                                    <a:xfrm>
                                      <a:off x="6770" y="1708"/>
                                      <a:ext cx="2260" cy="0"/>
                                    </a:xfrm>
                                    <a:custGeom>
                                      <a:avLst/>
                                      <a:gdLst>
                                        <a:gd name="T0" fmla="+- 0 3385 3385"/>
                                        <a:gd name="T1" fmla="*/ T0 w 2261"/>
                                        <a:gd name="T2" fmla="+- 0 5646 3385"/>
                                        <a:gd name="T3" fmla="*/ T2 w 2261"/>
                                      </a:gdLst>
                                      <a:ahLst/>
                                      <a:cxnLst>
                                        <a:cxn ang="0">
                                          <a:pos x="T1" y="0"/>
                                        </a:cxn>
                                        <a:cxn ang="0">
                                          <a:pos x="T3" y="0"/>
                                        </a:cxn>
                                      </a:cxnLst>
                                      <a:rect l="0" t="0" r="r" b="b"/>
                                      <a:pathLst>
                                        <a:path w="2261">
                                          <a:moveTo>
                                            <a:pt x="0" y="0"/>
                                          </a:moveTo>
                                          <a:lnTo>
                                            <a:pt x="2261"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8" name="Group 289"/>
                                  <wpg:cNvGrpSpPr>
                                    <a:grpSpLocks/>
                                  </wpg:cNvGrpSpPr>
                                  <wpg:grpSpPr bwMode="auto">
                                    <a:xfrm>
                                      <a:off x="3385" y="82"/>
                                      <a:ext cx="2261" cy="0"/>
                                      <a:chOff x="3385" y="82"/>
                                      <a:chExt cx="2261" cy="0"/>
                                    </a:xfrm>
                                  </wpg:grpSpPr>
                                  <wps:wsp>
                                    <wps:cNvPr id="299" name="Freeform 502"/>
                                    <wps:cNvSpPr>
                                      <a:spLocks noEditPoints="1"/>
                                    </wps:cNvSpPr>
                                    <wps:spPr bwMode="auto">
                                      <a:xfrm>
                                        <a:off x="6770" y="164"/>
                                        <a:ext cx="2260" cy="0"/>
                                      </a:xfrm>
                                      <a:custGeom>
                                        <a:avLst/>
                                        <a:gdLst>
                                          <a:gd name="T0" fmla="+- 0 3385 3385"/>
                                          <a:gd name="T1" fmla="*/ T0 w 2261"/>
                                          <a:gd name="T2" fmla="+- 0 5646 3385"/>
                                          <a:gd name="T3" fmla="*/ T2 w 2261"/>
                                        </a:gdLst>
                                        <a:ahLst/>
                                        <a:cxnLst>
                                          <a:cxn ang="0">
                                            <a:pos x="T1" y="0"/>
                                          </a:cxn>
                                          <a:cxn ang="0">
                                            <a:pos x="T3" y="0"/>
                                          </a:cxn>
                                        </a:cxnLst>
                                        <a:rect l="0" t="0" r="r" b="b"/>
                                        <a:pathLst>
                                          <a:path w="2261">
                                            <a:moveTo>
                                              <a:pt x="0" y="0"/>
                                            </a:moveTo>
                                            <a:lnTo>
                                              <a:pt x="2261"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0" name="Group 290"/>
                                    <wpg:cNvGrpSpPr>
                                      <a:grpSpLocks/>
                                    </wpg:cNvGrpSpPr>
                                    <wpg:grpSpPr bwMode="auto">
                                      <a:xfrm>
                                        <a:off x="3385" y="-690"/>
                                        <a:ext cx="2261" cy="0"/>
                                        <a:chOff x="3385" y="-690"/>
                                        <a:chExt cx="2261" cy="0"/>
                                      </a:xfrm>
                                    </wpg:grpSpPr>
                                    <wps:wsp>
                                      <wps:cNvPr id="301" name="Freeform 501"/>
                                      <wps:cNvSpPr>
                                        <a:spLocks noEditPoints="1"/>
                                      </wps:cNvSpPr>
                                      <wps:spPr bwMode="auto">
                                        <a:xfrm>
                                          <a:off x="6770" y="-1380"/>
                                          <a:ext cx="2260" cy="0"/>
                                        </a:xfrm>
                                        <a:custGeom>
                                          <a:avLst/>
                                          <a:gdLst>
                                            <a:gd name="T0" fmla="+- 0 3385 3385"/>
                                            <a:gd name="T1" fmla="*/ T0 w 2261"/>
                                            <a:gd name="T2" fmla="+- 0 5646 3385"/>
                                            <a:gd name="T3" fmla="*/ T2 w 2261"/>
                                          </a:gdLst>
                                          <a:ahLst/>
                                          <a:cxnLst>
                                            <a:cxn ang="0">
                                              <a:pos x="T1" y="0"/>
                                            </a:cxn>
                                            <a:cxn ang="0">
                                              <a:pos x="T3" y="0"/>
                                            </a:cxn>
                                          </a:cxnLst>
                                          <a:rect l="0" t="0" r="r" b="b"/>
                                          <a:pathLst>
                                            <a:path w="2261">
                                              <a:moveTo>
                                                <a:pt x="0" y="0"/>
                                              </a:moveTo>
                                              <a:lnTo>
                                                <a:pt x="2261"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2" name="Group 291"/>
                                      <wpg:cNvGrpSpPr>
                                        <a:grpSpLocks/>
                                      </wpg:cNvGrpSpPr>
                                      <wpg:grpSpPr bwMode="auto">
                                        <a:xfrm>
                                          <a:off x="3747" y="-1225"/>
                                          <a:ext cx="0" cy="2274"/>
                                          <a:chOff x="3747" y="-1225"/>
                                          <a:chExt cx="0" cy="2274"/>
                                        </a:xfrm>
                                      </wpg:grpSpPr>
                                      <wps:wsp>
                                        <wps:cNvPr id="303" name="Freeform 500"/>
                                        <wps:cNvSpPr>
                                          <a:spLocks noEditPoints="1"/>
                                        </wps:cNvSpPr>
                                        <wps:spPr bwMode="auto">
                                          <a:xfrm>
                                            <a:off x="7494"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4" name="Group 292"/>
                                        <wpg:cNvGrpSpPr>
                                          <a:grpSpLocks/>
                                        </wpg:cNvGrpSpPr>
                                        <wpg:grpSpPr bwMode="auto">
                                          <a:xfrm>
                                            <a:off x="4152" y="-1225"/>
                                            <a:ext cx="0" cy="2274"/>
                                            <a:chOff x="4152" y="-1225"/>
                                            <a:chExt cx="0" cy="2274"/>
                                          </a:xfrm>
                                        </wpg:grpSpPr>
                                        <wps:wsp>
                                          <wps:cNvPr id="305" name="Freeform 499"/>
                                          <wps:cNvSpPr>
                                            <a:spLocks noEditPoints="1"/>
                                          </wps:cNvSpPr>
                                          <wps:spPr bwMode="auto">
                                            <a:xfrm>
                                              <a:off x="8304"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6" name="Group 293"/>
                                          <wpg:cNvGrpSpPr>
                                            <a:grpSpLocks/>
                                          </wpg:cNvGrpSpPr>
                                          <wpg:grpSpPr bwMode="auto">
                                            <a:xfrm>
                                              <a:off x="4919" y="-1225"/>
                                              <a:ext cx="0" cy="2274"/>
                                              <a:chOff x="4919" y="-1225"/>
                                              <a:chExt cx="0" cy="2274"/>
                                            </a:xfrm>
                                          </wpg:grpSpPr>
                                          <wps:wsp>
                                            <wps:cNvPr id="307" name="Freeform 498"/>
                                            <wps:cNvSpPr>
                                              <a:spLocks noEditPoints="1"/>
                                            </wps:cNvSpPr>
                                            <wps:spPr bwMode="auto">
                                              <a:xfrm>
                                                <a:off x="9838"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8" name="Group 294"/>
                                            <wpg:cNvGrpSpPr>
                                              <a:grpSpLocks/>
                                            </wpg:cNvGrpSpPr>
                                            <wpg:grpSpPr bwMode="auto">
                                              <a:xfrm>
                                                <a:off x="3385" y="468"/>
                                                <a:ext cx="2261" cy="0"/>
                                                <a:chOff x="3385" y="468"/>
                                                <a:chExt cx="2261" cy="0"/>
                                              </a:xfrm>
                                            </wpg:grpSpPr>
                                            <wps:wsp>
                                              <wps:cNvPr id="309" name="Freeform 497"/>
                                              <wps:cNvSpPr>
                                                <a:spLocks noEditPoints="1"/>
                                              </wps:cNvSpPr>
                                              <wps:spPr bwMode="auto">
                                                <a:xfrm>
                                                  <a:off x="6770" y="936"/>
                                                  <a:ext cx="2260" cy="0"/>
                                                </a:xfrm>
                                                <a:custGeom>
                                                  <a:avLst/>
                                                  <a:gdLst>
                                                    <a:gd name="T0" fmla="+- 0 3385 3385"/>
                                                    <a:gd name="T1" fmla="*/ T0 w 2261"/>
                                                    <a:gd name="T2" fmla="+- 0 5646 3385"/>
                                                    <a:gd name="T3" fmla="*/ T2 w 2261"/>
                                                  </a:gdLst>
                                                  <a:ahLst/>
                                                  <a:cxnLst>
                                                    <a:cxn ang="0">
                                                      <a:pos x="T1" y="0"/>
                                                    </a:cxn>
                                                    <a:cxn ang="0">
                                                      <a:pos x="T3" y="0"/>
                                                    </a:cxn>
                                                  </a:cxnLst>
                                                  <a:rect l="0" t="0" r="r" b="b"/>
                                                  <a:pathLst>
                                                    <a:path w="2261">
                                                      <a:moveTo>
                                                        <a:pt x="0" y="0"/>
                                                      </a:moveTo>
                                                      <a:lnTo>
                                                        <a:pt x="2261"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0" name="Group 295"/>
                                              <wpg:cNvGrpSpPr>
                                                <a:grpSpLocks/>
                                              </wpg:cNvGrpSpPr>
                                              <wpg:grpSpPr bwMode="auto">
                                                <a:xfrm>
                                                  <a:off x="3385" y="-304"/>
                                                  <a:ext cx="2261" cy="0"/>
                                                  <a:chOff x="3385" y="-304"/>
                                                  <a:chExt cx="2261" cy="0"/>
                                                </a:xfrm>
                                              </wpg:grpSpPr>
                                              <wps:wsp>
                                                <wps:cNvPr id="311" name="Freeform 496"/>
                                                <wps:cNvSpPr>
                                                  <a:spLocks noEditPoints="1"/>
                                                </wps:cNvSpPr>
                                                <wps:spPr bwMode="auto">
                                                  <a:xfrm>
                                                    <a:off x="6770" y="-608"/>
                                                    <a:ext cx="2260" cy="0"/>
                                                  </a:xfrm>
                                                  <a:custGeom>
                                                    <a:avLst/>
                                                    <a:gdLst>
                                                      <a:gd name="T0" fmla="+- 0 3385 3385"/>
                                                      <a:gd name="T1" fmla="*/ T0 w 2261"/>
                                                      <a:gd name="T2" fmla="+- 0 5646 3385"/>
                                                      <a:gd name="T3" fmla="*/ T2 w 2261"/>
                                                    </a:gdLst>
                                                    <a:ahLst/>
                                                    <a:cxnLst>
                                                      <a:cxn ang="0">
                                                        <a:pos x="T1" y="0"/>
                                                      </a:cxn>
                                                      <a:cxn ang="0">
                                                        <a:pos x="T3" y="0"/>
                                                      </a:cxn>
                                                    </a:cxnLst>
                                                    <a:rect l="0" t="0" r="r" b="b"/>
                                                    <a:pathLst>
                                                      <a:path w="2261">
                                                        <a:moveTo>
                                                          <a:pt x="0" y="0"/>
                                                        </a:moveTo>
                                                        <a:lnTo>
                                                          <a:pt x="2261"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2" name="Group 296"/>
                                                <wpg:cNvGrpSpPr>
                                                  <a:grpSpLocks/>
                                                </wpg:cNvGrpSpPr>
                                                <wpg:grpSpPr bwMode="auto">
                                                  <a:xfrm>
                                                    <a:off x="3385" y="-1076"/>
                                                    <a:ext cx="2261" cy="0"/>
                                                    <a:chOff x="3385" y="-1076"/>
                                                    <a:chExt cx="2261" cy="0"/>
                                                  </a:xfrm>
                                                </wpg:grpSpPr>
                                                <wps:wsp>
                                                  <wps:cNvPr id="313" name="Freeform 495"/>
                                                  <wps:cNvSpPr>
                                                    <a:spLocks noEditPoints="1"/>
                                                  </wps:cNvSpPr>
                                                  <wps:spPr bwMode="auto">
                                                    <a:xfrm>
                                                      <a:off x="6770" y="-2152"/>
                                                      <a:ext cx="2260" cy="0"/>
                                                    </a:xfrm>
                                                    <a:custGeom>
                                                      <a:avLst/>
                                                      <a:gdLst>
                                                        <a:gd name="T0" fmla="+- 0 3385 3385"/>
                                                        <a:gd name="T1" fmla="*/ T0 w 2261"/>
                                                        <a:gd name="T2" fmla="+- 0 5646 3385"/>
                                                        <a:gd name="T3" fmla="*/ T2 w 2261"/>
                                                      </a:gdLst>
                                                      <a:ahLst/>
                                                      <a:cxnLst>
                                                        <a:cxn ang="0">
                                                          <a:pos x="T1" y="0"/>
                                                        </a:cxn>
                                                        <a:cxn ang="0">
                                                          <a:pos x="T3" y="0"/>
                                                        </a:cxn>
                                                      </a:cxnLst>
                                                      <a:rect l="0" t="0" r="r" b="b"/>
                                                      <a:pathLst>
                                                        <a:path w="2261">
                                                          <a:moveTo>
                                                            <a:pt x="0" y="0"/>
                                                          </a:moveTo>
                                                          <a:lnTo>
                                                            <a:pt x="2261"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4" name="Group 297"/>
                                                  <wpg:cNvGrpSpPr>
                                                    <a:grpSpLocks/>
                                                  </wpg:cNvGrpSpPr>
                                                  <wpg:grpSpPr bwMode="auto">
                                                    <a:xfrm>
                                                      <a:off x="3545" y="-1225"/>
                                                      <a:ext cx="0" cy="2274"/>
                                                      <a:chOff x="3545" y="-1225"/>
                                                      <a:chExt cx="0" cy="2274"/>
                                                    </a:xfrm>
                                                  </wpg:grpSpPr>
                                                  <wps:wsp>
                                                    <wps:cNvPr id="315" name="Freeform 494"/>
                                                    <wps:cNvSpPr>
                                                      <a:spLocks noEditPoints="1"/>
                                                    </wps:cNvSpPr>
                                                    <wps:spPr bwMode="auto">
                                                      <a:xfrm>
                                                        <a:off x="7090"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6" name="Group 298"/>
                                                    <wpg:cNvGrpSpPr>
                                                      <a:grpSpLocks/>
                                                    </wpg:cNvGrpSpPr>
                                                    <wpg:grpSpPr bwMode="auto">
                                                      <a:xfrm>
                                                        <a:off x="3950" y="-1225"/>
                                                        <a:ext cx="0" cy="2274"/>
                                                        <a:chOff x="3950" y="-1225"/>
                                                        <a:chExt cx="0" cy="2274"/>
                                                      </a:xfrm>
                                                    </wpg:grpSpPr>
                                                    <wps:wsp>
                                                      <wps:cNvPr id="317" name="Freeform 493"/>
                                                      <wps:cNvSpPr>
                                                        <a:spLocks noEditPoints="1"/>
                                                      </wps:cNvSpPr>
                                                      <wps:spPr bwMode="auto">
                                                        <a:xfrm>
                                                          <a:off x="7900"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8" name="Group 299"/>
                                                      <wpg:cNvGrpSpPr>
                                                        <a:grpSpLocks/>
                                                      </wpg:cNvGrpSpPr>
                                                      <wpg:grpSpPr bwMode="auto">
                                                        <a:xfrm>
                                                          <a:off x="4354" y="-1225"/>
                                                          <a:ext cx="0" cy="2274"/>
                                                          <a:chOff x="4354" y="-1225"/>
                                                          <a:chExt cx="0" cy="2274"/>
                                                        </a:xfrm>
                                                      </wpg:grpSpPr>
                                                      <wps:wsp>
                                                        <wps:cNvPr id="319" name="Freeform 492"/>
                                                        <wps:cNvSpPr>
                                                          <a:spLocks noEditPoints="1"/>
                                                        </wps:cNvSpPr>
                                                        <wps:spPr bwMode="auto">
                                                          <a:xfrm>
                                                            <a:off x="8708"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0" name="Group 300"/>
                                                        <wpg:cNvGrpSpPr>
                                                          <a:grpSpLocks/>
                                                        </wpg:cNvGrpSpPr>
                                                        <wpg:grpSpPr bwMode="auto">
                                                          <a:xfrm>
                                                            <a:off x="5485" y="-1225"/>
                                                            <a:ext cx="0" cy="2274"/>
                                                            <a:chOff x="5485" y="-1225"/>
                                                            <a:chExt cx="0" cy="2274"/>
                                                          </a:xfrm>
                                                        </wpg:grpSpPr>
                                                        <wps:wsp>
                                                          <wps:cNvPr id="321" name="Freeform 491"/>
                                                          <wps:cNvSpPr>
                                                            <a:spLocks noEditPoints="1"/>
                                                          </wps:cNvSpPr>
                                                          <wps:spPr bwMode="auto">
                                                            <a:xfrm>
                                                              <a:off x="10970"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2" name="Group 301"/>
                                                          <wpg:cNvGrpSpPr>
                                                            <a:grpSpLocks/>
                                                          </wpg:cNvGrpSpPr>
                                                          <wpg:grpSpPr bwMode="auto">
                                                            <a:xfrm>
                                                              <a:off x="3517" y="-304"/>
                                                              <a:ext cx="58" cy="0"/>
                                                              <a:chOff x="3517" y="-304"/>
                                                              <a:chExt cx="58" cy="0"/>
                                                            </a:xfrm>
                                                          </wpg:grpSpPr>
                                                          <wps:wsp>
                                                            <wps:cNvPr id="323" name="Freeform 490"/>
                                                            <wps:cNvSpPr>
                                                              <a:spLocks noEditPoints="1"/>
                                                            </wps:cNvSpPr>
                                                            <wps:spPr bwMode="auto">
                                                              <a:xfrm>
                                                                <a:off x="7034" y="-608"/>
                                                                <a:ext cx="57" cy="0"/>
                                                              </a:xfrm>
                                                              <a:custGeom>
                                                                <a:avLst/>
                                                                <a:gdLst>
                                                                  <a:gd name="T0" fmla="+- 0 3517 3517"/>
                                                                  <a:gd name="T1" fmla="*/ T0 w 58"/>
                                                                  <a:gd name="T2" fmla="+- 0 3575 3517"/>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4" name="Group 302"/>
                                                            <wpg:cNvGrpSpPr>
                                                              <a:grpSpLocks/>
                                                            </wpg:cNvGrpSpPr>
                                                            <wpg:grpSpPr bwMode="auto">
                                                              <a:xfrm>
                                                                <a:off x="3545" y="-304"/>
                                                                <a:ext cx="0" cy="858"/>
                                                                <a:chOff x="3545" y="-304"/>
                                                                <a:chExt cx="0" cy="858"/>
                                                              </a:xfrm>
                                                            </wpg:grpSpPr>
                                                            <wps:wsp>
                                                              <wps:cNvPr id="325" name="Freeform 489"/>
                                                              <wps:cNvSpPr>
                                                                <a:spLocks noEditPoints="1"/>
                                                              </wps:cNvSpPr>
                                                              <wps:spPr bwMode="auto">
                                                                <a:xfrm>
                                                                  <a:off x="7090" y="-608"/>
                                                                  <a:ext cx="0" cy="858"/>
                                                                </a:xfrm>
                                                                <a:custGeom>
                                                                  <a:avLst/>
                                                                  <a:gdLst>
                                                                    <a:gd name="T0" fmla="+- 0 -304 -304"/>
                                                                    <a:gd name="T1" fmla="*/ -304 h 858"/>
                                                                    <a:gd name="T2" fmla="+- 0 554 -304"/>
                                                                    <a:gd name="T3" fmla="*/ 554 h 858"/>
                                                                  </a:gdLst>
                                                                  <a:ahLst/>
                                                                  <a:cxnLst>
                                                                    <a:cxn ang="0">
                                                                      <a:pos x="0" y="T1"/>
                                                                    </a:cxn>
                                                                    <a:cxn ang="0">
                                                                      <a:pos x="0" y="T3"/>
                                                                    </a:cxn>
                                                                  </a:cxnLst>
                                                                  <a:rect l="0" t="0" r="r" b="b"/>
                                                                  <a:pathLst>
                                                                    <a:path h="858">
                                                                      <a:moveTo>
                                                                        <a:pt x="0" y="0"/>
                                                                      </a:moveTo>
                                                                      <a:lnTo>
                                                                        <a:pt x="0" y="858"/>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6" name="Group 303"/>
                                                              <wpg:cNvGrpSpPr>
                                                                <a:grpSpLocks/>
                                                              </wpg:cNvGrpSpPr>
                                                              <wpg:grpSpPr bwMode="auto">
                                                                <a:xfrm>
                                                                  <a:off x="3517" y="554"/>
                                                                  <a:ext cx="58" cy="0"/>
                                                                  <a:chOff x="3517" y="554"/>
                                                                  <a:chExt cx="58" cy="0"/>
                                                                </a:xfrm>
                                                              </wpg:grpSpPr>
                                                              <wps:wsp>
                                                                <wps:cNvPr id="327" name="Freeform 488"/>
                                                                <wps:cNvSpPr>
                                                                  <a:spLocks noEditPoints="1"/>
                                                                </wps:cNvSpPr>
                                                                <wps:spPr bwMode="auto">
                                                                  <a:xfrm>
                                                                    <a:off x="7034" y="1108"/>
                                                                    <a:ext cx="57" cy="0"/>
                                                                  </a:xfrm>
                                                                  <a:custGeom>
                                                                    <a:avLst/>
                                                                    <a:gdLst>
                                                                      <a:gd name="T0" fmla="+- 0 3517 3517"/>
                                                                      <a:gd name="T1" fmla="*/ T0 w 58"/>
                                                                      <a:gd name="T2" fmla="+- 0 3575 3517"/>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8" name="Group 304"/>
                                                                <wpg:cNvGrpSpPr>
                                                                  <a:grpSpLocks/>
                                                                </wpg:cNvGrpSpPr>
                                                                <wpg:grpSpPr bwMode="auto">
                                                                  <a:xfrm>
                                                                    <a:off x="4325" y="-1001"/>
                                                                    <a:ext cx="58" cy="0"/>
                                                                    <a:chOff x="4325" y="-1001"/>
                                                                    <a:chExt cx="58" cy="0"/>
                                                                  </a:xfrm>
                                                                </wpg:grpSpPr>
                                                                <wps:wsp>
                                                                  <wps:cNvPr id="329" name="Freeform 487"/>
                                                                  <wps:cNvSpPr>
                                                                    <a:spLocks noEditPoints="1"/>
                                                                  </wps:cNvSpPr>
                                                                  <wps:spPr bwMode="auto">
                                                                    <a:xfrm>
                                                                      <a:off x="8650" y="-2002"/>
                                                                      <a:ext cx="57" cy="0"/>
                                                                    </a:xfrm>
                                                                    <a:custGeom>
                                                                      <a:avLst/>
                                                                      <a:gdLst>
                                                                        <a:gd name="T0" fmla="+- 0 4325 4325"/>
                                                                        <a:gd name="T1" fmla="*/ T0 w 58"/>
                                                                        <a:gd name="T2" fmla="+- 0 4383 4325"/>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0" name="Group 305"/>
                                                                  <wpg:cNvGrpSpPr>
                                                                    <a:grpSpLocks/>
                                                                  </wpg:cNvGrpSpPr>
                                                                  <wpg:grpSpPr bwMode="auto">
                                                                    <a:xfrm>
                                                                      <a:off x="4354" y="-1001"/>
                                                                      <a:ext cx="0" cy="659"/>
                                                                      <a:chOff x="4354" y="-1001"/>
                                                                      <a:chExt cx="0" cy="659"/>
                                                                    </a:xfrm>
                                                                  </wpg:grpSpPr>
                                                                  <wps:wsp>
                                                                    <wps:cNvPr id="331" name="Freeform 486"/>
                                                                    <wps:cNvSpPr>
                                                                      <a:spLocks noEditPoints="1"/>
                                                                    </wps:cNvSpPr>
                                                                    <wps:spPr bwMode="auto">
                                                                      <a:xfrm>
                                                                        <a:off x="8708" y="-2002"/>
                                                                        <a:ext cx="0" cy="659"/>
                                                                      </a:xfrm>
                                                                      <a:custGeom>
                                                                        <a:avLst/>
                                                                        <a:gdLst>
                                                                          <a:gd name="T0" fmla="+- 0 -1001 -1001"/>
                                                                          <a:gd name="T1" fmla="*/ -1001 h 659"/>
                                                                          <a:gd name="T2" fmla="+- 0 -342 -1001"/>
                                                                          <a:gd name="T3" fmla="*/ -342 h 659"/>
                                                                        </a:gdLst>
                                                                        <a:ahLst/>
                                                                        <a:cxnLst>
                                                                          <a:cxn ang="0">
                                                                            <a:pos x="0" y="T1"/>
                                                                          </a:cxn>
                                                                          <a:cxn ang="0">
                                                                            <a:pos x="0" y="T3"/>
                                                                          </a:cxn>
                                                                        </a:cxnLst>
                                                                        <a:rect l="0" t="0" r="r" b="b"/>
                                                                        <a:pathLst>
                                                                          <a:path h="659">
                                                                            <a:moveTo>
                                                                              <a:pt x="0" y="0"/>
                                                                            </a:moveTo>
                                                                            <a:lnTo>
                                                                              <a:pt x="0" y="659"/>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2" name="Group 306"/>
                                                                    <wpg:cNvGrpSpPr>
                                                                      <a:grpSpLocks/>
                                                                    </wpg:cNvGrpSpPr>
                                                                    <wpg:grpSpPr bwMode="auto">
                                                                      <a:xfrm>
                                                                        <a:off x="4325" y="-342"/>
                                                                        <a:ext cx="58" cy="0"/>
                                                                        <a:chOff x="4325" y="-342"/>
                                                                        <a:chExt cx="58" cy="0"/>
                                                                      </a:xfrm>
                                                                    </wpg:grpSpPr>
                                                                    <wps:wsp>
                                                                      <wps:cNvPr id="333" name="Freeform 485"/>
                                                                      <wps:cNvSpPr>
                                                                        <a:spLocks noEditPoints="1"/>
                                                                      </wps:cNvSpPr>
                                                                      <wps:spPr bwMode="auto">
                                                                        <a:xfrm>
                                                                          <a:off x="8650" y="-684"/>
                                                                          <a:ext cx="57" cy="0"/>
                                                                        </a:xfrm>
                                                                        <a:custGeom>
                                                                          <a:avLst/>
                                                                          <a:gdLst>
                                                                            <a:gd name="T0" fmla="+- 0 4325 4325"/>
                                                                            <a:gd name="T1" fmla="*/ T0 w 58"/>
                                                                            <a:gd name="T2" fmla="+- 0 4383 4325"/>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4" name="Group 307"/>
                                                                      <wpg:cNvGrpSpPr>
                                                                        <a:grpSpLocks/>
                                                                      </wpg:cNvGrpSpPr>
                                                                      <wpg:grpSpPr bwMode="auto">
                                                                        <a:xfrm>
                                                                          <a:off x="3517" y="-137"/>
                                                                          <a:ext cx="58" cy="0"/>
                                                                          <a:chOff x="3517" y="-137"/>
                                                                          <a:chExt cx="58" cy="0"/>
                                                                        </a:xfrm>
                                                                      </wpg:grpSpPr>
                                                                      <wps:wsp>
                                                                        <wps:cNvPr id="335" name="Freeform 484"/>
                                                                        <wps:cNvSpPr>
                                                                          <a:spLocks noEditPoints="1"/>
                                                                        </wps:cNvSpPr>
                                                                        <wps:spPr bwMode="auto">
                                                                          <a:xfrm>
                                                                            <a:off x="7034" y="-274"/>
                                                                            <a:ext cx="57" cy="0"/>
                                                                          </a:xfrm>
                                                                          <a:custGeom>
                                                                            <a:avLst/>
                                                                            <a:gdLst>
                                                                              <a:gd name="T0" fmla="+- 0 3517 3517"/>
                                                                              <a:gd name="T1" fmla="*/ T0 w 58"/>
                                                                              <a:gd name="T2" fmla="+- 0 3575 3517"/>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6" name="Group 308"/>
                                                                        <wpg:cNvGrpSpPr>
                                                                          <a:grpSpLocks/>
                                                                        </wpg:cNvGrpSpPr>
                                                                        <wpg:grpSpPr bwMode="auto">
                                                                          <a:xfrm>
                                                                            <a:off x="3545" y="-137"/>
                                                                            <a:ext cx="0" cy="751"/>
                                                                            <a:chOff x="3545" y="-137"/>
                                                                            <a:chExt cx="0" cy="751"/>
                                                                          </a:xfrm>
                                                                        </wpg:grpSpPr>
                                                                        <wps:wsp>
                                                                          <wps:cNvPr id="337" name="Freeform 483"/>
                                                                          <wps:cNvSpPr>
                                                                            <a:spLocks noEditPoints="1"/>
                                                                          </wps:cNvSpPr>
                                                                          <wps:spPr bwMode="auto">
                                                                            <a:xfrm>
                                                                              <a:off x="7090" y="-274"/>
                                                                              <a:ext cx="0" cy="751"/>
                                                                            </a:xfrm>
                                                                            <a:custGeom>
                                                                              <a:avLst/>
                                                                              <a:gdLst>
                                                                                <a:gd name="T0" fmla="+- 0 -137 -137"/>
                                                                                <a:gd name="T1" fmla="*/ -137 h 751"/>
                                                                                <a:gd name="T2" fmla="+- 0 614 -137"/>
                                                                                <a:gd name="T3" fmla="*/ 614 h 751"/>
                                                                              </a:gdLst>
                                                                              <a:ahLst/>
                                                                              <a:cxnLst>
                                                                                <a:cxn ang="0">
                                                                                  <a:pos x="0" y="T1"/>
                                                                                </a:cxn>
                                                                                <a:cxn ang="0">
                                                                                  <a:pos x="0" y="T3"/>
                                                                                </a:cxn>
                                                                              </a:cxnLst>
                                                                              <a:rect l="0" t="0" r="r" b="b"/>
                                                                              <a:pathLst>
                                                                                <a:path h="751">
                                                                                  <a:moveTo>
                                                                                    <a:pt x="0" y="0"/>
                                                                                  </a:moveTo>
                                                                                  <a:lnTo>
                                                                                    <a:pt x="0" y="751"/>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8" name="Group 309"/>
                                                                          <wpg:cNvGrpSpPr>
                                                                            <a:grpSpLocks/>
                                                                          </wpg:cNvGrpSpPr>
                                                                          <wpg:grpSpPr bwMode="auto">
                                                                            <a:xfrm>
                                                                              <a:off x="3517" y="614"/>
                                                                              <a:ext cx="58" cy="0"/>
                                                                              <a:chOff x="3517" y="614"/>
                                                                              <a:chExt cx="58" cy="0"/>
                                                                            </a:xfrm>
                                                                          </wpg:grpSpPr>
                                                                          <wps:wsp>
                                                                            <wps:cNvPr id="339" name="Freeform 482"/>
                                                                            <wps:cNvSpPr>
                                                                              <a:spLocks noEditPoints="1"/>
                                                                            </wps:cNvSpPr>
                                                                            <wps:spPr bwMode="auto">
                                                                              <a:xfrm>
                                                                                <a:off x="7034" y="1228"/>
                                                                                <a:ext cx="57" cy="0"/>
                                                                              </a:xfrm>
                                                                              <a:custGeom>
                                                                                <a:avLst/>
                                                                                <a:gdLst>
                                                                                  <a:gd name="T0" fmla="+- 0 3517 3517"/>
                                                                                  <a:gd name="T1" fmla="*/ T0 w 58"/>
                                                                                  <a:gd name="T2" fmla="+- 0 3575 3517"/>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40" name="Group 310"/>
                                                                            <wpg:cNvGrpSpPr>
                                                                              <a:grpSpLocks/>
                                                                            </wpg:cNvGrpSpPr>
                                                                            <wpg:grpSpPr bwMode="auto">
                                                                              <a:xfrm>
                                                                                <a:off x="4325" y="-111"/>
                                                                                <a:ext cx="58" cy="0"/>
                                                                                <a:chOff x="4325" y="-111"/>
                                                                                <a:chExt cx="58" cy="0"/>
                                                                              </a:xfrm>
                                                                            </wpg:grpSpPr>
                                                                            <wps:wsp>
                                                                              <wps:cNvPr id="341" name="Freeform 481"/>
                                                                              <wps:cNvSpPr>
                                                                                <a:spLocks noEditPoints="1"/>
                                                                              </wps:cNvSpPr>
                                                                              <wps:spPr bwMode="auto">
                                                                                <a:xfrm>
                                                                                  <a:off x="8650" y="-222"/>
                                                                                  <a:ext cx="57" cy="0"/>
                                                                                </a:xfrm>
                                                                                <a:custGeom>
                                                                                  <a:avLst/>
                                                                                  <a:gdLst>
                                                                                    <a:gd name="T0" fmla="+- 0 4325 4325"/>
                                                                                    <a:gd name="T1" fmla="*/ T0 w 58"/>
                                                                                    <a:gd name="T2" fmla="+- 0 4383 4325"/>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42" name="Group 311"/>
                                                                              <wpg:cNvGrpSpPr>
                                                                                <a:grpSpLocks/>
                                                                              </wpg:cNvGrpSpPr>
                                                                              <wpg:grpSpPr bwMode="auto">
                                                                                <a:xfrm>
                                                                                  <a:off x="4354" y="-111"/>
                                                                                  <a:ext cx="0" cy="797"/>
                                                                                  <a:chOff x="4354" y="-111"/>
                                                                                  <a:chExt cx="0" cy="797"/>
                                                                                </a:xfrm>
                                                                              </wpg:grpSpPr>
                                                                              <wps:wsp>
                                                                                <wps:cNvPr id="343" name="Freeform 480"/>
                                                                                <wps:cNvSpPr>
                                                                                  <a:spLocks noEditPoints="1"/>
                                                                                </wps:cNvSpPr>
                                                                                <wps:spPr bwMode="auto">
                                                                                  <a:xfrm>
                                                                                    <a:off x="8708" y="-222"/>
                                                                                    <a:ext cx="0" cy="797"/>
                                                                                  </a:xfrm>
                                                                                  <a:custGeom>
                                                                                    <a:avLst/>
                                                                                    <a:gdLst>
                                                                                      <a:gd name="T0" fmla="+- 0 -111 -111"/>
                                                                                      <a:gd name="T1" fmla="*/ -111 h 797"/>
                                                                                      <a:gd name="T2" fmla="+- 0 686 -111"/>
                                                                                      <a:gd name="T3" fmla="*/ 686 h 797"/>
                                                                                    </a:gdLst>
                                                                                    <a:ahLst/>
                                                                                    <a:cxnLst>
                                                                                      <a:cxn ang="0">
                                                                                        <a:pos x="0" y="T1"/>
                                                                                      </a:cxn>
                                                                                      <a:cxn ang="0">
                                                                                        <a:pos x="0" y="T3"/>
                                                                                      </a:cxn>
                                                                                    </a:cxnLst>
                                                                                    <a:rect l="0" t="0" r="r" b="b"/>
                                                                                    <a:pathLst>
                                                                                      <a:path h="797">
                                                                                        <a:moveTo>
                                                                                          <a:pt x="0" y="0"/>
                                                                                        </a:moveTo>
                                                                                        <a:lnTo>
                                                                                          <a:pt x="0" y="797"/>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44" name="Group 312"/>
                                                                                <wpg:cNvGrpSpPr>
                                                                                  <a:grpSpLocks/>
                                                                                </wpg:cNvGrpSpPr>
                                                                                <wpg:grpSpPr bwMode="auto">
                                                                                  <a:xfrm>
                                                                                    <a:off x="4325" y="686"/>
                                                                                    <a:ext cx="58" cy="0"/>
                                                                                    <a:chOff x="4325" y="686"/>
                                                                                    <a:chExt cx="58" cy="0"/>
                                                                                  </a:xfrm>
                                                                                </wpg:grpSpPr>
                                                                                <wps:wsp>
                                                                                  <wps:cNvPr id="345" name="Freeform 479"/>
                                                                                  <wps:cNvSpPr>
                                                                                    <a:spLocks noEditPoints="1"/>
                                                                                  </wps:cNvSpPr>
                                                                                  <wps:spPr bwMode="auto">
                                                                                    <a:xfrm>
                                                                                      <a:off x="8650" y="1372"/>
                                                                                      <a:ext cx="57" cy="0"/>
                                                                                    </a:xfrm>
                                                                                    <a:custGeom>
                                                                                      <a:avLst/>
                                                                                      <a:gdLst>
                                                                                        <a:gd name="T0" fmla="+- 0 4325 4325"/>
                                                                                        <a:gd name="T1" fmla="*/ T0 w 58"/>
                                                                                        <a:gd name="T2" fmla="+- 0 4383 4325"/>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46" name="Group 313"/>
                                                                                  <wpg:cNvGrpSpPr>
                                                                                    <a:grpSpLocks/>
                                                                                  </wpg:cNvGrpSpPr>
                                                                                  <wpg:grpSpPr bwMode="auto">
                                                                                    <a:xfrm>
                                                                                      <a:off x="3545" y="-681"/>
                                                                                      <a:ext cx="808" cy="784"/>
                                                                                      <a:chOff x="3545" y="-681"/>
                                                                                      <a:chExt cx="808" cy="784"/>
                                                                                    </a:xfrm>
                                                                                  </wpg:grpSpPr>
                                                                                  <wps:wsp>
                                                                                    <wps:cNvPr id="347" name="Freeform 478"/>
                                                                                    <wps:cNvSpPr>
                                                                                      <a:spLocks noEditPoints="1"/>
                                                                                    </wps:cNvSpPr>
                                                                                    <wps:spPr bwMode="auto">
                                                                                      <a:xfrm>
                                                                                        <a:off x="7090" y="-1362"/>
                                                                                        <a:ext cx="809" cy="784"/>
                                                                                      </a:xfrm>
                                                                                      <a:custGeom>
                                                                                        <a:avLst/>
                                                                                        <a:gdLst>
                                                                                          <a:gd name="T0" fmla="+- 0 3556 3545"/>
                                                                                          <a:gd name="T1" fmla="*/ T0 w 808"/>
                                                                                          <a:gd name="T2" fmla="+- 0 93 -681"/>
                                                                                          <a:gd name="T3" fmla="*/ 93 h 784"/>
                                                                                          <a:gd name="T4" fmla="+- 0 3576 3545"/>
                                                                                          <a:gd name="T5" fmla="*/ T4 w 808"/>
                                                                                          <a:gd name="T6" fmla="+- 0 73 -681"/>
                                                                                          <a:gd name="T7" fmla="*/ 73 h 784"/>
                                                                                          <a:gd name="T8" fmla="+- 0 3597 3545"/>
                                                                                          <a:gd name="T9" fmla="*/ T8 w 808"/>
                                                                                          <a:gd name="T10" fmla="+- 0 53 -681"/>
                                                                                          <a:gd name="T11" fmla="*/ 53 h 784"/>
                                                                                          <a:gd name="T12" fmla="+- 0 3617 3545"/>
                                                                                          <a:gd name="T13" fmla="*/ T12 w 808"/>
                                                                                          <a:gd name="T14" fmla="+- 0 34 -681"/>
                                                                                          <a:gd name="T15" fmla="*/ 34 h 784"/>
                                                                                          <a:gd name="T16" fmla="+- 0 3637 3545"/>
                                                                                          <a:gd name="T17" fmla="*/ T16 w 808"/>
                                                                                          <a:gd name="T18" fmla="+- 0 14 -681"/>
                                                                                          <a:gd name="T19" fmla="*/ 14 h 784"/>
                                                                                          <a:gd name="T20" fmla="+- 0 3658 3545"/>
                                                                                          <a:gd name="T21" fmla="*/ T20 w 808"/>
                                                                                          <a:gd name="T22" fmla="+- 0 -6 -681"/>
                                                                                          <a:gd name="T23" fmla="*/ -6 h 784"/>
                                                                                          <a:gd name="T24" fmla="+- 0 3678 3545"/>
                                                                                          <a:gd name="T25" fmla="*/ T24 w 808"/>
                                                                                          <a:gd name="T26" fmla="+- 0 -26 -681"/>
                                                                                          <a:gd name="T27" fmla="*/ -26 h 784"/>
                                                                                          <a:gd name="T28" fmla="+- 0 3699 3545"/>
                                                                                          <a:gd name="T29" fmla="*/ T28 w 808"/>
                                                                                          <a:gd name="T30" fmla="+- 0 -46 -681"/>
                                                                                          <a:gd name="T31" fmla="*/ -46 h 784"/>
                                                                                          <a:gd name="T32" fmla="+- 0 3719 3545"/>
                                                                                          <a:gd name="T33" fmla="*/ T32 w 808"/>
                                                                                          <a:gd name="T34" fmla="+- 0 -66 -681"/>
                                                                                          <a:gd name="T35" fmla="*/ -66 h 784"/>
                                                                                          <a:gd name="T36" fmla="+- 0 3740 3545"/>
                                                                                          <a:gd name="T37" fmla="*/ T36 w 808"/>
                                                                                          <a:gd name="T38" fmla="+- 0 -85 -681"/>
                                                                                          <a:gd name="T39" fmla="*/ -85 h 784"/>
                                                                                          <a:gd name="T40" fmla="+- 0 3760 3545"/>
                                                                                          <a:gd name="T41" fmla="*/ T40 w 808"/>
                                                                                          <a:gd name="T42" fmla="+- 0 -105 -681"/>
                                                                                          <a:gd name="T43" fmla="*/ -105 h 784"/>
                                                                                          <a:gd name="T44" fmla="+- 0 3781 3545"/>
                                                                                          <a:gd name="T45" fmla="*/ T44 w 808"/>
                                                                                          <a:gd name="T46" fmla="+- 0 -125 -681"/>
                                                                                          <a:gd name="T47" fmla="*/ -125 h 784"/>
                                                                                          <a:gd name="T48" fmla="+- 0 3801 3545"/>
                                                                                          <a:gd name="T49" fmla="*/ T48 w 808"/>
                                                                                          <a:gd name="T50" fmla="+- 0 -145 -681"/>
                                                                                          <a:gd name="T51" fmla="*/ -145 h 784"/>
                                                                                          <a:gd name="T52" fmla="+- 0 3822 3545"/>
                                                                                          <a:gd name="T53" fmla="*/ T52 w 808"/>
                                                                                          <a:gd name="T54" fmla="+- 0 -165 -681"/>
                                                                                          <a:gd name="T55" fmla="*/ -165 h 784"/>
                                                                                          <a:gd name="T56" fmla="+- 0 3842 3545"/>
                                                                                          <a:gd name="T57" fmla="*/ T56 w 808"/>
                                                                                          <a:gd name="T58" fmla="+- 0 -185 -681"/>
                                                                                          <a:gd name="T59" fmla="*/ -185 h 784"/>
                                                                                          <a:gd name="T60" fmla="+- 0 3862 3545"/>
                                                                                          <a:gd name="T61" fmla="*/ T60 w 808"/>
                                                                                          <a:gd name="T62" fmla="+- 0 -204 -681"/>
                                                                                          <a:gd name="T63" fmla="*/ -204 h 784"/>
                                                                                          <a:gd name="T64" fmla="+- 0 3883 3545"/>
                                                                                          <a:gd name="T65" fmla="*/ T64 w 808"/>
                                                                                          <a:gd name="T66" fmla="+- 0 -224 -681"/>
                                                                                          <a:gd name="T67" fmla="*/ -224 h 784"/>
                                                                                          <a:gd name="T68" fmla="+- 0 3903 3545"/>
                                                                                          <a:gd name="T69" fmla="*/ T68 w 808"/>
                                                                                          <a:gd name="T70" fmla="+- 0 -244 -681"/>
                                                                                          <a:gd name="T71" fmla="*/ -244 h 784"/>
                                                                                          <a:gd name="T72" fmla="+- 0 3924 3545"/>
                                                                                          <a:gd name="T73" fmla="*/ T72 w 808"/>
                                                                                          <a:gd name="T74" fmla="+- 0 -264 -681"/>
                                                                                          <a:gd name="T75" fmla="*/ -264 h 784"/>
                                                                                          <a:gd name="T76" fmla="+- 0 3944 3545"/>
                                                                                          <a:gd name="T77" fmla="*/ T76 w 808"/>
                                                                                          <a:gd name="T78" fmla="+- 0 -284 -681"/>
                                                                                          <a:gd name="T79" fmla="*/ -284 h 784"/>
                                                                                          <a:gd name="T80" fmla="+- 0 3964 3545"/>
                                                                                          <a:gd name="T81" fmla="*/ T80 w 808"/>
                                                                                          <a:gd name="T82" fmla="+- 0 -304 -681"/>
                                                                                          <a:gd name="T83" fmla="*/ -304 h 784"/>
                                                                                          <a:gd name="T84" fmla="+- 0 3984 3545"/>
                                                                                          <a:gd name="T85" fmla="*/ T84 w 808"/>
                                                                                          <a:gd name="T86" fmla="+- 0 -324 -681"/>
                                                                                          <a:gd name="T87" fmla="*/ -324 h 784"/>
                                                                                          <a:gd name="T88" fmla="+- 0 4005 3545"/>
                                                                                          <a:gd name="T89" fmla="*/ T88 w 808"/>
                                                                                          <a:gd name="T90" fmla="+- 0 -343 -681"/>
                                                                                          <a:gd name="T91" fmla="*/ -343 h 784"/>
                                                                                          <a:gd name="T92" fmla="+- 0 4025 3545"/>
                                                                                          <a:gd name="T93" fmla="*/ T92 w 808"/>
                                                                                          <a:gd name="T94" fmla="+- 0 -363 -681"/>
                                                                                          <a:gd name="T95" fmla="*/ -363 h 784"/>
                                                                                          <a:gd name="T96" fmla="+- 0 4046 3545"/>
                                                                                          <a:gd name="T97" fmla="*/ T96 w 808"/>
                                                                                          <a:gd name="T98" fmla="+- 0 -383 -681"/>
                                                                                          <a:gd name="T99" fmla="*/ -383 h 784"/>
                                                                                          <a:gd name="T100" fmla="+- 0 4066 3545"/>
                                                                                          <a:gd name="T101" fmla="*/ T100 w 808"/>
                                                                                          <a:gd name="T102" fmla="+- 0 -403 -681"/>
                                                                                          <a:gd name="T103" fmla="*/ -403 h 784"/>
                                                                                          <a:gd name="T104" fmla="+- 0 4087 3545"/>
                                                                                          <a:gd name="T105" fmla="*/ T104 w 808"/>
                                                                                          <a:gd name="T106" fmla="+- 0 -423 -681"/>
                                                                                          <a:gd name="T107" fmla="*/ -423 h 784"/>
                                                                                          <a:gd name="T108" fmla="+- 0 4107 3545"/>
                                                                                          <a:gd name="T109" fmla="*/ T108 w 808"/>
                                                                                          <a:gd name="T110" fmla="+- 0 -443 -681"/>
                                                                                          <a:gd name="T111" fmla="*/ -443 h 784"/>
                                                                                          <a:gd name="T112" fmla="+- 0 4128 3545"/>
                                                                                          <a:gd name="T113" fmla="*/ T112 w 808"/>
                                                                                          <a:gd name="T114" fmla="+- 0 -462 -681"/>
                                                                                          <a:gd name="T115" fmla="*/ -462 h 784"/>
                                                                                          <a:gd name="T116" fmla="+- 0 4148 3545"/>
                                                                                          <a:gd name="T117" fmla="*/ T116 w 808"/>
                                                                                          <a:gd name="T118" fmla="+- 0 -482 -681"/>
                                                                                          <a:gd name="T119" fmla="*/ -482 h 784"/>
                                                                                          <a:gd name="T120" fmla="+- 0 4168 3545"/>
                                                                                          <a:gd name="T121" fmla="*/ T120 w 808"/>
                                                                                          <a:gd name="T122" fmla="+- 0 -502 -681"/>
                                                                                          <a:gd name="T123" fmla="*/ -502 h 784"/>
                                                                                          <a:gd name="T124" fmla="+- 0 4189 3545"/>
                                                                                          <a:gd name="T125" fmla="*/ T124 w 808"/>
                                                                                          <a:gd name="T126" fmla="+- 0 -522 -681"/>
                                                                                          <a:gd name="T127" fmla="*/ -522 h 784"/>
                                                                                          <a:gd name="T128" fmla="+- 0 4209 3545"/>
                                                                                          <a:gd name="T129" fmla="*/ T128 w 808"/>
                                                                                          <a:gd name="T130" fmla="+- 0 -542 -681"/>
                                                                                          <a:gd name="T131" fmla="*/ -542 h 784"/>
                                                                                          <a:gd name="T132" fmla="+- 0 4230 3545"/>
                                                                                          <a:gd name="T133" fmla="*/ T132 w 808"/>
                                                                                          <a:gd name="T134" fmla="+- 0 -562 -681"/>
                                                                                          <a:gd name="T135" fmla="*/ -562 h 784"/>
                                                                                          <a:gd name="T136" fmla="+- 0 4250 3545"/>
                                                                                          <a:gd name="T137" fmla="*/ T136 w 808"/>
                                                                                          <a:gd name="T138" fmla="+- 0 -582 -681"/>
                                                                                          <a:gd name="T139" fmla="*/ -582 h 784"/>
                                                                                          <a:gd name="T140" fmla="+- 0 4271 3545"/>
                                                                                          <a:gd name="T141" fmla="*/ T140 w 808"/>
                                                                                          <a:gd name="T142" fmla="+- 0 -601 -681"/>
                                                                                          <a:gd name="T143" fmla="*/ -601 h 784"/>
                                                                                          <a:gd name="T144" fmla="+- 0 4291 3545"/>
                                                                                          <a:gd name="T145" fmla="*/ T144 w 808"/>
                                                                                          <a:gd name="T146" fmla="+- 0 -621 -681"/>
                                                                                          <a:gd name="T147" fmla="*/ -621 h 784"/>
                                                                                          <a:gd name="T148" fmla="+- 0 4312 3545"/>
                                                                                          <a:gd name="T149" fmla="*/ T148 w 808"/>
                                                                                          <a:gd name="T150" fmla="+- 0 -641 -681"/>
                                                                                          <a:gd name="T151" fmla="*/ -641 h 784"/>
                                                                                          <a:gd name="T152" fmla="+- 0 4332 3545"/>
                                                                                          <a:gd name="T153" fmla="*/ T152 w 808"/>
                                                                                          <a:gd name="T154" fmla="+- 0 -661 -681"/>
                                                                                          <a:gd name="T155" fmla="*/ -661 h 784"/>
                                                                                          <a:gd name="T156" fmla="+- 0 4353 3545"/>
                                                                                          <a:gd name="T157" fmla="*/ T156 w 808"/>
                                                                                          <a:gd name="T158" fmla="+- 0 -681 -681"/>
                                                                                          <a:gd name="T159" fmla="*/ -681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08" h="784">
                                                                                            <a:moveTo>
                                                                                              <a:pt x="0" y="784"/>
                                                                                            </a:moveTo>
                                                                                            <a:lnTo>
                                                                                              <a:pt x="11" y="774"/>
                                                                                            </a:lnTo>
                                                                                            <a:lnTo>
                                                                                              <a:pt x="21" y="764"/>
                                                                                            </a:lnTo>
                                                                                            <a:lnTo>
                                                                                              <a:pt x="31" y="754"/>
                                                                                            </a:lnTo>
                                                                                            <a:lnTo>
                                                                                              <a:pt x="41" y="745"/>
                                                                                            </a:lnTo>
                                                                                            <a:lnTo>
                                                                                              <a:pt x="52" y="734"/>
                                                                                            </a:lnTo>
                                                                                            <a:lnTo>
                                                                                              <a:pt x="62" y="725"/>
                                                                                            </a:lnTo>
                                                                                            <a:lnTo>
                                                                                              <a:pt x="72" y="715"/>
                                                                                            </a:lnTo>
                                                                                            <a:lnTo>
                                                                                              <a:pt x="82" y="705"/>
                                                                                            </a:lnTo>
                                                                                            <a:lnTo>
                                                                                              <a:pt x="92" y="695"/>
                                                                                            </a:lnTo>
                                                                                            <a:lnTo>
                                                                                              <a:pt x="103" y="685"/>
                                                                                            </a:lnTo>
                                                                                            <a:lnTo>
                                                                                              <a:pt x="113" y="675"/>
                                                                                            </a:lnTo>
                                                                                            <a:lnTo>
                                                                                              <a:pt x="123" y="665"/>
                                                                                            </a:lnTo>
                                                                                            <a:lnTo>
                                                                                              <a:pt x="133" y="655"/>
                                                                                            </a:lnTo>
                                                                                            <a:lnTo>
                                                                                              <a:pt x="144" y="645"/>
                                                                                            </a:lnTo>
                                                                                            <a:lnTo>
                                                                                              <a:pt x="154" y="635"/>
                                                                                            </a:lnTo>
                                                                                            <a:lnTo>
                                                                                              <a:pt x="164" y="625"/>
                                                                                            </a:lnTo>
                                                                                            <a:lnTo>
                                                                                              <a:pt x="174" y="615"/>
                                                                                            </a:lnTo>
                                                                                            <a:lnTo>
                                                                                              <a:pt x="184" y="606"/>
                                                                                            </a:lnTo>
                                                                                            <a:lnTo>
                                                                                              <a:pt x="195" y="596"/>
                                                                                            </a:lnTo>
                                                                                            <a:lnTo>
                                                                                              <a:pt x="205" y="586"/>
                                                                                            </a:lnTo>
                                                                                            <a:lnTo>
                                                                                              <a:pt x="215" y="576"/>
                                                                                            </a:lnTo>
                                                                                            <a:lnTo>
                                                                                              <a:pt x="225" y="566"/>
                                                                                            </a:lnTo>
                                                                                            <a:lnTo>
                                                                                              <a:pt x="236" y="556"/>
                                                                                            </a:lnTo>
                                                                                            <a:lnTo>
                                                                                              <a:pt x="246" y="546"/>
                                                                                            </a:lnTo>
                                                                                            <a:lnTo>
                                                                                              <a:pt x="256" y="536"/>
                                                                                            </a:lnTo>
                                                                                            <a:lnTo>
                                                                                              <a:pt x="266" y="526"/>
                                                                                            </a:lnTo>
                                                                                            <a:lnTo>
                                                                                              <a:pt x="277" y="516"/>
                                                                                            </a:lnTo>
                                                                                            <a:lnTo>
                                                                                              <a:pt x="287" y="506"/>
                                                                                            </a:lnTo>
                                                                                            <a:lnTo>
                                                                                              <a:pt x="297" y="496"/>
                                                                                            </a:lnTo>
                                                                                            <a:lnTo>
                                                                                              <a:pt x="307" y="486"/>
                                                                                            </a:lnTo>
                                                                                            <a:lnTo>
                                                                                              <a:pt x="317" y="477"/>
                                                                                            </a:lnTo>
                                                                                            <a:lnTo>
                                                                                              <a:pt x="328" y="467"/>
                                                                                            </a:lnTo>
                                                                                            <a:lnTo>
                                                                                              <a:pt x="338" y="457"/>
                                                                                            </a:lnTo>
                                                                                            <a:lnTo>
                                                                                              <a:pt x="348" y="447"/>
                                                                                            </a:lnTo>
                                                                                            <a:lnTo>
                                                                                              <a:pt x="358" y="437"/>
                                                                                            </a:lnTo>
                                                                                            <a:lnTo>
                                                                                              <a:pt x="369" y="427"/>
                                                                                            </a:lnTo>
                                                                                            <a:lnTo>
                                                                                              <a:pt x="379" y="417"/>
                                                                                            </a:lnTo>
                                                                                            <a:lnTo>
                                                                                              <a:pt x="389" y="407"/>
                                                                                            </a:lnTo>
                                                                                            <a:lnTo>
                                                                                              <a:pt x="399" y="397"/>
                                                                                            </a:lnTo>
                                                                                            <a:lnTo>
                                                                                              <a:pt x="409" y="387"/>
                                                                                            </a:lnTo>
                                                                                            <a:lnTo>
                                                                                              <a:pt x="419" y="377"/>
                                                                                            </a:lnTo>
                                                                                            <a:lnTo>
                                                                                              <a:pt x="429" y="367"/>
                                                                                            </a:lnTo>
                                                                                            <a:lnTo>
                                                                                              <a:pt x="439" y="357"/>
                                                                                            </a:lnTo>
                                                                                            <a:lnTo>
                                                                                              <a:pt x="450" y="347"/>
                                                                                            </a:lnTo>
                                                                                            <a:lnTo>
                                                                                              <a:pt x="460" y="338"/>
                                                                                            </a:lnTo>
                                                                                            <a:lnTo>
                                                                                              <a:pt x="470" y="328"/>
                                                                                            </a:lnTo>
                                                                                            <a:lnTo>
                                                                                              <a:pt x="480" y="318"/>
                                                                                            </a:lnTo>
                                                                                            <a:lnTo>
                                                                                              <a:pt x="490" y="308"/>
                                                                                            </a:lnTo>
                                                                                            <a:lnTo>
                                                                                              <a:pt x="501" y="298"/>
                                                                                            </a:lnTo>
                                                                                            <a:lnTo>
                                                                                              <a:pt x="511" y="288"/>
                                                                                            </a:lnTo>
                                                                                            <a:lnTo>
                                                                                              <a:pt x="521" y="278"/>
                                                                                            </a:lnTo>
                                                                                            <a:lnTo>
                                                                                              <a:pt x="531" y="268"/>
                                                                                            </a:lnTo>
                                                                                            <a:lnTo>
                                                                                              <a:pt x="542" y="258"/>
                                                                                            </a:lnTo>
                                                                                            <a:lnTo>
                                                                                              <a:pt x="552" y="248"/>
                                                                                            </a:lnTo>
                                                                                            <a:lnTo>
                                                                                              <a:pt x="562" y="238"/>
                                                                                            </a:lnTo>
                                                                                            <a:lnTo>
                                                                                              <a:pt x="572" y="228"/>
                                                                                            </a:lnTo>
                                                                                            <a:lnTo>
                                                                                              <a:pt x="583" y="219"/>
                                                                                            </a:lnTo>
                                                                                            <a:lnTo>
                                                                                              <a:pt x="593" y="208"/>
                                                                                            </a:lnTo>
                                                                                            <a:lnTo>
                                                                                              <a:pt x="603" y="199"/>
                                                                                            </a:lnTo>
                                                                                            <a:lnTo>
                                                                                              <a:pt x="613" y="189"/>
                                                                                            </a:lnTo>
                                                                                            <a:lnTo>
                                                                                              <a:pt x="623" y="179"/>
                                                                                            </a:lnTo>
                                                                                            <a:lnTo>
                                                                                              <a:pt x="634" y="169"/>
                                                                                            </a:lnTo>
                                                                                            <a:lnTo>
                                                                                              <a:pt x="644" y="159"/>
                                                                                            </a:lnTo>
                                                                                            <a:lnTo>
                                                                                              <a:pt x="654" y="149"/>
                                                                                            </a:lnTo>
                                                                                            <a:lnTo>
                                                                                              <a:pt x="664" y="139"/>
                                                                                            </a:lnTo>
                                                                                            <a:lnTo>
                                                                                              <a:pt x="675" y="129"/>
                                                                                            </a:lnTo>
                                                                                            <a:lnTo>
                                                                                              <a:pt x="685" y="119"/>
                                                                                            </a:lnTo>
                                                                                            <a:lnTo>
                                                                                              <a:pt x="695" y="109"/>
                                                                                            </a:lnTo>
                                                                                            <a:lnTo>
                                                                                              <a:pt x="705" y="99"/>
                                                                                            </a:lnTo>
                                                                                            <a:lnTo>
                                                                                              <a:pt x="716" y="89"/>
                                                                                            </a:lnTo>
                                                                                            <a:lnTo>
                                                                                              <a:pt x="726" y="80"/>
                                                                                            </a:lnTo>
                                                                                            <a:lnTo>
                                                                                              <a:pt x="736" y="70"/>
                                                                                            </a:lnTo>
                                                                                            <a:lnTo>
                                                                                              <a:pt x="746" y="60"/>
                                                                                            </a:lnTo>
                                                                                            <a:lnTo>
                                                                                              <a:pt x="756" y="50"/>
                                                                                            </a:lnTo>
                                                                                            <a:lnTo>
                                                                                              <a:pt x="767" y="40"/>
                                                                                            </a:lnTo>
                                                                                            <a:lnTo>
                                                                                              <a:pt x="777" y="30"/>
                                                                                            </a:lnTo>
                                                                                            <a:lnTo>
                                                                                              <a:pt x="787" y="20"/>
                                                                                            </a:lnTo>
                                                                                            <a:lnTo>
                                                                                              <a:pt x="797" y="10"/>
                                                                                            </a:lnTo>
                                                                                            <a:lnTo>
                                                                                              <a:pt x="808" y="0"/>
                                                                                            </a:lnTo>
                                                                                          </a:path>
                                                                                        </a:pathLst>
                                                                                      </a:custGeom>
                                                                                      <a:noFill/>
                                                                                      <a:ln w="10209">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48" name="Group 314"/>
                                                                                    <wpg:cNvGrpSpPr>
                                                                                      <a:grpSpLocks/>
                                                                                    </wpg:cNvGrpSpPr>
                                                                                    <wpg:grpSpPr bwMode="auto">
                                                                                      <a:xfrm>
                                                                                        <a:off x="3545" y="217"/>
                                                                                        <a:ext cx="808" cy="57"/>
                                                                                        <a:chOff x="3545" y="217"/>
                                                                                        <a:chExt cx="808" cy="57"/>
                                                                                      </a:xfrm>
                                                                                    </wpg:grpSpPr>
                                                                                    <wps:wsp>
                                                                                      <wps:cNvPr id="349" name="Freeform 477"/>
                                                                                      <wps:cNvSpPr>
                                                                                        <a:spLocks noEditPoints="1"/>
                                                                                      </wps:cNvSpPr>
                                                                                      <wps:spPr bwMode="auto">
                                                                                        <a:xfrm>
                                                                                          <a:off x="7090" y="434"/>
                                                                                          <a:ext cx="809" cy="58"/>
                                                                                        </a:xfrm>
                                                                                        <a:custGeom>
                                                                                          <a:avLst/>
                                                                                          <a:gdLst>
                                                                                            <a:gd name="T0" fmla="+- 0 3556 3545"/>
                                                                                            <a:gd name="T1" fmla="*/ T0 w 808"/>
                                                                                            <a:gd name="T2" fmla="+- 0 218 217"/>
                                                                                            <a:gd name="T3" fmla="*/ 218 h 57"/>
                                                                                            <a:gd name="T4" fmla="+- 0 3576 3545"/>
                                                                                            <a:gd name="T5" fmla="*/ T4 w 808"/>
                                                                                            <a:gd name="T6" fmla="+- 0 220 217"/>
                                                                                            <a:gd name="T7" fmla="*/ 220 h 57"/>
                                                                                            <a:gd name="T8" fmla="+- 0 3597 3545"/>
                                                                                            <a:gd name="T9" fmla="*/ T8 w 808"/>
                                                                                            <a:gd name="T10" fmla="+- 0 221 217"/>
                                                                                            <a:gd name="T11" fmla="*/ 221 h 57"/>
                                                                                            <a:gd name="T12" fmla="+- 0 3617 3545"/>
                                                                                            <a:gd name="T13" fmla="*/ T12 w 808"/>
                                                                                            <a:gd name="T14" fmla="+- 0 222 217"/>
                                                                                            <a:gd name="T15" fmla="*/ 222 h 57"/>
                                                                                            <a:gd name="T16" fmla="+- 0 3637 3545"/>
                                                                                            <a:gd name="T17" fmla="*/ T16 w 808"/>
                                                                                            <a:gd name="T18" fmla="+- 0 224 217"/>
                                                                                            <a:gd name="T19" fmla="*/ 224 h 57"/>
                                                                                            <a:gd name="T20" fmla="+- 0 3658 3545"/>
                                                                                            <a:gd name="T21" fmla="*/ T20 w 808"/>
                                                                                            <a:gd name="T22" fmla="+- 0 225 217"/>
                                                                                            <a:gd name="T23" fmla="*/ 225 h 57"/>
                                                                                            <a:gd name="T24" fmla="+- 0 3678 3545"/>
                                                                                            <a:gd name="T25" fmla="*/ T24 w 808"/>
                                                                                            <a:gd name="T26" fmla="+- 0 227 217"/>
                                                                                            <a:gd name="T27" fmla="*/ 227 h 57"/>
                                                                                            <a:gd name="T28" fmla="+- 0 3699 3545"/>
                                                                                            <a:gd name="T29" fmla="*/ T28 w 808"/>
                                                                                            <a:gd name="T30" fmla="+- 0 228 217"/>
                                                                                            <a:gd name="T31" fmla="*/ 228 h 57"/>
                                                                                            <a:gd name="T32" fmla="+- 0 3719 3545"/>
                                                                                            <a:gd name="T33" fmla="*/ T32 w 808"/>
                                                                                            <a:gd name="T34" fmla="+- 0 230 217"/>
                                                                                            <a:gd name="T35" fmla="*/ 230 h 57"/>
                                                                                            <a:gd name="T36" fmla="+- 0 3740 3545"/>
                                                                                            <a:gd name="T37" fmla="*/ T36 w 808"/>
                                                                                            <a:gd name="T38" fmla="+- 0 231 217"/>
                                                                                            <a:gd name="T39" fmla="*/ 231 h 57"/>
                                                                                            <a:gd name="T40" fmla="+- 0 3760 3545"/>
                                                                                            <a:gd name="T41" fmla="*/ T40 w 808"/>
                                                                                            <a:gd name="T42" fmla="+- 0 233 217"/>
                                                                                            <a:gd name="T43" fmla="*/ 233 h 57"/>
                                                                                            <a:gd name="T44" fmla="+- 0 3781 3545"/>
                                                                                            <a:gd name="T45" fmla="*/ T44 w 808"/>
                                                                                            <a:gd name="T46" fmla="+- 0 234 217"/>
                                                                                            <a:gd name="T47" fmla="*/ 234 h 57"/>
                                                                                            <a:gd name="T48" fmla="+- 0 3801 3545"/>
                                                                                            <a:gd name="T49" fmla="*/ T48 w 808"/>
                                                                                            <a:gd name="T50" fmla="+- 0 236 217"/>
                                                                                            <a:gd name="T51" fmla="*/ 236 h 57"/>
                                                                                            <a:gd name="T52" fmla="+- 0 3822 3545"/>
                                                                                            <a:gd name="T53" fmla="*/ T52 w 808"/>
                                                                                            <a:gd name="T54" fmla="+- 0 237 217"/>
                                                                                            <a:gd name="T55" fmla="*/ 237 h 57"/>
                                                                                            <a:gd name="T56" fmla="+- 0 3842 3545"/>
                                                                                            <a:gd name="T57" fmla="*/ T56 w 808"/>
                                                                                            <a:gd name="T58" fmla="+- 0 238 217"/>
                                                                                            <a:gd name="T59" fmla="*/ 238 h 57"/>
                                                                                            <a:gd name="T60" fmla="+- 0 3862 3545"/>
                                                                                            <a:gd name="T61" fmla="*/ T60 w 808"/>
                                                                                            <a:gd name="T62" fmla="+- 0 240 217"/>
                                                                                            <a:gd name="T63" fmla="*/ 240 h 57"/>
                                                                                            <a:gd name="T64" fmla="+- 0 3883 3545"/>
                                                                                            <a:gd name="T65" fmla="*/ T64 w 808"/>
                                                                                            <a:gd name="T66" fmla="+- 0 241 217"/>
                                                                                            <a:gd name="T67" fmla="*/ 241 h 57"/>
                                                                                            <a:gd name="T68" fmla="+- 0 3903 3545"/>
                                                                                            <a:gd name="T69" fmla="*/ T68 w 808"/>
                                                                                            <a:gd name="T70" fmla="+- 0 243 217"/>
                                                                                            <a:gd name="T71" fmla="*/ 243 h 57"/>
                                                                                            <a:gd name="T72" fmla="+- 0 3924 3545"/>
                                                                                            <a:gd name="T73" fmla="*/ T72 w 808"/>
                                                                                            <a:gd name="T74" fmla="+- 0 244 217"/>
                                                                                            <a:gd name="T75" fmla="*/ 244 h 57"/>
                                                                                            <a:gd name="T76" fmla="+- 0 3944 3545"/>
                                                                                            <a:gd name="T77" fmla="*/ T76 w 808"/>
                                                                                            <a:gd name="T78" fmla="+- 0 246 217"/>
                                                                                            <a:gd name="T79" fmla="*/ 246 h 57"/>
                                                                                            <a:gd name="T80" fmla="+- 0 3964 3545"/>
                                                                                            <a:gd name="T81" fmla="*/ T80 w 808"/>
                                                                                            <a:gd name="T82" fmla="+- 0 246 217"/>
                                                                                            <a:gd name="T83" fmla="*/ 246 h 57"/>
                                                                                            <a:gd name="T84" fmla="+- 0 3984 3545"/>
                                                                                            <a:gd name="T85" fmla="*/ T84 w 808"/>
                                                                                            <a:gd name="T86" fmla="+- 0 248 217"/>
                                                                                            <a:gd name="T87" fmla="*/ 248 h 57"/>
                                                                                            <a:gd name="T88" fmla="+- 0 4005 3545"/>
                                                                                            <a:gd name="T89" fmla="*/ T88 w 808"/>
                                                                                            <a:gd name="T90" fmla="+- 0 249 217"/>
                                                                                            <a:gd name="T91" fmla="*/ 249 h 57"/>
                                                                                            <a:gd name="T92" fmla="+- 0 4025 3545"/>
                                                                                            <a:gd name="T93" fmla="*/ T92 w 808"/>
                                                                                            <a:gd name="T94" fmla="+- 0 250 217"/>
                                                                                            <a:gd name="T95" fmla="*/ 250 h 57"/>
                                                                                            <a:gd name="T96" fmla="+- 0 4046 3545"/>
                                                                                            <a:gd name="T97" fmla="*/ T96 w 808"/>
                                                                                            <a:gd name="T98" fmla="+- 0 252 217"/>
                                                                                            <a:gd name="T99" fmla="*/ 252 h 57"/>
                                                                                            <a:gd name="T100" fmla="+- 0 4066 3545"/>
                                                                                            <a:gd name="T101" fmla="*/ T100 w 808"/>
                                                                                            <a:gd name="T102" fmla="+- 0 253 217"/>
                                                                                            <a:gd name="T103" fmla="*/ 253 h 57"/>
                                                                                            <a:gd name="T104" fmla="+- 0 4087 3545"/>
                                                                                            <a:gd name="T105" fmla="*/ T104 w 808"/>
                                                                                            <a:gd name="T106" fmla="+- 0 255 217"/>
                                                                                            <a:gd name="T107" fmla="*/ 255 h 57"/>
                                                                                            <a:gd name="T108" fmla="+- 0 4107 3545"/>
                                                                                            <a:gd name="T109" fmla="*/ T108 w 808"/>
                                                                                            <a:gd name="T110" fmla="+- 0 256 217"/>
                                                                                            <a:gd name="T111" fmla="*/ 256 h 57"/>
                                                                                            <a:gd name="T112" fmla="+- 0 4128 3545"/>
                                                                                            <a:gd name="T113" fmla="*/ T112 w 808"/>
                                                                                            <a:gd name="T114" fmla="+- 0 258 217"/>
                                                                                            <a:gd name="T115" fmla="*/ 258 h 57"/>
                                                                                            <a:gd name="T116" fmla="+- 0 4148 3545"/>
                                                                                            <a:gd name="T117" fmla="*/ T116 w 808"/>
                                                                                            <a:gd name="T118" fmla="+- 0 259 217"/>
                                                                                            <a:gd name="T119" fmla="*/ 259 h 57"/>
                                                                                            <a:gd name="T120" fmla="+- 0 4168 3545"/>
                                                                                            <a:gd name="T121" fmla="*/ T120 w 808"/>
                                                                                            <a:gd name="T122" fmla="+- 0 261 217"/>
                                                                                            <a:gd name="T123" fmla="*/ 261 h 57"/>
                                                                                            <a:gd name="T124" fmla="+- 0 4189 3545"/>
                                                                                            <a:gd name="T125" fmla="*/ T124 w 808"/>
                                                                                            <a:gd name="T126" fmla="+- 0 262 217"/>
                                                                                            <a:gd name="T127" fmla="*/ 262 h 57"/>
                                                                                            <a:gd name="T128" fmla="+- 0 4209 3545"/>
                                                                                            <a:gd name="T129" fmla="*/ T128 w 808"/>
                                                                                            <a:gd name="T130" fmla="+- 0 264 217"/>
                                                                                            <a:gd name="T131" fmla="*/ 264 h 57"/>
                                                                                            <a:gd name="T132" fmla="+- 0 4230 3545"/>
                                                                                            <a:gd name="T133" fmla="*/ T132 w 808"/>
                                                                                            <a:gd name="T134" fmla="+- 0 265 217"/>
                                                                                            <a:gd name="T135" fmla="*/ 265 h 57"/>
                                                                                            <a:gd name="T136" fmla="+- 0 4250 3545"/>
                                                                                            <a:gd name="T137" fmla="*/ T136 w 808"/>
                                                                                            <a:gd name="T138" fmla="+- 0 267 217"/>
                                                                                            <a:gd name="T139" fmla="*/ 267 h 57"/>
                                                                                            <a:gd name="T140" fmla="+- 0 4271 3545"/>
                                                                                            <a:gd name="T141" fmla="*/ T140 w 808"/>
                                                                                            <a:gd name="T142" fmla="+- 0 268 217"/>
                                                                                            <a:gd name="T143" fmla="*/ 268 h 57"/>
                                                                                            <a:gd name="T144" fmla="+- 0 4291 3545"/>
                                                                                            <a:gd name="T145" fmla="*/ T144 w 808"/>
                                                                                            <a:gd name="T146" fmla="+- 0 269 217"/>
                                                                                            <a:gd name="T147" fmla="*/ 269 h 57"/>
                                                                                            <a:gd name="T148" fmla="+- 0 4312 3545"/>
                                                                                            <a:gd name="T149" fmla="*/ T148 w 808"/>
                                                                                            <a:gd name="T150" fmla="+- 0 271 217"/>
                                                                                            <a:gd name="T151" fmla="*/ 271 h 57"/>
                                                                                            <a:gd name="T152" fmla="+- 0 4332 3545"/>
                                                                                            <a:gd name="T153" fmla="*/ T152 w 808"/>
                                                                                            <a:gd name="T154" fmla="+- 0 272 217"/>
                                                                                            <a:gd name="T155" fmla="*/ 272 h 57"/>
                                                                                            <a:gd name="T156" fmla="+- 0 4353 3545"/>
                                                                                            <a:gd name="T157" fmla="*/ T156 w 808"/>
                                                                                            <a:gd name="T158" fmla="+- 0 274 217"/>
                                                                                            <a:gd name="T159" fmla="*/ 27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08" h="57">
                                                                                              <a:moveTo>
                                                                                                <a:pt x="0" y="0"/>
                                                                                              </a:moveTo>
                                                                                              <a:lnTo>
                                                                                                <a:pt x="11" y="1"/>
                                                                                              </a:lnTo>
                                                                                              <a:lnTo>
                                                                                                <a:pt x="21" y="2"/>
                                                                                              </a:lnTo>
                                                                                              <a:lnTo>
                                                                                                <a:pt x="31" y="3"/>
                                                                                              </a:lnTo>
                                                                                              <a:lnTo>
                                                                                                <a:pt x="41" y="3"/>
                                                                                              </a:lnTo>
                                                                                              <a:lnTo>
                                                                                                <a:pt x="52" y="4"/>
                                                                                              </a:lnTo>
                                                                                              <a:lnTo>
                                                                                                <a:pt x="62" y="5"/>
                                                                                              </a:lnTo>
                                                                                              <a:lnTo>
                                                                                                <a:pt x="72" y="5"/>
                                                                                              </a:lnTo>
                                                                                              <a:lnTo>
                                                                                                <a:pt x="82" y="6"/>
                                                                                              </a:lnTo>
                                                                                              <a:lnTo>
                                                                                                <a:pt x="92" y="7"/>
                                                                                              </a:lnTo>
                                                                                              <a:lnTo>
                                                                                                <a:pt x="103" y="8"/>
                                                                                              </a:lnTo>
                                                                                              <a:lnTo>
                                                                                                <a:pt x="113" y="8"/>
                                                                                              </a:lnTo>
                                                                                              <a:lnTo>
                                                                                                <a:pt x="123" y="9"/>
                                                                                              </a:lnTo>
                                                                                              <a:lnTo>
                                                                                                <a:pt x="133" y="10"/>
                                                                                              </a:lnTo>
                                                                                              <a:lnTo>
                                                                                                <a:pt x="144" y="10"/>
                                                                                              </a:lnTo>
                                                                                              <a:lnTo>
                                                                                                <a:pt x="154" y="11"/>
                                                                                              </a:lnTo>
                                                                                              <a:lnTo>
                                                                                                <a:pt x="164" y="12"/>
                                                                                              </a:lnTo>
                                                                                              <a:lnTo>
                                                                                                <a:pt x="174" y="13"/>
                                                                                              </a:lnTo>
                                                                                              <a:lnTo>
                                                                                                <a:pt x="184" y="13"/>
                                                                                              </a:lnTo>
                                                                                              <a:lnTo>
                                                                                                <a:pt x="195" y="14"/>
                                                                                              </a:lnTo>
                                                                                              <a:lnTo>
                                                                                                <a:pt x="205" y="15"/>
                                                                                              </a:lnTo>
                                                                                              <a:lnTo>
                                                                                                <a:pt x="215" y="16"/>
                                                                                              </a:lnTo>
                                                                                              <a:lnTo>
                                                                                                <a:pt x="225" y="16"/>
                                                                                              </a:lnTo>
                                                                                              <a:lnTo>
                                                                                                <a:pt x="236" y="17"/>
                                                                                              </a:lnTo>
                                                                                              <a:lnTo>
                                                                                                <a:pt x="246" y="18"/>
                                                                                              </a:lnTo>
                                                                                              <a:lnTo>
                                                                                                <a:pt x="256" y="19"/>
                                                                                              </a:lnTo>
                                                                                              <a:lnTo>
                                                                                                <a:pt x="266" y="19"/>
                                                                                              </a:lnTo>
                                                                                              <a:lnTo>
                                                                                                <a:pt x="277" y="20"/>
                                                                                              </a:lnTo>
                                                                                              <a:lnTo>
                                                                                                <a:pt x="287" y="21"/>
                                                                                              </a:lnTo>
                                                                                              <a:lnTo>
                                                                                                <a:pt x="297" y="21"/>
                                                                                              </a:lnTo>
                                                                                              <a:lnTo>
                                                                                                <a:pt x="307" y="22"/>
                                                                                              </a:lnTo>
                                                                                              <a:lnTo>
                                                                                                <a:pt x="317" y="23"/>
                                                                                              </a:lnTo>
                                                                                              <a:lnTo>
                                                                                                <a:pt x="328" y="24"/>
                                                                                              </a:lnTo>
                                                                                              <a:lnTo>
                                                                                                <a:pt x="338" y="24"/>
                                                                                              </a:lnTo>
                                                                                              <a:lnTo>
                                                                                                <a:pt x="348" y="25"/>
                                                                                              </a:lnTo>
                                                                                              <a:lnTo>
                                                                                                <a:pt x="358" y="26"/>
                                                                                              </a:lnTo>
                                                                                              <a:lnTo>
                                                                                                <a:pt x="369" y="27"/>
                                                                                              </a:lnTo>
                                                                                              <a:lnTo>
                                                                                                <a:pt x="379" y="27"/>
                                                                                              </a:lnTo>
                                                                                              <a:lnTo>
                                                                                                <a:pt x="389" y="28"/>
                                                                                              </a:lnTo>
                                                                                              <a:lnTo>
                                                                                                <a:pt x="399" y="29"/>
                                                                                              </a:lnTo>
                                                                                              <a:lnTo>
                                                                                                <a:pt x="409" y="29"/>
                                                                                              </a:lnTo>
                                                                                              <a:lnTo>
                                                                                                <a:pt x="419" y="29"/>
                                                                                              </a:lnTo>
                                                                                              <a:lnTo>
                                                                                                <a:pt x="429" y="30"/>
                                                                                              </a:lnTo>
                                                                                              <a:lnTo>
                                                                                                <a:pt x="439" y="31"/>
                                                                                              </a:lnTo>
                                                                                              <a:lnTo>
                                                                                                <a:pt x="450" y="31"/>
                                                                                              </a:lnTo>
                                                                                              <a:lnTo>
                                                                                                <a:pt x="460" y="32"/>
                                                                                              </a:lnTo>
                                                                                              <a:lnTo>
                                                                                                <a:pt x="470" y="33"/>
                                                                                              </a:lnTo>
                                                                                              <a:lnTo>
                                                                                                <a:pt x="480" y="33"/>
                                                                                              </a:lnTo>
                                                                                              <a:lnTo>
                                                                                                <a:pt x="490" y="34"/>
                                                                                              </a:lnTo>
                                                                                              <a:lnTo>
                                                                                                <a:pt x="501" y="35"/>
                                                                                              </a:lnTo>
                                                                                              <a:lnTo>
                                                                                                <a:pt x="511" y="36"/>
                                                                                              </a:lnTo>
                                                                                              <a:lnTo>
                                                                                                <a:pt x="521" y="36"/>
                                                                                              </a:lnTo>
                                                                                              <a:lnTo>
                                                                                                <a:pt x="531" y="37"/>
                                                                                              </a:lnTo>
                                                                                              <a:lnTo>
                                                                                                <a:pt x="542" y="38"/>
                                                                                              </a:lnTo>
                                                                                              <a:lnTo>
                                                                                                <a:pt x="552" y="39"/>
                                                                                              </a:lnTo>
                                                                                              <a:lnTo>
                                                                                                <a:pt x="562" y="39"/>
                                                                                              </a:lnTo>
                                                                                              <a:lnTo>
                                                                                                <a:pt x="572" y="40"/>
                                                                                              </a:lnTo>
                                                                                              <a:lnTo>
                                                                                                <a:pt x="583" y="41"/>
                                                                                              </a:lnTo>
                                                                                              <a:lnTo>
                                                                                                <a:pt x="593" y="41"/>
                                                                                              </a:lnTo>
                                                                                              <a:lnTo>
                                                                                                <a:pt x="603" y="42"/>
                                                                                              </a:lnTo>
                                                                                              <a:lnTo>
                                                                                                <a:pt x="613" y="43"/>
                                                                                              </a:lnTo>
                                                                                              <a:lnTo>
                                                                                                <a:pt x="623" y="44"/>
                                                                                              </a:lnTo>
                                                                                              <a:lnTo>
                                                                                                <a:pt x="634" y="44"/>
                                                                                              </a:lnTo>
                                                                                              <a:lnTo>
                                                                                                <a:pt x="644" y="45"/>
                                                                                              </a:lnTo>
                                                                                              <a:lnTo>
                                                                                                <a:pt x="654" y="46"/>
                                                                                              </a:lnTo>
                                                                                              <a:lnTo>
                                                                                                <a:pt x="664" y="47"/>
                                                                                              </a:lnTo>
                                                                                              <a:lnTo>
                                                                                                <a:pt x="675" y="47"/>
                                                                                              </a:lnTo>
                                                                                              <a:lnTo>
                                                                                                <a:pt x="685" y="48"/>
                                                                                              </a:lnTo>
                                                                                              <a:lnTo>
                                                                                                <a:pt x="695" y="49"/>
                                                                                              </a:lnTo>
                                                                                              <a:lnTo>
                                                                                                <a:pt x="705" y="50"/>
                                                                                              </a:lnTo>
                                                                                              <a:lnTo>
                                                                                                <a:pt x="716" y="50"/>
                                                                                              </a:lnTo>
                                                                                              <a:lnTo>
                                                                                                <a:pt x="726" y="51"/>
                                                                                              </a:lnTo>
                                                                                              <a:lnTo>
                                                                                                <a:pt x="736" y="52"/>
                                                                                              </a:lnTo>
                                                                                              <a:lnTo>
                                                                                                <a:pt x="746" y="52"/>
                                                                                              </a:lnTo>
                                                                                              <a:lnTo>
                                                                                                <a:pt x="756" y="53"/>
                                                                                              </a:lnTo>
                                                                                              <a:lnTo>
                                                                                                <a:pt x="767" y="54"/>
                                                                                              </a:lnTo>
                                                                                              <a:lnTo>
                                                                                                <a:pt x="777" y="55"/>
                                                                                              </a:lnTo>
                                                                                              <a:lnTo>
                                                                                                <a:pt x="787" y="55"/>
                                                                                              </a:lnTo>
                                                                                              <a:lnTo>
                                                                                                <a:pt x="797" y="56"/>
                                                                                              </a:lnTo>
                                                                                              <a:lnTo>
                                                                                                <a:pt x="808" y="57"/>
                                                                                              </a:lnTo>
                                                                                            </a:path>
                                                                                          </a:pathLst>
                                                                                        </a:custGeom>
                                                                                        <a:noFill/>
                                                                                        <a:ln w="10209">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50" name="Group 315"/>
                                                                                      <wpg:cNvGrpSpPr>
                                                                                        <a:grpSpLocks/>
                                                                                      </wpg:cNvGrpSpPr>
                                                                                      <wpg:grpSpPr bwMode="auto">
                                                                                        <a:xfrm>
                                                                                          <a:off x="3385" y="-1225"/>
                                                                                          <a:ext cx="2261" cy="2274"/>
                                                                                          <a:chOff x="3385" y="-1225"/>
                                                                                          <a:chExt cx="2261" cy="2274"/>
                                                                                        </a:xfrm>
                                                                                      </wpg:grpSpPr>
                                                                                      <wps:wsp>
                                                                                        <wps:cNvPr id="351" name="Freeform 476"/>
                                                                                        <wps:cNvSpPr>
                                                                                          <a:spLocks/>
                                                                                        </wps:cNvSpPr>
                                                                                        <wps:spPr bwMode="auto">
                                                                                          <a:xfrm>
                                                                                            <a:off x="3385" y="-1225"/>
                                                                                            <a:ext cx="2261" cy="2274"/>
                                                                                          </a:xfrm>
                                                                                          <a:custGeom>
                                                                                            <a:avLst/>
                                                                                            <a:gdLst>
                                                                                              <a:gd name="T0" fmla="+- 0 3385 3385"/>
                                                                                              <a:gd name="T1" fmla="*/ T0 w 2261"/>
                                                                                              <a:gd name="T2" fmla="+- 0 1049 -1225"/>
                                                                                              <a:gd name="T3" fmla="*/ 1049 h 2274"/>
                                                                                              <a:gd name="T4" fmla="+- 0 5645 3385"/>
                                                                                              <a:gd name="T5" fmla="*/ T4 w 2261"/>
                                                                                              <a:gd name="T6" fmla="+- 0 1049 -1225"/>
                                                                                              <a:gd name="T7" fmla="*/ 1049 h 2274"/>
                                                                                              <a:gd name="T8" fmla="+- 0 5645 3385"/>
                                                                                              <a:gd name="T9" fmla="*/ T8 w 2261"/>
                                                                                              <a:gd name="T10" fmla="+- 0 -1225 -1225"/>
                                                                                              <a:gd name="T11" fmla="*/ -1225 h 2274"/>
                                                                                              <a:gd name="T12" fmla="+- 0 3385 3385"/>
                                                                                              <a:gd name="T13" fmla="*/ T12 w 2261"/>
                                                                                              <a:gd name="T14" fmla="+- 0 -1225 -1225"/>
                                                                                              <a:gd name="T15" fmla="*/ -1225 h 2274"/>
                                                                                              <a:gd name="T16" fmla="+- 0 3385 3385"/>
                                                                                              <a:gd name="T17" fmla="*/ T16 w 2261"/>
                                                                                              <a:gd name="T18" fmla="+- 0 1049 -1225"/>
                                                                                              <a:gd name="T19" fmla="*/ 1049 h 2274"/>
                                                                                            </a:gdLst>
                                                                                            <a:ahLst/>
                                                                                            <a:cxnLst>
                                                                                              <a:cxn ang="0">
                                                                                                <a:pos x="T1" y="T3"/>
                                                                                              </a:cxn>
                                                                                              <a:cxn ang="0">
                                                                                                <a:pos x="T5" y="T7"/>
                                                                                              </a:cxn>
                                                                                              <a:cxn ang="0">
                                                                                                <a:pos x="T9" y="T11"/>
                                                                                              </a:cxn>
                                                                                              <a:cxn ang="0">
                                                                                                <a:pos x="T13" y="T15"/>
                                                                                              </a:cxn>
                                                                                              <a:cxn ang="0">
                                                                                                <a:pos x="T17" y="T19"/>
                                                                                              </a:cxn>
                                                                                            </a:cxnLst>
                                                                                            <a:rect l="0" t="0" r="r" b="b"/>
                                                                                            <a:pathLst>
                                                                                              <a:path w="2261" h="2274">
                                                                                                <a:moveTo>
                                                                                                  <a:pt x="0" y="2274"/>
                                                                                                </a:moveTo>
                                                                                                <a:lnTo>
                                                                                                  <a:pt x="2260" y="2274"/>
                                                                                                </a:lnTo>
                                                                                                <a:lnTo>
                                                                                                  <a:pt x="2260" y="0"/>
                                                                                                </a:lnTo>
                                                                                                <a:lnTo>
                                                                                                  <a:pt x="0" y="0"/>
                                                                                                </a:lnTo>
                                                                                                <a:lnTo>
                                                                                                  <a:pt x="0" y="2274"/>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52" name="Group 316"/>
                                                                                        <wpg:cNvGrpSpPr>
                                                                                          <a:grpSpLocks/>
                                                                                        </wpg:cNvGrpSpPr>
                                                                                        <wpg:grpSpPr bwMode="auto">
                                                                                          <a:xfrm>
                                                                                            <a:off x="5700" y="854"/>
                                                                                            <a:ext cx="2261" cy="0"/>
                                                                                            <a:chOff x="5700" y="854"/>
                                                                                            <a:chExt cx="2261" cy="0"/>
                                                                                          </a:xfrm>
                                                                                        </wpg:grpSpPr>
                                                                                        <wps:wsp>
                                                                                          <wps:cNvPr id="353" name="Freeform 475"/>
                                                                                          <wps:cNvSpPr>
                                                                                            <a:spLocks noEditPoints="1"/>
                                                                                          </wps:cNvSpPr>
                                                                                          <wps:spPr bwMode="auto">
                                                                                            <a:xfrm>
                                                                                              <a:off x="11400" y="1708"/>
                                                                                              <a:ext cx="2261" cy="0"/>
                                                                                            </a:xfrm>
                                                                                            <a:custGeom>
                                                                                              <a:avLst/>
                                                                                              <a:gdLst>
                                                                                                <a:gd name="T0" fmla="+- 0 7961 5700"/>
                                                                                                <a:gd name="T1" fmla="*/ T0 w 2261"/>
                                                                                                <a:gd name="T2" fmla="+- 0 5700 5700"/>
                                                                                                <a:gd name="T3" fmla="*/ T2 w 2261"/>
                                                                                              </a:gdLst>
                                                                                              <a:ahLst/>
                                                                                              <a:cxnLst>
                                                                                                <a:cxn ang="0">
                                                                                                  <a:pos x="T1" y="0"/>
                                                                                                </a:cxn>
                                                                                                <a:cxn ang="0">
                                                                                                  <a:pos x="T3" y="0"/>
                                                                                                </a:cxn>
                                                                                              </a:cxnLst>
                                                                                              <a:rect l="0" t="0" r="r" b="b"/>
                                                                                              <a:pathLst>
                                                                                                <a:path w="2261">
                                                                                                  <a:moveTo>
                                                                                                    <a:pt x="2261"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474"/>
                                                                                          <wps:cNvSpPr>
                                                                                            <a:spLocks noEditPoints="1"/>
                                                                                          </wps:cNvSpPr>
                                                                                          <wps:spPr bwMode="auto">
                                                                                            <a:xfrm>
                                                                                              <a:off x="11400" y="1708"/>
                                                                                              <a:ext cx="2261" cy="0"/>
                                                                                            </a:xfrm>
                                                                                            <a:custGeom>
                                                                                              <a:avLst/>
                                                                                              <a:gdLst>
                                                                                                <a:gd name="T0" fmla="+- 0 5700 5700"/>
                                                                                                <a:gd name="T1" fmla="*/ T0 w 2261"/>
                                                                                                <a:gd name="T2" fmla="+- 0 7961 5700"/>
                                                                                                <a:gd name="T3" fmla="*/ T2 w 2261"/>
                                                                                              </a:gdLst>
                                                                                              <a:ahLst/>
                                                                                              <a:cxnLst>
                                                                                                <a:cxn ang="0">
                                                                                                  <a:pos x="T1" y="0"/>
                                                                                                </a:cxn>
                                                                                                <a:cxn ang="0">
                                                                                                  <a:pos x="T3" y="0"/>
                                                                                                </a:cxn>
                                                                                              </a:cxnLst>
                                                                                              <a:rect l="0" t="0" r="r" b="b"/>
                                                                                              <a:pathLst>
                                                                                                <a:path w="2261">
                                                                                                  <a:moveTo>
                                                                                                    <a:pt x="0" y="0"/>
                                                                                                  </a:moveTo>
                                                                                                  <a:lnTo>
                                                                                                    <a:pt x="2261"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55" name="Group 317"/>
                                                                                          <wpg:cNvGrpSpPr>
                                                                                            <a:grpSpLocks/>
                                                                                          </wpg:cNvGrpSpPr>
                                                                                          <wpg:grpSpPr bwMode="auto">
                                                                                            <a:xfrm>
                                                                                              <a:off x="5700" y="82"/>
                                                                                              <a:ext cx="2261" cy="0"/>
                                                                                              <a:chOff x="5700" y="82"/>
                                                                                              <a:chExt cx="2261" cy="0"/>
                                                                                            </a:xfrm>
                                                                                          </wpg:grpSpPr>
                                                                                          <wps:wsp>
                                                                                            <wps:cNvPr id="356" name="Freeform 473"/>
                                                                                            <wps:cNvSpPr>
                                                                                              <a:spLocks noEditPoints="1"/>
                                                                                            </wps:cNvSpPr>
                                                                                            <wps:spPr bwMode="auto">
                                                                                              <a:xfrm>
                                                                                                <a:off x="11400" y="164"/>
                                                                                                <a:ext cx="2261" cy="0"/>
                                                                                              </a:xfrm>
                                                                                              <a:custGeom>
                                                                                                <a:avLst/>
                                                                                                <a:gdLst>
                                                                                                  <a:gd name="T0" fmla="+- 0 7961 5700"/>
                                                                                                  <a:gd name="T1" fmla="*/ T0 w 2261"/>
                                                                                                  <a:gd name="T2" fmla="+- 0 5700 5700"/>
                                                                                                  <a:gd name="T3" fmla="*/ T2 w 2261"/>
                                                                                                </a:gdLst>
                                                                                                <a:ahLst/>
                                                                                                <a:cxnLst>
                                                                                                  <a:cxn ang="0">
                                                                                                    <a:pos x="T1" y="0"/>
                                                                                                  </a:cxn>
                                                                                                  <a:cxn ang="0">
                                                                                                    <a:pos x="T3" y="0"/>
                                                                                                  </a:cxn>
                                                                                                </a:cxnLst>
                                                                                                <a:rect l="0" t="0" r="r" b="b"/>
                                                                                                <a:pathLst>
                                                                                                  <a:path w="2261">
                                                                                                    <a:moveTo>
                                                                                                      <a:pt x="2261"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Freeform 472"/>
                                                                                            <wps:cNvSpPr>
                                                                                              <a:spLocks noEditPoints="1"/>
                                                                                            </wps:cNvSpPr>
                                                                                            <wps:spPr bwMode="auto">
                                                                                              <a:xfrm>
                                                                                                <a:off x="11400" y="164"/>
                                                                                                <a:ext cx="2261" cy="0"/>
                                                                                              </a:xfrm>
                                                                                              <a:custGeom>
                                                                                                <a:avLst/>
                                                                                                <a:gdLst>
                                                                                                  <a:gd name="T0" fmla="+- 0 5700 5700"/>
                                                                                                  <a:gd name="T1" fmla="*/ T0 w 2261"/>
                                                                                                  <a:gd name="T2" fmla="+- 0 7961 5700"/>
                                                                                                  <a:gd name="T3" fmla="*/ T2 w 2261"/>
                                                                                                </a:gdLst>
                                                                                                <a:ahLst/>
                                                                                                <a:cxnLst>
                                                                                                  <a:cxn ang="0">
                                                                                                    <a:pos x="T1" y="0"/>
                                                                                                  </a:cxn>
                                                                                                  <a:cxn ang="0">
                                                                                                    <a:pos x="T3" y="0"/>
                                                                                                  </a:cxn>
                                                                                                </a:cxnLst>
                                                                                                <a:rect l="0" t="0" r="r" b="b"/>
                                                                                                <a:pathLst>
                                                                                                  <a:path w="2261">
                                                                                                    <a:moveTo>
                                                                                                      <a:pt x="0" y="0"/>
                                                                                                    </a:moveTo>
                                                                                                    <a:lnTo>
                                                                                                      <a:pt x="2261"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58" name="Group 318"/>
                                                                                            <wpg:cNvGrpSpPr>
                                                                                              <a:grpSpLocks/>
                                                                                            </wpg:cNvGrpSpPr>
                                                                                            <wpg:grpSpPr bwMode="auto">
                                                                                              <a:xfrm>
                                                                                                <a:off x="5700" y="-690"/>
                                                                                                <a:ext cx="2261" cy="0"/>
                                                                                                <a:chOff x="5700" y="-690"/>
                                                                                                <a:chExt cx="2261" cy="0"/>
                                                                                              </a:xfrm>
                                                                                            </wpg:grpSpPr>
                                                                                            <wps:wsp>
                                                                                              <wps:cNvPr id="359" name="Freeform 471"/>
                                                                                              <wps:cNvSpPr>
                                                                                                <a:spLocks noEditPoints="1"/>
                                                                                              </wps:cNvSpPr>
                                                                                              <wps:spPr bwMode="auto">
                                                                                                <a:xfrm>
                                                                                                  <a:off x="11400" y="-1380"/>
                                                                                                  <a:ext cx="2261" cy="0"/>
                                                                                                </a:xfrm>
                                                                                                <a:custGeom>
                                                                                                  <a:avLst/>
                                                                                                  <a:gdLst>
                                                                                                    <a:gd name="T0" fmla="+- 0 7961 5700"/>
                                                                                                    <a:gd name="T1" fmla="*/ T0 w 2261"/>
                                                                                                    <a:gd name="T2" fmla="+- 0 5700 5700"/>
                                                                                                    <a:gd name="T3" fmla="*/ T2 w 2261"/>
                                                                                                  </a:gdLst>
                                                                                                  <a:ahLst/>
                                                                                                  <a:cxnLst>
                                                                                                    <a:cxn ang="0">
                                                                                                      <a:pos x="T1" y="0"/>
                                                                                                    </a:cxn>
                                                                                                    <a:cxn ang="0">
                                                                                                      <a:pos x="T3" y="0"/>
                                                                                                    </a:cxn>
                                                                                                  </a:cxnLst>
                                                                                                  <a:rect l="0" t="0" r="r" b="b"/>
                                                                                                  <a:pathLst>
                                                                                                    <a:path w="2261">
                                                                                                      <a:moveTo>
                                                                                                        <a:pt x="2261"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470"/>
                                                                                              <wps:cNvSpPr>
                                                                                                <a:spLocks noEditPoints="1"/>
                                                                                              </wps:cNvSpPr>
                                                                                              <wps:spPr bwMode="auto">
                                                                                                <a:xfrm>
                                                                                                  <a:off x="11400" y="-1380"/>
                                                                                                  <a:ext cx="2261" cy="0"/>
                                                                                                </a:xfrm>
                                                                                                <a:custGeom>
                                                                                                  <a:avLst/>
                                                                                                  <a:gdLst>
                                                                                                    <a:gd name="T0" fmla="+- 0 5700 5700"/>
                                                                                                    <a:gd name="T1" fmla="*/ T0 w 2261"/>
                                                                                                    <a:gd name="T2" fmla="+- 0 7961 5700"/>
                                                                                                    <a:gd name="T3" fmla="*/ T2 w 2261"/>
                                                                                                  </a:gdLst>
                                                                                                  <a:ahLst/>
                                                                                                  <a:cxnLst>
                                                                                                    <a:cxn ang="0">
                                                                                                      <a:pos x="T1" y="0"/>
                                                                                                    </a:cxn>
                                                                                                    <a:cxn ang="0">
                                                                                                      <a:pos x="T3" y="0"/>
                                                                                                    </a:cxn>
                                                                                                  </a:cxnLst>
                                                                                                  <a:rect l="0" t="0" r="r" b="b"/>
                                                                                                  <a:pathLst>
                                                                                                    <a:path w="2261">
                                                                                                      <a:moveTo>
                                                                                                        <a:pt x="0" y="0"/>
                                                                                                      </a:moveTo>
                                                                                                      <a:lnTo>
                                                                                                        <a:pt x="2261"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1" name="Group 319"/>
                                                                                              <wpg:cNvGrpSpPr>
                                                                                                <a:grpSpLocks/>
                                                                                              </wpg:cNvGrpSpPr>
                                                                                              <wpg:grpSpPr bwMode="auto">
                                                                                                <a:xfrm>
                                                                                                  <a:off x="6063" y="-1225"/>
                                                                                                  <a:ext cx="0" cy="2274"/>
                                                                                                  <a:chOff x="6063" y="-1225"/>
                                                                                                  <a:chExt cx="0" cy="2274"/>
                                                                                                </a:xfrm>
                                                                                              </wpg:grpSpPr>
                                                                                              <wps:wsp>
                                                                                                <wps:cNvPr id="362" name="Freeform 469"/>
                                                                                                <wps:cNvSpPr>
                                                                                                  <a:spLocks noEditPoints="1"/>
                                                                                                </wps:cNvSpPr>
                                                                                                <wps:spPr bwMode="auto">
                                                                                                  <a:xfrm>
                                                                                                    <a:off x="12126"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3" name="Group 320"/>
                                                                                                <wpg:cNvGrpSpPr>
                                                                                                  <a:grpSpLocks/>
                                                                                                </wpg:cNvGrpSpPr>
                                                                                                <wpg:grpSpPr bwMode="auto">
                                                                                                  <a:xfrm>
                                                                                                    <a:off x="6467" y="-1225"/>
                                                                                                    <a:ext cx="0" cy="2274"/>
                                                                                                    <a:chOff x="6467" y="-1225"/>
                                                                                                    <a:chExt cx="0" cy="2274"/>
                                                                                                  </a:xfrm>
                                                                                                </wpg:grpSpPr>
                                                                                                <wps:wsp>
                                                                                                  <wps:cNvPr id="364" name="Freeform 468"/>
                                                                                                  <wps:cNvSpPr>
                                                                                                    <a:spLocks noEditPoints="1"/>
                                                                                                  </wps:cNvSpPr>
                                                                                                  <wps:spPr bwMode="auto">
                                                                                                    <a:xfrm>
                                                                                                      <a:off x="12934"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5" name="Group 321"/>
                                                                                                  <wpg:cNvGrpSpPr>
                                                                                                    <a:grpSpLocks/>
                                                                                                  </wpg:cNvGrpSpPr>
                                                                                                  <wpg:grpSpPr bwMode="auto">
                                                                                                    <a:xfrm>
                                                                                                      <a:off x="7234" y="-1225"/>
                                                                                                      <a:ext cx="0" cy="2274"/>
                                                                                                      <a:chOff x="7234" y="-1225"/>
                                                                                                      <a:chExt cx="0" cy="2274"/>
                                                                                                    </a:xfrm>
                                                                                                  </wpg:grpSpPr>
                                                                                                  <wps:wsp>
                                                                                                    <wps:cNvPr id="366" name="Freeform 467"/>
                                                                                                    <wps:cNvSpPr>
                                                                                                      <a:spLocks noEditPoints="1"/>
                                                                                                    </wps:cNvSpPr>
                                                                                                    <wps:spPr bwMode="auto">
                                                                                                      <a:xfrm>
                                                                                                        <a:off x="14468"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7" name="Group 322"/>
                                                                                                    <wpg:cNvGrpSpPr>
                                                                                                      <a:grpSpLocks/>
                                                                                                    </wpg:cNvGrpSpPr>
                                                                                                    <wpg:grpSpPr bwMode="auto">
                                                                                                      <a:xfrm>
                                                                                                        <a:off x="5700" y="468"/>
                                                                                                        <a:ext cx="2261" cy="0"/>
                                                                                                        <a:chOff x="5700" y="468"/>
                                                                                                        <a:chExt cx="2261" cy="0"/>
                                                                                                      </a:xfrm>
                                                                                                    </wpg:grpSpPr>
                                                                                                    <wps:wsp>
                                                                                                      <wps:cNvPr id="368" name="Freeform 466"/>
                                                                                                      <wps:cNvSpPr>
                                                                                                        <a:spLocks noEditPoints="1"/>
                                                                                                      </wps:cNvSpPr>
                                                                                                      <wps:spPr bwMode="auto">
                                                                                                        <a:xfrm>
                                                                                                          <a:off x="11400" y="936"/>
                                                                                                          <a:ext cx="2261" cy="0"/>
                                                                                                        </a:xfrm>
                                                                                                        <a:custGeom>
                                                                                                          <a:avLst/>
                                                                                                          <a:gdLst>
                                                                                                            <a:gd name="T0" fmla="+- 0 7961 5700"/>
                                                                                                            <a:gd name="T1" fmla="*/ T0 w 2261"/>
                                                                                                            <a:gd name="T2" fmla="+- 0 5700 5700"/>
                                                                                                            <a:gd name="T3" fmla="*/ T2 w 2261"/>
                                                                                                          </a:gdLst>
                                                                                                          <a:ahLst/>
                                                                                                          <a:cxnLst>
                                                                                                            <a:cxn ang="0">
                                                                                                              <a:pos x="T1" y="0"/>
                                                                                                            </a:cxn>
                                                                                                            <a:cxn ang="0">
                                                                                                              <a:pos x="T3" y="0"/>
                                                                                                            </a:cxn>
                                                                                                          </a:cxnLst>
                                                                                                          <a:rect l="0" t="0" r="r" b="b"/>
                                                                                                          <a:pathLst>
                                                                                                            <a:path w="2261">
                                                                                                              <a:moveTo>
                                                                                                                <a:pt x="2261"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Freeform 465"/>
                                                                                                      <wps:cNvSpPr>
                                                                                                        <a:spLocks noEditPoints="1"/>
                                                                                                      </wps:cNvSpPr>
                                                                                                      <wps:spPr bwMode="auto">
                                                                                                        <a:xfrm>
                                                                                                          <a:off x="11400" y="936"/>
                                                                                                          <a:ext cx="2261" cy="0"/>
                                                                                                        </a:xfrm>
                                                                                                        <a:custGeom>
                                                                                                          <a:avLst/>
                                                                                                          <a:gdLst>
                                                                                                            <a:gd name="T0" fmla="+- 0 5700 5700"/>
                                                                                                            <a:gd name="T1" fmla="*/ T0 w 2261"/>
                                                                                                            <a:gd name="T2" fmla="+- 0 7961 5700"/>
                                                                                                            <a:gd name="T3" fmla="*/ T2 w 2261"/>
                                                                                                          </a:gdLst>
                                                                                                          <a:ahLst/>
                                                                                                          <a:cxnLst>
                                                                                                            <a:cxn ang="0">
                                                                                                              <a:pos x="T1" y="0"/>
                                                                                                            </a:cxn>
                                                                                                            <a:cxn ang="0">
                                                                                                              <a:pos x="T3" y="0"/>
                                                                                                            </a:cxn>
                                                                                                          </a:cxnLst>
                                                                                                          <a:rect l="0" t="0" r="r" b="b"/>
                                                                                                          <a:pathLst>
                                                                                                            <a:path w="2261">
                                                                                                              <a:moveTo>
                                                                                                                <a:pt x="0" y="0"/>
                                                                                                              </a:moveTo>
                                                                                                              <a:lnTo>
                                                                                                                <a:pt x="2261"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70" name="Group 323"/>
                                                                                                      <wpg:cNvGrpSpPr>
                                                                                                        <a:grpSpLocks/>
                                                                                                      </wpg:cNvGrpSpPr>
                                                                                                      <wpg:grpSpPr bwMode="auto">
                                                                                                        <a:xfrm>
                                                                                                          <a:off x="5700" y="-304"/>
                                                                                                          <a:ext cx="2261" cy="0"/>
                                                                                                          <a:chOff x="5700" y="-304"/>
                                                                                                          <a:chExt cx="2261" cy="0"/>
                                                                                                        </a:xfrm>
                                                                                                      </wpg:grpSpPr>
                                                                                                      <wps:wsp>
                                                                                                        <wps:cNvPr id="371" name="Freeform 464"/>
                                                                                                        <wps:cNvSpPr>
                                                                                                          <a:spLocks noEditPoints="1"/>
                                                                                                        </wps:cNvSpPr>
                                                                                                        <wps:spPr bwMode="auto">
                                                                                                          <a:xfrm>
                                                                                                            <a:off x="11400" y="-608"/>
                                                                                                            <a:ext cx="2261" cy="0"/>
                                                                                                          </a:xfrm>
                                                                                                          <a:custGeom>
                                                                                                            <a:avLst/>
                                                                                                            <a:gdLst>
                                                                                                              <a:gd name="T0" fmla="+- 0 7961 5700"/>
                                                                                                              <a:gd name="T1" fmla="*/ T0 w 2261"/>
                                                                                                              <a:gd name="T2" fmla="+- 0 5700 5700"/>
                                                                                                              <a:gd name="T3" fmla="*/ T2 w 2261"/>
                                                                                                            </a:gdLst>
                                                                                                            <a:ahLst/>
                                                                                                            <a:cxnLst>
                                                                                                              <a:cxn ang="0">
                                                                                                                <a:pos x="T1" y="0"/>
                                                                                                              </a:cxn>
                                                                                                              <a:cxn ang="0">
                                                                                                                <a:pos x="T3" y="0"/>
                                                                                                              </a:cxn>
                                                                                                            </a:cxnLst>
                                                                                                            <a:rect l="0" t="0" r="r" b="b"/>
                                                                                                            <a:pathLst>
                                                                                                              <a:path w="2261">
                                                                                                                <a:moveTo>
                                                                                                                  <a:pt x="2261"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463"/>
                                                                                                        <wps:cNvSpPr>
                                                                                                          <a:spLocks noEditPoints="1"/>
                                                                                                        </wps:cNvSpPr>
                                                                                                        <wps:spPr bwMode="auto">
                                                                                                          <a:xfrm>
                                                                                                            <a:off x="11400" y="-608"/>
                                                                                                            <a:ext cx="2261" cy="0"/>
                                                                                                          </a:xfrm>
                                                                                                          <a:custGeom>
                                                                                                            <a:avLst/>
                                                                                                            <a:gdLst>
                                                                                                              <a:gd name="T0" fmla="+- 0 5700 5700"/>
                                                                                                              <a:gd name="T1" fmla="*/ T0 w 2261"/>
                                                                                                              <a:gd name="T2" fmla="+- 0 7961 5700"/>
                                                                                                              <a:gd name="T3" fmla="*/ T2 w 2261"/>
                                                                                                            </a:gdLst>
                                                                                                            <a:ahLst/>
                                                                                                            <a:cxnLst>
                                                                                                              <a:cxn ang="0">
                                                                                                                <a:pos x="T1" y="0"/>
                                                                                                              </a:cxn>
                                                                                                              <a:cxn ang="0">
                                                                                                                <a:pos x="T3" y="0"/>
                                                                                                              </a:cxn>
                                                                                                            </a:cxnLst>
                                                                                                            <a:rect l="0" t="0" r="r" b="b"/>
                                                                                                            <a:pathLst>
                                                                                                              <a:path w="2261">
                                                                                                                <a:moveTo>
                                                                                                                  <a:pt x="0" y="0"/>
                                                                                                                </a:moveTo>
                                                                                                                <a:lnTo>
                                                                                                                  <a:pt x="2261"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73" name="Group 324"/>
                                                                                                        <wpg:cNvGrpSpPr>
                                                                                                          <a:grpSpLocks/>
                                                                                                        </wpg:cNvGrpSpPr>
                                                                                                        <wpg:grpSpPr bwMode="auto">
                                                                                                          <a:xfrm>
                                                                                                            <a:off x="5700" y="-1076"/>
                                                                                                            <a:ext cx="2261" cy="0"/>
                                                                                                            <a:chOff x="5700" y="-1076"/>
                                                                                                            <a:chExt cx="2261" cy="0"/>
                                                                                                          </a:xfrm>
                                                                                                        </wpg:grpSpPr>
                                                                                                        <wps:wsp>
                                                                                                          <wps:cNvPr id="374" name="Freeform 462"/>
                                                                                                          <wps:cNvSpPr>
                                                                                                            <a:spLocks noEditPoints="1"/>
                                                                                                          </wps:cNvSpPr>
                                                                                                          <wps:spPr bwMode="auto">
                                                                                                            <a:xfrm>
                                                                                                              <a:off x="11400" y="-2152"/>
                                                                                                              <a:ext cx="2261" cy="0"/>
                                                                                                            </a:xfrm>
                                                                                                            <a:custGeom>
                                                                                                              <a:avLst/>
                                                                                                              <a:gdLst>
                                                                                                                <a:gd name="T0" fmla="+- 0 7961 5700"/>
                                                                                                                <a:gd name="T1" fmla="*/ T0 w 2261"/>
                                                                                                                <a:gd name="T2" fmla="+- 0 5700 5700"/>
                                                                                                                <a:gd name="T3" fmla="*/ T2 w 2261"/>
                                                                                                              </a:gdLst>
                                                                                                              <a:ahLst/>
                                                                                                              <a:cxnLst>
                                                                                                                <a:cxn ang="0">
                                                                                                                  <a:pos x="T1" y="0"/>
                                                                                                                </a:cxn>
                                                                                                                <a:cxn ang="0">
                                                                                                                  <a:pos x="T3" y="0"/>
                                                                                                                </a:cxn>
                                                                                                              </a:cxnLst>
                                                                                                              <a:rect l="0" t="0" r="r" b="b"/>
                                                                                                              <a:pathLst>
                                                                                                                <a:path w="2261">
                                                                                                                  <a:moveTo>
                                                                                                                    <a:pt x="2261"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461"/>
                                                                                                          <wps:cNvSpPr>
                                                                                                            <a:spLocks noEditPoints="1"/>
                                                                                                          </wps:cNvSpPr>
                                                                                                          <wps:spPr bwMode="auto">
                                                                                                            <a:xfrm>
                                                                                                              <a:off x="11400" y="-2152"/>
                                                                                                              <a:ext cx="2261" cy="0"/>
                                                                                                            </a:xfrm>
                                                                                                            <a:custGeom>
                                                                                                              <a:avLst/>
                                                                                                              <a:gdLst>
                                                                                                                <a:gd name="T0" fmla="+- 0 5700 5700"/>
                                                                                                                <a:gd name="T1" fmla="*/ T0 w 2261"/>
                                                                                                                <a:gd name="T2" fmla="+- 0 7961 5700"/>
                                                                                                                <a:gd name="T3" fmla="*/ T2 w 2261"/>
                                                                                                              </a:gdLst>
                                                                                                              <a:ahLst/>
                                                                                                              <a:cxnLst>
                                                                                                                <a:cxn ang="0">
                                                                                                                  <a:pos x="T1" y="0"/>
                                                                                                                </a:cxn>
                                                                                                                <a:cxn ang="0">
                                                                                                                  <a:pos x="T3" y="0"/>
                                                                                                                </a:cxn>
                                                                                                              </a:cxnLst>
                                                                                                              <a:rect l="0" t="0" r="r" b="b"/>
                                                                                                              <a:pathLst>
                                                                                                                <a:path w="2261">
                                                                                                                  <a:moveTo>
                                                                                                                    <a:pt x="0" y="0"/>
                                                                                                                  </a:moveTo>
                                                                                                                  <a:lnTo>
                                                                                                                    <a:pt x="2261"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76" name="Group 325"/>
                                                                                                          <wpg:cNvGrpSpPr>
                                                                                                            <a:grpSpLocks/>
                                                                                                          </wpg:cNvGrpSpPr>
                                                                                                          <wpg:grpSpPr bwMode="auto">
                                                                                                            <a:xfrm>
                                                                                                              <a:off x="5861" y="-1225"/>
                                                                                                              <a:ext cx="0" cy="2274"/>
                                                                                                              <a:chOff x="5861" y="-1225"/>
                                                                                                              <a:chExt cx="0" cy="2274"/>
                                                                                                            </a:xfrm>
                                                                                                          </wpg:grpSpPr>
                                                                                                          <wps:wsp>
                                                                                                            <wps:cNvPr id="377" name="Freeform 460"/>
                                                                                                            <wps:cNvSpPr>
                                                                                                              <a:spLocks noEditPoints="1"/>
                                                                                                            </wps:cNvSpPr>
                                                                                                            <wps:spPr bwMode="auto">
                                                                                                              <a:xfrm>
                                                                                                                <a:off x="11722"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78" name="Group 326"/>
                                                                                                            <wpg:cNvGrpSpPr>
                                                                                                              <a:grpSpLocks/>
                                                                                                            </wpg:cNvGrpSpPr>
                                                                                                            <wpg:grpSpPr bwMode="auto">
                                                                                                              <a:xfrm>
                                                                                                                <a:off x="6265" y="-1225"/>
                                                                                                                <a:ext cx="0" cy="2274"/>
                                                                                                                <a:chOff x="6265" y="-1225"/>
                                                                                                                <a:chExt cx="0" cy="2274"/>
                                                                                                              </a:xfrm>
                                                                                                            </wpg:grpSpPr>
                                                                                                            <wps:wsp>
                                                                                                              <wps:cNvPr id="379" name="Freeform 459"/>
                                                                                                              <wps:cNvSpPr>
                                                                                                                <a:spLocks noEditPoints="1"/>
                                                                                                              </wps:cNvSpPr>
                                                                                                              <wps:spPr bwMode="auto">
                                                                                                                <a:xfrm>
                                                                                                                  <a:off x="12530"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80" name="Group 327"/>
                                                                                                              <wpg:cNvGrpSpPr>
                                                                                                                <a:grpSpLocks/>
                                                                                                              </wpg:cNvGrpSpPr>
                                                                                                              <wpg:grpSpPr bwMode="auto">
                                                                                                                <a:xfrm>
                                                                                                                  <a:off x="6669" y="-1225"/>
                                                                                                                  <a:ext cx="0" cy="2274"/>
                                                                                                                  <a:chOff x="6669" y="-1225"/>
                                                                                                                  <a:chExt cx="0" cy="2274"/>
                                                                                                                </a:xfrm>
                                                                                                              </wpg:grpSpPr>
                                                                                                              <wps:wsp>
                                                                                                                <wps:cNvPr id="381" name="Freeform 458"/>
                                                                                                                <wps:cNvSpPr>
                                                                                                                  <a:spLocks noEditPoints="1"/>
                                                                                                                </wps:cNvSpPr>
                                                                                                                <wps:spPr bwMode="auto">
                                                                                                                  <a:xfrm>
                                                                                                                    <a:off x="13338"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82" name="Group 328"/>
                                                                                                                <wpg:cNvGrpSpPr>
                                                                                                                  <a:grpSpLocks/>
                                                                                                                </wpg:cNvGrpSpPr>
                                                                                                                <wpg:grpSpPr bwMode="auto">
                                                                                                                  <a:xfrm>
                                                                                                                    <a:off x="7800" y="-1225"/>
                                                                                                                    <a:ext cx="0" cy="2274"/>
                                                                                                                    <a:chOff x="7800" y="-1225"/>
                                                                                                                    <a:chExt cx="0" cy="2274"/>
                                                                                                                  </a:xfrm>
                                                                                                                </wpg:grpSpPr>
                                                                                                                <wps:wsp>
                                                                                                                  <wps:cNvPr id="383" name="Freeform 457"/>
                                                                                                                  <wps:cNvSpPr>
                                                                                                                    <a:spLocks noEditPoints="1"/>
                                                                                                                  </wps:cNvSpPr>
                                                                                                                  <wps:spPr bwMode="auto">
                                                                                                                    <a:xfrm>
                                                                                                                      <a:off x="15600" y="-2450"/>
                                                                                                                      <a:ext cx="0" cy="2274"/>
                                                                                                                    </a:xfrm>
                                                                                                                    <a:custGeom>
                                                                                                                      <a:avLst/>
                                                                                                                      <a:gdLst>
                                                                                                                        <a:gd name="T0" fmla="+- 0 1049 -1225"/>
                                                                                                                        <a:gd name="T1" fmla="*/ 1049 h 2274"/>
                                                                                                                        <a:gd name="T2" fmla="+- 0 -1225 -1225"/>
                                                                                                                        <a:gd name="T3" fmla="*/ -1225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84" name="Group 329"/>
                                                                                                                  <wpg:cNvGrpSpPr>
                                                                                                                    <a:grpSpLocks/>
                                                                                                                  </wpg:cNvGrpSpPr>
                                                                                                                  <wpg:grpSpPr bwMode="auto">
                                                                                                                    <a:xfrm>
                                                                                                                      <a:off x="5832" y="-362"/>
                                                                                                                      <a:ext cx="58" cy="0"/>
                                                                                                                      <a:chOff x="5832" y="-362"/>
                                                                                                                      <a:chExt cx="58" cy="0"/>
                                                                                                                    </a:xfrm>
                                                                                                                  </wpg:grpSpPr>
                                                                                                                  <wps:wsp>
                                                                                                                    <wps:cNvPr id="385" name="Freeform 456"/>
                                                                                                                    <wps:cNvSpPr>
                                                                                                                      <a:spLocks noEditPoints="1"/>
                                                                                                                    </wps:cNvSpPr>
                                                                                                                    <wps:spPr bwMode="auto">
                                                                                                                      <a:xfrm>
                                                                                                                        <a:off x="11664" y="-724"/>
                                                                                                                        <a:ext cx="57" cy="0"/>
                                                                                                                      </a:xfrm>
                                                                                                                      <a:custGeom>
                                                                                                                        <a:avLst/>
                                                                                                                        <a:gdLst>
                                                                                                                          <a:gd name="T0" fmla="+- 0 5832 5832"/>
                                                                                                                          <a:gd name="T1" fmla="*/ T0 w 58"/>
                                                                                                                          <a:gd name="T2" fmla="+- 0 5890 5832"/>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86" name="Group 330"/>
                                                                                                                    <wpg:cNvGrpSpPr>
                                                                                                                      <a:grpSpLocks/>
                                                                                                                    </wpg:cNvGrpSpPr>
                                                                                                                    <wpg:grpSpPr bwMode="auto">
                                                                                                                      <a:xfrm>
                                                                                                                        <a:off x="5861" y="-362"/>
                                                                                                                        <a:ext cx="0" cy="733"/>
                                                                                                                        <a:chOff x="5861" y="-362"/>
                                                                                                                        <a:chExt cx="0" cy="733"/>
                                                                                                                      </a:xfrm>
                                                                                                                    </wpg:grpSpPr>
                                                                                                                    <wps:wsp>
                                                                                                                      <wps:cNvPr id="387" name="Freeform 455"/>
                                                                                                                      <wps:cNvSpPr>
                                                                                                                        <a:spLocks noEditPoints="1"/>
                                                                                                                      </wps:cNvSpPr>
                                                                                                                      <wps:spPr bwMode="auto">
                                                                                                                        <a:xfrm>
                                                                                                                          <a:off x="11722" y="-724"/>
                                                                                                                          <a:ext cx="0" cy="733"/>
                                                                                                                        </a:xfrm>
                                                                                                                        <a:custGeom>
                                                                                                                          <a:avLst/>
                                                                                                                          <a:gdLst>
                                                                                                                            <a:gd name="T0" fmla="+- 0 -362 -362"/>
                                                                                                                            <a:gd name="T1" fmla="*/ -362 h 733"/>
                                                                                                                            <a:gd name="T2" fmla="+- 0 371 -362"/>
                                                                                                                            <a:gd name="T3" fmla="*/ 371 h 733"/>
                                                                                                                          </a:gdLst>
                                                                                                                          <a:ahLst/>
                                                                                                                          <a:cxnLst>
                                                                                                                            <a:cxn ang="0">
                                                                                                                              <a:pos x="0" y="T1"/>
                                                                                                                            </a:cxn>
                                                                                                                            <a:cxn ang="0">
                                                                                                                              <a:pos x="0" y="T3"/>
                                                                                                                            </a:cxn>
                                                                                                                          </a:cxnLst>
                                                                                                                          <a:rect l="0" t="0" r="r" b="b"/>
                                                                                                                          <a:pathLst>
                                                                                                                            <a:path h="733">
                                                                                                                              <a:moveTo>
                                                                                                                                <a:pt x="0" y="0"/>
                                                                                                                              </a:moveTo>
                                                                                                                              <a:lnTo>
                                                                                                                                <a:pt x="0" y="73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88" name="Group 331"/>
                                                                                                                      <wpg:cNvGrpSpPr>
                                                                                                                        <a:grpSpLocks/>
                                                                                                                      </wpg:cNvGrpSpPr>
                                                                                                                      <wpg:grpSpPr bwMode="auto">
                                                                                                                        <a:xfrm>
                                                                                                                          <a:off x="5832" y="371"/>
                                                                                                                          <a:ext cx="58" cy="0"/>
                                                                                                                          <a:chOff x="5832" y="371"/>
                                                                                                                          <a:chExt cx="58" cy="0"/>
                                                                                                                        </a:xfrm>
                                                                                                                      </wpg:grpSpPr>
                                                                                                                      <wps:wsp>
                                                                                                                        <wps:cNvPr id="389" name="Freeform 454"/>
                                                                                                                        <wps:cNvSpPr>
                                                                                                                          <a:spLocks noEditPoints="1"/>
                                                                                                                        </wps:cNvSpPr>
                                                                                                                        <wps:spPr bwMode="auto">
                                                                                                                          <a:xfrm>
                                                                                                                            <a:off x="11664" y="742"/>
                                                                                                                            <a:ext cx="57" cy="0"/>
                                                                                                                          </a:xfrm>
                                                                                                                          <a:custGeom>
                                                                                                                            <a:avLst/>
                                                                                                                            <a:gdLst>
                                                                                                                              <a:gd name="T0" fmla="+- 0 5832 5832"/>
                                                                                                                              <a:gd name="T1" fmla="*/ T0 w 58"/>
                                                                                                                              <a:gd name="T2" fmla="+- 0 5890 5832"/>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90" name="Group 332"/>
                                                                                                                        <wpg:cNvGrpSpPr>
                                                                                                                          <a:grpSpLocks/>
                                                                                                                        </wpg:cNvGrpSpPr>
                                                                                                                        <wpg:grpSpPr bwMode="auto">
                                                                                                                          <a:xfrm>
                                                                                                                            <a:off x="6236" y="-787"/>
                                                                                                                            <a:ext cx="58" cy="0"/>
                                                                                                                            <a:chOff x="6236" y="-787"/>
                                                                                                                            <a:chExt cx="58" cy="0"/>
                                                                                                                          </a:xfrm>
                                                                                                                        </wpg:grpSpPr>
                                                                                                                        <wps:wsp>
                                                                                                                          <wps:cNvPr id="391" name="Freeform 453"/>
                                                                                                                          <wps:cNvSpPr>
                                                                                                                            <a:spLocks noEditPoints="1"/>
                                                                                                                          </wps:cNvSpPr>
                                                                                                                          <wps:spPr bwMode="auto">
                                                                                                                            <a:xfrm>
                                                                                                                              <a:off x="12472" y="-1574"/>
                                                                                                                              <a:ext cx="57" cy="0"/>
                                                                                                                            </a:xfrm>
                                                                                                                            <a:custGeom>
                                                                                                                              <a:avLst/>
                                                                                                                              <a:gdLst>
                                                                                                                                <a:gd name="T0" fmla="+- 0 6236 6236"/>
                                                                                                                                <a:gd name="T1" fmla="*/ T0 w 58"/>
                                                                                                                                <a:gd name="T2" fmla="+- 0 6294 6236"/>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92" name="Group 333"/>
                                                                                                                          <wpg:cNvGrpSpPr>
                                                                                                                            <a:grpSpLocks/>
                                                                                                                          </wpg:cNvGrpSpPr>
                                                                                                                          <wpg:grpSpPr bwMode="auto">
                                                                                                                            <a:xfrm>
                                                                                                                              <a:off x="6265" y="-787"/>
                                                                                                                              <a:ext cx="0" cy="792"/>
                                                                                                                              <a:chOff x="6265" y="-787"/>
                                                                                                                              <a:chExt cx="0" cy="792"/>
                                                                                                                            </a:xfrm>
                                                                                                                          </wpg:grpSpPr>
                                                                                                                          <wps:wsp>
                                                                                                                            <wps:cNvPr id="393" name="Freeform 452"/>
                                                                                                                            <wps:cNvSpPr>
                                                                                                                              <a:spLocks noEditPoints="1"/>
                                                                                                                            </wps:cNvSpPr>
                                                                                                                            <wps:spPr bwMode="auto">
                                                                                                                              <a:xfrm>
                                                                                                                                <a:off x="12530" y="-1574"/>
                                                                                                                                <a:ext cx="0" cy="792"/>
                                                                                                                              </a:xfrm>
                                                                                                                              <a:custGeom>
                                                                                                                                <a:avLst/>
                                                                                                                                <a:gdLst>
                                                                                                                                  <a:gd name="T0" fmla="+- 0 -787 -787"/>
                                                                                                                                  <a:gd name="T1" fmla="*/ -787 h 792"/>
                                                                                                                                  <a:gd name="T2" fmla="+- 0 5 -787"/>
                                                                                                                                  <a:gd name="T3" fmla="*/ 5 h 792"/>
                                                                                                                                </a:gdLst>
                                                                                                                                <a:ahLst/>
                                                                                                                                <a:cxnLst>
                                                                                                                                  <a:cxn ang="0">
                                                                                                                                    <a:pos x="0" y="T1"/>
                                                                                                                                  </a:cxn>
                                                                                                                                  <a:cxn ang="0">
                                                                                                                                    <a:pos x="0" y="T3"/>
                                                                                                                                  </a:cxn>
                                                                                                                                </a:cxnLst>
                                                                                                                                <a:rect l="0" t="0" r="r" b="b"/>
                                                                                                                                <a:pathLst>
                                                                                                                                  <a:path h="792">
                                                                                                                                    <a:moveTo>
                                                                                                                                      <a:pt x="0" y="0"/>
                                                                                                                                    </a:moveTo>
                                                                                                                                    <a:lnTo>
                                                                                                                                      <a:pt x="0" y="792"/>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94" name="Group 334"/>
                                                                                                                            <wpg:cNvGrpSpPr>
                                                                                                                              <a:grpSpLocks/>
                                                                                                                            </wpg:cNvGrpSpPr>
                                                                                                                            <wpg:grpSpPr bwMode="auto">
                                                                                                                              <a:xfrm>
                                                                                                                                <a:off x="6236" y="5"/>
                                                                                                                                <a:ext cx="58" cy="0"/>
                                                                                                                                <a:chOff x="6236" y="5"/>
                                                                                                                                <a:chExt cx="58" cy="0"/>
                                                                                                                              </a:xfrm>
                                                                                                                            </wpg:grpSpPr>
                                                                                                                            <wps:wsp>
                                                                                                                              <wps:cNvPr id="395" name="Freeform 451"/>
                                                                                                                              <wps:cNvSpPr>
                                                                                                                                <a:spLocks noEditPoints="1"/>
                                                                                                                              </wps:cNvSpPr>
                                                                                                                              <wps:spPr bwMode="auto">
                                                                                                                                <a:xfrm>
                                                                                                                                  <a:off x="12472" y="10"/>
                                                                                                                                  <a:ext cx="57" cy="0"/>
                                                                                                                                </a:xfrm>
                                                                                                                                <a:custGeom>
                                                                                                                                  <a:avLst/>
                                                                                                                                  <a:gdLst>
                                                                                                                                    <a:gd name="T0" fmla="+- 0 6236 6236"/>
                                                                                                                                    <a:gd name="T1" fmla="*/ T0 w 58"/>
                                                                                                                                    <a:gd name="T2" fmla="+- 0 6294 6236"/>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96" name="Group 335"/>
                                                                                                                              <wpg:cNvGrpSpPr>
                                                                                                                                <a:grpSpLocks/>
                                                                                                                              </wpg:cNvGrpSpPr>
                                                                                                                              <wpg:grpSpPr bwMode="auto">
                                                                                                                                <a:xfrm>
                                                                                                                                  <a:off x="6640" y="-853"/>
                                                                                                                                  <a:ext cx="58" cy="0"/>
                                                                                                                                  <a:chOff x="6640" y="-853"/>
                                                                                                                                  <a:chExt cx="58" cy="0"/>
                                                                                                                                </a:xfrm>
                                                                                                                              </wpg:grpSpPr>
                                                                                                                              <wps:wsp>
                                                                                                                                <wps:cNvPr id="397" name="Freeform 450"/>
                                                                                                                                <wps:cNvSpPr>
                                                                                                                                  <a:spLocks noEditPoints="1"/>
                                                                                                                                </wps:cNvSpPr>
                                                                                                                                <wps:spPr bwMode="auto">
                                                                                                                                  <a:xfrm>
                                                                                                                                    <a:off x="13280" y="-1706"/>
                                                                                                                                    <a:ext cx="58" cy="0"/>
                                                                                                                                  </a:xfrm>
                                                                                                                                  <a:custGeom>
                                                                                                                                    <a:avLst/>
                                                                                                                                    <a:gdLst>
                                                                                                                                      <a:gd name="T0" fmla="+- 0 6640 6640"/>
                                                                                                                                      <a:gd name="T1" fmla="*/ T0 w 58"/>
                                                                                                                                      <a:gd name="T2" fmla="+- 0 6698 6640"/>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98" name="Group 336"/>
                                                                                                                                <wpg:cNvGrpSpPr>
                                                                                                                                  <a:grpSpLocks/>
                                                                                                                                </wpg:cNvGrpSpPr>
                                                                                                                                <wpg:grpSpPr bwMode="auto">
                                                                                                                                  <a:xfrm>
                                                                                                                                    <a:off x="6669" y="-853"/>
                                                                                                                                    <a:ext cx="0" cy="732"/>
                                                                                                                                    <a:chOff x="6669" y="-853"/>
                                                                                                                                    <a:chExt cx="0" cy="732"/>
                                                                                                                                  </a:xfrm>
                                                                                                                                </wpg:grpSpPr>
                                                                                                                                <wps:wsp>
                                                                                                                                  <wps:cNvPr id="399" name="Freeform 449"/>
                                                                                                                                  <wps:cNvSpPr>
                                                                                                                                    <a:spLocks noEditPoints="1"/>
                                                                                                                                  </wps:cNvSpPr>
                                                                                                                                  <wps:spPr bwMode="auto">
                                                                                                                                    <a:xfrm>
                                                                                                                                      <a:off x="13338" y="-1706"/>
                                                                                                                                      <a:ext cx="0" cy="732"/>
                                                                                                                                    </a:xfrm>
                                                                                                                                    <a:custGeom>
                                                                                                                                      <a:avLst/>
                                                                                                                                      <a:gdLst>
                                                                                                                                        <a:gd name="T0" fmla="+- 0 -853 -853"/>
                                                                                                                                        <a:gd name="T1" fmla="*/ -853 h 732"/>
                                                                                                                                        <a:gd name="T2" fmla="+- 0 -121 -853"/>
                                                                                                                                        <a:gd name="T3" fmla="*/ -121 h 732"/>
                                                                                                                                      </a:gdLst>
                                                                                                                                      <a:ahLst/>
                                                                                                                                      <a:cxnLst>
                                                                                                                                        <a:cxn ang="0">
                                                                                                                                          <a:pos x="0" y="T1"/>
                                                                                                                                        </a:cxn>
                                                                                                                                        <a:cxn ang="0">
                                                                                                                                          <a:pos x="0" y="T3"/>
                                                                                                                                        </a:cxn>
                                                                                                                                      </a:cxnLst>
                                                                                                                                      <a:rect l="0" t="0" r="r" b="b"/>
                                                                                                                                      <a:pathLst>
                                                                                                                                        <a:path h="732">
                                                                                                                                          <a:moveTo>
                                                                                                                                            <a:pt x="0" y="0"/>
                                                                                                                                          </a:moveTo>
                                                                                                                                          <a:lnTo>
                                                                                                                                            <a:pt x="0" y="732"/>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00" name="Group 337"/>
                                                                                                                                  <wpg:cNvGrpSpPr>
                                                                                                                                    <a:grpSpLocks/>
                                                                                                                                  </wpg:cNvGrpSpPr>
                                                                                                                                  <wpg:grpSpPr bwMode="auto">
                                                                                                                                    <a:xfrm>
                                                                                                                                      <a:off x="6640" y="-121"/>
                                                                                                                                      <a:ext cx="58" cy="0"/>
                                                                                                                                      <a:chOff x="6640" y="-121"/>
                                                                                                                                      <a:chExt cx="58" cy="0"/>
                                                                                                                                    </a:xfrm>
                                                                                                                                  </wpg:grpSpPr>
                                                                                                                                  <wps:wsp>
                                                                                                                                    <wps:cNvPr id="401" name="Freeform 448"/>
                                                                                                                                    <wps:cNvSpPr>
                                                                                                                                      <a:spLocks noEditPoints="1"/>
                                                                                                                                    </wps:cNvSpPr>
                                                                                                                                    <wps:spPr bwMode="auto">
                                                                                                                                      <a:xfrm>
                                                                                                                                        <a:off x="13280" y="-242"/>
                                                                                                                                        <a:ext cx="58" cy="0"/>
                                                                                                                                      </a:xfrm>
                                                                                                                                      <a:custGeom>
                                                                                                                                        <a:avLst/>
                                                                                                                                        <a:gdLst>
                                                                                                                                          <a:gd name="T0" fmla="+- 0 6640 6640"/>
                                                                                                                                          <a:gd name="T1" fmla="*/ T0 w 58"/>
                                                                                                                                          <a:gd name="T2" fmla="+- 0 6698 6640"/>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02" name="Group 338"/>
                                                                                                                                    <wpg:cNvGrpSpPr>
                                                                                                                                      <a:grpSpLocks/>
                                                                                                                                    </wpg:cNvGrpSpPr>
                                                                                                                                    <wpg:grpSpPr bwMode="auto">
                                                                                                                                      <a:xfrm>
                                                                                                                                        <a:off x="7771" y="-1122"/>
                                                                                                                                        <a:ext cx="58" cy="0"/>
                                                                                                                                        <a:chOff x="7771" y="-1122"/>
                                                                                                                                        <a:chExt cx="58" cy="0"/>
                                                                                                                                      </a:xfrm>
                                                                                                                                    </wpg:grpSpPr>
                                                                                                                                    <wps:wsp>
                                                                                                                                      <wps:cNvPr id="403" name="Freeform 447"/>
                                                                                                                                      <wps:cNvSpPr>
                                                                                                                                        <a:spLocks noEditPoints="1"/>
                                                                                                                                      </wps:cNvSpPr>
                                                                                                                                      <wps:spPr bwMode="auto">
                                                                                                                                        <a:xfrm>
                                                                                                                                          <a:off x="15542" y="-2244"/>
                                                                                                                                          <a:ext cx="58" cy="0"/>
                                                                                                                                        </a:xfrm>
                                                                                                                                        <a:custGeom>
                                                                                                                                          <a:avLst/>
                                                                                                                                          <a:gdLst>
                                                                                                                                            <a:gd name="T0" fmla="+- 0 7771 7771"/>
                                                                                                                                            <a:gd name="T1" fmla="*/ T0 w 58"/>
                                                                                                                                            <a:gd name="T2" fmla="+- 0 7829 7771"/>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04" name="Group 339"/>
                                                                                                                                      <wpg:cNvGrpSpPr>
                                                                                                                                        <a:grpSpLocks/>
                                                                                                                                      </wpg:cNvGrpSpPr>
                                                                                                                                      <wpg:grpSpPr bwMode="auto">
                                                                                                                                        <a:xfrm>
                                                                                                                                          <a:off x="7800" y="-1122"/>
                                                                                                                                          <a:ext cx="0" cy="795"/>
                                                                                                                                          <a:chOff x="7800" y="-1122"/>
                                                                                                                                          <a:chExt cx="0" cy="795"/>
                                                                                                                                        </a:xfrm>
                                                                                                                                      </wpg:grpSpPr>
                                                                                                                                      <wps:wsp>
                                                                                                                                        <wps:cNvPr id="405" name="Freeform 446"/>
                                                                                                                                        <wps:cNvSpPr>
                                                                                                                                          <a:spLocks noEditPoints="1"/>
                                                                                                                                        </wps:cNvSpPr>
                                                                                                                                        <wps:spPr bwMode="auto">
                                                                                                                                          <a:xfrm>
                                                                                                                                            <a:off x="15600" y="-2244"/>
                                                                                                                                            <a:ext cx="0" cy="795"/>
                                                                                                                                          </a:xfrm>
                                                                                                                                          <a:custGeom>
                                                                                                                                            <a:avLst/>
                                                                                                                                            <a:gdLst>
                                                                                                                                              <a:gd name="T0" fmla="+- 0 -1122 -1122"/>
                                                                                                                                              <a:gd name="T1" fmla="*/ -1122 h 795"/>
                                                                                                                                              <a:gd name="T2" fmla="+- 0 -327 -1122"/>
                                                                                                                                              <a:gd name="T3" fmla="*/ -327 h 795"/>
                                                                                                                                            </a:gdLst>
                                                                                                                                            <a:ahLst/>
                                                                                                                                            <a:cxnLst>
                                                                                                                                              <a:cxn ang="0">
                                                                                                                                                <a:pos x="0" y="T1"/>
                                                                                                                                              </a:cxn>
                                                                                                                                              <a:cxn ang="0">
                                                                                                                                                <a:pos x="0" y="T3"/>
                                                                                                                                              </a:cxn>
                                                                                                                                            </a:cxnLst>
                                                                                                                                            <a:rect l="0" t="0" r="r" b="b"/>
                                                                                                                                            <a:pathLst>
                                                                                                                                              <a:path h="795">
                                                                                                                                                <a:moveTo>
                                                                                                                                                  <a:pt x="0" y="0"/>
                                                                                                                                                </a:moveTo>
                                                                                                                                                <a:lnTo>
                                                                                                                                                  <a:pt x="0" y="795"/>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06" name="Group 340"/>
                                                                                                                                        <wpg:cNvGrpSpPr>
                                                                                                                                          <a:grpSpLocks/>
                                                                                                                                        </wpg:cNvGrpSpPr>
                                                                                                                                        <wpg:grpSpPr bwMode="auto">
                                                                                                                                          <a:xfrm>
                                                                                                                                            <a:off x="7771" y="-327"/>
                                                                                                                                            <a:ext cx="58" cy="0"/>
                                                                                                                                            <a:chOff x="7771" y="-327"/>
                                                                                                                                            <a:chExt cx="58" cy="0"/>
                                                                                                                                          </a:xfrm>
                                                                                                                                        </wpg:grpSpPr>
                                                                                                                                        <wps:wsp>
                                                                                                                                          <wps:cNvPr id="407" name="Freeform 445"/>
                                                                                                                                          <wps:cNvSpPr>
                                                                                                                                            <a:spLocks noEditPoints="1"/>
                                                                                                                                          </wps:cNvSpPr>
                                                                                                                                          <wps:spPr bwMode="auto">
                                                                                                                                            <a:xfrm>
                                                                                                                                              <a:off x="15542" y="-654"/>
                                                                                                                                              <a:ext cx="58" cy="0"/>
                                                                                                                                            </a:xfrm>
                                                                                                                                            <a:custGeom>
                                                                                                                                              <a:avLst/>
                                                                                                                                              <a:gdLst>
                                                                                                                                                <a:gd name="T0" fmla="+- 0 7771 7771"/>
                                                                                                                                                <a:gd name="T1" fmla="*/ T0 w 58"/>
                                                                                                                                                <a:gd name="T2" fmla="+- 0 7829 7771"/>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08" name="Group 341"/>
                                                                                                                                          <wpg:cNvGrpSpPr>
                                                                                                                                            <a:grpSpLocks/>
                                                                                                                                          </wpg:cNvGrpSpPr>
                                                                                                                                          <wpg:grpSpPr bwMode="auto">
                                                                                                                                            <a:xfrm>
                                                                                                                                              <a:off x="5832" y="-144"/>
                                                                                                                                              <a:ext cx="58" cy="0"/>
                                                                                                                                              <a:chOff x="5832" y="-144"/>
                                                                                                                                              <a:chExt cx="58" cy="0"/>
                                                                                                                                            </a:xfrm>
                                                                                                                                          </wpg:grpSpPr>
                                                                                                                                          <wps:wsp>
                                                                                                                                            <wps:cNvPr id="409" name="Freeform 444"/>
                                                                                                                                            <wps:cNvSpPr>
                                                                                                                                              <a:spLocks noEditPoints="1"/>
                                                                                                                                            </wps:cNvSpPr>
                                                                                                                                            <wps:spPr bwMode="auto">
                                                                                                                                              <a:xfrm>
                                                                                                                                                <a:off x="11664" y="-288"/>
                                                                                                                                                <a:ext cx="57" cy="0"/>
                                                                                                                                              </a:xfrm>
                                                                                                                                              <a:custGeom>
                                                                                                                                                <a:avLst/>
                                                                                                                                                <a:gdLst>
                                                                                                                                                  <a:gd name="T0" fmla="+- 0 5832 5832"/>
                                                                                                                                                  <a:gd name="T1" fmla="*/ T0 w 58"/>
                                                                                                                                                  <a:gd name="T2" fmla="+- 0 5890 5832"/>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0" name="Group 342"/>
                                                                                                                                            <wpg:cNvGrpSpPr>
                                                                                                                                              <a:grpSpLocks/>
                                                                                                                                            </wpg:cNvGrpSpPr>
                                                                                                                                            <wpg:grpSpPr bwMode="auto">
                                                                                                                                              <a:xfrm>
                                                                                                                                                <a:off x="5861" y="-144"/>
                                                                                                                                                <a:ext cx="0" cy="553"/>
                                                                                                                                                <a:chOff x="5861" y="-144"/>
                                                                                                                                                <a:chExt cx="0" cy="553"/>
                                                                                                                                              </a:xfrm>
                                                                                                                                            </wpg:grpSpPr>
                                                                                                                                            <wps:wsp>
                                                                                                                                              <wps:cNvPr id="411" name="Freeform 443"/>
                                                                                                                                              <wps:cNvSpPr>
                                                                                                                                                <a:spLocks noEditPoints="1"/>
                                                                                                                                              </wps:cNvSpPr>
                                                                                                                                              <wps:spPr bwMode="auto">
                                                                                                                                                <a:xfrm>
                                                                                                                                                  <a:off x="11722" y="-288"/>
                                                                                                                                                  <a:ext cx="0" cy="553"/>
                                                                                                                                                </a:xfrm>
                                                                                                                                                <a:custGeom>
                                                                                                                                                  <a:avLst/>
                                                                                                                                                  <a:gdLst>
                                                                                                                                                    <a:gd name="T0" fmla="+- 0 -144 -144"/>
                                                                                                                                                    <a:gd name="T1" fmla="*/ -144 h 553"/>
                                                                                                                                                    <a:gd name="T2" fmla="+- 0 409 -144"/>
                                                                                                                                                    <a:gd name="T3" fmla="*/ 409 h 553"/>
                                                                                                                                                  </a:gdLst>
                                                                                                                                                  <a:ahLst/>
                                                                                                                                                  <a:cxnLst>
                                                                                                                                                    <a:cxn ang="0">
                                                                                                                                                      <a:pos x="0" y="T1"/>
                                                                                                                                                    </a:cxn>
                                                                                                                                                    <a:cxn ang="0">
                                                                                                                                                      <a:pos x="0" y="T3"/>
                                                                                                                                                    </a:cxn>
                                                                                                                                                  </a:cxnLst>
                                                                                                                                                  <a:rect l="0" t="0" r="r" b="b"/>
                                                                                                                                                  <a:pathLst>
                                                                                                                                                    <a:path h="553">
                                                                                                                                                      <a:moveTo>
                                                                                                                                                        <a:pt x="0" y="0"/>
                                                                                                                                                      </a:moveTo>
                                                                                                                                                      <a:lnTo>
                                                                                                                                                        <a:pt x="0" y="55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2" name="Group 343"/>
                                                                                                                                              <wpg:cNvGrpSpPr>
                                                                                                                                                <a:grpSpLocks/>
                                                                                                                                              </wpg:cNvGrpSpPr>
                                                                                                                                              <wpg:grpSpPr bwMode="auto">
                                                                                                                                                <a:xfrm>
                                                                                                                                                  <a:off x="5832" y="409"/>
                                                                                                                                                  <a:ext cx="58" cy="0"/>
                                                                                                                                                  <a:chOff x="5832" y="409"/>
                                                                                                                                                  <a:chExt cx="58" cy="0"/>
                                                                                                                                                </a:xfrm>
                                                                                                                                              </wpg:grpSpPr>
                                                                                                                                              <wps:wsp>
                                                                                                                                                <wps:cNvPr id="413" name="Freeform 442"/>
                                                                                                                                                <wps:cNvSpPr>
                                                                                                                                                  <a:spLocks noEditPoints="1"/>
                                                                                                                                                </wps:cNvSpPr>
                                                                                                                                                <wps:spPr bwMode="auto">
                                                                                                                                                  <a:xfrm>
                                                                                                                                                    <a:off x="11664" y="818"/>
                                                                                                                                                    <a:ext cx="57" cy="0"/>
                                                                                                                                                  </a:xfrm>
                                                                                                                                                  <a:custGeom>
                                                                                                                                                    <a:avLst/>
                                                                                                                                                    <a:gdLst>
                                                                                                                                                      <a:gd name="T0" fmla="+- 0 5832 5832"/>
                                                                                                                                                      <a:gd name="T1" fmla="*/ T0 w 58"/>
                                                                                                                                                      <a:gd name="T2" fmla="+- 0 5890 5832"/>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4" name="Group 344"/>
                                                                                                                                                <wpg:cNvGrpSpPr>
                                                                                                                                                  <a:grpSpLocks/>
                                                                                                                                                </wpg:cNvGrpSpPr>
                                                                                                                                                <wpg:grpSpPr bwMode="auto">
                                                                                                                                                  <a:xfrm>
                                                                                                                                                    <a:off x="6236" y="-723"/>
                                                                                                                                                    <a:ext cx="58" cy="0"/>
                                                                                                                                                    <a:chOff x="6236" y="-723"/>
                                                                                                                                                    <a:chExt cx="58" cy="0"/>
                                                                                                                                                  </a:xfrm>
                                                                                                                                                </wpg:grpSpPr>
                                                                                                                                                <wps:wsp>
                                                                                                                                                  <wps:cNvPr id="415" name="Freeform 441"/>
                                                                                                                                                  <wps:cNvSpPr>
                                                                                                                                                    <a:spLocks noEditPoints="1"/>
                                                                                                                                                  </wps:cNvSpPr>
                                                                                                                                                  <wps:spPr bwMode="auto">
                                                                                                                                                    <a:xfrm>
                                                                                                                                                      <a:off x="12472" y="-1446"/>
                                                                                                                                                      <a:ext cx="57" cy="0"/>
                                                                                                                                                    </a:xfrm>
                                                                                                                                                    <a:custGeom>
                                                                                                                                                      <a:avLst/>
                                                                                                                                                      <a:gdLst>
                                                                                                                                                        <a:gd name="T0" fmla="+- 0 6236 6236"/>
                                                                                                                                                        <a:gd name="T1" fmla="*/ T0 w 58"/>
                                                                                                                                                        <a:gd name="T2" fmla="+- 0 6294 6236"/>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6" name="Group 345"/>
                                                                                                                                                  <wpg:cNvGrpSpPr>
                                                                                                                                                    <a:grpSpLocks/>
                                                                                                                                                  </wpg:cNvGrpSpPr>
                                                                                                                                                  <wpg:grpSpPr bwMode="auto">
                                                                                                                                                    <a:xfrm>
                                                                                                                                                      <a:off x="6265" y="-723"/>
                                                                                                                                                      <a:ext cx="0" cy="706"/>
                                                                                                                                                      <a:chOff x="6265" y="-723"/>
                                                                                                                                                      <a:chExt cx="0" cy="706"/>
                                                                                                                                                    </a:xfrm>
                                                                                                                                                  </wpg:grpSpPr>
                                                                                                                                                  <wps:wsp>
                                                                                                                                                    <wps:cNvPr id="417" name="Freeform 440"/>
                                                                                                                                                    <wps:cNvSpPr>
                                                                                                                                                      <a:spLocks noEditPoints="1"/>
                                                                                                                                                    </wps:cNvSpPr>
                                                                                                                                                    <wps:spPr bwMode="auto">
                                                                                                                                                      <a:xfrm>
                                                                                                                                                        <a:off x="12530" y="-1446"/>
                                                                                                                                                        <a:ext cx="0" cy="706"/>
                                                                                                                                                      </a:xfrm>
                                                                                                                                                      <a:custGeom>
                                                                                                                                                        <a:avLst/>
                                                                                                                                                        <a:gdLst>
                                                                                                                                                          <a:gd name="T0" fmla="+- 0 -723 -723"/>
                                                                                                                                                          <a:gd name="T1" fmla="*/ -723 h 706"/>
                                                                                                                                                          <a:gd name="T2" fmla="+- 0 -17 -723"/>
                                                                                                                                                          <a:gd name="T3" fmla="*/ -17 h 706"/>
                                                                                                                                                        </a:gdLst>
                                                                                                                                                        <a:ahLst/>
                                                                                                                                                        <a:cxnLst>
                                                                                                                                                          <a:cxn ang="0">
                                                                                                                                                            <a:pos x="0" y="T1"/>
                                                                                                                                                          </a:cxn>
                                                                                                                                                          <a:cxn ang="0">
                                                                                                                                                            <a:pos x="0" y="T3"/>
                                                                                                                                                          </a:cxn>
                                                                                                                                                        </a:cxnLst>
                                                                                                                                                        <a:rect l="0" t="0" r="r" b="b"/>
                                                                                                                                                        <a:pathLst>
                                                                                                                                                          <a:path h="706">
                                                                                                                                                            <a:moveTo>
                                                                                                                                                              <a:pt x="0" y="0"/>
                                                                                                                                                            </a:moveTo>
                                                                                                                                                            <a:lnTo>
                                                                                                                                                              <a:pt x="0" y="706"/>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8" name="Group 346"/>
                                                                                                                                                    <wpg:cNvGrpSpPr>
                                                                                                                                                      <a:grpSpLocks/>
                                                                                                                                                    </wpg:cNvGrpSpPr>
                                                                                                                                                    <wpg:grpSpPr bwMode="auto">
                                                                                                                                                      <a:xfrm>
                                                                                                                                                        <a:off x="6236" y="-17"/>
                                                                                                                                                        <a:ext cx="58" cy="0"/>
                                                                                                                                                        <a:chOff x="6236" y="-17"/>
                                                                                                                                                        <a:chExt cx="58" cy="0"/>
                                                                                                                                                      </a:xfrm>
                                                                                                                                                    </wpg:grpSpPr>
                                                                                                                                                    <wps:wsp>
                                                                                                                                                      <wps:cNvPr id="419" name="Freeform 439"/>
                                                                                                                                                      <wps:cNvSpPr>
                                                                                                                                                        <a:spLocks noEditPoints="1"/>
                                                                                                                                                      </wps:cNvSpPr>
                                                                                                                                                      <wps:spPr bwMode="auto">
                                                                                                                                                        <a:xfrm>
                                                                                                                                                          <a:off x="12472" y="-34"/>
                                                                                                                                                          <a:ext cx="57" cy="0"/>
                                                                                                                                                        </a:xfrm>
                                                                                                                                                        <a:custGeom>
                                                                                                                                                          <a:avLst/>
                                                                                                                                                          <a:gdLst>
                                                                                                                                                            <a:gd name="T0" fmla="+- 0 6236 6236"/>
                                                                                                                                                            <a:gd name="T1" fmla="*/ T0 w 58"/>
                                                                                                                                                            <a:gd name="T2" fmla="+- 0 6294 6236"/>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20" name="Group 347"/>
                                                                                                                                                      <wpg:cNvGrpSpPr>
                                                                                                                                                        <a:grpSpLocks/>
                                                                                                                                                      </wpg:cNvGrpSpPr>
                                                                                                                                                      <wpg:grpSpPr bwMode="auto">
                                                                                                                                                        <a:xfrm>
                                                                                                                                                          <a:off x="6640" y="-264"/>
                                                                                                                                                          <a:ext cx="58" cy="0"/>
                                                                                                                                                          <a:chOff x="6640" y="-264"/>
                                                                                                                                                          <a:chExt cx="58" cy="0"/>
                                                                                                                                                        </a:xfrm>
                                                                                                                                                      </wpg:grpSpPr>
                                                                                                                                                      <wps:wsp>
                                                                                                                                                        <wps:cNvPr id="421" name="Freeform 438"/>
                                                                                                                                                        <wps:cNvSpPr>
                                                                                                                                                          <a:spLocks noEditPoints="1"/>
                                                                                                                                                        </wps:cNvSpPr>
                                                                                                                                                        <wps:spPr bwMode="auto">
                                                                                                                                                          <a:xfrm>
                                                                                                                                                            <a:off x="13280" y="-528"/>
                                                                                                                                                            <a:ext cx="58" cy="0"/>
                                                                                                                                                          </a:xfrm>
                                                                                                                                                          <a:custGeom>
                                                                                                                                                            <a:avLst/>
                                                                                                                                                            <a:gdLst>
                                                                                                                                                              <a:gd name="T0" fmla="+- 0 6640 6640"/>
                                                                                                                                                              <a:gd name="T1" fmla="*/ T0 w 58"/>
                                                                                                                                                              <a:gd name="T2" fmla="+- 0 6698 6640"/>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22" name="Group 348"/>
                                                                                                                                                        <wpg:cNvGrpSpPr>
                                                                                                                                                          <a:grpSpLocks/>
                                                                                                                                                        </wpg:cNvGrpSpPr>
                                                                                                                                                        <wpg:grpSpPr bwMode="auto">
                                                                                                                                                          <a:xfrm>
                                                                                                                                                            <a:off x="6669" y="-264"/>
                                                                                                                                                            <a:ext cx="0" cy="813"/>
                                                                                                                                                            <a:chOff x="6669" y="-264"/>
                                                                                                                                                            <a:chExt cx="0" cy="813"/>
                                                                                                                                                          </a:xfrm>
                                                                                                                                                        </wpg:grpSpPr>
                                                                                                                                                        <wps:wsp>
                                                                                                                                                          <wps:cNvPr id="423" name="Freeform 437"/>
                                                                                                                                                          <wps:cNvSpPr>
                                                                                                                                                            <a:spLocks noEditPoints="1"/>
                                                                                                                                                          </wps:cNvSpPr>
                                                                                                                                                          <wps:spPr bwMode="auto">
                                                                                                                                                            <a:xfrm>
                                                                                                                                                              <a:off x="13338" y="-528"/>
                                                                                                                                                              <a:ext cx="0" cy="813"/>
                                                                                                                                                            </a:xfrm>
                                                                                                                                                            <a:custGeom>
                                                                                                                                                              <a:avLst/>
                                                                                                                                                              <a:gdLst>
                                                                                                                                                                <a:gd name="T0" fmla="+- 0 -264 -264"/>
                                                                                                                                                                <a:gd name="T1" fmla="*/ -264 h 813"/>
                                                                                                                                                                <a:gd name="T2" fmla="+- 0 549 -264"/>
                                                                                                                                                                <a:gd name="T3" fmla="*/ 549 h 813"/>
                                                                                                                                                              </a:gdLst>
                                                                                                                                                              <a:ahLst/>
                                                                                                                                                              <a:cxnLst>
                                                                                                                                                                <a:cxn ang="0">
                                                                                                                                                                  <a:pos x="0" y="T1"/>
                                                                                                                                                                </a:cxn>
                                                                                                                                                                <a:cxn ang="0">
                                                                                                                                                                  <a:pos x="0" y="T3"/>
                                                                                                                                                                </a:cxn>
                                                                                                                                                              </a:cxnLst>
                                                                                                                                                              <a:rect l="0" t="0" r="r" b="b"/>
                                                                                                                                                              <a:pathLst>
                                                                                                                                                                <a:path h="813">
                                                                                                                                                                  <a:moveTo>
                                                                                                                                                                    <a:pt x="0" y="0"/>
                                                                                                                                                                  </a:moveTo>
                                                                                                                                                                  <a:lnTo>
                                                                                                                                                                    <a:pt x="0" y="81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24" name="Group 349"/>
                                                                                                                                                          <wpg:cNvGrpSpPr>
                                                                                                                                                            <a:grpSpLocks/>
                                                                                                                                                          </wpg:cNvGrpSpPr>
                                                                                                                                                          <wpg:grpSpPr bwMode="auto">
                                                                                                                                                            <a:xfrm>
                                                                                                                                                              <a:off x="6640" y="549"/>
                                                                                                                                                              <a:ext cx="58" cy="0"/>
                                                                                                                                                              <a:chOff x="6640" y="549"/>
                                                                                                                                                              <a:chExt cx="58" cy="0"/>
                                                                                                                                                            </a:xfrm>
                                                                                                                                                          </wpg:grpSpPr>
                                                                                                                                                          <wps:wsp>
                                                                                                                                                            <wps:cNvPr id="425" name="Freeform 436"/>
                                                                                                                                                            <wps:cNvSpPr>
                                                                                                                                                              <a:spLocks noEditPoints="1"/>
                                                                                                                                                            </wps:cNvSpPr>
                                                                                                                                                            <wps:spPr bwMode="auto">
                                                                                                                                                              <a:xfrm>
                                                                                                                                                                <a:off x="13280" y="1098"/>
                                                                                                                                                                <a:ext cx="58" cy="0"/>
                                                                                                                                                              </a:xfrm>
                                                                                                                                                              <a:custGeom>
                                                                                                                                                                <a:avLst/>
                                                                                                                                                                <a:gdLst>
                                                                                                                                                                  <a:gd name="T0" fmla="+- 0 6640 6640"/>
                                                                                                                                                                  <a:gd name="T1" fmla="*/ T0 w 58"/>
                                                                                                                                                                  <a:gd name="T2" fmla="+- 0 6698 6640"/>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26" name="Group 350"/>
                                                                                                                                                            <wpg:cNvGrpSpPr>
                                                                                                                                                              <a:grpSpLocks/>
                                                                                                                                                            </wpg:cNvGrpSpPr>
                                                                                                                                                            <wpg:grpSpPr bwMode="auto">
                                                                                                                                                              <a:xfrm>
                                                                                                                                                                <a:off x="7771" y="-423"/>
                                                                                                                                                                <a:ext cx="58" cy="0"/>
                                                                                                                                                                <a:chOff x="7771" y="-423"/>
                                                                                                                                                                <a:chExt cx="58" cy="0"/>
                                                                                                                                                              </a:xfrm>
                                                                                                                                                            </wpg:grpSpPr>
                                                                                                                                                            <wps:wsp>
                                                                                                                                                              <wps:cNvPr id="427" name="Freeform 435"/>
                                                                                                                                                              <wps:cNvSpPr>
                                                                                                                                                                <a:spLocks noEditPoints="1"/>
                                                                                                                                                              </wps:cNvSpPr>
                                                                                                                                                              <wps:spPr bwMode="auto">
                                                                                                                                                                <a:xfrm>
                                                                                                                                                                  <a:off x="15542" y="-846"/>
                                                                                                                                                                  <a:ext cx="58" cy="0"/>
                                                                                                                                                                </a:xfrm>
                                                                                                                                                                <a:custGeom>
                                                                                                                                                                  <a:avLst/>
                                                                                                                                                                  <a:gdLst>
                                                                                                                                                                    <a:gd name="T0" fmla="+- 0 7771 7771"/>
                                                                                                                                                                    <a:gd name="T1" fmla="*/ T0 w 58"/>
                                                                                                                                                                    <a:gd name="T2" fmla="+- 0 7829 7771"/>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28" name="Group 351"/>
                                                                                                                                                              <wpg:cNvGrpSpPr>
                                                                                                                                                                <a:grpSpLocks/>
                                                                                                                                                              </wpg:cNvGrpSpPr>
                                                                                                                                                              <wpg:grpSpPr bwMode="auto">
                                                                                                                                                                <a:xfrm>
                                                                                                                                                                  <a:off x="7800" y="-423"/>
                                                                                                                                                                  <a:ext cx="0" cy="752"/>
                                                                                                                                                                  <a:chOff x="7800" y="-423"/>
                                                                                                                                                                  <a:chExt cx="0" cy="752"/>
                                                                                                                                                                </a:xfrm>
                                                                                                                                                              </wpg:grpSpPr>
                                                                                                                                                              <wps:wsp>
                                                                                                                                                                <wps:cNvPr id="429" name="Freeform 434"/>
                                                                                                                                                                <wps:cNvSpPr>
                                                                                                                                                                  <a:spLocks noEditPoints="1"/>
                                                                                                                                                                </wps:cNvSpPr>
                                                                                                                                                                <wps:spPr bwMode="auto">
                                                                                                                                                                  <a:xfrm>
                                                                                                                                                                    <a:off x="15600" y="-846"/>
                                                                                                                                                                    <a:ext cx="0" cy="752"/>
                                                                                                                                                                  </a:xfrm>
                                                                                                                                                                  <a:custGeom>
                                                                                                                                                                    <a:avLst/>
                                                                                                                                                                    <a:gdLst>
                                                                                                                                                                      <a:gd name="T0" fmla="+- 0 -423 -423"/>
                                                                                                                                                                      <a:gd name="T1" fmla="*/ -423 h 752"/>
                                                                                                                                                                      <a:gd name="T2" fmla="+- 0 329 -423"/>
                                                                                                                                                                      <a:gd name="T3" fmla="*/ 329 h 752"/>
                                                                                                                                                                    </a:gdLst>
                                                                                                                                                                    <a:ahLst/>
                                                                                                                                                                    <a:cxnLst>
                                                                                                                                                                      <a:cxn ang="0">
                                                                                                                                                                        <a:pos x="0" y="T1"/>
                                                                                                                                                                      </a:cxn>
                                                                                                                                                                      <a:cxn ang="0">
                                                                                                                                                                        <a:pos x="0" y="T3"/>
                                                                                                                                                                      </a:cxn>
                                                                                                                                                                    </a:cxnLst>
                                                                                                                                                                    <a:rect l="0" t="0" r="r" b="b"/>
                                                                                                                                                                    <a:pathLst>
                                                                                                                                                                      <a:path h="752">
                                                                                                                                                                        <a:moveTo>
                                                                                                                                                                          <a:pt x="0" y="0"/>
                                                                                                                                                                        </a:moveTo>
                                                                                                                                                                        <a:lnTo>
                                                                                                                                                                          <a:pt x="0" y="752"/>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30" name="Group 352"/>
                                                                                                                                                                <wpg:cNvGrpSpPr>
                                                                                                                                                                  <a:grpSpLocks/>
                                                                                                                                                                </wpg:cNvGrpSpPr>
                                                                                                                                                                <wpg:grpSpPr bwMode="auto">
                                                                                                                                                                  <a:xfrm>
                                                                                                                                                                    <a:off x="7771" y="329"/>
                                                                                                                                                                    <a:ext cx="58" cy="0"/>
                                                                                                                                                                    <a:chOff x="7771" y="329"/>
                                                                                                                                                                    <a:chExt cx="58" cy="0"/>
                                                                                                                                                                  </a:xfrm>
                                                                                                                                                                </wpg:grpSpPr>
                                                                                                                                                                <wps:wsp>
                                                                                                                                                                  <wps:cNvPr id="431" name="Freeform 433"/>
                                                                                                                                                                  <wps:cNvSpPr>
                                                                                                                                                                    <a:spLocks noEditPoints="1"/>
                                                                                                                                                                  </wps:cNvSpPr>
                                                                                                                                                                  <wps:spPr bwMode="auto">
                                                                                                                                                                    <a:xfrm>
                                                                                                                                                                      <a:off x="15542" y="658"/>
                                                                                                                                                                      <a:ext cx="58" cy="0"/>
                                                                                                                                                                    </a:xfrm>
                                                                                                                                                                    <a:custGeom>
                                                                                                                                                                      <a:avLst/>
                                                                                                                                                                      <a:gdLst>
                                                                                                                                                                        <a:gd name="T0" fmla="+- 0 7771 7771"/>
                                                                                                                                                                        <a:gd name="T1" fmla="*/ T0 w 58"/>
                                                                                                                                                                        <a:gd name="T2" fmla="+- 0 7829 7771"/>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32" name="Group 353"/>
                                                                                                                                                                  <wpg:cNvGrpSpPr>
                                                                                                                                                                    <a:grpSpLocks/>
                                                                                                                                                                  </wpg:cNvGrpSpPr>
                                                                                                                                                                  <wpg:grpSpPr bwMode="auto">
                                                                                                                                                                    <a:xfrm>
                                                                                                                                                                      <a:off x="5832" y="-200"/>
                                                                                                                                                                      <a:ext cx="58" cy="0"/>
                                                                                                                                                                      <a:chOff x="5832" y="-200"/>
                                                                                                                                                                      <a:chExt cx="58" cy="0"/>
                                                                                                                                                                    </a:xfrm>
                                                                                                                                                                  </wpg:grpSpPr>
                                                                                                                                                                  <wps:wsp>
                                                                                                                                                                    <wps:cNvPr id="433" name="Freeform 432"/>
                                                                                                                                                                    <wps:cNvSpPr>
                                                                                                                                                                      <a:spLocks noEditPoints="1"/>
                                                                                                                                                                    </wps:cNvSpPr>
                                                                                                                                                                    <wps:spPr bwMode="auto">
                                                                                                                                                                      <a:xfrm>
                                                                                                                                                                        <a:off x="11664" y="-400"/>
                                                                                                                                                                        <a:ext cx="57" cy="0"/>
                                                                                                                                                                      </a:xfrm>
                                                                                                                                                                      <a:custGeom>
                                                                                                                                                                        <a:avLst/>
                                                                                                                                                                        <a:gdLst>
                                                                                                                                                                          <a:gd name="T0" fmla="+- 0 5832 5832"/>
                                                                                                                                                                          <a:gd name="T1" fmla="*/ T0 w 58"/>
                                                                                                                                                                          <a:gd name="T2" fmla="+- 0 5890 5832"/>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34" name="Group 354"/>
                                                                                                                                                                    <wpg:cNvGrpSpPr>
                                                                                                                                                                      <a:grpSpLocks/>
                                                                                                                                                                    </wpg:cNvGrpSpPr>
                                                                                                                                                                    <wpg:grpSpPr bwMode="auto">
                                                                                                                                                                      <a:xfrm>
                                                                                                                                                                        <a:off x="5861" y="-200"/>
                                                                                                                                                                        <a:ext cx="0" cy="647"/>
                                                                                                                                                                        <a:chOff x="5861" y="-200"/>
                                                                                                                                                                        <a:chExt cx="0" cy="647"/>
                                                                                                                                                                      </a:xfrm>
                                                                                                                                                                    </wpg:grpSpPr>
                                                                                                                                                                    <wps:wsp>
                                                                                                                                                                      <wps:cNvPr id="435" name="Freeform 431"/>
                                                                                                                                                                      <wps:cNvSpPr>
                                                                                                                                                                        <a:spLocks noEditPoints="1"/>
                                                                                                                                                                      </wps:cNvSpPr>
                                                                                                                                                                      <wps:spPr bwMode="auto">
                                                                                                                                                                        <a:xfrm>
                                                                                                                                                                          <a:off x="11722" y="-400"/>
                                                                                                                                                                          <a:ext cx="0" cy="647"/>
                                                                                                                                                                        </a:xfrm>
                                                                                                                                                                        <a:custGeom>
                                                                                                                                                                          <a:avLst/>
                                                                                                                                                                          <a:gdLst>
                                                                                                                                                                            <a:gd name="T0" fmla="+- 0 -200 -200"/>
                                                                                                                                                                            <a:gd name="T1" fmla="*/ -200 h 647"/>
                                                                                                                                                                            <a:gd name="T2" fmla="+- 0 447 -200"/>
                                                                                                                                                                            <a:gd name="T3" fmla="*/ 447 h 647"/>
                                                                                                                                                                          </a:gdLst>
                                                                                                                                                                          <a:ahLst/>
                                                                                                                                                                          <a:cxnLst>
                                                                                                                                                                            <a:cxn ang="0">
                                                                                                                                                                              <a:pos x="0" y="T1"/>
                                                                                                                                                                            </a:cxn>
                                                                                                                                                                            <a:cxn ang="0">
                                                                                                                                                                              <a:pos x="0" y="T3"/>
                                                                                                                                                                            </a:cxn>
                                                                                                                                                                          </a:cxnLst>
                                                                                                                                                                          <a:rect l="0" t="0" r="r" b="b"/>
                                                                                                                                                                          <a:pathLst>
                                                                                                                                                                            <a:path h="647">
                                                                                                                                                                              <a:moveTo>
                                                                                                                                                                                <a:pt x="0" y="0"/>
                                                                                                                                                                              </a:moveTo>
                                                                                                                                                                              <a:lnTo>
                                                                                                                                                                                <a:pt x="0" y="647"/>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36" name="Group 355"/>
                                                                                                                                                                      <wpg:cNvGrpSpPr>
                                                                                                                                                                        <a:grpSpLocks/>
                                                                                                                                                                      </wpg:cNvGrpSpPr>
                                                                                                                                                                      <wpg:grpSpPr bwMode="auto">
                                                                                                                                                                        <a:xfrm>
                                                                                                                                                                          <a:off x="5832" y="447"/>
                                                                                                                                                                          <a:ext cx="58" cy="0"/>
                                                                                                                                                                          <a:chOff x="5832" y="447"/>
                                                                                                                                                                          <a:chExt cx="58" cy="0"/>
                                                                                                                                                                        </a:xfrm>
                                                                                                                                                                      </wpg:grpSpPr>
                                                                                                                                                                      <wps:wsp>
                                                                                                                                                                        <wps:cNvPr id="437" name="Freeform 430"/>
                                                                                                                                                                        <wps:cNvSpPr>
                                                                                                                                                                          <a:spLocks noEditPoints="1"/>
                                                                                                                                                                        </wps:cNvSpPr>
                                                                                                                                                                        <wps:spPr bwMode="auto">
                                                                                                                                                                          <a:xfrm>
                                                                                                                                                                            <a:off x="11664" y="894"/>
                                                                                                                                                                            <a:ext cx="57" cy="0"/>
                                                                                                                                                                          </a:xfrm>
                                                                                                                                                                          <a:custGeom>
                                                                                                                                                                            <a:avLst/>
                                                                                                                                                                            <a:gdLst>
                                                                                                                                                                              <a:gd name="T0" fmla="+- 0 5832 5832"/>
                                                                                                                                                                              <a:gd name="T1" fmla="*/ T0 w 58"/>
                                                                                                                                                                              <a:gd name="T2" fmla="+- 0 5890 5832"/>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38" name="Group 356"/>
                                                                                                                                                                        <wpg:cNvGrpSpPr>
                                                                                                                                                                          <a:grpSpLocks/>
                                                                                                                                                                        </wpg:cNvGrpSpPr>
                                                                                                                                                                        <wpg:grpSpPr bwMode="auto">
                                                                                                                                                                          <a:xfrm>
                                                                                                                                                                            <a:off x="6236" y="9"/>
                                                                                                                                                                            <a:ext cx="58" cy="0"/>
                                                                                                                                                                            <a:chOff x="6236" y="9"/>
                                                                                                                                                                            <a:chExt cx="58" cy="0"/>
                                                                                                                                                                          </a:xfrm>
                                                                                                                                                                        </wpg:grpSpPr>
                                                                                                                                                                        <wps:wsp>
                                                                                                                                                                          <wps:cNvPr id="439" name="Freeform 429"/>
                                                                                                                                                                          <wps:cNvSpPr>
                                                                                                                                                                            <a:spLocks noEditPoints="1"/>
                                                                                                                                                                          </wps:cNvSpPr>
                                                                                                                                                                          <wps:spPr bwMode="auto">
                                                                                                                                                                            <a:xfrm>
                                                                                                                                                                              <a:off x="12472" y="18"/>
                                                                                                                                                                              <a:ext cx="57" cy="0"/>
                                                                                                                                                                            </a:xfrm>
                                                                                                                                                                            <a:custGeom>
                                                                                                                                                                              <a:avLst/>
                                                                                                                                                                              <a:gdLst>
                                                                                                                                                                                <a:gd name="T0" fmla="+- 0 6236 6236"/>
                                                                                                                                                                                <a:gd name="T1" fmla="*/ T0 w 58"/>
                                                                                                                                                                                <a:gd name="T2" fmla="+- 0 6294 6236"/>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40" name="Group 357"/>
                                                                                                                                                                          <wpg:cNvGrpSpPr>
                                                                                                                                                                            <a:grpSpLocks/>
                                                                                                                                                                          </wpg:cNvGrpSpPr>
                                                                                                                                                                          <wpg:grpSpPr bwMode="auto">
                                                                                                                                                                            <a:xfrm>
                                                                                                                                                                              <a:off x="6265" y="9"/>
                                                                                                                                                                              <a:ext cx="0" cy="647"/>
                                                                                                                                                                              <a:chOff x="6265" y="9"/>
                                                                                                                                                                              <a:chExt cx="0" cy="647"/>
                                                                                                                                                                            </a:xfrm>
                                                                                                                                                                          </wpg:grpSpPr>
                                                                                                                                                                          <wps:wsp>
                                                                                                                                                                            <wps:cNvPr id="441" name="Freeform 428"/>
                                                                                                                                                                            <wps:cNvSpPr>
                                                                                                                                                                              <a:spLocks noEditPoints="1"/>
                                                                                                                                                                            </wps:cNvSpPr>
                                                                                                                                                                            <wps:spPr bwMode="auto">
                                                                                                                                                                              <a:xfrm>
                                                                                                                                                                                <a:off x="12530" y="18"/>
                                                                                                                                                                                <a:ext cx="0" cy="646"/>
                                                                                                                                                                              </a:xfrm>
                                                                                                                                                                              <a:custGeom>
                                                                                                                                                                                <a:avLst/>
                                                                                                                                                                                <a:gdLst>
                                                                                                                                                                                  <a:gd name="T0" fmla="+- 0 9 9"/>
                                                                                                                                                                                  <a:gd name="T1" fmla="*/ 9 h 647"/>
                                                                                                                                                                                  <a:gd name="T2" fmla="+- 0 656 9"/>
                                                                                                                                                                                  <a:gd name="T3" fmla="*/ 656 h 647"/>
                                                                                                                                                                                </a:gdLst>
                                                                                                                                                                                <a:ahLst/>
                                                                                                                                                                                <a:cxnLst>
                                                                                                                                                                                  <a:cxn ang="0">
                                                                                                                                                                                    <a:pos x="0" y="T1"/>
                                                                                                                                                                                  </a:cxn>
                                                                                                                                                                                  <a:cxn ang="0">
                                                                                                                                                                                    <a:pos x="0" y="T3"/>
                                                                                                                                                                                  </a:cxn>
                                                                                                                                                                                </a:cxnLst>
                                                                                                                                                                                <a:rect l="0" t="0" r="r" b="b"/>
                                                                                                                                                                                <a:pathLst>
                                                                                                                                                                                  <a:path h="647">
                                                                                                                                                                                    <a:moveTo>
                                                                                                                                                                                      <a:pt x="0" y="0"/>
                                                                                                                                                                                    </a:moveTo>
                                                                                                                                                                                    <a:lnTo>
                                                                                                                                                                                      <a:pt x="0" y="647"/>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42" name="Group 358"/>
                                                                                                                                                                            <wpg:cNvGrpSpPr>
                                                                                                                                                                              <a:grpSpLocks/>
                                                                                                                                                                            </wpg:cNvGrpSpPr>
                                                                                                                                                                            <wpg:grpSpPr bwMode="auto">
                                                                                                                                                                              <a:xfrm>
                                                                                                                                                                                <a:off x="6236" y="655"/>
                                                                                                                                                                                <a:ext cx="58" cy="0"/>
                                                                                                                                                                                <a:chOff x="6236" y="655"/>
                                                                                                                                                                                <a:chExt cx="58" cy="0"/>
                                                                                                                                                                              </a:xfrm>
                                                                                                                                                                            </wpg:grpSpPr>
                                                                                                                                                                            <wps:wsp>
                                                                                                                                                                              <wps:cNvPr id="443" name="Freeform 427"/>
                                                                                                                                                                              <wps:cNvSpPr>
                                                                                                                                                                                <a:spLocks noEditPoints="1"/>
                                                                                                                                                                              </wps:cNvSpPr>
                                                                                                                                                                              <wps:spPr bwMode="auto">
                                                                                                                                                                                <a:xfrm>
                                                                                                                                                                                  <a:off x="12472" y="1310"/>
                                                                                                                                                                                  <a:ext cx="57" cy="0"/>
                                                                                                                                                                                </a:xfrm>
                                                                                                                                                                                <a:custGeom>
                                                                                                                                                                                  <a:avLst/>
                                                                                                                                                                                  <a:gdLst>
                                                                                                                                                                                    <a:gd name="T0" fmla="+- 0 6236 6236"/>
                                                                                                                                                                                    <a:gd name="T1" fmla="*/ T0 w 58"/>
                                                                                                                                                                                    <a:gd name="T2" fmla="+- 0 6294 6236"/>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44" name="Group 359"/>
                                                                                                                                                                              <wpg:cNvGrpSpPr>
                                                                                                                                                                                <a:grpSpLocks/>
                                                                                                                                                                              </wpg:cNvGrpSpPr>
                                                                                                                                                                              <wpg:grpSpPr bwMode="auto">
                                                                                                                                                                                <a:xfrm>
                                                                                                                                                                                  <a:off x="6640" y="-176"/>
                                                                                                                                                                                  <a:ext cx="58" cy="0"/>
                                                                                                                                                                                  <a:chOff x="6640" y="-176"/>
                                                                                                                                                                                  <a:chExt cx="58" cy="0"/>
                                                                                                                                                                                </a:xfrm>
                                                                                                                                                                              </wpg:grpSpPr>
                                                                                                                                                                              <wps:wsp>
                                                                                                                                                                                <wps:cNvPr id="445" name="Freeform 426"/>
                                                                                                                                                                                <wps:cNvSpPr>
                                                                                                                                                                                  <a:spLocks noEditPoints="1"/>
                                                                                                                                                                                </wps:cNvSpPr>
                                                                                                                                                                                <wps:spPr bwMode="auto">
                                                                                                                                                                                  <a:xfrm>
                                                                                                                                                                                    <a:off x="13280" y="-352"/>
                                                                                                                                                                                    <a:ext cx="58" cy="0"/>
                                                                                                                                                                                  </a:xfrm>
                                                                                                                                                                                  <a:custGeom>
                                                                                                                                                                                    <a:avLst/>
                                                                                                                                                                                    <a:gdLst>
                                                                                                                                                                                      <a:gd name="T0" fmla="+- 0 6640 6640"/>
                                                                                                                                                                                      <a:gd name="T1" fmla="*/ T0 w 58"/>
                                                                                                                                                                                      <a:gd name="T2" fmla="+- 0 6698 6640"/>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46" name="Group 360"/>
                                                                                                                                                                                <wpg:cNvGrpSpPr>
                                                                                                                                                                                  <a:grpSpLocks/>
                                                                                                                                                                                </wpg:cNvGrpSpPr>
                                                                                                                                                                                <wpg:grpSpPr bwMode="auto">
                                                                                                                                                                                  <a:xfrm>
                                                                                                                                                                                    <a:off x="6669" y="-176"/>
                                                                                                                                                                                    <a:ext cx="0" cy="570"/>
                                                                                                                                                                                    <a:chOff x="6669" y="-176"/>
                                                                                                                                                                                    <a:chExt cx="0" cy="570"/>
                                                                                                                                                                                  </a:xfrm>
                                                                                                                                                                                </wpg:grpSpPr>
                                                                                                                                                                                <wps:wsp>
                                                                                                                                                                                  <wps:cNvPr id="447" name="Freeform 425"/>
                                                                                                                                                                                  <wps:cNvSpPr>
                                                                                                                                                                                    <a:spLocks noEditPoints="1"/>
                                                                                                                                                                                  </wps:cNvSpPr>
                                                                                                                                                                                  <wps:spPr bwMode="auto">
                                                                                                                                                                                    <a:xfrm>
                                                                                                                                                                                      <a:off x="13338" y="-352"/>
                                                                                                                                                                                      <a:ext cx="0" cy="570"/>
                                                                                                                                                                                    </a:xfrm>
                                                                                                                                                                                    <a:custGeom>
                                                                                                                                                                                      <a:avLst/>
                                                                                                                                                                                      <a:gdLst>
                                                                                                                                                                                        <a:gd name="T0" fmla="+- 0 -176 -176"/>
                                                                                                                                                                                        <a:gd name="T1" fmla="*/ -176 h 570"/>
                                                                                                                                                                                        <a:gd name="T2" fmla="+- 0 394 -176"/>
                                                                                                                                                                                        <a:gd name="T3" fmla="*/ 394 h 570"/>
                                                                                                                                                                                      </a:gdLst>
                                                                                                                                                                                      <a:ahLst/>
                                                                                                                                                                                      <a:cxnLst>
                                                                                                                                                                                        <a:cxn ang="0">
                                                                                                                                                                                          <a:pos x="0" y="T1"/>
                                                                                                                                                                                        </a:cxn>
                                                                                                                                                                                        <a:cxn ang="0">
                                                                                                                                                                                          <a:pos x="0" y="T3"/>
                                                                                                                                                                                        </a:cxn>
                                                                                                                                                                                      </a:cxnLst>
                                                                                                                                                                                      <a:rect l="0" t="0" r="r" b="b"/>
                                                                                                                                                                                      <a:pathLst>
                                                                                                                                                                                        <a:path h="570">
                                                                                                                                                                                          <a:moveTo>
                                                                                                                                                                                            <a:pt x="0" y="0"/>
                                                                                                                                                                                          </a:moveTo>
                                                                                                                                                                                          <a:lnTo>
                                                                                                                                                                                            <a:pt x="0" y="57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48" name="Group 361"/>
                                                                                                                                                                                  <wpg:cNvGrpSpPr>
                                                                                                                                                                                    <a:grpSpLocks/>
                                                                                                                                                                                  </wpg:cNvGrpSpPr>
                                                                                                                                                                                  <wpg:grpSpPr bwMode="auto">
                                                                                                                                                                                    <a:xfrm>
                                                                                                                                                                                      <a:off x="6640" y="394"/>
                                                                                                                                                                                      <a:ext cx="58" cy="0"/>
                                                                                                                                                                                      <a:chOff x="6640" y="394"/>
                                                                                                                                                                                      <a:chExt cx="58" cy="0"/>
                                                                                                                                                                                    </a:xfrm>
                                                                                                                                                                                  </wpg:grpSpPr>
                                                                                                                                                                                  <wps:wsp>
                                                                                                                                                                                    <wps:cNvPr id="449" name="Freeform 424"/>
                                                                                                                                                                                    <wps:cNvSpPr>
                                                                                                                                                                                      <a:spLocks noEditPoints="1"/>
                                                                                                                                                                                    </wps:cNvSpPr>
                                                                                                                                                                                    <wps:spPr bwMode="auto">
                                                                                                                                                                                      <a:xfrm>
                                                                                                                                                                                        <a:off x="13280" y="788"/>
                                                                                                                                                                                        <a:ext cx="58" cy="0"/>
                                                                                                                                                                                      </a:xfrm>
                                                                                                                                                                                      <a:custGeom>
                                                                                                                                                                                        <a:avLst/>
                                                                                                                                                                                        <a:gdLst>
                                                                                                                                                                                          <a:gd name="T0" fmla="+- 0 6640 6640"/>
                                                                                                                                                                                          <a:gd name="T1" fmla="*/ T0 w 58"/>
                                                                                                                                                                                          <a:gd name="T2" fmla="+- 0 6698 6640"/>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50" name="Group 362"/>
                                                                                                                                                                                    <wpg:cNvGrpSpPr>
                                                                                                                                                                                      <a:grpSpLocks/>
                                                                                                                                                                                    </wpg:cNvGrpSpPr>
                                                                                                                                                                                    <wpg:grpSpPr bwMode="auto">
                                                                                                                                                                                      <a:xfrm>
                                                                                                                                                                                        <a:off x="7771" y="-369"/>
                                                                                                                                                                                        <a:ext cx="58" cy="0"/>
                                                                                                                                                                                        <a:chOff x="7771" y="-369"/>
                                                                                                                                                                                        <a:chExt cx="58" cy="0"/>
                                                                                                                                                                                      </a:xfrm>
                                                                                                                                                                                    </wpg:grpSpPr>
                                                                                                                                                                                    <wps:wsp>
                                                                                                                                                                                      <wps:cNvPr id="451" name="Freeform 423"/>
                                                                                                                                                                                      <wps:cNvSpPr>
                                                                                                                                                                                        <a:spLocks noEditPoints="1"/>
                                                                                                                                                                                      </wps:cNvSpPr>
                                                                                                                                                                                      <wps:spPr bwMode="auto">
                                                                                                                                                                                        <a:xfrm>
                                                                                                                                                                                          <a:off x="15542" y="-738"/>
                                                                                                                                                                                          <a:ext cx="58" cy="0"/>
                                                                                                                                                                                        </a:xfrm>
                                                                                                                                                                                        <a:custGeom>
                                                                                                                                                                                          <a:avLst/>
                                                                                                                                                                                          <a:gdLst>
                                                                                                                                                                                            <a:gd name="T0" fmla="+- 0 7771 7771"/>
                                                                                                                                                                                            <a:gd name="T1" fmla="*/ T0 w 58"/>
                                                                                                                                                                                            <a:gd name="T2" fmla="+- 0 7829 7771"/>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52" name="Group 363"/>
                                                                                                                                                                                      <wpg:cNvGrpSpPr>
                                                                                                                                                                                        <a:grpSpLocks/>
                                                                                                                                                                                      </wpg:cNvGrpSpPr>
                                                                                                                                                                                      <wpg:grpSpPr bwMode="auto">
                                                                                                                                                                                        <a:xfrm>
                                                                                                                                                                                          <a:off x="7800" y="-369"/>
                                                                                                                                                                                          <a:ext cx="0" cy="622"/>
                                                                                                                                                                                          <a:chOff x="7800" y="-369"/>
                                                                                                                                                                                          <a:chExt cx="0" cy="622"/>
                                                                                                                                                                                        </a:xfrm>
                                                                                                                                                                                      </wpg:grpSpPr>
                                                                                                                                                                                      <wps:wsp>
                                                                                                                                                                                        <wps:cNvPr id="453" name="Freeform 422"/>
                                                                                                                                                                                        <wps:cNvSpPr>
                                                                                                                                                                                          <a:spLocks noEditPoints="1"/>
                                                                                                                                                                                        </wps:cNvSpPr>
                                                                                                                                                                                        <wps:spPr bwMode="auto">
                                                                                                                                                                                          <a:xfrm>
                                                                                                                                                                                            <a:off x="15600" y="-738"/>
                                                                                                                                                                                            <a:ext cx="0" cy="622"/>
                                                                                                                                                                                          </a:xfrm>
                                                                                                                                                                                          <a:custGeom>
                                                                                                                                                                                            <a:avLst/>
                                                                                                                                                                                            <a:gdLst>
                                                                                                                                                                                              <a:gd name="T0" fmla="+- 0 -369 -369"/>
                                                                                                                                                                                              <a:gd name="T1" fmla="*/ -369 h 622"/>
                                                                                                                                                                                              <a:gd name="T2" fmla="+- 0 253 -369"/>
                                                                                                                                                                                              <a:gd name="T3" fmla="*/ 253 h 622"/>
                                                                                                                                                                                            </a:gdLst>
                                                                                                                                                                                            <a:ahLst/>
                                                                                                                                                                                            <a:cxnLst>
                                                                                                                                                                                              <a:cxn ang="0">
                                                                                                                                                                                                <a:pos x="0" y="T1"/>
                                                                                                                                                                                              </a:cxn>
                                                                                                                                                                                              <a:cxn ang="0">
                                                                                                                                                                                                <a:pos x="0" y="T3"/>
                                                                                                                                                                                              </a:cxn>
                                                                                                                                                                                            </a:cxnLst>
                                                                                                                                                                                            <a:rect l="0" t="0" r="r" b="b"/>
                                                                                                                                                                                            <a:pathLst>
                                                                                                                                                                                              <a:path h="622">
                                                                                                                                                                                                <a:moveTo>
                                                                                                                                                                                                  <a:pt x="0" y="0"/>
                                                                                                                                                                                                </a:moveTo>
                                                                                                                                                                                                <a:lnTo>
                                                                                                                                                                                                  <a:pt x="0" y="622"/>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54" name="Group 364"/>
                                                                                                                                                                                        <wpg:cNvGrpSpPr>
                                                                                                                                                                                          <a:grpSpLocks/>
                                                                                                                                                                                        </wpg:cNvGrpSpPr>
                                                                                                                                                                                        <wpg:grpSpPr bwMode="auto">
                                                                                                                                                                                          <a:xfrm>
                                                                                                                                                                                            <a:off x="7771" y="253"/>
                                                                                                                                                                                            <a:ext cx="58" cy="0"/>
                                                                                                                                                                                            <a:chOff x="7771" y="253"/>
                                                                                                                                                                                            <a:chExt cx="58" cy="0"/>
                                                                                                                                                                                          </a:xfrm>
                                                                                                                                                                                        </wpg:grpSpPr>
                                                                                                                                                                                        <wps:wsp>
                                                                                                                                                                                          <wps:cNvPr id="455" name="Freeform 421"/>
                                                                                                                                                                                          <wps:cNvSpPr>
                                                                                                                                                                                            <a:spLocks noEditPoints="1"/>
                                                                                                                                                                                          </wps:cNvSpPr>
                                                                                                                                                                                          <wps:spPr bwMode="auto">
                                                                                                                                                                                            <a:xfrm>
                                                                                                                                                                                              <a:off x="15542" y="506"/>
                                                                                                                                                                                              <a:ext cx="58" cy="0"/>
                                                                                                                                                                                            </a:xfrm>
                                                                                                                                                                                            <a:custGeom>
                                                                                                                                                                                              <a:avLst/>
                                                                                                                                                                                              <a:gdLst>
                                                                                                                                                                                                <a:gd name="T0" fmla="+- 0 7771 7771"/>
                                                                                                                                                                                                <a:gd name="T1" fmla="*/ T0 w 58"/>
                                                                                                                                                                                                <a:gd name="T2" fmla="+- 0 7829 7771"/>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56" name="Group 365"/>
                                                                                                                                                                                          <wpg:cNvGrpSpPr>
                                                                                                                                                                                            <a:grpSpLocks/>
                                                                                                                                                                                          </wpg:cNvGrpSpPr>
                                                                                                                                                                                          <wpg:grpSpPr bwMode="auto">
                                                                                                                                                                                            <a:xfrm>
                                                                                                                                                                                              <a:off x="5832" y="9"/>
                                                                                                                                                                                              <a:ext cx="58" cy="0"/>
                                                                                                                                                                                              <a:chOff x="5832" y="9"/>
                                                                                                                                                                                              <a:chExt cx="58" cy="0"/>
                                                                                                                                                                                            </a:xfrm>
                                                                                                                                                                                          </wpg:grpSpPr>
                                                                                                                                                                                          <wps:wsp>
                                                                                                                                                                                            <wps:cNvPr id="457" name="Freeform 420"/>
                                                                                                                                                                                            <wps:cNvSpPr>
                                                                                                                                                                                              <a:spLocks noEditPoints="1"/>
                                                                                                                                                                                            </wps:cNvSpPr>
                                                                                                                                                                                            <wps:spPr bwMode="auto">
                                                                                                                                                                                              <a:xfrm>
                                                                                                                                                                                                <a:off x="11664" y="18"/>
                                                                                                                                                                                                <a:ext cx="57" cy="0"/>
                                                                                                                                                                                              </a:xfrm>
                                                                                                                                                                                              <a:custGeom>
                                                                                                                                                                                                <a:avLst/>
                                                                                                                                                                                                <a:gdLst>
                                                                                                                                                                                                  <a:gd name="T0" fmla="+- 0 5832 5832"/>
                                                                                                                                                                                                  <a:gd name="T1" fmla="*/ T0 w 58"/>
                                                                                                                                                                                                  <a:gd name="T2" fmla="+- 0 5890 5832"/>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58" name="Group 366"/>
                                                                                                                                                                                            <wpg:cNvGrpSpPr>
                                                                                                                                                                                              <a:grpSpLocks/>
                                                                                                                                                                                            </wpg:cNvGrpSpPr>
                                                                                                                                                                                            <wpg:grpSpPr bwMode="auto">
                                                                                                                                                                                              <a:xfrm>
                                                                                                                                                                                                <a:off x="5861" y="9"/>
                                                                                                                                                                                                <a:ext cx="0" cy="724"/>
                                                                                                                                                                                                <a:chOff x="5861" y="9"/>
                                                                                                                                                                                                <a:chExt cx="0" cy="724"/>
                                                                                                                                                                                              </a:xfrm>
                                                                                                                                                                                            </wpg:grpSpPr>
                                                                                                                                                                                            <wps:wsp>
                                                                                                                                                                                              <wps:cNvPr id="459" name="Freeform 419"/>
                                                                                                                                                                                              <wps:cNvSpPr>
                                                                                                                                                                                                <a:spLocks noEditPoints="1"/>
                                                                                                                                                                                              </wps:cNvSpPr>
                                                                                                                                                                                              <wps:spPr bwMode="auto">
                                                                                                                                                                                                <a:xfrm>
                                                                                                                                                                                                  <a:off x="11722" y="18"/>
                                                                                                                                                                                                  <a:ext cx="0" cy="724"/>
                                                                                                                                                                                                </a:xfrm>
                                                                                                                                                                                                <a:custGeom>
                                                                                                                                                                                                  <a:avLst/>
                                                                                                                                                                                                  <a:gdLst>
                                                                                                                                                                                                    <a:gd name="T0" fmla="+- 0 9 9"/>
                                                                                                                                                                                                    <a:gd name="T1" fmla="*/ 9 h 724"/>
                                                                                                                                                                                                    <a:gd name="T2" fmla="+- 0 733 9"/>
                                                                                                                                                                                                    <a:gd name="T3" fmla="*/ 733 h 724"/>
                                                                                                                                                                                                  </a:gdLst>
                                                                                                                                                                                                  <a:ahLst/>
                                                                                                                                                                                                  <a:cxnLst>
                                                                                                                                                                                                    <a:cxn ang="0">
                                                                                                                                                                                                      <a:pos x="0" y="T1"/>
                                                                                                                                                                                                    </a:cxn>
                                                                                                                                                                                                    <a:cxn ang="0">
                                                                                                                                                                                                      <a:pos x="0" y="T3"/>
                                                                                                                                                                                                    </a:cxn>
                                                                                                                                                                                                  </a:cxnLst>
                                                                                                                                                                                                  <a:rect l="0" t="0" r="r" b="b"/>
                                                                                                                                                                                                  <a:pathLst>
                                                                                                                                                                                                    <a:path h="724">
                                                                                                                                                                                                      <a:moveTo>
                                                                                                                                                                                                        <a:pt x="0" y="0"/>
                                                                                                                                                                                                      </a:moveTo>
                                                                                                                                                                                                      <a:lnTo>
                                                                                                                                                                                                        <a:pt x="0" y="724"/>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60" name="Group 367"/>
                                                                                                                                                                                              <wpg:cNvGrpSpPr>
                                                                                                                                                                                                <a:grpSpLocks/>
                                                                                                                                                                                              </wpg:cNvGrpSpPr>
                                                                                                                                                                                              <wpg:grpSpPr bwMode="auto">
                                                                                                                                                                                                <a:xfrm>
                                                                                                                                                                                                  <a:off x="5832" y="733"/>
                                                                                                                                                                                                  <a:ext cx="58" cy="0"/>
                                                                                                                                                                                                  <a:chOff x="5832" y="733"/>
                                                                                                                                                                                                  <a:chExt cx="58" cy="0"/>
                                                                                                                                                                                                </a:xfrm>
                                                                                                                                                                                              </wpg:grpSpPr>
                                                                                                                                                                                              <wps:wsp>
                                                                                                                                                                                                <wps:cNvPr id="461" name="Freeform 418"/>
                                                                                                                                                                                                <wps:cNvSpPr>
                                                                                                                                                                                                  <a:spLocks noEditPoints="1"/>
                                                                                                                                                                                                </wps:cNvSpPr>
                                                                                                                                                                                                <wps:spPr bwMode="auto">
                                                                                                                                                                                                  <a:xfrm>
                                                                                                                                                                                                    <a:off x="11664" y="1466"/>
                                                                                                                                                                                                    <a:ext cx="57" cy="0"/>
                                                                                                                                                                                                  </a:xfrm>
                                                                                                                                                                                                  <a:custGeom>
                                                                                                                                                                                                    <a:avLst/>
                                                                                                                                                                                                    <a:gdLst>
                                                                                                                                                                                                      <a:gd name="T0" fmla="+- 0 5832 5832"/>
                                                                                                                                                                                                      <a:gd name="T1" fmla="*/ T0 w 58"/>
                                                                                                                                                                                                      <a:gd name="T2" fmla="+- 0 5890 5832"/>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62" name="Group 368"/>
                                                                                                                                                                                                <wpg:cNvGrpSpPr>
                                                                                                                                                                                                  <a:grpSpLocks/>
                                                                                                                                                                                                </wpg:cNvGrpSpPr>
                                                                                                                                                                                                <wpg:grpSpPr bwMode="auto">
                                                                                                                                                                                                  <a:xfrm>
                                                                                                                                                                                                    <a:off x="6236" y="357"/>
                                                                                                                                                                                                    <a:ext cx="58" cy="0"/>
                                                                                                                                                                                                    <a:chOff x="6236" y="357"/>
                                                                                                                                                                                                    <a:chExt cx="58" cy="0"/>
                                                                                                                                                                                                  </a:xfrm>
                                                                                                                                                                                                </wpg:grpSpPr>
                                                                                                                                                                                                <wps:wsp>
                                                                                                                                                                                                  <wps:cNvPr id="463" name="Freeform 417"/>
                                                                                                                                                                                                  <wps:cNvSpPr>
                                                                                                                                                                                                    <a:spLocks noEditPoints="1"/>
                                                                                                                                                                                                  </wps:cNvSpPr>
                                                                                                                                                                                                  <wps:spPr bwMode="auto">
                                                                                                                                                                                                    <a:xfrm>
                                                                                                                                                                                                      <a:off x="12472" y="714"/>
                                                                                                                                                                                                      <a:ext cx="57" cy="0"/>
                                                                                                                                                                                                    </a:xfrm>
                                                                                                                                                                                                    <a:custGeom>
                                                                                                                                                                                                      <a:avLst/>
                                                                                                                                                                                                      <a:gdLst>
                                                                                                                                                                                                        <a:gd name="T0" fmla="+- 0 6236 6236"/>
                                                                                                                                                                                                        <a:gd name="T1" fmla="*/ T0 w 58"/>
                                                                                                                                                                                                        <a:gd name="T2" fmla="+- 0 6294 6236"/>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64" name="Group 369"/>
                                                                                                                                                                                                  <wpg:cNvGrpSpPr>
                                                                                                                                                                                                    <a:grpSpLocks/>
                                                                                                                                                                                                  </wpg:cNvGrpSpPr>
                                                                                                                                                                                                  <wpg:grpSpPr bwMode="auto">
                                                                                                                                                                                                    <a:xfrm>
                                                                                                                                                                                                      <a:off x="6265" y="357"/>
                                                                                                                                                                                                      <a:ext cx="0" cy="588"/>
                                                                                                                                                                                                      <a:chOff x="6265" y="357"/>
                                                                                                                                                                                                      <a:chExt cx="0" cy="588"/>
                                                                                                                                                                                                    </a:xfrm>
                                                                                                                                                                                                  </wpg:grpSpPr>
                                                                                                                                                                                                  <wps:wsp>
                                                                                                                                                                                                    <wps:cNvPr id="465" name="Freeform 416"/>
                                                                                                                                                                                                    <wps:cNvSpPr>
                                                                                                                                                                                                      <a:spLocks noEditPoints="1"/>
                                                                                                                                                                                                    </wps:cNvSpPr>
                                                                                                                                                                                                    <wps:spPr bwMode="auto">
                                                                                                                                                                                                      <a:xfrm>
                                                                                                                                                                                                        <a:off x="12530" y="714"/>
                                                                                                                                                                                                        <a:ext cx="0" cy="589"/>
                                                                                                                                                                                                      </a:xfrm>
                                                                                                                                                                                                      <a:custGeom>
                                                                                                                                                                                                        <a:avLst/>
                                                                                                                                                                                                        <a:gdLst>
                                                                                                                                                                                                          <a:gd name="T0" fmla="+- 0 357 357"/>
                                                                                                                                                                                                          <a:gd name="T1" fmla="*/ 357 h 588"/>
                                                                                                                                                                                                          <a:gd name="T2" fmla="+- 0 945 357"/>
                                                                                                                                                                                                          <a:gd name="T3" fmla="*/ 945 h 588"/>
                                                                                                                                                                                                        </a:gdLst>
                                                                                                                                                                                                        <a:ahLst/>
                                                                                                                                                                                                        <a:cxnLst>
                                                                                                                                                                                                          <a:cxn ang="0">
                                                                                                                                                                                                            <a:pos x="0" y="T1"/>
                                                                                                                                                                                                          </a:cxn>
                                                                                                                                                                                                          <a:cxn ang="0">
                                                                                                                                                                                                            <a:pos x="0" y="T3"/>
                                                                                                                                                                                                          </a:cxn>
                                                                                                                                                                                                        </a:cxnLst>
                                                                                                                                                                                                        <a:rect l="0" t="0" r="r" b="b"/>
                                                                                                                                                                                                        <a:pathLst>
                                                                                                                                                                                                          <a:path h="588">
                                                                                                                                                                                                            <a:moveTo>
                                                                                                                                                                                                              <a:pt x="0" y="0"/>
                                                                                                                                                                                                            </a:moveTo>
                                                                                                                                                                                                            <a:lnTo>
                                                                                                                                                                                                              <a:pt x="0" y="588"/>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66" name="Group 370"/>
                                                                                                                                                                                                    <wpg:cNvGrpSpPr>
                                                                                                                                                                                                      <a:grpSpLocks/>
                                                                                                                                                                                                    </wpg:cNvGrpSpPr>
                                                                                                                                                                                                    <wpg:grpSpPr bwMode="auto">
                                                                                                                                                                                                      <a:xfrm>
                                                                                                                                                                                                        <a:off x="6236" y="946"/>
                                                                                                                                                                                                        <a:ext cx="58" cy="0"/>
                                                                                                                                                                                                        <a:chOff x="6236" y="946"/>
                                                                                                                                                                                                        <a:chExt cx="58" cy="0"/>
                                                                                                                                                                                                      </a:xfrm>
                                                                                                                                                                                                    </wpg:grpSpPr>
                                                                                                                                                                                                    <wps:wsp>
                                                                                                                                                                                                      <wps:cNvPr id="467" name="Freeform 415"/>
                                                                                                                                                                                                      <wps:cNvSpPr>
                                                                                                                                                                                                        <a:spLocks noEditPoints="1"/>
                                                                                                                                                                                                      </wps:cNvSpPr>
                                                                                                                                                                                                      <wps:spPr bwMode="auto">
                                                                                                                                                                                                        <a:xfrm>
                                                                                                                                                                                                          <a:off x="12472" y="1892"/>
                                                                                                                                                                                                          <a:ext cx="57" cy="0"/>
                                                                                                                                                                                                        </a:xfrm>
                                                                                                                                                                                                        <a:custGeom>
                                                                                                                                                                                                          <a:avLst/>
                                                                                                                                                                                                          <a:gdLst>
                                                                                                                                                                                                            <a:gd name="T0" fmla="+- 0 6236 6236"/>
                                                                                                                                                                                                            <a:gd name="T1" fmla="*/ T0 w 58"/>
                                                                                                                                                                                                            <a:gd name="T2" fmla="+- 0 6294 6236"/>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68" name="Group 371"/>
                                                                                                                                                                                                      <wpg:cNvGrpSpPr>
                                                                                                                                                                                                        <a:grpSpLocks/>
                                                                                                                                                                                                      </wpg:cNvGrpSpPr>
                                                                                                                                                                                                      <wpg:grpSpPr bwMode="auto">
                                                                                                                                                                                                        <a:xfrm>
                                                                                                                                                                                                          <a:off x="6640" y="-86"/>
                                                                                                                                                                                                          <a:ext cx="58" cy="0"/>
                                                                                                                                                                                                          <a:chOff x="6640" y="-86"/>
                                                                                                                                                                                                          <a:chExt cx="58" cy="0"/>
                                                                                                                                                                                                        </a:xfrm>
                                                                                                                                                                                                      </wpg:grpSpPr>
                                                                                                                                                                                                      <wps:wsp>
                                                                                                                                                                                                        <wps:cNvPr id="469" name="Freeform 414"/>
                                                                                                                                                                                                        <wps:cNvSpPr>
                                                                                                                                                                                                          <a:spLocks noEditPoints="1"/>
                                                                                                                                                                                                        </wps:cNvSpPr>
                                                                                                                                                                                                        <wps:spPr bwMode="auto">
                                                                                                                                                                                                          <a:xfrm>
                                                                                                                                                                                                            <a:off x="13280" y="-172"/>
                                                                                                                                                                                                            <a:ext cx="58" cy="0"/>
                                                                                                                                                                                                          </a:xfrm>
                                                                                                                                                                                                          <a:custGeom>
                                                                                                                                                                                                            <a:avLst/>
                                                                                                                                                                                                            <a:gdLst>
                                                                                                                                                                                                              <a:gd name="T0" fmla="+- 0 6640 6640"/>
                                                                                                                                                                                                              <a:gd name="T1" fmla="*/ T0 w 58"/>
                                                                                                                                                                                                              <a:gd name="T2" fmla="+- 0 6698 6640"/>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 name="Group 372"/>
                                                                                                                                                                                                        <wpg:cNvGrpSpPr>
                                                                                                                                                                                                          <a:grpSpLocks/>
                                                                                                                                                                                                        </wpg:cNvGrpSpPr>
                                                                                                                                                                                                        <wpg:grpSpPr bwMode="auto">
                                                                                                                                                                                                          <a:xfrm>
                                                                                                                                                                                                            <a:off x="6669" y="-86"/>
                                                                                                                                                                                                            <a:ext cx="0" cy="653"/>
                                                                                                                                                                                                            <a:chOff x="6669" y="-86"/>
                                                                                                                                                                                                            <a:chExt cx="0" cy="653"/>
                                                                                                                                                                                                          </a:xfrm>
                                                                                                                                                                                                        </wpg:grpSpPr>
                                                                                                                                                                                                        <wps:wsp>
                                                                                                                                                                                                          <wps:cNvPr id="471" name="Freeform 413"/>
                                                                                                                                                                                                          <wps:cNvSpPr>
                                                                                                                                                                                                            <a:spLocks noEditPoints="1"/>
                                                                                                                                                                                                          </wps:cNvSpPr>
                                                                                                                                                                                                          <wps:spPr bwMode="auto">
                                                                                                                                                                                                            <a:xfrm>
                                                                                                                                                                                                              <a:off x="13338" y="-172"/>
                                                                                                                                                                                                              <a:ext cx="0" cy="653"/>
                                                                                                                                                                                                            </a:xfrm>
                                                                                                                                                                                                            <a:custGeom>
                                                                                                                                                                                                              <a:avLst/>
                                                                                                                                                                                                              <a:gdLst>
                                                                                                                                                                                                                <a:gd name="T0" fmla="+- 0 -86 -86"/>
                                                                                                                                                                                                                <a:gd name="T1" fmla="*/ -86 h 653"/>
                                                                                                                                                                                                                <a:gd name="T2" fmla="+- 0 567 -86"/>
                                                                                                                                                                                                                <a:gd name="T3" fmla="*/ 567 h 653"/>
                                                                                                                                                                                                              </a:gdLst>
                                                                                                                                                                                                              <a:ahLst/>
                                                                                                                                                                                                              <a:cxnLst>
                                                                                                                                                                                                                <a:cxn ang="0">
                                                                                                                                                                                                                  <a:pos x="0" y="T1"/>
                                                                                                                                                                                                                </a:cxn>
                                                                                                                                                                                                                <a:cxn ang="0">
                                                                                                                                                                                                                  <a:pos x="0" y="T3"/>
                                                                                                                                                                                                                </a:cxn>
                                                                                                                                                                                                              </a:cxnLst>
                                                                                                                                                                                                              <a:rect l="0" t="0" r="r" b="b"/>
                                                                                                                                                                                                              <a:pathLst>
                                                                                                                                                                                                                <a:path h="653">
                                                                                                                                                                                                                  <a:moveTo>
                                                                                                                                                                                                                    <a:pt x="0" y="0"/>
                                                                                                                                                                                                                  </a:moveTo>
                                                                                                                                                                                                                  <a:lnTo>
                                                                                                                                                                                                                    <a:pt x="0" y="65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2" name="Group 373"/>
                                                                                                                                                                                                          <wpg:cNvGrpSpPr>
                                                                                                                                                                                                            <a:grpSpLocks/>
                                                                                                                                                                                                          </wpg:cNvGrpSpPr>
                                                                                                                                                                                                          <wpg:grpSpPr bwMode="auto">
                                                                                                                                                                                                            <a:xfrm>
                                                                                                                                                                                                              <a:off x="6640" y="567"/>
                                                                                                                                                                                                              <a:ext cx="58" cy="0"/>
                                                                                                                                                                                                              <a:chOff x="6640" y="567"/>
                                                                                                                                                                                                              <a:chExt cx="58" cy="0"/>
                                                                                                                                                                                                            </a:xfrm>
                                                                                                                                                                                                          </wpg:grpSpPr>
                                                                                                                                                                                                          <wps:wsp>
                                                                                                                                                                                                            <wps:cNvPr id="473" name="Freeform 412"/>
                                                                                                                                                                                                            <wps:cNvSpPr>
                                                                                                                                                                                                              <a:spLocks noEditPoints="1"/>
                                                                                                                                                                                                            </wps:cNvSpPr>
                                                                                                                                                                                                            <wps:spPr bwMode="auto">
                                                                                                                                                                                                              <a:xfrm>
                                                                                                                                                                                                                <a:off x="13280" y="1134"/>
                                                                                                                                                                                                                <a:ext cx="58" cy="0"/>
                                                                                                                                                                                                              </a:xfrm>
                                                                                                                                                                                                              <a:custGeom>
                                                                                                                                                                                                                <a:avLst/>
                                                                                                                                                                                                                <a:gdLst>
                                                                                                                                                                                                                  <a:gd name="T0" fmla="+- 0 6640 6640"/>
                                                                                                                                                                                                                  <a:gd name="T1" fmla="*/ T0 w 58"/>
                                                                                                                                                                                                                  <a:gd name="T2" fmla="+- 0 6698 6640"/>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4" name="Group 374"/>
                                                                                                                                                                                                            <wpg:cNvGrpSpPr>
                                                                                                                                                                                                              <a:grpSpLocks/>
                                                                                                                                                                                                            </wpg:cNvGrpSpPr>
                                                                                                                                                                                                            <wpg:grpSpPr bwMode="auto">
                                                                                                                                                                                                              <a:xfrm>
                                                                                                                                                                                                                <a:off x="7771" y="-283"/>
                                                                                                                                                                                                                <a:ext cx="58" cy="0"/>
                                                                                                                                                                                                                <a:chOff x="7771" y="-283"/>
                                                                                                                                                                                                                <a:chExt cx="58" cy="0"/>
                                                                                                                                                                                                              </a:xfrm>
                                                                                                                                                                                                            </wpg:grpSpPr>
                                                                                                                                                                                                            <wps:wsp>
                                                                                                                                                                                                              <wps:cNvPr id="475" name="Freeform 411"/>
                                                                                                                                                                                                              <wps:cNvSpPr>
                                                                                                                                                                                                                <a:spLocks noEditPoints="1"/>
                                                                                                                                                                                                              </wps:cNvSpPr>
                                                                                                                                                                                                              <wps:spPr bwMode="auto">
                                                                                                                                                                                                                <a:xfrm>
                                                                                                                                                                                                                  <a:off x="15542" y="-566"/>
                                                                                                                                                                                                                  <a:ext cx="58" cy="0"/>
                                                                                                                                                                                                                </a:xfrm>
                                                                                                                                                                                                                <a:custGeom>
                                                                                                                                                                                                                  <a:avLst/>
                                                                                                                                                                                                                  <a:gdLst>
                                                                                                                                                                                                                    <a:gd name="T0" fmla="+- 0 7771 7771"/>
                                                                                                                                                                                                                    <a:gd name="T1" fmla="*/ T0 w 58"/>
                                                                                                                                                                                                                    <a:gd name="T2" fmla="+- 0 7829 7771"/>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6" name="Group 375"/>
                                                                                                                                                                                                              <wpg:cNvGrpSpPr>
                                                                                                                                                                                                                <a:grpSpLocks/>
                                                                                                                                                                                                              </wpg:cNvGrpSpPr>
                                                                                                                                                                                                              <wpg:grpSpPr bwMode="auto">
                                                                                                                                                                                                                <a:xfrm>
                                                                                                                                                                                                                  <a:off x="7800" y="-283"/>
                                                                                                                                                                                                                  <a:ext cx="0" cy="772"/>
                                                                                                                                                                                                                  <a:chOff x="7800" y="-283"/>
                                                                                                                                                                                                                  <a:chExt cx="0" cy="772"/>
                                                                                                                                                                                                                </a:xfrm>
                                                                                                                                                                                                              </wpg:grpSpPr>
                                                                                                                                                                                                              <wps:wsp>
                                                                                                                                                                                                                <wps:cNvPr id="477" name="Freeform 410"/>
                                                                                                                                                                                                                <wps:cNvSpPr>
                                                                                                                                                                                                                  <a:spLocks noEditPoints="1"/>
                                                                                                                                                                                                                </wps:cNvSpPr>
                                                                                                                                                                                                                <wps:spPr bwMode="auto">
                                                                                                                                                                                                                  <a:xfrm>
                                                                                                                                                                                                                    <a:off x="15600" y="-566"/>
                                                                                                                                                                                                                    <a:ext cx="0" cy="772"/>
                                                                                                                                                                                                                  </a:xfrm>
                                                                                                                                                                                                                  <a:custGeom>
                                                                                                                                                                                                                    <a:avLst/>
                                                                                                                                                                                                                    <a:gdLst>
                                                                                                                                                                                                                      <a:gd name="T0" fmla="+- 0 -283 -283"/>
                                                                                                                                                                                                                      <a:gd name="T1" fmla="*/ -283 h 772"/>
                                                                                                                                                                                                                      <a:gd name="T2" fmla="+- 0 489 -283"/>
                                                                                                                                                                                                                      <a:gd name="T3" fmla="*/ 489 h 772"/>
                                                                                                                                                                                                                    </a:gdLst>
                                                                                                                                                                                                                    <a:ahLst/>
                                                                                                                                                                                                                    <a:cxnLst>
                                                                                                                                                                                                                      <a:cxn ang="0">
                                                                                                                                                                                                                        <a:pos x="0" y="T1"/>
                                                                                                                                                                                                                      </a:cxn>
                                                                                                                                                                                                                      <a:cxn ang="0">
                                                                                                                                                                                                                        <a:pos x="0" y="T3"/>
                                                                                                                                                                                                                      </a:cxn>
                                                                                                                                                                                                                    </a:cxnLst>
                                                                                                                                                                                                                    <a:rect l="0" t="0" r="r" b="b"/>
                                                                                                                                                                                                                    <a:pathLst>
                                                                                                                                                                                                                      <a:path h="772">
                                                                                                                                                                                                                        <a:moveTo>
                                                                                                                                                                                                                          <a:pt x="0" y="0"/>
                                                                                                                                                                                                                        </a:moveTo>
                                                                                                                                                                                                                        <a:lnTo>
                                                                                                                                                                                                                          <a:pt x="0" y="772"/>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8" name="Group 376"/>
                                                                                                                                                                                                                <wpg:cNvGrpSpPr>
                                                                                                                                                                                                                  <a:grpSpLocks/>
                                                                                                                                                                                                                </wpg:cNvGrpSpPr>
                                                                                                                                                                                                                <wpg:grpSpPr bwMode="auto">
                                                                                                                                                                                                                  <a:xfrm>
                                                                                                                                                                                                                    <a:off x="7771" y="489"/>
                                                                                                                                                                                                                    <a:ext cx="58" cy="0"/>
                                                                                                                                                                                                                    <a:chOff x="7771" y="489"/>
                                                                                                                                                                                                                    <a:chExt cx="58" cy="0"/>
                                                                                                                                                                                                                  </a:xfrm>
                                                                                                                                                                                                                </wpg:grpSpPr>
                                                                                                                                                                                                                <wps:wsp>
                                                                                                                                                                                                                  <wps:cNvPr id="479" name="Freeform 409"/>
                                                                                                                                                                                                                  <wps:cNvSpPr>
                                                                                                                                                                                                                    <a:spLocks noEditPoints="1"/>
                                                                                                                                                                                                                  </wps:cNvSpPr>
                                                                                                                                                                                                                  <wps:spPr bwMode="auto">
                                                                                                                                                                                                                    <a:xfrm>
                                                                                                                                                                                                                      <a:off x="15542" y="978"/>
                                                                                                                                                                                                                      <a:ext cx="58" cy="0"/>
                                                                                                                                                                                                                    </a:xfrm>
                                                                                                                                                                                                                    <a:custGeom>
                                                                                                                                                                                                                      <a:avLst/>
                                                                                                                                                                                                                      <a:gdLst>
                                                                                                                                                                                                                        <a:gd name="T0" fmla="+- 0 7771 7771"/>
                                                                                                                                                                                                                        <a:gd name="T1" fmla="*/ T0 w 58"/>
                                                                                                                                                                                                                        <a:gd name="T2" fmla="+- 0 7829 7771"/>
                                                                                                                                                                                                                        <a:gd name="T3" fmla="*/ T2 w 58"/>
                                                                                                                                                                                                                      </a:gdLst>
                                                                                                                                                                                                                      <a:ahLst/>
                                                                                                                                                                                                                      <a:cxnLst>
                                                                                                                                                                                                                        <a:cxn ang="0">
                                                                                                                                                                                                                          <a:pos x="T1" y="0"/>
                                                                                                                                                                                                                        </a:cxn>
                                                                                                                                                                                                                        <a:cxn ang="0">
                                                                                                                                                                                                                          <a:pos x="T3" y="0"/>
                                                                                                                                                                                                                        </a:cxn>
                                                                                                                                                                                                                      </a:cxnLst>
                                                                                                                                                                                                                      <a:rect l="0" t="0" r="r" b="b"/>
                                                                                                                                                                                                                      <a:pathLst>
                                                                                                                                                                                                                        <a:path w="58">
                                                                                                                                                                                                                          <a:moveTo>
                                                                                                                                                                                                                            <a:pt x="0" y="0"/>
                                                                                                                                                                                                                          </a:moveTo>
                                                                                                                                                                                                                          <a:lnTo>
                                                                                                                                                                                                                            <a:pt x="58"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80" name="Group 377"/>
                                                                                                                                                                                                                  <wpg:cNvGrpSpPr>
                                                                                                                                                                                                                    <a:grpSpLocks/>
                                                                                                                                                                                                                  </wpg:cNvGrpSpPr>
                                                                                                                                                                                                                  <wpg:grpSpPr bwMode="auto">
                                                                                                                                                                                                                    <a:xfrm>
                                                                                                                                                                                                                      <a:off x="5861" y="-802"/>
                                                                                                                                                                                                                      <a:ext cx="1940" cy="658"/>
                                                                                                                                                                                                                      <a:chOff x="5861" y="-802"/>
                                                                                                                                                                                                                      <a:chExt cx="1940" cy="658"/>
                                                                                                                                                                                                                    </a:xfrm>
                                                                                                                                                                                                                  </wpg:grpSpPr>
                                                                                                                                                                                                                  <wps:wsp>
                                                                                                                                                                                                                    <wps:cNvPr id="481" name="Freeform 408"/>
                                                                                                                                                                                                                    <wps:cNvSpPr>
                                                                                                                                                                                                                      <a:spLocks noEditPoints="1"/>
                                                                                                                                                                                                                    </wps:cNvSpPr>
                                                                                                                                                                                                                    <wps:spPr bwMode="auto">
                                                                                                                                                                                                                      <a:xfrm>
                                                                                                                                                                                                                        <a:off x="11722" y="-1604"/>
                                                                                                                                                                                                                        <a:ext cx="1939" cy="658"/>
                                                                                                                                                                                                                      </a:xfrm>
                                                                                                                                                                                                                      <a:custGeom>
                                                                                                                                                                                                                        <a:avLst/>
                                                                                                                                                                                                                        <a:gdLst>
                                                                                                                                                                                                                          <a:gd name="T0" fmla="+- 0 5885 5861"/>
                                                                                                                                                                                                                          <a:gd name="T1" fmla="*/ T0 w 1940"/>
                                                                                                                                                                                                                          <a:gd name="T2" fmla="+- 0 -152 -802"/>
                                                                                                                                                                                                                          <a:gd name="T3" fmla="*/ -152 h 658"/>
                                                                                                                                                                                                                          <a:gd name="T4" fmla="+- 0 5934 5861"/>
                                                                                                                                                                                                                          <a:gd name="T5" fmla="*/ T4 w 1940"/>
                                                                                                                                                                                                                          <a:gd name="T6" fmla="+- 0 -169 -802"/>
                                                                                                                                                                                                                          <a:gd name="T7" fmla="*/ -169 h 658"/>
                                                                                                                                                                                                                          <a:gd name="T8" fmla="+- 0 5983 5861"/>
                                                                                                                                                                                                                          <a:gd name="T9" fmla="*/ T8 w 1940"/>
                                                                                                                                                                                                                          <a:gd name="T10" fmla="+- 0 -186 -802"/>
                                                                                                                                                                                                                          <a:gd name="T11" fmla="*/ -186 h 658"/>
                                                                                                                                                                                                                          <a:gd name="T12" fmla="+- 0 6032 5861"/>
                                                                                                                                                                                                                          <a:gd name="T13" fmla="*/ T12 w 1940"/>
                                                                                                                                                                                                                          <a:gd name="T14" fmla="+- 0 -202 -802"/>
                                                                                                                                                                                                                          <a:gd name="T15" fmla="*/ -202 h 658"/>
                                                                                                                                                                                                                          <a:gd name="T16" fmla="+- 0 6081 5861"/>
                                                                                                                                                                                                                          <a:gd name="T17" fmla="*/ T16 w 1940"/>
                                                                                                                                                                                                                          <a:gd name="T18" fmla="+- 0 -219 -802"/>
                                                                                                                                                                                                                          <a:gd name="T19" fmla="*/ -219 h 658"/>
                                                                                                                                                                                                                          <a:gd name="T20" fmla="+- 0 6131 5861"/>
                                                                                                                                                                                                                          <a:gd name="T21" fmla="*/ T20 w 1940"/>
                                                                                                                                                                                                                          <a:gd name="T22" fmla="+- 0 -235 -802"/>
                                                                                                                                                                                                                          <a:gd name="T23" fmla="*/ -235 h 658"/>
                                                                                                                                                                                                                          <a:gd name="T24" fmla="+- 0 6180 5861"/>
                                                                                                                                                                                                                          <a:gd name="T25" fmla="*/ T24 w 1940"/>
                                                                                                                                                                                                                          <a:gd name="T26" fmla="+- 0 -252 -802"/>
                                                                                                                                                                                                                          <a:gd name="T27" fmla="*/ -252 h 658"/>
                                                                                                                                                                                                                          <a:gd name="T28" fmla="+- 0 6229 5861"/>
                                                                                                                                                                                                                          <a:gd name="T29" fmla="*/ T28 w 1940"/>
                                                                                                                                                                                                                          <a:gd name="T30" fmla="+- 0 -269 -802"/>
                                                                                                                                                                                                                          <a:gd name="T31" fmla="*/ -269 h 658"/>
                                                                                                                                                                                                                          <a:gd name="T32" fmla="+- 0 6278 5861"/>
                                                                                                                                                                                                                          <a:gd name="T33" fmla="*/ T32 w 1940"/>
                                                                                                                                                                                                                          <a:gd name="T34" fmla="+- 0 -285 -802"/>
                                                                                                                                                                                                                          <a:gd name="T35" fmla="*/ -285 h 658"/>
                                                                                                                                                                                                                          <a:gd name="T36" fmla="+- 0 6327 5861"/>
                                                                                                                                                                                                                          <a:gd name="T37" fmla="*/ T36 w 1940"/>
                                                                                                                                                                                                                          <a:gd name="T38" fmla="+- 0 -302 -802"/>
                                                                                                                                                                                                                          <a:gd name="T39" fmla="*/ -302 h 658"/>
                                                                                                                                                                                                                          <a:gd name="T40" fmla="+- 0 6376 5861"/>
                                                                                                                                                                                                                          <a:gd name="T41" fmla="*/ T40 w 1940"/>
                                                                                                                                                                                                                          <a:gd name="T42" fmla="+- 0 -319 -802"/>
                                                                                                                                                                                                                          <a:gd name="T43" fmla="*/ -319 h 658"/>
                                                                                                                                                                                                                          <a:gd name="T44" fmla="+- 0 6425 5861"/>
                                                                                                                                                                                                                          <a:gd name="T45" fmla="*/ T44 w 1940"/>
                                                                                                                                                                                                                          <a:gd name="T46" fmla="+- 0 -336 -802"/>
                                                                                                                                                                                                                          <a:gd name="T47" fmla="*/ -336 h 658"/>
                                                                                                                                                                                                                          <a:gd name="T48" fmla="+- 0 6474 5861"/>
                                                                                                                                                                                                                          <a:gd name="T49" fmla="*/ T48 w 1940"/>
                                                                                                                                                                                                                          <a:gd name="T50" fmla="+- 0 -352 -802"/>
                                                                                                                                                                                                                          <a:gd name="T51" fmla="*/ -352 h 658"/>
                                                                                                                                                                                                                          <a:gd name="T52" fmla="+- 0 6523 5861"/>
                                                                                                                                                                                                                          <a:gd name="T53" fmla="*/ T52 w 1940"/>
                                                                                                                                                                                                                          <a:gd name="T54" fmla="+- 0 -369 -802"/>
                                                                                                                                                                                                                          <a:gd name="T55" fmla="*/ -369 h 658"/>
                                                                                                                                                                                                                          <a:gd name="T56" fmla="+- 0 6573 5861"/>
                                                                                                                                                                                                                          <a:gd name="T57" fmla="*/ T56 w 1940"/>
                                                                                                                                                                                                                          <a:gd name="T58" fmla="+- 0 -385 -802"/>
                                                                                                                                                                                                                          <a:gd name="T59" fmla="*/ -385 h 658"/>
                                                                                                                                                                                                                          <a:gd name="T60" fmla="+- 0 6622 5861"/>
                                                                                                                                                                                                                          <a:gd name="T61" fmla="*/ T60 w 1940"/>
                                                                                                                                                                                                                          <a:gd name="T62" fmla="+- 0 -402 -802"/>
                                                                                                                                                                                                                          <a:gd name="T63" fmla="*/ -402 h 658"/>
                                                                                                                                                                                                                          <a:gd name="T64" fmla="+- 0 6671 5861"/>
                                                                                                                                                                                                                          <a:gd name="T65" fmla="*/ T64 w 1940"/>
                                                                                                                                                                                                                          <a:gd name="T66" fmla="+- 0 -419 -802"/>
                                                                                                                                                                                                                          <a:gd name="T67" fmla="*/ -419 h 658"/>
                                                                                                                                                                                                                          <a:gd name="T68" fmla="+- 0 6720 5861"/>
                                                                                                                                                                                                                          <a:gd name="T69" fmla="*/ T68 w 1940"/>
                                                                                                                                                                                                                          <a:gd name="T70" fmla="+- 0 -435 -802"/>
                                                                                                                                                                                                                          <a:gd name="T71" fmla="*/ -435 h 658"/>
                                                                                                                                                                                                                          <a:gd name="T72" fmla="+- 0 6769 5861"/>
                                                                                                                                                                                                                          <a:gd name="T73" fmla="*/ T72 w 1940"/>
                                                                                                                                                                                                                          <a:gd name="T74" fmla="+- 0 -452 -802"/>
                                                                                                                                                                                                                          <a:gd name="T75" fmla="*/ -452 h 658"/>
                                                                                                                                                                                                                          <a:gd name="T76" fmla="+- 0 6818 5861"/>
                                                                                                                                                                                                                          <a:gd name="T77" fmla="*/ T76 w 1940"/>
                                                                                                                                                                                                                          <a:gd name="T78" fmla="+- 0 -469 -802"/>
                                                                                                                                                                                                                          <a:gd name="T79" fmla="*/ -469 h 658"/>
                                                                                                                                                                                                                          <a:gd name="T80" fmla="+- 0 6868 5861"/>
                                                                                                                                                                                                                          <a:gd name="T81" fmla="*/ T80 w 1940"/>
                                                                                                                                                                                                                          <a:gd name="T82" fmla="+- 0 -485 -802"/>
                                                                                                                                                                                                                          <a:gd name="T83" fmla="*/ -485 h 658"/>
                                                                                                                                                                                                                          <a:gd name="T84" fmla="+- 0 6917 5861"/>
                                                                                                                                                                                                                          <a:gd name="T85" fmla="*/ T84 w 1940"/>
                                                                                                                                                                                                                          <a:gd name="T86" fmla="+- 0 -502 -802"/>
                                                                                                                                                                                                                          <a:gd name="T87" fmla="*/ -502 h 658"/>
                                                                                                                                                                                                                          <a:gd name="T88" fmla="+- 0 6966 5861"/>
                                                                                                                                                                                                                          <a:gd name="T89" fmla="*/ T88 w 1940"/>
                                                                                                                                                                                                                          <a:gd name="T90" fmla="+- 0 -519 -802"/>
                                                                                                                                                                                                                          <a:gd name="T91" fmla="*/ -519 h 658"/>
                                                                                                                                                                                                                          <a:gd name="T92" fmla="+- 0 7016 5861"/>
                                                                                                                                                                                                                          <a:gd name="T93" fmla="*/ T92 w 1940"/>
                                                                                                                                                                                                                          <a:gd name="T94" fmla="+- 0 -535 -802"/>
                                                                                                                                                                                                                          <a:gd name="T95" fmla="*/ -535 h 658"/>
                                                                                                                                                                                                                          <a:gd name="T96" fmla="+- 0 7065 5861"/>
                                                                                                                                                                                                                          <a:gd name="T97" fmla="*/ T96 w 1940"/>
                                                                                                                                                                                                                          <a:gd name="T98" fmla="+- 0 -552 -802"/>
                                                                                                                                                                                                                          <a:gd name="T99" fmla="*/ -552 h 658"/>
                                                                                                                                                                                                                          <a:gd name="T100" fmla="+- 0 7114 5861"/>
                                                                                                                                                                                                                          <a:gd name="T101" fmla="*/ T100 w 1940"/>
                                                                                                                                                                                                                          <a:gd name="T102" fmla="+- 0 -569 -802"/>
                                                                                                                                                                                                                          <a:gd name="T103" fmla="*/ -569 h 658"/>
                                                                                                                                                                                                                          <a:gd name="T104" fmla="+- 0 7163 5861"/>
                                                                                                                                                                                                                          <a:gd name="T105" fmla="*/ T104 w 1940"/>
                                                                                                                                                                                                                          <a:gd name="T106" fmla="+- 0 -585 -802"/>
                                                                                                                                                                                                                          <a:gd name="T107" fmla="*/ -585 h 658"/>
                                                                                                                                                                                                                          <a:gd name="T108" fmla="+- 0 7212 5861"/>
                                                                                                                                                                                                                          <a:gd name="T109" fmla="*/ T108 w 1940"/>
                                                                                                                                                                                                                          <a:gd name="T110" fmla="+- 0 -602 -802"/>
                                                                                                                                                                                                                          <a:gd name="T111" fmla="*/ -602 h 658"/>
                                                                                                                                                                                                                          <a:gd name="T112" fmla="+- 0 7261 5861"/>
                                                                                                                                                                                                                          <a:gd name="T113" fmla="*/ T112 w 1940"/>
                                                                                                                                                                                                                          <a:gd name="T114" fmla="+- 0 -619 -802"/>
                                                                                                                                                                                                                          <a:gd name="T115" fmla="*/ -619 h 658"/>
                                                                                                                                                                                                                          <a:gd name="T116" fmla="+- 0 7310 5861"/>
                                                                                                                                                                                                                          <a:gd name="T117" fmla="*/ T116 w 1940"/>
                                                                                                                                                                                                                          <a:gd name="T118" fmla="+- 0 -635 -802"/>
                                                                                                                                                                                                                          <a:gd name="T119" fmla="*/ -635 h 658"/>
                                                                                                                                                                                                                          <a:gd name="T120" fmla="+- 0 7359 5861"/>
                                                                                                                                                                                                                          <a:gd name="T121" fmla="*/ T120 w 1940"/>
                                                                                                                                                                                                                          <a:gd name="T122" fmla="+- 0 -652 -802"/>
                                                                                                                                                                                                                          <a:gd name="T123" fmla="*/ -652 h 658"/>
                                                                                                                                                                                                                          <a:gd name="T124" fmla="+- 0 7408 5861"/>
                                                                                                                                                                                                                          <a:gd name="T125" fmla="*/ T124 w 1940"/>
                                                                                                                                                                                                                          <a:gd name="T126" fmla="+- 0 -669 -802"/>
                                                                                                                                                                                                                          <a:gd name="T127" fmla="*/ -669 h 658"/>
                                                                                                                                                                                                                          <a:gd name="T128" fmla="+- 0 7457 5861"/>
                                                                                                                                                                                                                          <a:gd name="T129" fmla="*/ T128 w 1940"/>
                                                                                                                                                                                                                          <a:gd name="T130" fmla="+- 0 -685 -802"/>
                                                                                                                                                                                                                          <a:gd name="T131" fmla="*/ -685 h 658"/>
                                                                                                                                                                                                                          <a:gd name="T132" fmla="+- 0 7507 5861"/>
                                                                                                                                                                                                                          <a:gd name="T133" fmla="*/ T132 w 1940"/>
                                                                                                                                                                                                                          <a:gd name="T134" fmla="+- 0 -702 -802"/>
                                                                                                                                                                                                                          <a:gd name="T135" fmla="*/ -702 h 658"/>
                                                                                                                                                                                                                          <a:gd name="T136" fmla="+- 0 7556 5861"/>
                                                                                                                                                                                                                          <a:gd name="T137" fmla="*/ T136 w 1940"/>
                                                                                                                                                                                                                          <a:gd name="T138" fmla="+- 0 -719 -802"/>
                                                                                                                                                                                                                          <a:gd name="T139" fmla="*/ -719 h 658"/>
                                                                                                                                                                                                                          <a:gd name="T140" fmla="+- 0 7605 5861"/>
                                                                                                                                                                                                                          <a:gd name="T141" fmla="*/ T140 w 1940"/>
                                                                                                                                                                                                                          <a:gd name="T142" fmla="+- 0 -735 -802"/>
                                                                                                                                                                                                                          <a:gd name="T143" fmla="*/ -735 h 658"/>
                                                                                                                                                                                                                          <a:gd name="T144" fmla="+- 0 7654 5861"/>
                                                                                                                                                                                                                          <a:gd name="T145" fmla="*/ T144 w 1940"/>
                                                                                                                                                                                                                          <a:gd name="T146" fmla="+- 0 -752 -802"/>
                                                                                                                                                                                                                          <a:gd name="T147" fmla="*/ -752 h 658"/>
                                                                                                                                                                                                                          <a:gd name="T148" fmla="+- 0 7703 5861"/>
                                                                                                                                                                                                                          <a:gd name="T149" fmla="*/ T148 w 1940"/>
                                                                                                                                                                                                                          <a:gd name="T150" fmla="+- 0 -769 -802"/>
                                                                                                                                                                                                                          <a:gd name="T151" fmla="*/ -769 h 658"/>
                                                                                                                                                                                                                          <a:gd name="T152" fmla="+- 0 7752 5861"/>
                                                                                                                                                                                                                          <a:gd name="T153" fmla="*/ T152 w 1940"/>
                                                                                                                                                                                                                          <a:gd name="T154" fmla="+- 0 -785 -802"/>
                                                                                                                                                                                                                          <a:gd name="T155" fmla="*/ -785 h 658"/>
                                                                                                                                                                                                                          <a:gd name="T156" fmla="+- 0 7801 5861"/>
                                                                                                                                                                                                                          <a:gd name="T157" fmla="*/ T156 w 1940"/>
                                                                                                                                                                                                                          <a:gd name="T158" fmla="+- 0 -802 -802"/>
                                                                                                                                                                                                                          <a:gd name="T159" fmla="*/ -802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40" h="658">
                                                                                                                                                                                                                            <a:moveTo>
                                                                                                                                                                                                                              <a:pt x="0" y="658"/>
                                                                                                                                                                                                                            </a:moveTo>
                                                                                                                                                                                                                            <a:lnTo>
                                                                                                                                                                                                                              <a:pt x="24" y="650"/>
                                                                                                                                                                                                                            </a:lnTo>
                                                                                                                                                                                                                            <a:lnTo>
                                                                                                                                                                                                                              <a:pt x="49" y="641"/>
                                                                                                                                                                                                                            </a:lnTo>
                                                                                                                                                                                                                            <a:lnTo>
                                                                                                                                                                                                                              <a:pt x="73" y="633"/>
                                                                                                                                                                                                                            </a:lnTo>
                                                                                                                                                                                                                            <a:lnTo>
                                                                                                                                                                                                                              <a:pt x="98" y="625"/>
                                                                                                                                                                                                                            </a:lnTo>
                                                                                                                                                                                                                            <a:lnTo>
                                                                                                                                                                                                                              <a:pt x="122" y="616"/>
                                                                                                                                                                                                                            </a:lnTo>
                                                                                                                                                                                                                            <a:lnTo>
                                                                                                                                                                                                                              <a:pt x="147" y="608"/>
                                                                                                                                                                                                                            </a:lnTo>
                                                                                                                                                                                                                            <a:lnTo>
                                                                                                                                                                                                                              <a:pt x="171" y="600"/>
                                                                                                                                                                                                                            </a:lnTo>
                                                                                                                                                                                                                            <a:lnTo>
                                                                                                                                                                                                                              <a:pt x="196" y="591"/>
                                                                                                                                                                                                                            </a:lnTo>
                                                                                                                                                                                                                            <a:lnTo>
                                                                                                                                                                                                                              <a:pt x="220" y="583"/>
                                                                                                                                                                                                                            </a:lnTo>
                                                                                                                                                                                                                            <a:lnTo>
                                                                                                                                                                                                                              <a:pt x="245" y="575"/>
                                                                                                                                                                                                                            </a:lnTo>
                                                                                                                                                                                                                            <a:lnTo>
                                                                                                                                                                                                                              <a:pt x="270" y="567"/>
                                                                                                                                                                                                                            </a:lnTo>
                                                                                                                                                                                                                            <a:lnTo>
                                                                                                                                                                                                                              <a:pt x="294" y="558"/>
                                                                                                                                                                                                                            </a:lnTo>
                                                                                                                                                                                                                            <a:lnTo>
                                                                                                                                                                                                                              <a:pt x="319" y="550"/>
                                                                                                                                                                                                                            </a:lnTo>
                                                                                                                                                                                                                            <a:lnTo>
                                                                                                                                                                                                                              <a:pt x="343" y="542"/>
                                                                                                                                                                                                                            </a:lnTo>
                                                                                                                                                                                                                            <a:lnTo>
                                                                                                                                                                                                                              <a:pt x="368" y="533"/>
                                                                                                                                                                                                                            </a:lnTo>
                                                                                                                                                                                                                            <a:lnTo>
                                                                                                                                                                                                                              <a:pt x="392" y="525"/>
                                                                                                                                                                                                                            </a:lnTo>
                                                                                                                                                                                                                            <a:lnTo>
                                                                                                                                                                                                                              <a:pt x="417" y="517"/>
                                                                                                                                                                                                                            </a:lnTo>
                                                                                                                                                                                                                            <a:lnTo>
                                                                                                                                                                                                                              <a:pt x="441" y="508"/>
                                                                                                                                                                                                                            </a:lnTo>
                                                                                                                                                                                                                            <a:lnTo>
                                                                                                                                                                                                                              <a:pt x="466" y="500"/>
                                                                                                                                                                                                                            </a:lnTo>
                                                                                                                                                                                                                            <a:lnTo>
                                                                                                                                                                                                                              <a:pt x="491" y="491"/>
                                                                                                                                                                                                                            </a:lnTo>
                                                                                                                                                                                                                            <a:lnTo>
                                                                                                                                                                                                                              <a:pt x="515" y="483"/>
                                                                                                                                                                                                                            </a:lnTo>
                                                                                                                                                                                                                            <a:lnTo>
                                                                                                                                                                                                                              <a:pt x="540" y="475"/>
                                                                                                                                                                                                                            </a:lnTo>
                                                                                                                                                                                                                            <a:lnTo>
                                                                                                                                                                                                                              <a:pt x="564" y="466"/>
                                                                                                                                                                                                                            </a:lnTo>
                                                                                                                                                                                                                            <a:lnTo>
                                                                                                                                                                                                                              <a:pt x="589" y="458"/>
                                                                                                                                                                                                                            </a:lnTo>
                                                                                                                                                                                                                            <a:lnTo>
                                                                                                                                                                                                                              <a:pt x="613" y="450"/>
                                                                                                                                                                                                                            </a:lnTo>
                                                                                                                                                                                                                            <a:lnTo>
                                                                                                                                                                                                                              <a:pt x="638" y="442"/>
                                                                                                                                                                                                                            </a:lnTo>
                                                                                                                                                                                                                            <a:lnTo>
                                                                                                                                                                                                                              <a:pt x="662" y="433"/>
                                                                                                                                                                                                                            </a:lnTo>
                                                                                                                                                                                                                            <a:lnTo>
                                                                                                                                                                                                                              <a:pt x="687" y="425"/>
                                                                                                                                                                                                                            </a:lnTo>
                                                                                                                                                                                                                            <a:lnTo>
                                                                                                                                                                                                                              <a:pt x="712" y="417"/>
                                                                                                                                                                                                                            </a:lnTo>
                                                                                                                                                                                                                            <a:lnTo>
                                                                                                                                                                                                                              <a:pt x="736" y="408"/>
                                                                                                                                                                                                                            </a:lnTo>
                                                                                                                                                                                                                            <a:lnTo>
                                                                                                                                                                                                                              <a:pt x="761" y="400"/>
                                                                                                                                                                                                                            </a:lnTo>
                                                                                                                                                                                                                            <a:lnTo>
                                                                                                                                                                                                                              <a:pt x="785" y="392"/>
                                                                                                                                                                                                                            </a:lnTo>
                                                                                                                                                                                                                            <a:lnTo>
                                                                                                                                                                                                                              <a:pt x="810" y="383"/>
                                                                                                                                                                                                                            </a:lnTo>
                                                                                                                                                                                                                            <a:lnTo>
                                                                                                                                                                                                                              <a:pt x="834" y="375"/>
                                                                                                                                                                                                                            </a:lnTo>
                                                                                                                                                                                                                            <a:lnTo>
                                                                                                                                                                                                                              <a:pt x="859" y="367"/>
                                                                                                                                                                                                                            </a:lnTo>
                                                                                                                                                                                                                            <a:lnTo>
                                                                                                                                                                                                                              <a:pt x="883" y="358"/>
                                                                                                                                                                                                                            </a:lnTo>
                                                                                                                                                                                                                            <a:lnTo>
                                                                                                                                                                                                                              <a:pt x="908" y="350"/>
                                                                                                                                                                                                                            </a:lnTo>
                                                                                                                                                                                                                            <a:lnTo>
                                                                                                                                                                                                                              <a:pt x="933" y="342"/>
                                                                                                                                                                                                                            </a:lnTo>
                                                                                                                                                                                                                            <a:lnTo>
                                                                                                                                                                                                                              <a:pt x="957" y="333"/>
                                                                                                                                                                                                                            </a:lnTo>
                                                                                                                                                                                                                            <a:lnTo>
                                                                                                                                                                                                                              <a:pt x="983" y="325"/>
                                                                                                                                                                                                                            </a:lnTo>
                                                                                                                                                                                                                            <a:lnTo>
                                                                                                                                                                                                                              <a:pt x="1007" y="317"/>
                                                                                                                                                                                                                            </a:lnTo>
                                                                                                                                                                                                                            <a:lnTo>
                                                                                                                                                                                                                              <a:pt x="1032" y="308"/>
                                                                                                                                                                                                                            </a:lnTo>
                                                                                                                                                                                                                            <a:lnTo>
                                                                                                                                                                                                                              <a:pt x="1056" y="300"/>
                                                                                                                                                                                                                            </a:lnTo>
                                                                                                                                                                                                                            <a:lnTo>
                                                                                                                                                                                                                              <a:pt x="1081" y="292"/>
                                                                                                                                                                                                                            </a:lnTo>
                                                                                                                                                                                                                            <a:lnTo>
                                                                                                                                                                                                                              <a:pt x="1105" y="283"/>
                                                                                                                                                                                                                            </a:lnTo>
                                                                                                                                                                                                                            <a:lnTo>
                                                                                                                                                                                                                              <a:pt x="1130" y="275"/>
                                                                                                                                                                                                                            </a:lnTo>
                                                                                                                                                                                                                            <a:lnTo>
                                                                                                                                                                                                                              <a:pt x="1155" y="267"/>
                                                                                                                                                                                                                            </a:lnTo>
                                                                                                                                                                                                                            <a:lnTo>
                                                                                                                                                                                                                              <a:pt x="1179" y="258"/>
                                                                                                                                                                                                                            </a:lnTo>
                                                                                                                                                                                                                            <a:lnTo>
                                                                                                                                                                                                                              <a:pt x="1204" y="250"/>
                                                                                                                                                                                                                            </a:lnTo>
                                                                                                                                                                                                                            <a:lnTo>
                                                                                                                                                                                                                              <a:pt x="1228" y="242"/>
                                                                                                                                                                                                                            </a:lnTo>
                                                                                                                                                                                                                            <a:lnTo>
                                                                                                                                                                                                                              <a:pt x="1253" y="233"/>
                                                                                                                                                                                                                            </a:lnTo>
                                                                                                                                                                                                                            <a:lnTo>
                                                                                                                                                                                                                              <a:pt x="1277" y="225"/>
                                                                                                                                                                                                                            </a:lnTo>
                                                                                                                                                                                                                            <a:lnTo>
                                                                                                                                                                                                                              <a:pt x="1302" y="217"/>
                                                                                                                                                                                                                            </a:lnTo>
                                                                                                                                                                                                                            <a:lnTo>
                                                                                                                                                                                                                              <a:pt x="1326" y="208"/>
                                                                                                                                                                                                                            </a:lnTo>
                                                                                                                                                                                                                            <a:lnTo>
                                                                                                                                                                                                                              <a:pt x="1351" y="200"/>
                                                                                                                                                                                                                            </a:lnTo>
                                                                                                                                                                                                                            <a:lnTo>
                                                                                                                                                                                                                              <a:pt x="1376" y="192"/>
                                                                                                                                                                                                                            </a:lnTo>
                                                                                                                                                                                                                            <a:lnTo>
                                                                                                                                                                                                                              <a:pt x="1400" y="183"/>
                                                                                                                                                                                                                            </a:lnTo>
                                                                                                                                                                                                                            <a:lnTo>
                                                                                                                                                                                                                              <a:pt x="1425" y="175"/>
                                                                                                                                                                                                                            </a:lnTo>
                                                                                                                                                                                                                            <a:lnTo>
                                                                                                                                                                                                                              <a:pt x="1449" y="167"/>
                                                                                                                                                                                                                            </a:lnTo>
                                                                                                                                                                                                                            <a:lnTo>
                                                                                                                                                                                                                              <a:pt x="1474" y="158"/>
                                                                                                                                                                                                                            </a:lnTo>
                                                                                                                                                                                                                            <a:lnTo>
                                                                                                                                                                                                                              <a:pt x="1498" y="150"/>
                                                                                                                                                                                                                            </a:lnTo>
                                                                                                                                                                                                                            <a:lnTo>
                                                                                                                                                                                                                              <a:pt x="1523" y="142"/>
                                                                                                                                                                                                                            </a:lnTo>
                                                                                                                                                                                                                            <a:lnTo>
                                                                                                                                                                                                                              <a:pt x="1547" y="133"/>
                                                                                                                                                                                                                            </a:lnTo>
                                                                                                                                                                                                                            <a:lnTo>
                                                                                                                                                                                                                              <a:pt x="1572" y="125"/>
                                                                                                                                                                                                                            </a:lnTo>
                                                                                                                                                                                                                            <a:lnTo>
                                                                                                                                                                                                                              <a:pt x="1596" y="117"/>
                                                                                                                                                                                                                            </a:lnTo>
                                                                                                                                                                                                                            <a:lnTo>
                                                                                                                                                                                                                              <a:pt x="1621" y="108"/>
                                                                                                                                                                                                                            </a:lnTo>
                                                                                                                                                                                                                            <a:lnTo>
                                                                                                                                                                                                                              <a:pt x="1646" y="100"/>
                                                                                                                                                                                                                            </a:lnTo>
                                                                                                                                                                                                                            <a:lnTo>
                                                                                                                                                                                                                              <a:pt x="1670" y="92"/>
                                                                                                                                                                                                                            </a:lnTo>
                                                                                                                                                                                                                            <a:lnTo>
                                                                                                                                                                                                                              <a:pt x="1695" y="83"/>
                                                                                                                                                                                                                            </a:lnTo>
                                                                                                                                                                                                                            <a:lnTo>
                                                                                                                                                                                                                              <a:pt x="1719" y="75"/>
                                                                                                                                                                                                                            </a:lnTo>
                                                                                                                                                                                                                            <a:lnTo>
                                                                                                                                                                                                                              <a:pt x="1744" y="67"/>
                                                                                                                                                                                                                            </a:lnTo>
                                                                                                                                                                                                                            <a:lnTo>
                                                                                                                                                                                                                              <a:pt x="1768" y="58"/>
                                                                                                                                                                                                                            </a:lnTo>
                                                                                                                                                                                                                            <a:lnTo>
                                                                                                                                                                                                                              <a:pt x="1793" y="50"/>
                                                                                                                                                                                                                            </a:lnTo>
                                                                                                                                                                                                                            <a:lnTo>
                                                                                                                                                                                                                              <a:pt x="1817" y="42"/>
                                                                                                                                                                                                                            </a:lnTo>
                                                                                                                                                                                                                            <a:lnTo>
                                                                                                                                                                                                                              <a:pt x="1842" y="33"/>
                                                                                                                                                                                                                            </a:lnTo>
                                                                                                                                                                                                                            <a:lnTo>
                                                                                                                                                                                                                              <a:pt x="1866" y="25"/>
                                                                                                                                                                                                                            </a:lnTo>
                                                                                                                                                                                                                            <a:lnTo>
                                                                                                                                                                                                                              <a:pt x="1891" y="17"/>
                                                                                                                                                                                                                            </a:lnTo>
                                                                                                                                                                                                                            <a:lnTo>
                                                                                                                                                                                                                              <a:pt x="1916" y="8"/>
                                                                                                                                                                                                                            </a:lnTo>
                                                                                                                                                                                                                            <a:lnTo>
                                                                                                                                                                                                                              <a:pt x="1940" y="0"/>
                                                                                                                                                                                                                            </a:lnTo>
                                                                                                                                                                                                                          </a:path>
                                                                                                                                                                                                                        </a:pathLst>
                                                                                                                                                                                                                      </a:custGeom>
                                                                                                                                                                                                                      <a:noFill/>
                                                                                                                                                                                                                      <a:ln w="10209">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82" name="Group 378"/>
                                                                                                                                                                                                                    <wpg:cNvGrpSpPr>
                                                                                                                                                                                                                      <a:grpSpLocks/>
                                                                                                                                                                                                                    </wpg:cNvGrpSpPr>
                                                                                                                                                                                                                    <wpg:grpSpPr bwMode="auto">
                                                                                                                                                                                                                      <a:xfrm>
                                                                                                                                                                                                                        <a:off x="5861" y="-56"/>
                                                                                                                                                                                                                        <a:ext cx="1940" cy="60"/>
                                                                                                                                                                                                                        <a:chOff x="5861" y="-56"/>
                                                                                                                                                                                                                        <a:chExt cx="1940" cy="60"/>
                                                                                                                                                                                                                      </a:xfrm>
                                                                                                                                                                                                                    </wpg:grpSpPr>
                                                                                                                                                                                                                    <wps:wsp>
                                                                                                                                                                                                                      <wps:cNvPr id="483" name="Freeform 407"/>
                                                                                                                                                                                                                      <wps:cNvSpPr>
                                                                                                                                                                                                                        <a:spLocks noEditPoints="1"/>
                                                                                                                                                                                                                      </wps:cNvSpPr>
                                                                                                                                                                                                                      <wps:spPr bwMode="auto">
                                                                                                                                                                                                                        <a:xfrm>
                                                                                                                                                                                                                          <a:off x="11722" y="-112"/>
                                                                                                                                                                                                                          <a:ext cx="1939" cy="60"/>
                                                                                                                                                                                                                        </a:xfrm>
                                                                                                                                                                                                                        <a:custGeom>
                                                                                                                                                                                                                          <a:avLst/>
                                                                                                                                                                                                                          <a:gdLst>
                                                                                                                                                                                                                            <a:gd name="T0" fmla="+- 0 5885 5861"/>
                                                                                                                                                                                                                            <a:gd name="T1" fmla="*/ T0 w 1940"/>
                                                                                                                                                                                                                            <a:gd name="T2" fmla="+- 0 3 -56"/>
                                                                                                                                                                                                                            <a:gd name="T3" fmla="*/ 3 h 60"/>
                                                                                                                                                                                                                            <a:gd name="T4" fmla="+- 0 5934 5861"/>
                                                                                                                                                                                                                            <a:gd name="T5" fmla="*/ T4 w 1940"/>
                                                                                                                                                                                                                            <a:gd name="T6" fmla="+- 0 1 -56"/>
                                                                                                                                                                                                                            <a:gd name="T7" fmla="*/ 1 h 60"/>
                                                                                                                                                                                                                            <a:gd name="T8" fmla="+- 0 5983 5861"/>
                                                                                                                                                                                                                            <a:gd name="T9" fmla="*/ T8 w 1940"/>
                                                                                                                                                                                                                            <a:gd name="T10" fmla="+- 0 0 -56"/>
                                                                                                                                                                                                                            <a:gd name="T11" fmla="*/ 0 h 60"/>
                                                                                                                                                                                                                            <a:gd name="T12" fmla="+- 0 6032 5861"/>
                                                                                                                                                                                                                            <a:gd name="T13" fmla="*/ T12 w 1940"/>
                                                                                                                                                                                                                            <a:gd name="T14" fmla="+- 0 -2 -56"/>
                                                                                                                                                                                                                            <a:gd name="T15" fmla="*/ -2 h 60"/>
                                                                                                                                                                                                                            <a:gd name="T16" fmla="+- 0 6081 5861"/>
                                                                                                                                                                                                                            <a:gd name="T17" fmla="*/ T16 w 1940"/>
                                                                                                                                                                                                                            <a:gd name="T18" fmla="+- 0 -3 -56"/>
                                                                                                                                                                                                                            <a:gd name="T19" fmla="*/ -3 h 60"/>
                                                                                                                                                                                                                            <a:gd name="T20" fmla="+- 0 6131 5861"/>
                                                                                                                                                                                                                            <a:gd name="T21" fmla="*/ T20 w 1940"/>
                                                                                                                                                                                                                            <a:gd name="T22" fmla="+- 0 -5 -56"/>
                                                                                                                                                                                                                            <a:gd name="T23" fmla="*/ -5 h 60"/>
                                                                                                                                                                                                                            <a:gd name="T24" fmla="+- 0 6180 5861"/>
                                                                                                                                                                                                                            <a:gd name="T25" fmla="*/ T24 w 1940"/>
                                                                                                                                                                                                                            <a:gd name="T26" fmla="+- 0 -6 -56"/>
                                                                                                                                                                                                                            <a:gd name="T27" fmla="*/ -6 h 60"/>
                                                                                                                                                                                                                            <a:gd name="T28" fmla="+- 0 6229 5861"/>
                                                                                                                                                                                                                            <a:gd name="T29" fmla="*/ T28 w 1940"/>
                                                                                                                                                                                                                            <a:gd name="T30" fmla="+- 0 -8 -56"/>
                                                                                                                                                                                                                            <a:gd name="T31" fmla="*/ -8 h 60"/>
                                                                                                                                                                                                                            <a:gd name="T32" fmla="+- 0 6278 5861"/>
                                                                                                                                                                                                                            <a:gd name="T33" fmla="*/ T32 w 1940"/>
                                                                                                                                                                                                                            <a:gd name="T34" fmla="+- 0 -9 -56"/>
                                                                                                                                                                                                                            <a:gd name="T35" fmla="*/ -9 h 60"/>
                                                                                                                                                                                                                            <a:gd name="T36" fmla="+- 0 6327 5861"/>
                                                                                                                                                                                                                            <a:gd name="T37" fmla="*/ T36 w 1940"/>
                                                                                                                                                                                                                            <a:gd name="T38" fmla="+- 0 -11 -56"/>
                                                                                                                                                                                                                            <a:gd name="T39" fmla="*/ -11 h 60"/>
                                                                                                                                                                                                                            <a:gd name="T40" fmla="+- 0 6376 5861"/>
                                                                                                                                                                                                                            <a:gd name="T41" fmla="*/ T40 w 1940"/>
                                                                                                                                                                                                                            <a:gd name="T42" fmla="+- 0 -12 -56"/>
                                                                                                                                                                                                                            <a:gd name="T43" fmla="*/ -12 h 60"/>
                                                                                                                                                                                                                            <a:gd name="T44" fmla="+- 0 6425 5861"/>
                                                                                                                                                                                                                            <a:gd name="T45" fmla="*/ T44 w 1940"/>
                                                                                                                                                                                                                            <a:gd name="T46" fmla="+- 0 -14 -56"/>
                                                                                                                                                                                                                            <a:gd name="T47" fmla="*/ -14 h 60"/>
                                                                                                                                                                                                                            <a:gd name="T48" fmla="+- 0 6474 5861"/>
                                                                                                                                                                                                                            <a:gd name="T49" fmla="*/ T48 w 1940"/>
                                                                                                                                                                                                                            <a:gd name="T50" fmla="+- 0 -15 -56"/>
                                                                                                                                                                                                                            <a:gd name="T51" fmla="*/ -15 h 60"/>
                                                                                                                                                                                                                            <a:gd name="T52" fmla="+- 0 6523 5861"/>
                                                                                                                                                                                                                            <a:gd name="T53" fmla="*/ T52 w 1940"/>
                                                                                                                                                                                                                            <a:gd name="T54" fmla="+- 0 -17 -56"/>
                                                                                                                                                                                                                            <a:gd name="T55" fmla="*/ -17 h 60"/>
                                                                                                                                                                                                                            <a:gd name="T56" fmla="+- 0 6573 5861"/>
                                                                                                                                                                                                                            <a:gd name="T57" fmla="*/ T56 w 1940"/>
                                                                                                                                                                                                                            <a:gd name="T58" fmla="+- 0 -18 -56"/>
                                                                                                                                                                                                                            <a:gd name="T59" fmla="*/ -18 h 60"/>
                                                                                                                                                                                                                            <a:gd name="T60" fmla="+- 0 6622 5861"/>
                                                                                                                                                                                                                            <a:gd name="T61" fmla="*/ T60 w 1940"/>
                                                                                                                                                                                                                            <a:gd name="T62" fmla="+- 0 -20 -56"/>
                                                                                                                                                                                                                            <a:gd name="T63" fmla="*/ -20 h 60"/>
                                                                                                                                                                                                                            <a:gd name="T64" fmla="+- 0 6671 5861"/>
                                                                                                                                                                                                                            <a:gd name="T65" fmla="*/ T64 w 1940"/>
                                                                                                                                                                                                                            <a:gd name="T66" fmla="+- 0 -21 -56"/>
                                                                                                                                                                                                                            <a:gd name="T67" fmla="*/ -21 h 60"/>
                                                                                                                                                                                                                            <a:gd name="T68" fmla="+- 0 6720 5861"/>
                                                                                                                                                                                                                            <a:gd name="T69" fmla="*/ T68 w 1940"/>
                                                                                                                                                                                                                            <a:gd name="T70" fmla="+- 0 -23 -56"/>
                                                                                                                                                                                                                            <a:gd name="T71" fmla="*/ -23 h 60"/>
                                                                                                                                                                                                                            <a:gd name="T72" fmla="+- 0 6769 5861"/>
                                                                                                                                                                                                                            <a:gd name="T73" fmla="*/ T72 w 1940"/>
                                                                                                                                                                                                                            <a:gd name="T74" fmla="+- 0 -24 -56"/>
                                                                                                                                                                                                                            <a:gd name="T75" fmla="*/ -24 h 60"/>
                                                                                                                                                                                                                            <a:gd name="T76" fmla="+- 0 6818 5861"/>
                                                                                                                                                                                                                            <a:gd name="T77" fmla="*/ T76 w 1940"/>
                                                                                                                                                                                                                            <a:gd name="T78" fmla="+- 0 -26 -56"/>
                                                                                                                                                                                                                            <a:gd name="T79" fmla="*/ -26 h 60"/>
                                                                                                                                                                                                                            <a:gd name="T80" fmla="+- 0 6868 5861"/>
                                                                                                                                                                                                                            <a:gd name="T81" fmla="*/ T80 w 1940"/>
                                                                                                                                                                                                                            <a:gd name="T82" fmla="+- 0 -27 -56"/>
                                                                                                                                                                                                                            <a:gd name="T83" fmla="*/ -27 h 60"/>
                                                                                                                                                                                                                            <a:gd name="T84" fmla="+- 0 6917 5861"/>
                                                                                                                                                                                                                            <a:gd name="T85" fmla="*/ T84 w 1940"/>
                                                                                                                                                                                                                            <a:gd name="T86" fmla="+- 0 -29 -56"/>
                                                                                                                                                                                                                            <a:gd name="T87" fmla="*/ -29 h 60"/>
                                                                                                                                                                                                                            <a:gd name="T88" fmla="+- 0 6966 5861"/>
                                                                                                                                                                                                                            <a:gd name="T89" fmla="*/ T88 w 1940"/>
                                                                                                                                                                                                                            <a:gd name="T90" fmla="+- 0 -30 -56"/>
                                                                                                                                                                                                                            <a:gd name="T91" fmla="*/ -30 h 60"/>
                                                                                                                                                                                                                            <a:gd name="T92" fmla="+- 0 7016 5861"/>
                                                                                                                                                                                                                            <a:gd name="T93" fmla="*/ T92 w 1940"/>
                                                                                                                                                                                                                            <a:gd name="T94" fmla="+- 0 -32 -56"/>
                                                                                                                                                                                                                            <a:gd name="T95" fmla="*/ -32 h 60"/>
                                                                                                                                                                                                                            <a:gd name="T96" fmla="+- 0 7065 5861"/>
                                                                                                                                                                                                                            <a:gd name="T97" fmla="*/ T96 w 1940"/>
                                                                                                                                                                                                                            <a:gd name="T98" fmla="+- 0 -33 -56"/>
                                                                                                                                                                                                                            <a:gd name="T99" fmla="*/ -33 h 60"/>
                                                                                                                                                                                                                            <a:gd name="T100" fmla="+- 0 7114 5861"/>
                                                                                                                                                                                                                            <a:gd name="T101" fmla="*/ T100 w 1940"/>
                                                                                                                                                                                                                            <a:gd name="T102" fmla="+- 0 -35 -56"/>
                                                                                                                                                                                                                            <a:gd name="T103" fmla="*/ -35 h 60"/>
                                                                                                                                                                                                                            <a:gd name="T104" fmla="+- 0 7163 5861"/>
                                                                                                                                                                                                                            <a:gd name="T105" fmla="*/ T104 w 1940"/>
                                                                                                                                                                                                                            <a:gd name="T106" fmla="+- 0 -36 -56"/>
                                                                                                                                                                                                                            <a:gd name="T107" fmla="*/ -36 h 60"/>
                                                                                                                                                                                                                            <a:gd name="T108" fmla="+- 0 7212 5861"/>
                                                                                                                                                                                                                            <a:gd name="T109" fmla="*/ T108 w 1940"/>
                                                                                                                                                                                                                            <a:gd name="T110" fmla="+- 0 -38 -56"/>
                                                                                                                                                                                                                            <a:gd name="T111" fmla="*/ -38 h 60"/>
                                                                                                                                                                                                                            <a:gd name="T112" fmla="+- 0 7261 5861"/>
                                                                                                                                                                                                                            <a:gd name="T113" fmla="*/ T112 w 1940"/>
                                                                                                                                                                                                                            <a:gd name="T114" fmla="+- 0 -40 -56"/>
                                                                                                                                                                                                                            <a:gd name="T115" fmla="*/ -40 h 60"/>
                                                                                                                                                                                                                            <a:gd name="T116" fmla="+- 0 7310 5861"/>
                                                                                                                                                                                                                            <a:gd name="T117" fmla="*/ T116 w 1940"/>
                                                                                                                                                                                                                            <a:gd name="T118" fmla="+- 0 -41 -56"/>
                                                                                                                                                                                                                            <a:gd name="T119" fmla="*/ -41 h 60"/>
                                                                                                                                                                                                                            <a:gd name="T120" fmla="+- 0 7359 5861"/>
                                                                                                                                                                                                                            <a:gd name="T121" fmla="*/ T120 w 1940"/>
                                                                                                                                                                                                                            <a:gd name="T122" fmla="+- 0 -43 -56"/>
                                                                                                                                                                                                                            <a:gd name="T123" fmla="*/ -43 h 60"/>
                                                                                                                                                                                                                            <a:gd name="T124" fmla="+- 0 7408 5861"/>
                                                                                                                                                                                                                            <a:gd name="T125" fmla="*/ T124 w 1940"/>
                                                                                                                                                                                                                            <a:gd name="T126" fmla="+- 0 -44 -56"/>
                                                                                                                                                                                                                            <a:gd name="T127" fmla="*/ -44 h 60"/>
                                                                                                                                                                                                                            <a:gd name="T128" fmla="+- 0 7457 5861"/>
                                                                                                                                                                                                                            <a:gd name="T129" fmla="*/ T128 w 1940"/>
                                                                                                                                                                                                                            <a:gd name="T130" fmla="+- 0 -46 -56"/>
                                                                                                                                                                                                                            <a:gd name="T131" fmla="*/ -46 h 60"/>
                                                                                                                                                                                                                            <a:gd name="T132" fmla="+- 0 7507 5861"/>
                                                                                                                                                                                                                            <a:gd name="T133" fmla="*/ T132 w 1940"/>
                                                                                                                                                                                                                            <a:gd name="T134" fmla="+- 0 -47 -56"/>
                                                                                                                                                                                                                            <a:gd name="T135" fmla="*/ -47 h 60"/>
                                                                                                                                                                                                                            <a:gd name="T136" fmla="+- 0 7556 5861"/>
                                                                                                                                                                                                                            <a:gd name="T137" fmla="*/ T136 w 1940"/>
                                                                                                                                                                                                                            <a:gd name="T138" fmla="+- 0 -49 -56"/>
                                                                                                                                                                                                                            <a:gd name="T139" fmla="*/ -49 h 60"/>
                                                                                                                                                                                                                            <a:gd name="T140" fmla="+- 0 7605 5861"/>
                                                                                                                                                                                                                            <a:gd name="T141" fmla="*/ T140 w 1940"/>
                                                                                                                                                                                                                            <a:gd name="T142" fmla="+- 0 -50 -56"/>
                                                                                                                                                                                                                            <a:gd name="T143" fmla="*/ -50 h 60"/>
                                                                                                                                                                                                                            <a:gd name="T144" fmla="+- 0 7654 5861"/>
                                                                                                                                                                                                                            <a:gd name="T145" fmla="*/ T144 w 1940"/>
                                                                                                                                                                                                                            <a:gd name="T146" fmla="+- 0 -52 -56"/>
                                                                                                                                                                                                                            <a:gd name="T147" fmla="*/ -52 h 60"/>
                                                                                                                                                                                                                            <a:gd name="T148" fmla="+- 0 7703 5861"/>
                                                                                                                                                                                                                            <a:gd name="T149" fmla="*/ T148 w 1940"/>
                                                                                                                                                                                                                            <a:gd name="T150" fmla="+- 0 -53 -56"/>
                                                                                                                                                                                                                            <a:gd name="T151" fmla="*/ -53 h 60"/>
                                                                                                                                                                                                                            <a:gd name="T152" fmla="+- 0 7752 5861"/>
                                                                                                                                                                                                                            <a:gd name="T153" fmla="*/ T152 w 1940"/>
                                                                                                                                                                                                                            <a:gd name="T154" fmla="+- 0 -55 -56"/>
                                                                                                                                                                                                                            <a:gd name="T155" fmla="*/ -55 h 60"/>
                                                                                                                                                                                                                            <a:gd name="T156" fmla="+- 0 7801 5861"/>
                                                                                                                                                                                                                            <a:gd name="T157" fmla="*/ T156 w 1940"/>
                                                                                                                                                                                                                            <a:gd name="T158" fmla="+- 0 -56 -56"/>
                                                                                                                                                                                                                            <a:gd name="T159" fmla="*/ -5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40" h="60">
                                                                                                                                                                                                                              <a:moveTo>
                                                                                                                                                                                                                                <a:pt x="0" y="60"/>
                                                                                                                                                                                                                              </a:moveTo>
                                                                                                                                                                                                                              <a:lnTo>
                                                                                                                                                                                                                                <a:pt x="24" y="59"/>
                                                                                                                                                                                                                              </a:lnTo>
                                                                                                                                                                                                                              <a:lnTo>
                                                                                                                                                                                                                                <a:pt x="49" y="58"/>
                                                                                                                                                                                                                              </a:lnTo>
                                                                                                                                                                                                                              <a:lnTo>
                                                                                                                                                                                                                                <a:pt x="73" y="57"/>
                                                                                                                                                                                                                              </a:lnTo>
                                                                                                                                                                                                                              <a:lnTo>
                                                                                                                                                                                                                                <a:pt x="98" y="57"/>
                                                                                                                                                                                                                              </a:lnTo>
                                                                                                                                                                                                                              <a:lnTo>
                                                                                                                                                                                                                                <a:pt x="122" y="56"/>
                                                                                                                                                                                                                              </a:lnTo>
                                                                                                                                                                                                                              <a:lnTo>
                                                                                                                                                                                                                                <a:pt x="147" y="55"/>
                                                                                                                                                                                                                              </a:lnTo>
                                                                                                                                                                                                                              <a:lnTo>
                                                                                                                                                                                                                                <a:pt x="171" y="54"/>
                                                                                                                                                                                                                              </a:lnTo>
                                                                                                                                                                                                                              <a:lnTo>
                                                                                                                                                                                                                                <a:pt x="196" y="54"/>
                                                                                                                                                                                                                              </a:lnTo>
                                                                                                                                                                                                                              <a:lnTo>
                                                                                                                                                                                                                                <a:pt x="220" y="53"/>
                                                                                                                                                                                                                              </a:lnTo>
                                                                                                                                                                                                                              <a:lnTo>
                                                                                                                                                                                                                                <a:pt x="245" y="52"/>
                                                                                                                                                                                                                              </a:lnTo>
                                                                                                                                                                                                                              <a:lnTo>
                                                                                                                                                                                                                                <a:pt x="270" y="51"/>
                                                                                                                                                                                                                              </a:lnTo>
                                                                                                                                                                                                                              <a:lnTo>
                                                                                                                                                                                                                                <a:pt x="294" y="51"/>
                                                                                                                                                                                                                              </a:lnTo>
                                                                                                                                                                                                                              <a:lnTo>
                                                                                                                                                                                                                                <a:pt x="319" y="50"/>
                                                                                                                                                                                                                              </a:lnTo>
                                                                                                                                                                                                                              <a:lnTo>
                                                                                                                                                                                                                                <a:pt x="343" y="49"/>
                                                                                                                                                                                                                              </a:lnTo>
                                                                                                                                                                                                                              <a:lnTo>
                                                                                                                                                                                                                                <a:pt x="368" y="48"/>
                                                                                                                                                                                                                              </a:lnTo>
                                                                                                                                                                                                                              <a:lnTo>
                                                                                                                                                                                                                                <a:pt x="392" y="48"/>
                                                                                                                                                                                                                              </a:lnTo>
                                                                                                                                                                                                                              <a:lnTo>
                                                                                                                                                                                                                                <a:pt x="417" y="47"/>
                                                                                                                                                                                                                              </a:lnTo>
                                                                                                                                                                                                                              <a:lnTo>
                                                                                                                                                                                                                                <a:pt x="441" y="46"/>
                                                                                                                                                                                                                              </a:lnTo>
                                                                                                                                                                                                                              <a:lnTo>
                                                                                                                                                                                                                                <a:pt x="466" y="45"/>
                                                                                                                                                                                                                              </a:lnTo>
                                                                                                                                                                                                                              <a:lnTo>
                                                                                                                                                                                                                                <a:pt x="491" y="45"/>
                                                                                                                                                                                                                              </a:lnTo>
                                                                                                                                                                                                                              <a:lnTo>
                                                                                                                                                                                                                                <a:pt x="515" y="44"/>
                                                                                                                                                                                                                              </a:lnTo>
                                                                                                                                                                                                                              <a:lnTo>
                                                                                                                                                                                                                                <a:pt x="540" y="43"/>
                                                                                                                                                                                                                              </a:lnTo>
                                                                                                                                                                                                                              <a:lnTo>
                                                                                                                                                                                                                                <a:pt x="564" y="42"/>
                                                                                                                                                                                                                              </a:lnTo>
                                                                                                                                                                                                                              <a:lnTo>
                                                                                                                                                                                                                                <a:pt x="589" y="42"/>
                                                                                                                                                                                                                              </a:lnTo>
                                                                                                                                                                                                                              <a:lnTo>
                                                                                                                                                                                                                                <a:pt x="613" y="41"/>
                                                                                                                                                                                                                              </a:lnTo>
                                                                                                                                                                                                                              <a:lnTo>
                                                                                                                                                                                                                                <a:pt x="638" y="40"/>
                                                                                                                                                                                                                              </a:lnTo>
                                                                                                                                                                                                                              <a:lnTo>
                                                                                                                                                                                                                                <a:pt x="662" y="39"/>
                                                                                                                                                                                                                              </a:lnTo>
                                                                                                                                                                                                                              <a:lnTo>
                                                                                                                                                                                                                                <a:pt x="687" y="39"/>
                                                                                                                                                                                                                              </a:lnTo>
                                                                                                                                                                                                                              <a:lnTo>
                                                                                                                                                                                                                                <a:pt x="712" y="38"/>
                                                                                                                                                                                                                              </a:lnTo>
                                                                                                                                                                                                                              <a:lnTo>
                                                                                                                                                                                                                                <a:pt x="736" y="37"/>
                                                                                                                                                                                                                              </a:lnTo>
                                                                                                                                                                                                                              <a:lnTo>
                                                                                                                                                                                                                                <a:pt x="761" y="36"/>
                                                                                                                                                                                                                              </a:lnTo>
                                                                                                                                                                                                                              <a:lnTo>
                                                                                                                                                                                                                                <a:pt x="785" y="35"/>
                                                                                                                                                                                                                              </a:lnTo>
                                                                                                                                                                                                                              <a:lnTo>
                                                                                                                                                                                                                                <a:pt x="810" y="35"/>
                                                                                                                                                                                                                              </a:lnTo>
                                                                                                                                                                                                                              <a:lnTo>
                                                                                                                                                                                                                                <a:pt x="834" y="34"/>
                                                                                                                                                                                                                              </a:lnTo>
                                                                                                                                                                                                                              <a:lnTo>
                                                                                                                                                                                                                                <a:pt x="859" y="33"/>
                                                                                                                                                                                                                              </a:lnTo>
                                                                                                                                                                                                                              <a:lnTo>
                                                                                                                                                                                                                                <a:pt x="883" y="32"/>
                                                                                                                                                                                                                              </a:lnTo>
                                                                                                                                                                                                                              <a:lnTo>
                                                                                                                                                                                                                                <a:pt x="908" y="32"/>
                                                                                                                                                                                                                              </a:lnTo>
                                                                                                                                                                                                                              <a:lnTo>
                                                                                                                                                                                                                                <a:pt x="933" y="31"/>
                                                                                                                                                                                                                              </a:lnTo>
                                                                                                                                                                                                                              <a:lnTo>
                                                                                                                                                                                                                                <a:pt x="957" y="30"/>
                                                                                                                                                                                                                              </a:lnTo>
                                                                                                                                                                                                                              <a:lnTo>
                                                                                                                                                                                                                                <a:pt x="983" y="29"/>
                                                                                                                                                                                                                              </a:lnTo>
                                                                                                                                                                                                                              <a:lnTo>
                                                                                                                                                                                                                                <a:pt x="1007" y="29"/>
                                                                                                                                                                                                                              </a:lnTo>
                                                                                                                                                                                                                              <a:lnTo>
                                                                                                                                                                                                                                <a:pt x="1032" y="28"/>
                                                                                                                                                                                                                              </a:lnTo>
                                                                                                                                                                                                                              <a:lnTo>
                                                                                                                                                                                                                                <a:pt x="1056" y="27"/>
                                                                                                                                                                                                                              </a:lnTo>
                                                                                                                                                                                                                              <a:lnTo>
                                                                                                                                                                                                                                <a:pt x="1081" y="26"/>
                                                                                                                                                                                                                              </a:lnTo>
                                                                                                                                                                                                                              <a:lnTo>
                                                                                                                                                                                                                                <a:pt x="1105" y="26"/>
                                                                                                                                                                                                                              </a:lnTo>
                                                                                                                                                                                                                              <a:lnTo>
                                                                                                                                                                                                                                <a:pt x="1130" y="25"/>
                                                                                                                                                                                                                              </a:lnTo>
                                                                                                                                                                                                                              <a:lnTo>
                                                                                                                                                                                                                                <a:pt x="1155" y="24"/>
                                                                                                                                                                                                                              </a:lnTo>
                                                                                                                                                                                                                              <a:lnTo>
                                                                                                                                                                                                                                <a:pt x="1179" y="23"/>
                                                                                                                                                                                                                              </a:lnTo>
                                                                                                                                                                                                                              <a:lnTo>
                                                                                                                                                                                                                                <a:pt x="1204" y="23"/>
                                                                                                                                                                                                                              </a:lnTo>
                                                                                                                                                                                                                              <a:lnTo>
                                                                                                                                                                                                                                <a:pt x="1228" y="22"/>
                                                                                                                                                                                                                              </a:lnTo>
                                                                                                                                                                                                                              <a:lnTo>
                                                                                                                                                                                                                                <a:pt x="1253" y="21"/>
                                                                                                                                                                                                                              </a:lnTo>
                                                                                                                                                                                                                              <a:lnTo>
                                                                                                                                                                                                                                <a:pt x="1277" y="20"/>
                                                                                                                                                                                                                              </a:lnTo>
                                                                                                                                                                                                                              <a:lnTo>
                                                                                                                                                                                                                                <a:pt x="1302" y="20"/>
                                                                                                                                                                                                                              </a:lnTo>
                                                                                                                                                                                                                              <a:lnTo>
                                                                                                                                                                                                                                <a:pt x="1326" y="19"/>
                                                                                                                                                                                                                              </a:lnTo>
                                                                                                                                                                                                                              <a:lnTo>
                                                                                                                                                                                                                                <a:pt x="1351" y="18"/>
                                                                                                                                                                                                                              </a:lnTo>
                                                                                                                                                                                                                              <a:lnTo>
                                                                                                                                                                                                                                <a:pt x="1376" y="17"/>
                                                                                                                                                                                                                              </a:lnTo>
                                                                                                                                                                                                                              <a:lnTo>
                                                                                                                                                                                                                                <a:pt x="1400" y="16"/>
                                                                                                                                                                                                                              </a:lnTo>
                                                                                                                                                                                                                              <a:lnTo>
                                                                                                                                                                                                                                <a:pt x="1425" y="16"/>
                                                                                                                                                                                                                              </a:lnTo>
                                                                                                                                                                                                                              <a:lnTo>
                                                                                                                                                                                                                                <a:pt x="1449" y="15"/>
                                                                                                                                                                                                                              </a:lnTo>
                                                                                                                                                                                                                              <a:lnTo>
                                                                                                                                                                                                                                <a:pt x="1474" y="14"/>
                                                                                                                                                                                                                              </a:lnTo>
                                                                                                                                                                                                                              <a:lnTo>
                                                                                                                                                                                                                                <a:pt x="1498" y="13"/>
                                                                                                                                                                                                                              </a:lnTo>
                                                                                                                                                                                                                              <a:lnTo>
                                                                                                                                                                                                                                <a:pt x="1523" y="13"/>
                                                                                                                                                                                                                              </a:lnTo>
                                                                                                                                                                                                                              <a:lnTo>
                                                                                                                                                                                                                                <a:pt x="1547" y="12"/>
                                                                                                                                                                                                                              </a:lnTo>
                                                                                                                                                                                                                              <a:lnTo>
                                                                                                                                                                                                                                <a:pt x="1572" y="11"/>
                                                                                                                                                                                                                              </a:lnTo>
                                                                                                                                                                                                                              <a:lnTo>
                                                                                                                                                                                                                                <a:pt x="1596" y="10"/>
                                                                                                                                                                                                                              </a:lnTo>
                                                                                                                                                                                                                              <a:lnTo>
                                                                                                                                                                                                                                <a:pt x="1621" y="10"/>
                                                                                                                                                                                                                              </a:lnTo>
                                                                                                                                                                                                                              <a:lnTo>
                                                                                                                                                                                                                                <a:pt x="1646" y="9"/>
                                                                                                                                                                                                                              </a:lnTo>
                                                                                                                                                                                                                              <a:lnTo>
                                                                                                                                                                                                                                <a:pt x="1670" y="8"/>
                                                                                                                                                                                                                              </a:lnTo>
                                                                                                                                                                                                                              <a:lnTo>
                                                                                                                                                                                                                                <a:pt x="1695" y="7"/>
                                                                                                                                                                                                                              </a:lnTo>
                                                                                                                                                                                                                              <a:lnTo>
                                                                                                                                                                                                                                <a:pt x="1719" y="7"/>
                                                                                                                                                                                                                              </a:lnTo>
                                                                                                                                                                                                                              <a:lnTo>
                                                                                                                                                                                                                                <a:pt x="1744" y="6"/>
                                                                                                                                                                                                                              </a:lnTo>
                                                                                                                                                                                                                              <a:lnTo>
                                                                                                                                                                                                                                <a:pt x="1768" y="5"/>
                                                                                                                                                                                                                              </a:lnTo>
                                                                                                                                                                                                                              <a:lnTo>
                                                                                                                                                                                                                                <a:pt x="1793" y="4"/>
                                                                                                                                                                                                                              </a:lnTo>
                                                                                                                                                                                                                              <a:lnTo>
                                                                                                                                                                                                                                <a:pt x="1817" y="3"/>
                                                                                                                                                                                                                              </a:lnTo>
                                                                                                                                                                                                                              <a:lnTo>
                                                                                                                                                                                                                                <a:pt x="1842" y="3"/>
                                                                                                                                                                                                                              </a:lnTo>
                                                                                                                                                                                                                              <a:lnTo>
                                                                                                                                                                                                                                <a:pt x="1866" y="2"/>
                                                                                                                                                                                                                              </a:lnTo>
                                                                                                                                                                                                                              <a:lnTo>
                                                                                                                                                                                                                                <a:pt x="1891" y="1"/>
                                                                                                                                                                                                                              </a:lnTo>
                                                                                                                                                                                                                              <a:lnTo>
                                                                                                                                                                                                                                <a:pt x="1916" y="0"/>
                                                                                                                                                                                                                              </a:lnTo>
                                                                                                                                                                                                                              <a:lnTo>
                                                                                                                                                                                                                                <a:pt x="1940" y="0"/>
                                                                                                                                                                                                                              </a:lnTo>
                                                                                                                                                                                                                            </a:path>
                                                                                                                                                                                                                          </a:pathLst>
                                                                                                                                                                                                                        </a:custGeom>
                                                                                                                                                                                                                        <a:noFill/>
                                                                                                                                                                                                                        <a:ln w="10209">
                                                                                                                                                                                                                          <a:solidFill>
                                                                                                                                                                                                                            <a:srgbClr val="7BAD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84" name="Group 379"/>
                                                                                                                                                                                                                      <wpg:cNvGrpSpPr>
                                                                                                                                                                                                                        <a:grpSpLocks/>
                                                                                                                                                                                                                      </wpg:cNvGrpSpPr>
                                                                                                                                                                                                                      <wpg:grpSpPr bwMode="auto">
                                                                                                                                                                                                                        <a:xfrm>
                                                                                                                                                                                                                          <a:off x="5861" y="-41"/>
                                                                                                                                                                                                                          <a:ext cx="1940" cy="282"/>
                                                                                                                                                                                                                          <a:chOff x="5861" y="-41"/>
                                                                                                                                                                                                                          <a:chExt cx="1940" cy="282"/>
                                                                                                                                                                                                                        </a:xfrm>
                                                                                                                                                                                                                      </wpg:grpSpPr>
                                                                                                                                                                                                                      <wps:wsp>
                                                                                                                                                                                                                        <wps:cNvPr id="485" name="Freeform 406"/>
                                                                                                                                                                                                                        <wps:cNvSpPr>
                                                                                                                                                                                                                          <a:spLocks noEditPoints="1"/>
                                                                                                                                                                                                                        </wps:cNvSpPr>
                                                                                                                                                                                                                        <wps:spPr bwMode="auto">
                                                                                                                                                                                                                          <a:xfrm>
                                                                                                                                                                                                                            <a:off x="11722" y="-82"/>
                                                                                                                                                                                                                            <a:ext cx="1939" cy="282"/>
                                                                                                                                                                                                                          </a:xfrm>
                                                                                                                                                                                                                          <a:custGeom>
                                                                                                                                                                                                                            <a:avLst/>
                                                                                                                                                                                                                            <a:gdLst>
                                                                                                                                                                                                                              <a:gd name="T0" fmla="+- 0 5885 5861"/>
                                                                                                                                                                                                                              <a:gd name="T1" fmla="*/ T0 w 1940"/>
                                                                                                                                                                                                                              <a:gd name="T2" fmla="+- 0 237 -41"/>
                                                                                                                                                                                                                              <a:gd name="T3" fmla="*/ 237 h 282"/>
                                                                                                                                                                                                                              <a:gd name="T4" fmla="+- 0 5934 5861"/>
                                                                                                                                                                                                                              <a:gd name="T5" fmla="*/ T4 w 1940"/>
                                                                                                                                                                                                                              <a:gd name="T6" fmla="+- 0 230 -41"/>
                                                                                                                                                                                                                              <a:gd name="T7" fmla="*/ 230 h 282"/>
                                                                                                                                                                                                                              <a:gd name="T8" fmla="+- 0 5983 5861"/>
                                                                                                                                                                                                                              <a:gd name="T9" fmla="*/ T8 w 1940"/>
                                                                                                                                                                                                                              <a:gd name="T10" fmla="+- 0 223 -41"/>
                                                                                                                                                                                                                              <a:gd name="T11" fmla="*/ 223 h 282"/>
                                                                                                                                                                                                                              <a:gd name="T12" fmla="+- 0 6032 5861"/>
                                                                                                                                                                                                                              <a:gd name="T13" fmla="*/ T12 w 1940"/>
                                                                                                                                                                                                                              <a:gd name="T14" fmla="+- 0 216 -41"/>
                                                                                                                                                                                                                              <a:gd name="T15" fmla="*/ 216 h 282"/>
                                                                                                                                                                                                                              <a:gd name="T16" fmla="+- 0 6081 5861"/>
                                                                                                                                                                                                                              <a:gd name="T17" fmla="*/ T16 w 1940"/>
                                                                                                                                                                                                                              <a:gd name="T18" fmla="+- 0 209 -41"/>
                                                                                                                                                                                                                              <a:gd name="T19" fmla="*/ 209 h 282"/>
                                                                                                                                                                                                                              <a:gd name="T20" fmla="+- 0 6131 5861"/>
                                                                                                                                                                                                                              <a:gd name="T21" fmla="*/ T20 w 1940"/>
                                                                                                                                                                                                                              <a:gd name="T22" fmla="+- 0 202 -41"/>
                                                                                                                                                                                                                              <a:gd name="T23" fmla="*/ 202 h 282"/>
                                                                                                                                                                                                                              <a:gd name="T24" fmla="+- 0 6180 5861"/>
                                                                                                                                                                                                                              <a:gd name="T25" fmla="*/ T24 w 1940"/>
                                                                                                                                                                                                                              <a:gd name="T26" fmla="+- 0 195 -41"/>
                                                                                                                                                                                                                              <a:gd name="T27" fmla="*/ 195 h 282"/>
                                                                                                                                                                                                                              <a:gd name="T28" fmla="+- 0 6229 5861"/>
                                                                                                                                                                                                                              <a:gd name="T29" fmla="*/ T28 w 1940"/>
                                                                                                                                                                                                                              <a:gd name="T30" fmla="+- 0 187 -41"/>
                                                                                                                                                                                                                              <a:gd name="T31" fmla="*/ 187 h 282"/>
                                                                                                                                                                                                                              <a:gd name="T32" fmla="+- 0 6278 5861"/>
                                                                                                                                                                                                                              <a:gd name="T33" fmla="*/ T32 w 1940"/>
                                                                                                                                                                                                                              <a:gd name="T34" fmla="+- 0 180 -41"/>
                                                                                                                                                                                                                              <a:gd name="T35" fmla="*/ 180 h 282"/>
                                                                                                                                                                                                                              <a:gd name="T36" fmla="+- 0 6327 5861"/>
                                                                                                                                                                                                                              <a:gd name="T37" fmla="*/ T36 w 1940"/>
                                                                                                                                                                                                                              <a:gd name="T38" fmla="+- 0 173 -41"/>
                                                                                                                                                                                                                              <a:gd name="T39" fmla="*/ 173 h 282"/>
                                                                                                                                                                                                                              <a:gd name="T40" fmla="+- 0 6376 5861"/>
                                                                                                                                                                                                                              <a:gd name="T41" fmla="*/ T40 w 1940"/>
                                                                                                                                                                                                                              <a:gd name="T42" fmla="+- 0 166 -41"/>
                                                                                                                                                                                                                              <a:gd name="T43" fmla="*/ 166 h 282"/>
                                                                                                                                                                                                                              <a:gd name="T44" fmla="+- 0 6425 5861"/>
                                                                                                                                                                                                                              <a:gd name="T45" fmla="*/ T44 w 1940"/>
                                                                                                                                                                                                                              <a:gd name="T46" fmla="+- 0 159 -41"/>
                                                                                                                                                                                                                              <a:gd name="T47" fmla="*/ 159 h 282"/>
                                                                                                                                                                                                                              <a:gd name="T48" fmla="+- 0 6474 5861"/>
                                                                                                                                                                                                                              <a:gd name="T49" fmla="*/ T48 w 1940"/>
                                                                                                                                                                                                                              <a:gd name="T50" fmla="+- 0 152 -41"/>
                                                                                                                                                                                                                              <a:gd name="T51" fmla="*/ 152 h 282"/>
                                                                                                                                                                                                                              <a:gd name="T52" fmla="+- 0 6523 5861"/>
                                                                                                                                                                                                                              <a:gd name="T53" fmla="*/ T52 w 1940"/>
                                                                                                                                                                                                                              <a:gd name="T54" fmla="+- 0 145 -41"/>
                                                                                                                                                                                                                              <a:gd name="T55" fmla="*/ 145 h 282"/>
                                                                                                                                                                                                                              <a:gd name="T56" fmla="+- 0 6573 5861"/>
                                                                                                                                                                                                                              <a:gd name="T57" fmla="*/ T56 w 1940"/>
                                                                                                                                                                                                                              <a:gd name="T58" fmla="+- 0 138 -41"/>
                                                                                                                                                                                                                              <a:gd name="T59" fmla="*/ 138 h 282"/>
                                                                                                                                                                                                                              <a:gd name="T60" fmla="+- 0 6622 5861"/>
                                                                                                                                                                                                                              <a:gd name="T61" fmla="*/ T60 w 1940"/>
                                                                                                                                                                                                                              <a:gd name="T62" fmla="+- 0 130 -41"/>
                                                                                                                                                                                                                              <a:gd name="T63" fmla="*/ 130 h 282"/>
                                                                                                                                                                                                                              <a:gd name="T64" fmla="+- 0 6671 5861"/>
                                                                                                                                                                                                                              <a:gd name="T65" fmla="*/ T64 w 1940"/>
                                                                                                                                                                                                                              <a:gd name="T66" fmla="+- 0 123 -41"/>
                                                                                                                                                                                                                              <a:gd name="T67" fmla="*/ 123 h 282"/>
                                                                                                                                                                                                                              <a:gd name="T68" fmla="+- 0 6720 5861"/>
                                                                                                                                                                                                                              <a:gd name="T69" fmla="*/ T68 w 1940"/>
                                                                                                                                                                                                                              <a:gd name="T70" fmla="+- 0 116 -41"/>
                                                                                                                                                                                                                              <a:gd name="T71" fmla="*/ 116 h 282"/>
                                                                                                                                                                                                                              <a:gd name="T72" fmla="+- 0 6769 5861"/>
                                                                                                                                                                                                                              <a:gd name="T73" fmla="*/ T72 w 1940"/>
                                                                                                                                                                                                                              <a:gd name="T74" fmla="+- 0 109 -41"/>
                                                                                                                                                                                                                              <a:gd name="T75" fmla="*/ 109 h 282"/>
                                                                                                                                                                                                                              <a:gd name="T76" fmla="+- 0 6818 5861"/>
                                                                                                                                                                                                                              <a:gd name="T77" fmla="*/ T76 w 1940"/>
                                                                                                                                                                                                                              <a:gd name="T78" fmla="+- 0 102 -41"/>
                                                                                                                                                                                                                              <a:gd name="T79" fmla="*/ 102 h 282"/>
                                                                                                                                                                                                                              <a:gd name="T80" fmla="+- 0 6868 5861"/>
                                                                                                                                                                                                                              <a:gd name="T81" fmla="*/ T80 w 1940"/>
                                                                                                                                                                                                                              <a:gd name="T82" fmla="+- 0 95 -41"/>
                                                                                                                                                                                                                              <a:gd name="T83" fmla="*/ 95 h 282"/>
                                                                                                                                                                                                                              <a:gd name="T84" fmla="+- 0 6917 5861"/>
                                                                                                                                                                                                                              <a:gd name="T85" fmla="*/ T84 w 1940"/>
                                                                                                                                                                                                                              <a:gd name="T86" fmla="+- 0 87 -41"/>
                                                                                                                                                                                                                              <a:gd name="T87" fmla="*/ 87 h 282"/>
                                                                                                                                                                                                                              <a:gd name="T88" fmla="+- 0 6966 5861"/>
                                                                                                                                                                                                                              <a:gd name="T89" fmla="*/ T88 w 1940"/>
                                                                                                                                                                                                                              <a:gd name="T90" fmla="+- 0 80 -41"/>
                                                                                                                                                                                                                              <a:gd name="T91" fmla="*/ 80 h 282"/>
                                                                                                                                                                                                                              <a:gd name="T92" fmla="+- 0 7016 5861"/>
                                                                                                                                                                                                                              <a:gd name="T93" fmla="*/ T92 w 1940"/>
                                                                                                                                                                                                                              <a:gd name="T94" fmla="+- 0 73 -41"/>
                                                                                                                                                                                                                              <a:gd name="T95" fmla="*/ 73 h 282"/>
                                                                                                                                                                                                                              <a:gd name="T96" fmla="+- 0 7065 5861"/>
                                                                                                                                                                                                                              <a:gd name="T97" fmla="*/ T96 w 1940"/>
                                                                                                                                                                                                                              <a:gd name="T98" fmla="+- 0 66 -41"/>
                                                                                                                                                                                                                              <a:gd name="T99" fmla="*/ 66 h 282"/>
                                                                                                                                                                                                                              <a:gd name="T100" fmla="+- 0 7114 5861"/>
                                                                                                                                                                                                                              <a:gd name="T101" fmla="*/ T100 w 1940"/>
                                                                                                                                                                                                                              <a:gd name="T102" fmla="+- 0 59 -41"/>
                                                                                                                                                                                                                              <a:gd name="T103" fmla="*/ 59 h 282"/>
                                                                                                                                                                                                                              <a:gd name="T104" fmla="+- 0 7163 5861"/>
                                                                                                                                                                                                                              <a:gd name="T105" fmla="*/ T104 w 1940"/>
                                                                                                                                                                                                                              <a:gd name="T106" fmla="+- 0 52 -41"/>
                                                                                                                                                                                                                              <a:gd name="T107" fmla="*/ 52 h 282"/>
                                                                                                                                                                                                                              <a:gd name="T108" fmla="+- 0 7212 5861"/>
                                                                                                                                                                                                                              <a:gd name="T109" fmla="*/ T108 w 1940"/>
                                                                                                                                                                                                                              <a:gd name="T110" fmla="+- 0 45 -41"/>
                                                                                                                                                                                                                              <a:gd name="T111" fmla="*/ 45 h 282"/>
                                                                                                                                                                                                                              <a:gd name="T112" fmla="+- 0 7261 5861"/>
                                                                                                                                                                                                                              <a:gd name="T113" fmla="*/ T112 w 1940"/>
                                                                                                                                                                                                                              <a:gd name="T114" fmla="+- 0 38 -41"/>
                                                                                                                                                                                                                              <a:gd name="T115" fmla="*/ 38 h 282"/>
                                                                                                                                                                                                                              <a:gd name="T116" fmla="+- 0 7310 5861"/>
                                                                                                                                                                                                                              <a:gd name="T117" fmla="*/ T116 w 1940"/>
                                                                                                                                                                                                                              <a:gd name="T118" fmla="+- 0 30 -41"/>
                                                                                                                                                                                                                              <a:gd name="T119" fmla="*/ 30 h 282"/>
                                                                                                                                                                                                                              <a:gd name="T120" fmla="+- 0 7359 5861"/>
                                                                                                                                                                                                                              <a:gd name="T121" fmla="*/ T120 w 1940"/>
                                                                                                                                                                                                                              <a:gd name="T122" fmla="+- 0 23 -41"/>
                                                                                                                                                                                                                              <a:gd name="T123" fmla="*/ 23 h 282"/>
                                                                                                                                                                                                                              <a:gd name="T124" fmla="+- 0 7408 5861"/>
                                                                                                                                                                                                                              <a:gd name="T125" fmla="*/ T124 w 1940"/>
                                                                                                                                                                                                                              <a:gd name="T126" fmla="+- 0 16 -41"/>
                                                                                                                                                                                                                              <a:gd name="T127" fmla="*/ 16 h 282"/>
                                                                                                                                                                                                                              <a:gd name="T128" fmla="+- 0 7457 5861"/>
                                                                                                                                                                                                                              <a:gd name="T129" fmla="*/ T128 w 1940"/>
                                                                                                                                                                                                                              <a:gd name="T130" fmla="+- 0 9 -41"/>
                                                                                                                                                                                                                              <a:gd name="T131" fmla="*/ 9 h 282"/>
                                                                                                                                                                                                                              <a:gd name="T132" fmla="+- 0 7507 5861"/>
                                                                                                                                                                                                                              <a:gd name="T133" fmla="*/ T132 w 1940"/>
                                                                                                                                                                                                                              <a:gd name="T134" fmla="+- 0 2 -41"/>
                                                                                                                                                                                                                              <a:gd name="T135" fmla="*/ 2 h 282"/>
                                                                                                                                                                                                                              <a:gd name="T136" fmla="+- 0 7556 5861"/>
                                                                                                                                                                                                                              <a:gd name="T137" fmla="*/ T136 w 1940"/>
                                                                                                                                                                                                                              <a:gd name="T138" fmla="+- 0 -5 -41"/>
                                                                                                                                                                                                                              <a:gd name="T139" fmla="*/ -5 h 282"/>
                                                                                                                                                                                                                              <a:gd name="T140" fmla="+- 0 7605 5861"/>
                                                                                                                                                                                                                              <a:gd name="T141" fmla="*/ T140 w 1940"/>
                                                                                                                                                                                                                              <a:gd name="T142" fmla="+- 0 -12 -41"/>
                                                                                                                                                                                                                              <a:gd name="T143" fmla="*/ -12 h 282"/>
                                                                                                                                                                                                                              <a:gd name="T144" fmla="+- 0 7654 5861"/>
                                                                                                                                                                                                                              <a:gd name="T145" fmla="*/ T144 w 1940"/>
                                                                                                                                                                                                                              <a:gd name="T146" fmla="+- 0 -20 -41"/>
                                                                                                                                                                                                                              <a:gd name="T147" fmla="*/ -20 h 282"/>
                                                                                                                                                                                                                              <a:gd name="T148" fmla="+- 0 7703 5861"/>
                                                                                                                                                                                                                              <a:gd name="T149" fmla="*/ T148 w 1940"/>
                                                                                                                                                                                                                              <a:gd name="T150" fmla="+- 0 -27 -41"/>
                                                                                                                                                                                                                              <a:gd name="T151" fmla="*/ -27 h 282"/>
                                                                                                                                                                                                                              <a:gd name="T152" fmla="+- 0 7752 5861"/>
                                                                                                                                                                                                                              <a:gd name="T153" fmla="*/ T152 w 1940"/>
                                                                                                                                                                                                                              <a:gd name="T154" fmla="+- 0 -34 -41"/>
                                                                                                                                                                                                                              <a:gd name="T155" fmla="*/ -34 h 282"/>
                                                                                                                                                                                                                              <a:gd name="T156" fmla="+- 0 7801 5861"/>
                                                                                                                                                                                                                              <a:gd name="T157" fmla="*/ T156 w 1940"/>
                                                                                                                                                                                                                              <a:gd name="T158" fmla="+- 0 -41 -41"/>
                                                                                                                                                                                                                              <a:gd name="T159" fmla="*/ -41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40" h="282">
                                                                                                                                                                                                                                <a:moveTo>
                                                                                                                                                                                                                                  <a:pt x="0" y="282"/>
                                                                                                                                                                                                                                </a:moveTo>
                                                                                                                                                                                                                                <a:lnTo>
                                                                                                                                                                                                                                  <a:pt x="24" y="278"/>
                                                                                                                                                                                                                                </a:lnTo>
                                                                                                                                                                                                                                <a:lnTo>
                                                                                                                                                                                                                                  <a:pt x="49" y="275"/>
                                                                                                                                                                                                                                </a:lnTo>
                                                                                                                                                                                                                                <a:lnTo>
                                                                                                                                                                                                                                  <a:pt x="73" y="271"/>
                                                                                                                                                                                                                                </a:lnTo>
                                                                                                                                                                                                                                <a:lnTo>
                                                                                                                                                                                                                                  <a:pt x="98" y="268"/>
                                                                                                                                                                                                                                </a:lnTo>
                                                                                                                                                                                                                                <a:lnTo>
                                                                                                                                                                                                                                  <a:pt x="122" y="264"/>
                                                                                                                                                                                                                                </a:lnTo>
                                                                                                                                                                                                                                <a:lnTo>
                                                                                                                                                                                                                                  <a:pt x="147" y="261"/>
                                                                                                                                                                                                                                </a:lnTo>
                                                                                                                                                                                                                                <a:lnTo>
                                                                                                                                                                                                                                  <a:pt x="171" y="257"/>
                                                                                                                                                                                                                                </a:lnTo>
                                                                                                                                                                                                                                <a:lnTo>
                                                                                                                                                                                                                                  <a:pt x="196" y="253"/>
                                                                                                                                                                                                                                </a:lnTo>
                                                                                                                                                                                                                                <a:lnTo>
                                                                                                                                                                                                                                  <a:pt x="220" y="250"/>
                                                                                                                                                                                                                                </a:lnTo>
                                                                                                                                                                                                                                <a:lnTo>
                                                                                                                                                                                                                                  <a:pt x="245" y="246"/>
                                                                                                                                                                                                                                </a:lnTo>
                                                                                                                                                                                                                                <a:lnTo>
                                                                                                                                                                                                                                  <a:pt x="270" y="243"/>
                                                                                                                                                                                                                                </a:lnTo>
                                                                                                                                                                                                                                <a:lnTo>
                                                                                                                                                                                                                                  <a:pt x="294" y="239"/>
                                                                                                                                                                                                                                </a:lnTo>
                                                                                                                                                                                                                                <a:lnTo>
                                                                                                                                                                                                                                  <a:pt x="319" y="236"/>
                                                                                                                                                                                                                                </a:lnTo>
                                                                                                                                                                                                                                <a:lnTo>
                                                                                                                                                                                                                                  <a:pt x="343" y="232"/>
                                                                                                                                                                                                                                </a:lnTo>
                                                                                                                                                                                                                                <a:lnTo>
                                                                                                                                                                                                                                  <a:pt x="368" y="228"/>
                                                                                                                                                                                                                                </a:lnTo>
                                                                                                                                                                                                                                <a:lnTo>
                                                                                                                                                                                                                                  <a:pt x="392" y="225"/>
                                                                                                                                                                                                                                </a:lnTo>
                                                                                                                                                                                                                                <a:lnTo>
                                                                                                                                                                                                                                  <a:pt x="417" y="221"/>
                                                                                                                                                                                                                                </a:lnTo>
                                                                                                                                                                                                                                <a:lnTo>
                                                                                                                                                                                                                                  <a:pt x="441" y="218"/>
                                                                                                                                                                                                                                </a:lnTo>
                                                                                                                                                                                                                                <a:lnTo>
                                                                                                                                                                                                                                  <a:pt x="466" y="214"/>
                                                                                                                                                                                                                                </a:lnTo>
                                                                                                                                                                                                                                <a:lnTo>
                                                                                                                                                                                                                                  <a:pt x="491" y="211"/>
                                                                                                                                                                                                                                </a:lnTo>
                                                                                                                                                                                                                                <a:lnTo>
                                                                                                                                                                                                                                  <a:pt x="515" y="207"/>
                                                                                                                                                                                                                                </a:lnTo>
                                                                                                                                                                                                                                <a:lnTo>
                                                                                                                                                                                                                                  <a:pt x="540" y="203"/>
                                                                                                                                                                                                                                </a:lnTo>
                                                                                                                                                                                                                                <a:lnTo>
                                                                                                                                                                                                                                  <a:pt x="564" y="200"/>
                                                                                                                                                                                                                                </a:lnTo>
                                                                                                                                                                                                                                <a:lnTo>
                                                                                                                                                                                                                                  <a:pt x="589" y="196"/>
                                                                                                                                                                                                                                </a:lnTo>
                                                                                                                                                                                                                                <a:lnTo>
                                                                                                                                                                                                                                  <a:pt x="613" y="193"/>
                                                                                                                                                                                                                                </a:lnTo>
                                                                                                                                                                                                                                <a:lnTo>
                                                                                                                                                                                                                                  <a:pt x="638" y="189"/>
                                                                                                                                                                                                                                </a:lnTo>
                                                                                                                                                                                                                                <a:lnTo>
                                                                                                                                                                                                                                  <a:pt x="662" y="186"/>
                                                                                                                                                                                                                                </a:lnTo>
                                                                                                                                                                                                                                <a:lnTo>
                                                                                                                                                                                                                                  <a:pt x="687" y="182"/>
                                                                                                                                                                                                                                </a:lnTo>
                                                                                                                                                                                                                                <a:lnTo>
                                                                                                                                                                                                                                  <a:pt x="712" y="179"/>
                                                                                                                                                                                                                                </a:lnTo>
                                                                                                                                                                                                                                <a:lnTo>
                                                                                                                                                                                                                                  <a:pt x="736" y="175"/>
                                                                                                                                                                                                                                </a:lnTo>
                                                                                                                                                                                                                                <a:lnTo>
                                                                                                                                                                                                                                  <a:pt x="761" y="171"/>
                                                                                                                                                                                                                                </a:lnTo>
                                                                                                                                                                                                                                <a:lnTo>
                                                                                                                                                                                                                                  <a:pt x="785" y="168"/>
                                                                                                                                                                                                                                </a:lnTo>
                                                                                                                                                                                                                                <a:lnTo>
                                                                                                                                                                                                                                  <a:pt x="810" y="164"/>
                                                                                                                                                                                                                                </a:lnTo>
                                                                                                                                                                                                                                <a:lnTo>
                                                                                                                                                                                                                                  <a:pt x="834" y="161"/>
                                                                                                                                                                                                                                </a:lnTo>
                                                                                                                                                                                                                                <a:lnTo>
                                                                                                                                                                                                                                  <a:pt x="859" y="157"/>
                                                                                                                                                                                                                                </a:lnTo>
                                                                                                                                                                                                                                <a:lnTo>
                                                                                                                                                                                                                                  <a:pt x="883" y="153"/>
                                                                                                                                                                                                                                </a:lnTo>
                                                                                                                                                                                                                                <a:lnTo>
                                                                                                                                                                                                                                  <a:pt x="908" y="150"/>
                                                                                                                                                                                                                                </a:lnTo>
                                                                                                                                                                                                                                <a:lnTo>
                                                                                                                                                                                                                                  <a:pt x="933" y="146"/>
                                                                                                                                                                                                                                </a:lnTo>
                                                                                                                                                                                                                                <a:lnTo>
                                                                                                                                                                                                                                  <a:pt x="957" y="143"/>
                                                                                                                                                                                                                                </a:lnTo>
                                                                                                                                                                                                                                <a:lnTo>
                                                                                                                                                                                                                                  <a:pt x="983" y="139"/>
                                                                                                                                                                                                                                </a:lnTo>
                                                                                                                                                                                                                                <a:lnTo>
                                                                                                                                                                                                                                  <a:pt x="1007" y="136"/>
                                                                                                                                                                                                                                </a:lnTo>
                                                                                                                                                                                                                                <a:lnTo>
                                                                                                                                                                                                                                  <a:pt x="1032" y="132"/>
                                                                                                                                                                                                                                </a:lnTo>
                                                                                                                                                                                                                                <a:lnTo>
                                                                                                                                                                                                                                  <a:pt x="1056" y="128"/>
                                                                                                                                                                                                                                </a:lnTo>
                                                                                                                                                                                                                                <a:lnTo>
                                                                                                                                                                                                                                  <a:pt x="1081" y="125"/>
                                                                                                                                                                                                                                </a:lnTo>
                                                                                                                                                                                                                                <a:lnTo>
                                                                                                                                                                                                                                  <a:pt x="1105" y="121"/>
                                                                                                                                                                                                                                </a:lnTo>
                                                                                                                                                                                                                                <a:lnTo>
                                                                                                                                                                                                                                  <a:pt x="1130" y="118"/>
                                                                                                                                                                                                                                </a:lnTo>
                                                                                                                                                                                                                                <a:lnTo>
                                                                                                                                                                                                                                  <a:pt x="1155" y="114"/>
                                                                                                                                                                                                                                </a:lnTo>
                                                                                                                                                                                                                                <a:lnTo>
                                                                                                                                                                                                                                  <a:pt x="1179" y="111"/>
                                                                                                                                                                                                                                </a:lnTo>
                                                                                                                                                                                                                                <a:lnTo>
                                                                                                                                                                                                                                  <a:pt x="1204" y="107"/>
                                                                                                                                                                                                                                </a:lnTo>
                                                                                                                                                                                                                                <a:lnTo>
                                                                                                                                                                                                                                  <a:pt x="1228" y="104"/>
                                                                                                                                                                                                                                </a:lnTo>
                                                                                                                                                                                                                                <a:lnTo>
                                                                                                                                                                                                                                  <a:pt x="1253" y="100"/>
                                                                                                                                                                                                                                </a:lnTo>
                                                                                                                                                                                                                                <a:lnTo>
                                                                                                                                                                                                                                  <a:pt x="1277" y="96"/>
                                                                                                                                                                                                                                </a:lnTo>
                                                                                                                                                                                                                                <a:lnTo>
                                                                                                                                                                                                                                  <a:pt x="1302" y="93"/>
                                                                                                                                                                                                                                </a:lnTo>
                                                                                                                                                                                                                                <a:lnTo>
                                                                                                                                                                                                                                  <a:pt x="1326" y="89"/>
                                                                                                                                                                                                                                </a:lnTo>
                                                                                                                                                                                                                                <a:lnTo>
                                                                                                                                                                                                                                  <a:pt x="1351" y="86"/>
                                                                                                                                                                                                                                </a:lnTo>
                                                                                                                                                                                                                                <a:lnTo>
                                                                                                                                                                                                                                  <a:pt x="1376" y="82"/>
                                                                                                                                                                                                                                </a:lnTo>
                                                                                                                                                                                                                                <a:lnTo>
                                                                                                                                                                                                                                  <a:pt x="1400" y="79"/>
                                                                                                                                                                                                                                </a:lnTo>
                                                                                                                                                                                                                                <a:lnTo>
                                                                                                                                                                                                                                  <a:pt x="1425" y="75"/>
                                                                                                                                                                                                                                </a:lnTo>
                                                                                                                                                                                                                                <a:lnTo>
                                                                                                                                                                                                                                  <a:pt x="1449" y="71"/>
                                                                                                                                                                                                                                </a:lnTo>
                                                                                                                                                                                                                                <a:lnTo>
                                                                                                                                                                                                                                  <a:pt x="1474" y="68"/>
                                                                                                                                                                                                                                </a:lnTo>
                                                                                                                                                                                                                                <a:lnTo>
                                                                                                                                                                                                                                  <a:pt x="1498" y="64"/>
                                                                                                                                                                                                                                </a:lnTo>
                                                                                                                                                                                                                                <a:lnTo>
                                                                                                                                                                                                                                  <a:pt x="1523" y="61"/>
                                                                                                                                                                                                                                </a:lnTo>
                                                                                                                                                                                                                                <a:lnTo>
                                                                                                                                                                                                                                  <a:pt x="1547" y="57"/>
                                                                                                                                                                                                                                </a:lnTo>
                                                                                                                                                                                                                                <a:lnTo>
                                                                                                                                                                                                                                  <a:pt x="1572" y="54"/>
                                                                                                                                                                                                                                </a:lnTo>
                                                                                                                                                                                                                                <a:lnTo>
                                                                                                                                                                                                                                  <a:pt x="1596" y="50"/>
                                                                                                                                                                                                                                </a:lnTo>
                                                                                                                                                                                                                                <a:lnTo>
                                                                                                                                                                                                                                  <a:pt x="1621" y="46"/>
                                                                                                                                                                                                                                </a:lnTo>
                                                                                                                                                                                                                                <a:lnTo>
                                                                                                                                                                                                                                  <a:pt x="1646" y="43"/>
                                                                                                                                                                                                                                </a:lnTo>
                                                                                                                                                                                                                                <a:lnTo>
                                                                                                                                                                                                                                  <a:pt x="1670" y="39"/>
                                                                                                                                                                                                                                </a:lnTo>
                                                                                                                                                                                                                                <a:lnTo>
                                                                                                                                                                                                                                  <a:pt x="1695" y="36"/>
                                                                                                                                                                                                                                </a:lnTo>
                                                                                                                                                                                                                                <a:lnTo>
                                                                                                                                                                                                                                  <a:pt x="1719" y="32"/>
                                                                                                                                                                                                                                </a:lnTo>
                                                                                                                                                                                                                                <a:lnTo>
                                                                                                                                                                                                                                  <a:pt x="1744" y="29"/>
                                                                                                                                                                                                                                </a:lnTo>
                                                                                                                                                                                                                                <a:lnTo>
                                                                                                                                                                                                                                  <a:pt x="1768" y="25"/>
                                                                                                                                                                                                                                </a:lnTo>
                                                                                                                                                                                                                                <a:lnTo>
                                                                                                                                                                                                                                  <a:pt x="1793" y="21"/>
                                                                                                                                                                                                                                </a:lnTo>
                                                                                                                                                                                                                                <a:lnTo>
                                                                                                                                                                                                                                  <a:pt x="1817" y="18"/>
                                                                                                                                                                                                                                </a:lnTo>
                                                                                                                                                                                                                                <a:lnTo>
                                                                                                                                                                                                                                  <a:pt x="1842" y="14"/>
                                                                                                                                                                                                                                </a:lnTo>
                                                                                                                                                                                                                                <a:lnTo>
                                                                                                                                                                                                                                  <a:pt x="1866" y="11"/>
                                                                                                                                                                                                                                </a:lnTo>
                                                                                                                                                                                                                                <a:lnTo>
                                                                                                                                                                                                                                  <a:pt x="1891" y="7"/>
                                                                                                                                                                                                                                </a:lnTo>
                                                                                                                                                                                                                                <a:lnTo>
                                                                                                                                                                                                                                  <a:pt x="1916" y="4"/>
                                                                                                                                                                                                                                </a:lnTo>
                                                                                                                                                                                                                                <a:lnTo>
                                                                                                                                                                                                                                  <a:pt x="1940" y="0"/>
                                                                                                                                                                                                                                </a:lnTo>
                                                                                                                                                                                                                              </a:path>
                                                                                                                                                                                                                            </a:pathLst>
                                                                                                                                                                                                                          </a:custGeom>
                                                                                                                                                                                                                          <a:noFill/>
                                                                                                                                                                                                                          <a:ln w="10209">
                                                                                                                                                                                                                            <a:solidFill>
                                                                                                                                                                                                                              <a:srgbClr val="00BEC4"/>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86" name="Group 380"/>
                                                                                                                                                                                                                        <wpg:cNvGrpSpPr>
                                                                                                                                                                                                                          <a:grpSpLocks/>
                                                                                                                                                                                                                        </wpg:cNvGrpSpPr>
                                                                                                                                                                                                                        <wpg:grpSpPr bwMode="auto">
                                                                                                                                                                                                                          <a:xfrm>
                                                                                                                                                                                                                            <a:off x="5861" y="100"/>
                                                                                                                                                                                                                            <a:ext cx="1940" cy="425"/>
                                                                                                                                                                                                                            <a:chOff x="5861" y="100"/>
                                                                                                                                                                                                                            <a:chExt cx="1940" cy="425"/>
                                                                                                                                                                                                                          </a:xfrm>
                                                                                                                                                                                                                        </wpg:grpSpPr>
                                                                                                                                                                                                                        <wps:wsp>
                                                                                                                                                                                                                          <wps:cNvPr id="487" name="Freeform 405"/>
                                                                                                                                                                                                                          <wps:cNvSpPr>
                                                                                                                                                                                                                            <a:spLocks noEditPoints="1"/>
                                                                                                                                                                                                                          </wps:cNvSpPr>
                                                                                                                                                                                                                          <wps:spPr bwMode="auto">
                                                                                                                                                                                                                            <a:xfrm>
                                                                                                                                                                                                                              <a:off x="11722" y="200"/>
                                                                                                                                                                                                                              <a:ext cx="1939" cy="425"/>
                                                                                                                                                                                                                            </a:xfrm>
                                                                                                                                                                                                                            <a:custGeom>
                                                                                                                                                                                                                              <a:avLst/>
                                                                                                                                                                                                                              <a:gdLst>
                                                                                                                                                                                                                                <a:gd name="T0" fmla="+- 0 5885 5861"/>
                                                                                                                                                                                                                                <a:gd name="T1" fmla="*/ T0 w 1940"/>
                                                                                                                                                                                                                                <a:gd name="T2" fmla="+- 0 520 100"/>
                                                                                                                                                                                                                                <a:gd name="T3" fmla="*/ 520 h 425"/>
                                                                                                                                                                                                                                <a:gd name="T4" fmla="+- 0 5934 5861"/>
                                                                                                                                                                                                                                <a:gd name="T5" fmla="*/ T4 w 1940"/>
                                                                                                                                                                                                                                <a:gd name="T6" fmla="+- 0 509 100"/>
                                                                                                                                                                                                                                <a:gd name="T7" fmla="*/ 509 h 425"/>
                                                                                                                                                                                                                                <a:gd name="T8" fmla="+- 0 5983 5861"/>
                                                                                                                                                                                                                                <a:gd name="T9" fmla="*/ T8 w 1940"/>
                                                                                                                                                                                                                                <a:gd name="T10" fmla="+- 0 498 100"/>
                                                                                                                                                                                                                                <a:gd name="T11" fmla="*/ 498 h 425"/>
                                                                                                                                                                                                                                <a:gd name="T12" fmla="+- 0 6032 5861"/>
                                                                                                                                                                                                                                <a:gd name="T13" fmla="*/ T12 w 1940"/>
                                                                                                                                                                                                                                <a:gd name="T14" fmla="+- 0 487 100"/>
                                                                                                                                                                                                                                <a:gd name="T15" fmla="*/ 487 h 425"/>
                                                                                                                                                                                                                                <a:gd name="T16" fmla="+- 0 6081 5861"/>
                                                                                                                                                                                                                                <a:gd name="T17" fmla="*/ T16 w 1940"/>
                                                                                                                                                                                                                                <a:gd name="T18" fmla="+- 0 477 100"/>
                                                                                                                                                                                                                                <a:gd name="T19" fmla="*/ 477 h 425"/>
                                                                                                                                                                                                                                <a:gd name="T20" fmla="+- 0 6131 5861"/>
                                                                                                                                                                                                                                <a:gd name="T21" fmla="*/ T20 w 1940"/>
                                                                                                                                                                                                                                <a:gd name="T22" fmla="+- 0 466 100"/>
                                                                                                                                                                                                                                <a:gd name="T23" fmla="*/ 466 h 425"/>
                                                                                                                                                                                                                                <a:gd name="T24" fmla="+- 0 6180 5861"/>
                                                                                                                                                                                                                                <a:gd name="T25" fmla="*/ T24 w 1940"/>
                                                                                                                                                                                                                                <a:gd name="T26" fmla="+- 0 455 100"/>
                                                                                                                                                                                                                                <a:gd name="T27" fmla="*/ 455 h 425"/>
                                                                                                                                                                                                                                <a:gd name="T28" fmla="+- 0 6229 5861"/>
                                                                                                                                                                                                                                <a:gd name="T29" fmla="*/ T28 w 1940"/>
                                                                                                                                                                                                                                <a:gd name="T30" fmla="+- 0 444 100"/>
                                                                                                                                                                                                                                <a:gd name="T31" fmla="*/ 444 h 425"/>
                                                                                                                                                                                                                                <a:gd name="T32" fmla="+- 0 6278 5861"/>
                                                                                                                                                                                                                                <a:gd name="T33" fmla="*/ T32 w 1940"/>
                                                                                                                                                                                                                                <a:gd name="T34" fmla="+- 0 434 100"/>
                                                                                                                                                                                                                                <a:gd name="T35" fmla="*/ 434 h 425"/>
                                                                                                                                                                                                                                <a:gd name="T36" fmla="+- 0 6327 5861"/>
                                                                                                                                                                                                                                <a:gd name="T37" fmla="*/ T36 w 1940"/>
                                                                                                                                                                                                                                <a:gd name="T38" fmla="+- 0 423 100"/>
                                                                                                                                                                                                                                <a:gd name="T39" fmla="*/ 423 h 425"/>
                                                                                                                                                                                                                                <a:gd name="T40" fmla="+- 0 6376 5861"/>
                                                                                                                                                                                                                                <a:gd name="T41" fmla="*/ T40 w 1940"/>
                                                                                                                                                                                                                                <a:gd name="T42" fmla="+- 0 412 100"/>
                                                                                                                                                                                                                                <a:gd name="T43" fmla="*/ 412 h 425"/>
                                                                                                                                                                                                                                <a:gd name="T44" fmla="+- 0 6425 5861"/>
                                                                                                                                                                                                                                <a:gd name="T45" fmla="*/ T44 w 1940"/>
                                                                                                                                                                                                                                <a:gd name="T46" fmla="+- 0 401 100"/>
                                                                                                                                                                                                                                <a:gd name="T47" fmla="*/ 401 h 425"/>
                                                                                                                                                                                                                                <a:gd name="T48" fmla="+- 0 6474 5861"/>
                                                                                                                                                                                                                                <a:gd name="T49" fmla="*/ T48 w 1940"/>
                                                                                                                                                                                                                                <a:gd name="T50" fmla="+- 0 391 100"/>
                                                                                                                                                                                                                                <a:gd name="T51" fmla="*/ 391 h 425"/>
                                                                                                                                                                                                                                <a:gd name="T52" fmla="+- 0 6523 5861"/>
                                                                                                                                                                                                                                <a:gd name="T53" fmla="*/ T52 w 1940"/>
                                                                                                                                                                                                                                <a:gd name="T54" fmla="+- 0 380 100"/>
                                                                                                                                                                                                                                <a:gd name="T55" fmla="*/ 380 h 425"/>
                                                                                                                                                                                                                                <a:gd name="T56" fmla="+- 0 6573 5861"/>
                                                                                                                                                                                                                                <a:gd name="T57" fmla="*/ T56 w 1940"/>
                                                                                                                                                                                                                                <a:gd name="T58" fmla="+- 0 369 100"/>
                                                                                                                                                                                                                                <a:gd name="T59" fmla="*/ 369 h 425"/>
                                                                                                                                                                                                                                <a:gd name="T60" fmla="+- 0 6622 5861"/>
                                                                                                                                                                                                                                <a:gd name="T61" fmla="*/ T60 w 1940"/>
                                                                                                                                                                                                                                <a:gd name="T62" fmla="+- 0 358 100"/>
                                                                                                                                                                                                                                <a:gd name="T63" fmla="*/ 358 h 425"/>
                                                                                                                                                                                                                                <a:gd name="T64" fmla="+- 0 6671 5861"/>
                                                                                                                                                                                                                                <a:gd name="T65" fmla="*/ T64 w 1940"/>
                                                                                                                                                                                                                                <a:gd name="T66" fmla="+- 0 347 100"/>
                                                                                                                                                                                                                                <a:gd name="T67" fmla="*/ 347 h 425"/>
                                                                                                                                                                                                                                <a:gd name="T68" fmla="+- 0 6720 5861"/>
                                                                                                                                                                                                                                <a:gd name="T69" fmla="*/ T68 w 1940"/>
                                                                                                                                                                                                                                <a:gd name="T70" fmla="+- 0 337 100"/>
                                                                                                                                                                                                                                <a:gd name="T71" fmla="*/ 337 h 425"/>
                                                                                                                                                                                                                                <a:gd name="T72" fmla="+- 0 6769 5861"/>
                                                                                                                                                                                                                                <a:gd name="T73" fmla="*/ T72 w 1940"/>
                                                                                                                                                                                                                                <a:gd name="T74" fmla="+- 0 326 100"/>
                                                                                                                                                                                                                                <a:gd name="T75" fmla="*/ 326 h 425"/>
                                                                                                                                                                                                                                <a:gd name="T76" fmla="+- 0 6818 5861"/>
                                                                                                                                                                                                                                <a:gd name="T77" fmla="*/ T76 w 1940"/>
                                                                                                                                                                                                                                <a:gd name="T78" fmla="+- 0 315 100"/>
                                                                                                                                                                                                                                <a:gd name="T79" fmla="*/ 315 h 425"/>
                                                                                                                                                                                                                                <a:gd name="T80" fmla="+- 0 6868 5861"/>
                                                                                                                                                                                                                                <a:gd name="T81" fmla="*/ T80 w 1940"/>
                                                                                                                                                                                                                                <a:gd name="T82" fmla="+- 0 305 100"/>
                                                                                                                                                                                                                                <a:gd name="T83" fmla="*/ 305 h 425"/>
                                                                                                                                                                                                                                <a:gd name="T84" fmla="+- 0 6917 5861"/>
                                                                                                                                                                                                                                <a:gd name="T85" fmla="*/ T84 w 1940"/>
                                                                                                                                                                                                                                <a:gd name="T86" fmla="+- 0 294 100"/>
                                                                                                                                                                                                                                <a:gd name="T87" fmla="*/ 294 h 425"/>
                                                                                                                                                                                                                                <a:gd name="T88" fmla="+- 0 6966 5861"/>
                                                                                                                                                                                                                                <a:gd name="T89" fmla="*/ T88 w 1940"/>
                                                                                                                                                                                                                                <a:gd name="T90" fmla="+- 0 283 100"/>
                                                                                                                                                                                                                                <a:gd name="T91" fmla="*/ 283 h 425"/>
                                                                                                                                                                                                                                <a:gd name="T92" fmla="+- 0 7016 5861"/>
                                                                                                                                                                                                                                <a:gd name="T93" fmla="*/ T92 w 1940"/>
                                                                                                                                                                                                                                <a:gd name="T94" fmla="+- 0 272 100"/>
                                                                                                                                                                                                                                <a:gd name="T95" fmla="*/ 272 h 425"/>
                                                                                                                                                                                                                                <a:gd name="T96" fmla="+- 0 7065 5861"/>
                                                                                                                                                                                                                                <a:gd name="T97" fmla="*/ T96 w 1940"/>
                                                                                                                                                                                                                                <a:gd name="T98" fmla="+- 0 261 100"/>
                                                                                                                                                                                                                                <a:gd name="T99" fmla="*/ 261 h 425"/>
                                                                                                                                                                                                                                <a:gd name="T100" fmla="+- 0 7114 5861"/>
                                                                                                                                                                                                                                <a:gd name="T101" fmla="*/ T100 w 1940"/>
                                                                                                                                                                                                                                <a:gd name="T102" fmla="+- 0 251 100"/>
                                                                                                                                                                                                                                <a:gd name="T103" fmla="*/ 251 h 425"/>
                                                                                                                                                                                                                                <a:gd name="T104" fmla="+- 0 7163 5861"/>
                                                                                                                                                                                                                                <a:gd name="T105" fmla="*/ T104 w 1940"/>
                                                                                                                                                                                                                                <a:gd name="T106" fmla="+- 0 240 100"/>
                                                                                                                                                                                                                                <a:gd name="T107" fmla="*/ 240 h 425"/>
                                                                                                                                                                                                                                <a:gd name="T108" fmla="+- 0 7212 5861"/>
                                                                                                                                                                                                                                <a:gd name="T109" fmla="*/ T108 w 1940"/>
                                                                                                                                                                                                                                <a:gd name="T110" fmla="+- 0 229 100"/>
                                                                                                                                                                                                                                <a:gd name="T111" fmla="*/ 229 h 425"/>
                                                                                                                                                                                                                                <a:gd name="T112" fmla="+- 0 7261 5861"/>
                                                                                                                                                                                                                                <a:gd name="T113" fmla="*/ T112 w 1940"/>
                                                                                                                                                                                                                                <a:gd name="T114" fmla="+- 0 218 100"/>
                                                                                                                                                                                                                                <a:gd name="T115" fmla="*/ 218 h 425"/>
                                                                                                                                                                                                                                <a:gd name="T116" fmla="+- 0 7310 5861"/>
                                                                                                                                                                                                                                <a:gd name="T117" fmla="*/ T116 w 1940"/>
                                                                                                                                                                                                                                <a:gd name="T118" fmla="+- 0 208 100"/>
                                                                                                                                                                                                                                <a:gd name="T119" fmla="*/ 208 h 425"/>
                                                                                                                                                                                                                                <a:gd name="T120" fmla="+- 0 7359 5861"/>
                                                                                                                                                                                                                                <a:gd name="T121" fmla="*/ T120 w 1940"/>
                                                                                                                                                                                                                                <a:gd name="T122" fmla="+- 0 197 100"/>
                                                                                                                                                                                                                                <a:gd name="T123" fmla="*/ 197 h 425"/>
                                                                                                                                                                                                                                <a:gd name="T124" fmla="+- 0 7408 5861"/>
                                                                                                                                                                                                                                <a:gd name="T125" fmla="*/ T124 w 1940"/>
                                                                                                                                                                                                                                <a:gd name="T126" fmla="+- 0 186 100"/>
                                                                                                                                                                                                                                <a:gd name="T127" fmla="*/ 186 h 425"/>
                                                                                                                                                                                                                                <a:gd name="T128" fmla="+- 0 7457 5861"/>
                                                                                                                                                                                                                                <a:gd name="T129" fmla="*/ T128 w 1940"/>
                                                                                                                                                                                                                                <a:gd name="T130" fmla="+- 0 175 100"/>
                                                                                                                                                                                                                                <a:gd name="T131" fmla="*/ 175 h 425"/>
                                                                                                                                                                                                                                <a:gd name="T132" fmla="+- 0 7507 5861"/>
                                                                                                                                                                                                                                <a:gd name="T133" fmla="*/ T132 w 1940"/>
                                                                                                                                                                                                                                <a:gd name="T134" fmla="+- 0 165 100"/>
                                                                                                                                                                                                                                <a:gd name="T135" fmla="*/ 165 h 425"/>
                                                                                                                                                                                                                                <a:gd name="T136" fmla="+- 0 7556 5861"/>
                                                                                                                                                                                                                                <a:gd name="T137" fmla="*/ T136 w 1940"/>
                                                                                                                                                                                                                                <a:gd name="T138" fmla="+- 0 154 100"/>
                                                                                                                                                                                                                                <a:gd name="T139" fmla="*/ 154 h 425"/>
                                                                                                                                                                                                                                <a:gd name="T140" fmla="+- 0 7605 5861"/>
                                                                                                                                                                                                                                <a:gd name="T141" fmla="*/ T140 w 1940"/>
                                                                                                                                                                                                                                <a:gd name="T142" fmla="+- 0 143 100"/>
                                                                                                                                                                                                                                <a:gd name="T143" fmla="*/ 143 h 425"/>
                                                                                                                                                                                                                                <a:gd name="T144" fmla="+- 0 7654 5861"/>
                                                                                                                                                                                                                                <a:gd name="T145" fmla="*/ T144 w 1940"/>
                                                                                                                                                                                                                                <a:gd name="T146" fmla="+- 0 132 100"/>
                                                                                                                                                                                                                                <a:gd name="T147" fmla="*/ 132 h 425"/>
                                                                                                                                                                                                                                <a:gd name="T148" fmla="+- 0 7703 5861"/>
                                                                                                                                                                                                                                <a:gd name="T149" fmla="*/ T148 w 1940"/>
                                                                                                                                                                                                                                <a:gd name="T150" fmla="+- 0 121 100"/>
                                                                                                                                                                                                                                <a:gd name="T151" fmla="*/ 121 h 425"/>
                                                                                                                                                                                                                                <a:gd name="T152" fmla="+- 0 7752 5861"/>
                                                                                                                                                                                                                                <a:gd name="T153" fmla="*/ T152 w 1940"/>
                                                                                                                                                                                                                                <a:gd name="T154" fmla="+- 0 111 100"/>
                                                                                                                                                                                                                                <a:gd name="T155" fmla="*/ 111 h 425"/>
                                                                                                                                                                                                                                <a:gd name="T156" fmla="+- 0 7801 5861"/>
                                                                                                                                                                                                                                <a:gd name="T157" fmla="*/ T156 w 1940"/>
                                                                                                                                                                                                                                <a:gd name="T158" fmla="+- 0 100 100"/>
                                                                                                                                                                                                                                <a:gd name="T159" fmla="*/ 100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40" h="425">
                                                                                                                                                                                                                                  <a:moveTo>
                                                                                                                                                                                                                                    <a:pt x="0" y="425"/>
                                                                                                                                                                                                                                  </a:moveTo>
                                                                                                                                                                                                                                  <a:lnTo>
                                                                                                                                                                                                                                    <a:pt x="24" y="420"/>
                                                                                                                                                                                                                                  </a:lnTo>
                                                                                                                                                                                                                                  <a:lnTo>
                                                                                                                                                                                                                                    <a:pt x="49" y="414"/>
                                                                                                                                                                                                                                  </a:lnTo>
                                                                                                                                                                                                                                  <a:lnTo>
                                                                                                                                                                                                                                    <a:pt x="73" y="409"/>
                                                                                                                                                                                                                                  </a:lnTo>
                                                                                                                                                                                                                                  <a:lnTo>
                                                                                                                                                                                                                                    <a:pt x="98" y="404"/>
                                                                                                                                                                                                                                  </a:lnTo>
                                                                                                                                                                                                                                  <a:lnTo>
                                                                                                                                                                                                                                    <a:pt x="122" y="398"/>
                                                                                                                                                                                                                                  </a:lnTo>
                                                                                                                                                                                                                                  <a:lnTo>
                                                                                                                                                                                                                                    <a:pt x="147" y="393"/>
                                                                                                                                                                                                                                  </a:lnTo>
                                                                                                                                                                                                                                  <a:lnTo>
                                                                                                                                                                                                                                    <a:pt x="171" y="387"/>
                                                                                                                                                                                                                                  </a:lnTo>
                                                                                                                                                                                                                                  <a:lnTo>
                                                                                                                                                                                                                                    <a:pt x="196" y="382"/>
                                                                                                                                                                                                                                  </a:lnTo>
                                                                                                                                                                                                                                  <a:lnTo>
                                                                                                                                                                                                                                    <a:pt x="220" y="377"/>
                                                                                                                                                                                                                                  </a:lnTo>
                                                                                                                                                                                                                                  <a:lnTo>
                                                                                                                                                                                                                                    <a:pt x="245" y="371"/>
                                                                                                                                                                                                                                  </a:lnTo>
                                                                                                                                                                                                                                  <a:lnTo>
                                                                                                                                                                                                                                    <a:pt x="270" y="366"/>
                                                                                                                                                                                                                                  </a:lnTo>
                                                                                                                                                                                                                                  <a:lnTo>
                                                                                                                                                                                                                                    <a:pt x="294" y="360"/>
                                                                                                                                                                                                                                  </a:lnTo>
                                                                                                                                                                                                                                  <a:lnTo>
                                                                                                                                                                                                                                    <a:pt x="319" y="355"/>
                                                                                                                                                                                                                                  </a:lnTo>
                                                                                                                                                                                                                                  <a:lnTo>
                                                                                                                                                                                                                                    <a:pt x="343" y="350"/>
                                                                                                                                                                                                                                  </a:lnTo>
                                                                                                                                                                                                                                  <a:lnTo>
                                                                                                                                                                                                                                    <a:pt x="368" y="344"/>
                                                                                                                                                                                                                                  </a:lnTo>
                                                                                                                                                                                                                                  <a:lnTo>
                                                                                                                                                                                                                                    <a:pt x="392" y="339"/>
                                                                                                                                                                                                                                  </a:lnTo>
                                                                                                                                                                                                                                  <a:lnTo>
                                                                                                                                                                                                                                    <a:pt x="417" y="334"/>
                                                                                                                                                                                                                                  </a:lnTo>
                                                                                                                                                                                                                                  <a:lnTo>
                                                                                                                                                                                                                                    <a:pt x="441" y="328"/>
                                                                                                                                                                                                                                  </a:lnTo>
                                                                                                                                                                                                                                  <a:lnTo>
                                                                                                                                                                                                                                    <a:pt x="466" y="323"/>
                                                                                                                                                                                                                                  </a:lnTo>
                                                                                                                                                                                                                                  <a:lnTo>
                                                                                                                                                                                                                                    <a:pt x="491" y="318"/>
                                                                                                                                                                                                                                  </a:lnTo>
                                                                                                                                                                                                                                  <a:lnTo>
                                                                                                                                                                                                                                    <a:pt x="515" y="312"/>
                                                                                                                                                                                                                                  </a:lnTo>
                                                                                                                                                                                                                                  <a:lnTo>
                                                                                                                                                                                                                                    <a:pt x="540" y="307"/>
                                                                                                                                                                                                                                  </a:lnTo>
                                                                                                                                                                                                                                  <a:lnTo>
                                                                                                                                                                                                                                    <a:pt x="564" y="301"/>
                                                                                                                                                                                                                                  </a:lnTo>
                                                                                                                                                                                                                                  <a:lnTo>
                                                                                                                                                                                                                                    <a:pt x="589" y="296"/>
                                                                                                                                                                                                                                  </a:lnTo>
                                                                                                                                                                                                                                  <a:lnTo>
                                                                                                                                                                                                                                    <a:pt x="613" y="291"/>
                                                                                                                                                                                                                                  </a:lnTo>
                                                                                                                                                                                                                                  <a:lnTo>
                                                                                                                                                                                                                                    <a:pt x="638" y="285"/>
                                                                                                                                                                                                                                  </a:lnTo>
                                                                                                                                                                                                                                  <a:lnTo>
                                                                                                                                                                                                                                    <a:pt x="662" y="280"/>
                                                                                                                                                                                                                                  </a:lnTo>
                                                                                                                                                                                                                                  <a:lnTo>
                                                                                                                                                                                                                                    <a:pt x="687" y="274"/>
                                                                                                                                                                                                                                  </a:lnTo>
                                                                                                                                                                                                                                  <a:lnTo>
                                                                                                                                                                                                                                    <a:pt x="712" y="269"/>
                                                                                                                                                                                                                                  </a:lnTo>
                                                                                                                                                                                                                                  <a:lnTo>
                                                                                                                                                                                                                                    <a:pt x="736" y="264"/>
                                                                                                                                                                                                                                  </a:lnTo>
                                                                                                                                                                                                                                  <a:lnTo>
                                                                                                                                                                                                                                    <a:pt x="761" y="258"/>
                                                                                                                                                                                                                                  </a:lnTo>
                                                                                                                                                                                                                                  <a:lnTo>
                                                                                                                                                                                                                                    <a:pt x="785" y="253"/>
                                                                                                                                                                                                                                  </a:lnTo>
                                                                                                                                                                                                                                  <a:lnTo>
                                                                                                                                                                                                                                    <a:pt x="810" y="247"/>
                                                                                                                                                                                                                                  </a:lnTo>
                                                                                                                                                                                                                                  <a:lnTo>
                                                                                                                                                                                                                                    <a:pt x="834" y="242"/>
                                                                                                                                                                                                                                  </a:lnTo>
                                                                                                                                                                                                                                  <a:lnTo>
                                                                                                                                                                                                                                    <a:pt x="859" y="237"/>
                                                                                                                                                                                                                                  </a:lnTo>
                                                                                                                                                                                                                                  <a:lnTo>
                                                                                                                                                                                                                                    <a:pt x="883" y="231"/>
                                                                                                                                                                                                                                  </a:lnTo>
                                                                                                                                                                                                                                  <a:lnTo>
                                                                                                                                                                                                                                    <a:pt x="908" y="226"/>
                                                                                                                                                                                                                                  </a:lnTo>
                                                                                                                                                                                                                                  <a:lnTo>
                                                                                                                                                                                                                                    <a:pt x="933" y="221"/>
                                                                                                                                                                                                                                  </a:lnTo>
                                                                                                                                                                                                                                  <a:lnTo>
                                                                                                                                                                                                                                    <a:pt x="957" y="215"/>
                                                                                                                                                                                                                                  </a:lnTo>
                                                                                                                                                                                                                                  <a:lnTo>
                                                                                                                                                                                                                                    <a:pt x="983" y="210"/>
                                                                                                                                                                                                                                  </a:lnTo>
                                                                                                                                                                                                                                  <a:lnTo>
                                                                                                                                                                                                                                    <a:pt x="1007" y="205"/>
                                                                                                                                                                                                                                  </a:lnTo>
                                                                                                                                                                                                                                  <a:lnTo>
                                                                                                                                                                                                                                    <a:pt x="1032" y="199"/>
                                                                                                                                                                                                                                  </a:lnTo>
                                                                                                                                                                                                                                  <a:lnTo>
                                                                                                                                                                                                                                    <a:pt x="1056" y="194"/>
                                                                                                                                                                                                                                  </a:lnTo>
                                                                                                                                                                                                                                  <a:lnTo>
                                                                                                                                                                                                                                    <a:pt x="1081" y="188"/>
                                                                                                                                                                                                                                  </a:lnTo>
                                                                                                                                                                                                                                  <a:lnTo>
                                                                                                                                                                                                                                    <a:pt x="1105" y="183"/>
                                                                                                                                                                                                                                  </a:lnTo>
                                                                                                                                                                                                                                  <a:lnTo>
                                                                                                                                                                                                                                    <a:pt x="1130" y="178"/>
                                                                                                                                                                                                                                  </a:lnTo>
                                                                                                                                                                                                                                  <a:lnTo>
                                                                                                                                                                                                                                    <a:pt x="1155" y="172"/>
                                                                                                                                                                                                                                  </a:lnTo>
                                                                                                                                                                                                                                  <a:lnTo>
                                                                                                                                                                                                                                    <a:pt x="1179" y="167"/>
                                                                                                                                                                                                                                  </a:lnTo>
                                                                                                                                                                                                                                  <a:lnTo>
                                                                                                                                                                                                                                    <a:pt x="1204" y="161"/>
                                                                                                                                                                                                                                  </a:lnTo>
                                                                                                                                                                                                                                  <a:lnTo>
                                                                                                                                                                                                                                    <a:pt x="1228" y="156"/>
                                                                                                                                                                                                                                  </a:lnTo>
                                                                                                                                                                                                                                  <a:lnTo>
                                                                                                                                                                                                                                    <a:pt x="1253" y="151"/>
                                                                                                                                                                                                                                  </a:lnTo>
                                                                                                                                                                                                                                  <a:lnTo>
                                                                                                                                                                                                                                    <a:pt x="1277" y="145"/>
                                                                                                                                                                                                                                  </a:lnTo>
                                                                                                                                                                                                                                  <a:lnTo>
                                                                                                                                                                                                                                    <a:pt x="1302" y="140"/>
                                                                                                                                                                                                                                  </a:lnTo>
                                                                                                                                                                                                                                  <a:lnTo>
                                                                                                                                                                                                                                    <a:pt x="1326" y="134"/>
                                                                                                                                                                                                                                  </a:lnTo>
                                                                                                                                                                                                                                  <a:lnTo>
                                                                                                                                                                                                                                    <a:pt x="1351" y="129"/>
                                                                                                                                                                                                                                  </a:lnTo>
                                                                                                                                                                                                                                  <a:lnTo>
                                                                                                                                                                                                                                    <a:pt x="1376" y="124"/>
                                                                                                                                                                                                                                  </a:lnTo>
                                                                                                                                                                                                                                  <a:lnTo>
                                                                                                                                                                                                                                    <a:pt x="1400" y="118"/>
                                                                                                                                                                                                                                  </a:lnTo>
                                                                                                                                                                                                                                  <a:lnTo>
                                                                                                                                                                                                                                    <a:pt x="1425" y="113"/>
                                                                                                                                                                                                                                  </a:lnTo>
                                                                                                                                                                                                                                  <a:lnTo>
                                                                                                                                                                                                                                    <a:pt x="1449" y="108"/>
                                                                                                                                                                                                                                  </a:lnTo>
                                                                                                                                                                                                                                  <a:lnTo>
                                                                                                                                                                                                                                    <a:pt x="1474" y="102"/>
                                                                                                                                                                                                                                  </a:lnTo>
                                                                                                                                                                                                                                  <a:lnTo>
                                                                                                                                                                                                                                    <a:pt x="1498" y="97"/>
                                                                                                                                                                                                                                  </a:lnTo>
                                                                                                                                                                                                                                  <a:lnTo>
                                                                                                                                                                                                                                    <a:pt x="1523" y="92"/>
                                                                                                                                                                                                                                  </a:lnTo>
                                                                                                                                                                                                                                  <a:lnTo>
                                                                                                                                                                                                                                    <a:pt x="1547" y="86"/>
                                                                                                                                                                                                                                  </a:lnTo>
                                                                                                                                                                                                                                  <a:lnTo>
                                                                                                                                                                                                                                    <a:pt x="1572" y="81"/>
                                                                                                                                                                                                                                  </a:lnTo>
                                                                                                                                                                                                                                  <a:lnTo>
                                                                                                                                                                                                                                    <a:pt x="1596" y="75"/>
                                                                                                                                                                                                                                  </a:lnTo>
                                                                                                                                                                                                                                  <a:lnTo>
                                                                                                                                                                                                                                    <a:pt x="1621" y="70"/>
                                                                                                                                                                                                                                  </a:lnTo>
                                                                                                                                                                                                                                  <a:lnTo>
                                                                                                                                                                                                                                    <a:pt x="1646" y="65"/>
                                                                                                                                                                                                                                  </a:lnTo>
                                                                                                                                                                                                                                  <a:lnTo>
                                                                                                                                                                                                                                    <a:pt x="1670" y="59"/>
                                                                                                                                                                                                                                  </a:lnTo>
                                                                                                                                                                                                                                  <a:lnTo>
                                                                                                                                                                                                                                    <a:pt x="1695" y="54"/>
                                                                                                                                                                                                                                  </a:lnTo>
                                                                                                                                                                                                                                  <a:lnTo>
                                                                                                                                                                                                                                    <a:pt x="1719" y="48"/>
                                                                                                                                                                                                                                  </a:lnTo>
                                                                                                                                                                                                                                  <a:lnTo>
                                                                                                                                                                                                                                    <a:pt x="1744" y="43"/>
                                                                                                                                                                                                                                  </a:lnTo>
                                                                                                                                                                                                                                  <a:lnTo>
                                                                                                                                                                                                                                    <a:pt x="1768" y="38"/>
                                                                                                                                                                                                                                  </a:lnTo>
                                                                                                                                                                                                                                  <a:lnTo>
                                                                                                                                                                                                                                    <a:pt x="1793" y="32"/>
                                                                                                                                                                                                                                  </a:lnTo>
                                                                                                                                                                                                                                  <a:lnTo>
                                                                                                                                                                                                                                    <a:pt x="1817" y="27"/>
                                                                                                                                                                                                                                  </a:lnTo>
                                                                                                                                                                                                                                  <a:lnTo>
                                                                                                                                                                                                                                    <a:pt x="1842" y="21"/>
                                                                                                                                                                                                                                  </a:lnTo>
                                                                                                                                                                                                                                  <a:lnTo>
                                                                                                                                                                                                                                    <a:pt x="1866" y="16"/>
                                                                                                                                                                                                                                  </a:lnTo>
                                                                                                                                                                                                                                  <a:lnTo>
                                                                                                                                                                                                                                    <a:pt x="1891" y="11"/>
                                                                                                                                                                                                                                  </a:lnTo>
                                                                                                                                                                                                                                  <a:lnTo>
                                                                                                                                                                                                                                    <a:pt x="1916" y="5"/>
                                                                                                                                                                                                                                  </a:lnTo>
                                                                                                                                                                                                                                  <a:lnTo>
                                                                                                                                                                                                                                    <a:pt x="1940" y="0"/>
                                                                                                                                                                                                                                  </a:lnTo>
                                                                                                                                                                                                                                </a:path>
                                                                                                                                                                                                                              </a:pathLst>
                                                                                                                                                                                                                            </a:custGeom>
                                                                                                                                                                                                                            <a:noFill/>
                                                                                                                                                                                                                            <a:ln w="10209">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88" name="Group 381"/>
                                                                                                                                                                                                                          <wpg:cNvGrpSpPr>
                                                                                                                                                                                                                            <a:grpSpLocks/>
                                                                                                                                                                                                                          </wpg:cNvGrpSpPr>
                                                                                                                                                                                                                          <wpg:grpSpPr bwMode="auto">
                                                                                                                                                                                                                            <a:xfrm>
                                                                                                                                                                                                                              <a:off x="5700" y="-1225"/>
                                                                                                                                                                                                                              <a:ext cx="2261" cy="2274"/>
                                                                                                                                                                                                                              <a:chOff x="5700" y="-1225"/>
                                                                                                                                                                                                                              <a:chExt cx="2261" cy="2274"/>
                                                                                                                                                                                                                            </a:xfrm>
                                                                                                                                                                                                                          </wpg:grpSpPr>
                                                                                                                                                                                                                          <wps:wsp>
                                                                                                                                                                                                                            <wps:cNvPr id="489" name="Freeform 404"/>
                                                                                                                                                                                                                            <wps:cNvSpPr>
                                                                                                                                                                                                                              <a:spLocks/>
                                                                                                                                                                                                                            </wps:cNvSpPr>
                                                                                                                                                                                                                            <wps:spPr bwMode="auto">
                                                                                                                                                                                                                              <a:xfrm>
                                                                                                                                                                                                                                <a:off x="5700" y="-1225"/>
                                                                                                                                                                                                                                <a:ext cx="2261" cy="2274"/>
                                                                                                                                                                                                                              </a:xfrm>
                                                                                                                                                                                                                              <a:custGeom>
                                                                                                                                                                                                                                <a:avLst/>
                                                                                                                                                                                                                                <a:gdLst>
                                                                                                                                                                                                                                  <a:gd name="T0" fmla="+- 0 5700 5700"/>
                                                                                                                                                                                                                                  <a:gd name="T1" fmla="*/ T0 w 2261"/>
                                                                                                                                                                                                                                  <a:gd name="T2" fmla="+- 0 1049 -1225"/>
                                                                                                                                                                                                                                  <a:gd name="T3" fmla="*/ 1049 h 2274"/>
                                                                                                                                                                                                                                  <a:gd name="T4" fmla="+- 0 7961 5700"/>
                                                                                                                                                                                                                                  <a:gd name="T5" fmla="*/ T4 w 2261"/>
                                                                                                                                                                                                                                  <a:gd name="T6" fmla="+- 0 1049 -1225"/>
                                                                                                                                                                                                                                  <a:gd name="T7" fmla="*/ 1049 h 2274"/>
                                                                                                                                                                                                                                  <a:gd name="T8" fmla="+- 0 7961 5700"/>
                                                                                                                                                                                                                                  <a:gd name="T9" fmla="*/ T8 w 2261"/>
                                                                                                                                                                                                                                  <a:gd name="T10" fmla="+- 0 -1225 -1225"/>
                                                                                                                                                                                                                                  <a:gd name="T11" fmla="*/ -1225 h 2274"/>
                                                                                                                                                                                                                                  <a:gd name="T12" fmla="+- 0 5700 5700"/>
                                                                                                                                                                                                                                  <a:gd name="T13" fmla="*/ T12 w 2261"/>
                                                                                                                                                                                                                                  <a:gd name="T14" fmla="+- 0 -1225 -1225"/>
                                                                                                                                                                                                                                  <a:gd name="T15" fmla="*/ -1225 h 2274"/>
                                                                                                                                                                                                                                  <a:gd name="T16" fmla="+- 0 5700 5700"/>
                                                                                                                                                                                                                                  <a:gd name="T17" fmla="*/ T16 w 2261"/>
                                                                                                                                                                                                                                  <a:gd name="T18" fmla="+- 0 1049 -1225"/>
                                                                                                                                                                                                                                  <a:gd name="T19" fmla="*/ 1049 h 2274"/>
                                                                                                                                                                                                                                </a:gdLst>
                                                                                                                                                                                                                                <a:ahLst/>
                                                                                                                                                                                                                                <a:cxnLst>
                                                                                                                                                                                                                                  <a:cxn ang="0">
                                                                                                                                                                                                                                    <a:pos x="T1" y="T3"/>
                                                                                                                                                                                                                                  </a:cxn>
                                                                                                                                                                                                                                  <a:cxn ang="0">
                                                                                                                                                                                                                                    <a:pos x="T5" y="T7"/>
                                                                                                                                                                                                                                  </a:cxn>
                                                                                                                                                                                                                                  <a:cxn ang="0">
                                                                                                                                                                                                                                    <a:pos x="T9" y="T11"/>
                                                                                                                                                                                                                                  </a:cxn>
                                                                                                                                                                                                                                  <a:cxn ang="0">
                                                                                                                                                                                                                                    <a:pos x="T13" y="T15"/>
                                                                                                                                                                                                                                  </a:cxn>
                                                                                                                                                                                                                                  <a:cxn ang="0">
                                                                                                                                                                                                                                    <a:pos x="T17" y="T19"/>
                                                                                                                                                                                                                                  </a:cxn>
                                                                                                                                                                                                                                </a:cxnLst>
                                                                                                                                                                                                                                <a:rect l="0" t="0" r="r" b="b"/>
                                                                                                                                                                                                                                <a:pathLst>
                                                                                                                                                                                                                                  <a:path w="2261" h="2274">
                                                                                                                                                                                                                                    <a:moveTo>
                                                                                                                                                                                                                                      <a:pt x="0" y="2274"/>
                                                                                                                                                                                                                                    </a:moveTo>
                                                                                                                                                                                                                                    <a:lnTo>
                                                                                                                                                                                                                                      <a:pt x="2261" y="2274"/>
                                                                                                                                                                                                                                    </a:lnTo>
                                                                                                                                                                                                                                    <a:lnTo>
                                                                                                                                                                                                                                      <a:pt x="2261" y="0"/>
                                                                                                                                                                                                                                    </a:lnTo>
                                                                                                                                                                                                                                    <a:lnTo>
                                                                                                                                                                                                                                      <a:pt x="0" y="0"/>
                                                                                                                                                                                                                                    </a:lnTo>
                                                                                                                                                                                                                                    <a:lnTo>
                                                                                                                                                                                                                                      <a:pt x="0" y="2274"/>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90" name="Group 382"/>
                                                                                                                                                                                                                            <wpg:cNvGrpSpPr>
                                                                                                                                                                                                                              <a:grpSpLocks/>
                                                                                                                                                                                                                            </wpg:cNvGrpSpPr>
                                                                                                                                                                                                                            <wpg:grpSpPr bwMode="auto">
                                                                                                                                                                                                                              <a:xfrm>
                                                                                                                                                                                                                                <a:off x="3320" y="468"/>
                                                                                                                                                                                                                                <a:ext cx="64" cy="0"/>
                                                                                                                                                                                                                                <a:chOff x="3320" y="468"/>
                                                                                                                                                                                                                                <a:chExt cx="64" cy="0"/>
                                                                                                                                                                                                                              </a:xfrm>
                                                                                                                                                                                                                            </wpg:grpSpPr>
                                                                                                                                                                                                                            <wps:wsp>
                                                                                                                                                                                                                              <wps:cNvPr id="491" name="Freeform 403"/>
                                                                                                                                                                                                                              <wps:cNvSpPr>
                                                                                                                                                                                                                                <a:spLocks noEditPoints="1"/>
                                                                                                                                                                                                                              </wps:cNvSpPr>
                                                                                                                                                                                                                              <wps:spPr bwMode="auto">
                                                                                                                                                                                                                                <a:xfrm>
                                                                                                                                                                                                                                  <a:off x="6640" y="936"/>
                                                                                                                                                                                                                                  <a:ext cx="65" cy="0"/>
                                                                                                                                                                                                                                </a:xfrm>
                                                                                                                                                                                                                                <a:custGeom>
                                                                                                                                                                                                                                  <a:avLst/>
                                                                                                                                                                                                                                  <a:gdLst>
                                                                                                                                                                                                                                    <a:gd name="T0" fmla="+- 0 3320 3320"/>
                                                                                                                                                                                                                                    <a:gd name="T1" fmla="*/ T0 w 64"/>
                                                                                                                                                                                                                                    <a:gd name="T2" fmla="+- 0 3384 3320"/>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92" name="Group 383"/>
                                                                                                                                                                                                                              <wpg:cNvGrpSpPr>
                                                                                                                                                                                                                                <a:grpSpLocks/>
                                                                                                                                                                                                                              </wpg:cNvGrpSpPr>
                                                                                                                                                                                                                              <wpg:grpSpPr bwMode="auto">
                                                                                                                                                                                                                                <a:xfrm>
                                                                                                                                                                                                                                  <a:off x="3320" y="-304"/>
                                                                                                                                                                                                                                  <a:ext cx="64" cy="0"/>
                                                                                                                                                                                                                                  <a:chOff x="3320" y="-304"/>
                                                                                                                                                                                                                                  <a:chExt cx="64" cy="0"/>
                                                                                                                                                                                                                                </a:xfrm>
                                                                                                                                                                                                                              </wpg:grpSpPr>
                                                                                                                                                                                                                              <wps:wsp>
                                                                                                                                                                                                                                <wps:cNvPr id="493" name="Freeform 402"/>
                                                                                                                                                                                                                                <wps:cNvSpPr>
                                                                                                                                                                                                                                  <a:spLocks noEditPoints="1"/>
                                                                                                                                                                                                                                </wps:cNvSpPr>
                                                                                                                                                                                                                                <wps:spPr bwMode="auto">
                                                                                                                                                                                                                                  <a:xfrm>
                                                                                                                                                                                                                                    <a:off x="6640" y="-608"/>
                                                                                                                                                                                                                                    <a:ext cx="65" cy="0"/>
                                                                                                                                                                                                                                  </a:xfrm>
                                                                                                                                                                                                                                  <a:custGeom>
                                                                                                                                                                                                                                    <a:avLst/>
                                                                                                                                                                                                                                    <a:gdLst>
                                                                                                                                                                                                                                      <a:gd name="T0" fmla="+- 0 3320 3320"/>
                                                                                                                                                                                                                                      <a:gd name="T1" fmla="*/ T0 w 64"/>
                                                                                                                                                                                                                                      <a:gd name="T2" fmla="+- 0 3384 3320"/>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94" name="Group 384"/>
                                                                                                                                                                                                                                <wpg:cNvGrpSpPr>
                                                                                                                                                                                                                                  <a:grpSpLocks/>
                                                                                                                                                                                                                                </wpg:cNvGrpSpPr>
                                                                                                                                                                                                                                <wpg:grpSpPr bwMode="auto">
                                                                                                                                                                                                                                  <a:xfrm>
                                                                                                                                                                                                                                    <a:off x="3320" y="-1076"/>
                                                                                                                                                                                                                                    <a:ext cx="64" cy="0"/>
                                                                                                                                                                                                                                    <a:chOff x="3320" y="-1076"/>
                                                                                                                                                                                                                                    <a:chExt cx="64" cy="0"/>
                                                                                                                                                                                                                                  </a:xfrm>
                                                                                                                                                                                                                                </wpg:grpSpPr>
                                                                                                                                                                                                                                <wps:wsp>
                                                                                                                                                                                                                                  <wps:cNvPr id="495" name="Freeform 401"/>
                                                                                                                                                                                                                                  <wps:cNvSpPr>
                                                                                                                                                                                                                                    <a:spLocks noEditPoints="1"/>
                                                                                                                                                                                                                                  </wps:cNvSpPr>
                                                                                                                                                                                                                                  <wps:spPr bwMode="auto">
                                                                                                                                                                                                                                    <a:xfrm>
                                                                                                                                                                                                                                      <a:off x="6640" y="-2152"/>
                                                                                                                                                                                                                                      <a:ext cx="65" cy="0"/>
                                                                                                                                                                                                                                    </a:xfrm>
                                                                                                                                                                                                                                    <a:custGeom>
                                                                                                                                                                                                                                      <a:avLst/>
                                                                                                                                                                                                                                      <a:gdLst>
                                                                                                                                                                                                                                        <a:gd name="T0" fmla="+- 0 3320 3320"/>
                                                                                                                                                                                                                                        <a:gd name="T1" fmla="*/ T0 w 64"/>
                                                                                                                                                                                                                                        <a:gd name="T2" fmla="+- 0 3384 3320"/>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96" name="Group 385"/>
                                                                                                                                                                                                                                  <wpg:cNvGrpSpPr>
                                                                                                                                                                                                                                    <a:grpSpLocks/>
                                                                                                                                                                                                                                  </wpg:cNvGrpSpPr>
                                                                                                                                                                                                                                  <wpg:grpSpPr bwMode="auto">
                                                                                                                                                                                                                                    <a:xfrm>
                                                                                                                                                                                                                                      <a:off x="3545" y="1049"/>
                                                                                                                                                                                                                                      <a:ext cx="0" cy="64"/>
                                                                                                                                                                                                                                      <a:chOff x="3545" y="1049"/>
                                                                                                                                                                                                                                      <a:chExt cx="0" cy="64"/>
                                                                                                                                                                                                                                    </a:xfrm>
                                                                                                                                                                                                                                  </wpg:grpSpPr>
                                                                                                                                                                                                                                  <wps:wsp>
                                                                                                                                                                                                                                    <wps:cNvPr id="497" name="Freeform 400"/>
                                                                                                                                                                                                                                    <wps:cNvSpPr>
                                                                                                                                                                                                                                      <a:spLocks noEditPoints="1"/>
                                                                                                                                                                                                                                    </wps:cNvSpPr>
                                                                                                                                                                                                                                    <wps:spPr bwMode="auto">
                                                                                                                                                                                                                                      <a:xfrm>
                                                                                                                                                                                                                                        <a:off x="7090" y="2098"/>
                                                                                                                                                                                                                                        <a:ext cx="0" cy="65"/>
                                                                                                                                                                                                                                      </a:xfrm>
                                                                                                                                                                                                                                      <a:custGeom>
                                                                                                                                                                                                                                        <a:avLst/>
                                                                                                                                                                                                                                        <a:gdLst>
                                                                                                                                                                                                                                          <a:gd name="T0" fmla="+- 0 1113 1049"/>
                                                                                                                                                                                                                                          <a:gd name="T1" fmla="*/ 1113 h 64"/>
                                                                                                                                                                                                                                          <a:gd name="T2" fmla="+- 0 1049 1049"/>
                                                                                                                                                                                                                                          <a:gd name="T3" fmla="*/ 1049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98" name="Group 386"/>
                                                                                                                                                                                                                                    <wpg:cNvGrpSpPr>
                                                                                                                                                                                                                                      <a:grpSpLocks/>
                                                                                                                                                                                                                                    </wpg:cNvGrpSpPr>
                                                                                                                                                                                                                                    <wpg:grpSpPr bwMode="auto">
                                                                                                                                                                                                                                      <a:xfrm>
                                                                                                                                                                                                                                        <a:off x="3950" y="1049"/>
                                                                                                                                                                                                                                        <a:ext cx="0" cy="64"/>
                                                                                                                                                                                                                                        <a:chOff x="3950" y="1049"/>
                                                                                                                                                                                                                                        <a:chExt cx="0" cy="64"/>
                                                                                                                                                                                                                                      </a:xfrm>
                                                                                                                                                                                                                                    </wpg:grpSpPr>
                                                                                                                                                                                                                                    <wps:wsp>
                                                                                                                                                                                                                                      <wps:cNvPr id="499" name="Freeform 399"/>
                                                                                                                                                                                                                                      <wps:cNvSpPr>
                                                                                                                                                                                                                                        <a:spLocks noEditPoints="1"/>
                                                                                                                                                                                                                                      </wps:cNvSpPr>
                                                                                                                                                                                                                                      <wps:spPr bwMode="auto">
                                                                                                                                                                                                                                        <a:xfrm>
                                                                                                                                                                                                                                          <a:off x="7900" y="2098"/>
                                                                                                                                                                                                                                          <a:ext cx="0" cy="65"/>
                                                                                                                                                                                                                                        </a:xfrm>
                                                                                                                                                                                                                                        <a:custGeom>
                                                                                                                                                                                                                                          <a:avLst/>
                                                                                                                                                                                                                                          <a:gdLst>
                                                                                                                                                                                                                                            <a:gd name="T0" fmla="+- 0 1113 1049"/>
                                                                                                                                                                                                                                            <a:gd name="T1" fmla="*/ 1113 h 64"/>
                                                                                                                                                                                                                                            <a:gd name="T2" fmla="+- 0 1049 1049"/>
                                                                                                                                                                                                                                            <a:gd name="T3" fmla="*/ 1049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00" name="Group 387"/>
                                                                                                                                                                                                                                      <wpg:cNvGrpSpPr>
                                                                                                                                                                                                                                        <a:grpSpLocks/>
                                                                                                                                                                                                                                      </wpg:cNvGrpSpPr>
                                                                                                                                                                                                                                      <wpg:grpSpPr bwMode="auto">
                                                                                                                                                                                                                                        <a:xfrm>
                                                                                                                                                                                                                                          <a:off x="4354" y="1049"/>
                                                                                                                                                                                                                                          <a:ext cx="0" cy="64"/>
                                                                                                                                                                                                                                          <a:chOff x="4354" y="1049"/>
                                                                                                                                                                                                                                          <a:chExt cx="0" cy="64"/>
                                                                                                                                                                                                                                        </a:xfrm>
                                                                                                                                                                                                                                      </wpg:grpSpPr>
                                                                                                                                                                                                                                      <wps:wsp>
                                                                                                                                                                                                                                        <wps:cNvPr id="501" name="Freeform 398"/>
                                                                                                                                                                                                                                        <wps:cNvSpPr>
                                                                                                                                                                                                                                          <a:spLocks noEditPoints="1"/>
                                                                                                                                                                                                                                        </wps:cNvSpPr>
                                                                                                                                                                                                                                        <wps:spPr bwMode="auto">
                                                                                                                                                                                                                                          <a:xfrm>
                                                                                                                                                                                                                                            <a:off x="8708" y="2098"/>
                                                                                                                                                                                                                                            <a:ext cx="0" cy="65"/>
                                                                                                                                                                                                                                          </a:xfrm>
                                                                                                                                                                                                                                          <a:custGeom>
                                                                                                                                                                                                                                            <a:avLst/>
                                                                                                                                                                                                                                            <a:gdLst>
                                                                                                                                                                                                                                              <a:gd name="T0" fmla="+- 0 1113 1049"/>
                                                                                                                                                                                                                                              <a:gd name="T1" fmla="*/ 1113 h 64"/>
                                                                                                                                                                                                                                              <a:gd name="T2" fmla="+- 0 1049 1049"/>
                                                                                                                                                                                                                                              <a:gd name="T3" fmla="*/ 1049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02" name="Group 388"/>
                                                                                                                                                                                                                                        <wpg:cNvGrpSpPr>
                                                                                                                                                                                                                                          <a:grpSpLocks/>
                                                                                                                                                                                                                                        </wpg:cNvGrpSpPr>
                                                                                                                                                                                                                                        <wpg:grpSpPr bwMode="auto">
                                                                                                                                                                                                                                          <a:xfrm>
                                                                                                                                                                                                                                            <a:off x="5485" y="1049"/>
                                                                                                                                                                                                                                            <a:ext cx="0" cy="64"/>
                                                                                                                                                                                                                                            <a:chOff x="5485" y="1049"/>
                                                                                                                                                                                                                                            <a:chExt cx="0" cy="64"/>
                                                                                                                                                                                                                                          </a:xfrm>
                                                                                                                                                                                                                                        </wpg:grpSpPr>
                                                                                                                                                                                                                                        <wps:wsp>
                                                                                                                                                                                                                                          <wps:cNvPr id="503" name="Freeform 397"/>
                                                                                                                                                                                                                                          <wps:cNvSpPr>
                                                                                                                                                                                                                                            <a:spLocks noEditPoints="1"/>
                                                                                                                                                                                                                                          </wps:cNvSpPr>
                                                                                                                                                                                                                                          <wps:spPr bwMode="auto">
                                                                                                                                                                                                                                            <a:xfrm>
                                                                                                                                                                                                                                              <a:off x="10970" y="2098"/>
                                                                                                                                                                                                                                              <a:ext cx="0" cy="65"/>
                                                                                                                                                                                                                                            </a:xfrm>
                                                                                                                                                                                                                                            <a:custGeom>
                                                                                                                                                                                                                                              <a:avLst/>
                                                                                                                                                                                                                                              <a:gdLst>
                                                                                                                                                                                                                                                <a:gd name="T0" fmla="+- 0 1113 1049"/>
                                                                                                                                                                                                                                                <a:gd name="T1" fmla="*/ 1113 h 64"/>
                                                                                                                                                                                                                                                <a:gd name="T2" fmla="+- 0 1049 1049"/>
                                                                                                                                                                                                                                                <a:gd name="T3" fmla="*/ 1049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04" name="Group 389"/>
                                                                                                                                                                                                                                          <wpg:cNvGrpSpPr>
                                                                                                                                                                                                                                            <a:grpSpLocks/>
                                                                                                                                                                                                                                          </wpg:cNvGrpSpPr>
                                                                                                                                                                                                                                          <wpg:grpSpPr bwMode="auto">
                                                                                                                                                                                                                                            <a:xfrm>
                                                                                                                                                                                                                                              <a:off x="5861" y="1049"/>
                                                                                                                                                                                                                                              <a:ext cx="0" cy="64"/>
                                                                                                                                                                                                                                              <a:chOff x="5861" y="1049"/>
                                                                                                                                                                                                                                              <a:chExt cx="0" cy="64"/>
                                                                                                                                                                                                                                            </a:xfrm>
                                                                                                                                                                                                                                          </wpg:grpSpPr>
                                                                                                                                                                                                                                          <wps:wsp>
                                                                                                                                                                                                                                            <wps:cNvPr id="505" name="Freeform 396"/>
                                                                                                                                                                                                                                            <wps:cNvSpPr>
                                                                                                                                                                                                                                              <a:spLocks noEditPoints="1"/>
                                                                                                                                                                                                                                            </wps:cNvSpPr>
                                                                                                                                                                                                                                            <wps:spPr bwMode="auto">
                                                                                                                                                                                                                                              <a:xfrm>
                                                                                                                                                                                                                                                <a:off x="11722" y="2098"/>
                                                                                                                                                                                                                                                <a:ext cx="0" cy="65"/>
                                                                                                                                                                                                                                              </a:xfrm>
                                                                                                                                                                                                                                              <a:custGeom>
                                                                                                                                                                                                                                                <a:avLst/>
                                                                                                                                                                                                                                                <a:gdLst>
                                                                                                                                                                                                                                                  <a:gd name="T0" fmla="+- 0 1113 1049"/>
                                                                                                                                                                                                                                                  <a:gd name="T1" fmla="*/ 1113 h 64"/>
                                                                                                                                                                                                                                                  <a:gd name="T2" fmla="+- 0 1049 1049"/>
                                                                                                                                                                                                                                                  <a:gd name="T3" fmla="*/ 1049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06" name="Group 390"/>
                                                                                                                                                                                                                                            <wpg:cNvGrpSpPr>
                                                                                                                                                                                                                                              <a:grpSpLocks/>
                                                                                                                                                                                                                                            </wpg:cNvGrpSpPr>
                                                                                                                                                                                                                                            <wpg:grpSpPr bwMode="auto">
                                                                                                                                                                                                                                              <a:xfrm>
                                                                                                                                                                                                                                                <a:off x="6265" y="1049"/>
                                                                                                                                                                                                                                                <a:ext cx="0" cy="64"/>
                                                                                                                                                                                                                                                <a:chOff x="6265" y="1049"/>
                                                                                                                                                                                                                                                <a:chExt cx="0" cy="64"/>
                                                                                                                                                                                                                                              </a:xfrm>
                                                                                                                                                                                                                                            </wpg:grpSpPr>
                                                                                                                                                                                                                                            <wps:wsp>
                                                                                                                                                                                                                                              <wps:cNvPr id="507" name="Freeform 395"/>
                                                                                                                                                                                                                                              <wps:cNvSpPr>
                                                                                                                                                                                                                                                <a:spLocks noEditPoints="1"/>
                                                                                                                                                                                                                                              </wps:cNvSpPr>
                                                                                                                                                                                                                                              <wps:spPr bwMode="auto">
                                                                                                                                                                                                                                                <a:xfrm>
                                                                                                                                                                                                                                                  <a:off x="12530" y="2098"/>
                                                                                                                                                                                                                                                  <a:ext cx="0" cy="65"/>
                                                                                                                                                                                                                                                </a:xfrm>
                                                                                                                                                                                                                                                <a:custGeom>
                                                                                                                                                                                                                                                  <a:avLst/>
                                                                                                                                                                                                                                                  <a:gdLst>
                                                                                                                                                                                                                                                    <a:gd name="T0" fmla="+- 0 1113 1049"/>
                                                                                                                                                                                                                                                    <a:gd name="T1" fmla="*/ 1113 h 64"/>
                                                                                                                                                                                                                                                    <a:gd name="T2" fmla="+- 0 1049 1049"/>
                                                                                                                                                                                                                                                    <a:gd name="T3" fmla="*/ 1049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08" name="Group 391"/>
                                                                                                                                                                                                                                              <wpg:cNvGrpSpPr>
                                                                                                                                                                                                                                                <a:grpSpLocks/>
                                                                                                                                                                                                                                              </wpg:cNvGrpSpPr>
                                                                                                                                                                                                                                              <wpg:grpSpPr bwMode="auto">
                                                                                                                                                                                                                                                <a:xfrm>
                                                                                                                                                                                                                                                  <a:off x="6669" y="1049"/>
                                                                                                                                                                                                                                                  <a:ext cx="0" cy="64"/>
                                                                                                                                                                                                                                                  <a:chOff x="6669" y="1049"/>
                                                                                                                                                                                                                                                  <a:chExt cx="0" cy="64"/>
                                                                                                                                                                                                                                                </a:xfrm>
                                                                                                                                                                                                                                              </wpg:grpSpPr>
                                                                                                                                                                                                                                              <wps:wsp>
                                                                                                                                                                                                                                                <wps:cNvPr id="509" name="Freeform 394"/>
                                                                                                                                                                                                                                                <wps:cNvSpPr>
                                                                                                                                                                                                                                                  <a:spLocks noEditPoints="1"/>
                                                                                                                                                                                                                                                </wps:cNvSpPr>
                                                                                                                                                                                                                                                <wps:spPr bwMode="auto">
                                                                                                                                                                                                                                                  <a:xfrm>
                                                                                                                                                                                                                                                    <a:off x="13338" y="2098"/>
                                                                                                                                                                                                                                                    <a:ext cx="0" cy="65"/>
                                                                                                                                                                                                                                                  </a:xfrm>
                                                                                                                                                                                                                                                  <a:custGeom>
                                                                                                                                                                                                                                                    <a:avLst/>
                                                                                                                                                                                                                                                    <a:gdLst>
                                                                                                                                                                                                                                                      <a:gd name="T0" fmla="+- 0 1113 1049"/>
                                                                                                                                                                                                                                                      <a:gd name="T1" fmla="*/ 1113 h 64"/>
                                                                                                                                                                                                                                                      <a:gd name="T2" fmla="+- 0 1049 1049"/>
                                                                                                                                                                                                                                                      <a:gd name="T3" fmla="*/ 1049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10" name="Group 392"/>
                                                                                                                                                                                                                                                <wpg:cNvGrpSpPr>
                                                                                                                                                                                                                                                  <a:grpSpLocks/>
                                                                                                                                                                                                                                                </wpg:cNvGrpSpPr>
                                                                                                                                                                                                                                                <wpg:grpSpPr bwMode="auto">
                                                                                                                                                                                                                                                  <a:xfrm>
                                                                                                                                                                                                                                                    <a:off x="7800" y="1049"/>
                                                                                                                                                                                                                                                    <a:ext cx="0" cy="64"/>
                                                                                                                                                                                                                                                    <a:chOff x="7800" y="1049"/>
                                                                                                                                                                                                                                                    <a:chExt cx="0" cy="64"/>
                                                                                                                                                                                                                                                  </a:xfrm>
                                                                                                                                                                                                                                                </wpg:grpSpPr>
                                                                                                                                                                                                                                                <wps:wsp>
                                                                                                                                                                                                                                                  <wps:cNvPr id="511" name="Freeform 393"/>
                                                                                                                                                                                                                                                  <wps:cNvSpPr>
                                                                                                                                                                                                                                                    <a:spLocks noEditPoints="1"/>
                                                                                                                                                                                                                                                  </wps:cNvSpPr>
                                                                                                                                                                                                                                                  <wps:spPr bwMode="auto">
                                                                                                                                                                                                                                                    <a:xfrm>
                                                                                                                                                                                                                                                      <a:off x="15600" y="2098"/>
                                                                                                                                                                                                                                                      <a:ext cx="0" cy="65"/>
                                                                                                                                                                                                                                                    </a:xfrm>
                                                                                                                                                                                                                                                    <a:custGeom>
                                                                                                                                                                                                                                                      <a:avLst/>
                                                                                                                                                                                                                                                      <a:gdLst>
                                                                                                                                                                                                                                                        <a:gd name="T0" fmla="+- 0 1113 1049"/>
                                                                                                                                                                                                                                                        <a:gd name="T1" fmla="*/ 1113 h 64"/>
                                                                                                                                                                                                                                                        <a:gd name="T2" fmla="+- 0 1049 1049"/>
                                                                                                                                                                                                                                                        <a:gd name="T3" fmla="*/ 1049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283" o:spid="_x0000_s1026" style="position:absolute;margin-left:165.6pt;margin-top:-72.5pt;width:232.8pt;height:128.6pt;z-index:-2133;mso-position-horizontal-relative:page" coordorigin="3312,-1451" coordsize="4656,25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">
                <v:group id="Group 284" o:spid="_x0000_s1027" style="position:absolute;left:3385;top:-1443;width:2261;height:218" coordorigin="3385,-1443" coordsize="2261,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RPR8wgAAANwAAAAPAAAAZHJzL2Rvd25yZXYueG1sRE/LisIwFN0L/kO4gjtN&#10;qyjSMRWRmWEWIvgAmd2lubalzU1pMm39+8lCcHk47+1uMLXoqHWlZQXxPAJBnFldcq7gdv2abUA4&#10;j6yxtkwKnuRgl45HW0y07flM3cXnIoSwS1BB4X2TSOmyggy6uW2IA/ewrUEfYJtL3WIfwk0tF1G0&#10;lgZLDg0FNnQoKKsuf0bBd4/9fhl/dsfqcXj+Xlen+zEmpaaTYf8BwtPg3+KX+0crWGzC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A0T0fMIAAADcAAAADwAA&#10;AAAAAAAAAAAAAACpAgAAZHJzL2Rvd25yZXYueG1sUEsFBgAAAAAEAAQA+gAAAJgDAAAAAA==&#10;">
                  <v:shape id="Freeform 507" o:spid="_x0000_s1028" style="position:absolute;left:3385;top:-1443;width:2261;height:218;visibility:visible;mso-wrap-style:square;v-text-anchor:top" coordsize="2261,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VtzxAAA&#10;ANwAAAAPAAAAZHJzL2Rvd25yZXYueG1sRI9Bi8IwFITvwv6H8Ba82VQPol2jLIUFETxYxd29PZpn&#10;W21eShNr/fdGEDwOM/MNs1j1phYdta6yrGAcxSCIc6srLhQc9j+jGQjnkTXWlknBnRyslh+DBSba&#10;3nhHXeYLESDsElRQet8kUrq8JIMusg1x8E62NeiDbAupW7wFuKnlJI6n0mDFYaHEhtKS8kt2NQr+&#10;L1WxT8f1/fybYZdu03V23PwpNfzsv79AeOr9O/xqr7WCyWwOzzPhCM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1bc8QAAADcAAAADwAAAAAAAAAAAAAAAACXAgAAZHJzL2Rv&#10;d25yZXYueG1sUEsFBgAAAAAEAAQA9QAAAIgDAAAAAA==&#10;" path="m0,218l2260,218,2260,,,,,218xe" fillcolor="#cccbcb" stroked="f">
                    <v:path arrowok="t" o:connecttype="custom" o:connectlocs="0,-1225;2260,-1225;2260,-1443;0,-1443;0,-1225" o:connectangles="0,0,0,0,0"/>
                  </v:shape>
                  <v:group id="Group 285" o:spid="_x0000_s1029" style="position:absolute;left:3385;top:-1443;width:2261;height:218" coordorigin="3385,-1443" coordsize="2261,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4626nwgAAANwAAAAPAAAAZHJzL2Rvd25yZXYueG1sRE9Ni8IwEL0L+x/CLHjT&#10;tIrido0isi57EMG6IN6GZmyLzaQ0sa3/3hwEj4/3vVz3phItNa60rCAeRyCIM6tLzhX8n3ajBQjn&#10;kTVWlknBgxysVx+DJSbadnykNvW5CCHsElRQeF8nUrqsIINubGviwF1tY9AH2ORSN9iFcFPJSRTN&#10;pcGSQ0OBNW0Lym7p3Sj47bDbTOOfdn+7bh+X0+xw3sek1PCz33yD8NT7t/jl/tMKJl9hfj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eOtup8IAAADcAAAADwAA&#10;AAAAAAAAAAAAAACpAgAAZHJzL2Rvd25yZXYueG1sUEsFBgAAAAAEAAQA+gAAAJgDAAAAAA==&#10;">
                    <v:shape id="Freeform 506" o:spid="_x0000_s1030" style="position:absolute;left:3385;top:-1443;width:2261;height:218;visibility:visible;mso-wrap-style:square;v-text-anchor:top" coordsize="2261,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ZLDxAAA&#10;ANwAAAAPAAAAZHJzL2Rvd25yZXYueG1sRI9Pa8JAFMTvBb/D8gQvRTfmUDS6ShAsngqNhV6f2WcS&#10;zL4Nu9v86afvFgo9DjPzG2Z/HE0renK+saxgvUpAEJdWN1wp+LielxsQPiBrbC2Tgok8HA+zpz1m&#10;2g78Tn0RKhEh7DNUUIfQZVL6siaDfmU74ujdrTMYonSV1A6HCDetTJPkRRpsOC7U2NGppvJRfBkF&#10;+fXmSkmvbw09f27s6bufML8rtZiP+Q5EoDH8h//aF60g3a7h90w8AvLw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mSw8QAAADcAAAADwAAAAAAAAAAAAAAAACXAgAAZHJzL2Rv&#10;d25yZXYueG1sUEsFBgAAAAAEAAQA9QAAAIgDAAAAAA==&#10;" path="m0,218l2260,218,2260,,,,,218xe" filled="f" strokecolor="#7f7e7e" strokeweight="10209emu">
                      <v:path arrowok="t" o:connecttype="custom" o:connectlocs="0,-1225;2260,-1225;2260,-1443;0,-1443;0,-1225" o:connectangles="0,0,0,0,0"/>
                    </v:shape>
                    <v:group id="Group 286" o:spid="_x0000_s1031" style="position:absolute;left:5700;top:-1443;width:2261;height:218" coordorigin="5700,-1443" coordsize="2261,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dVVLxQAAANwAAAAPAAAAZHJzL2Rvd25yZXYueG1sRI9Pa8JAFMTvBb/D8gRv&#10;dZNIi0ZXEVHpQQr+AfH2yD6TYPZtyK5J/PbdQqHHYWZ+wyxWvalES40rLSuIxxEI4szqknMFl/Pu&#10;fQrCeWSNlWVS8CIHq+XgbYGpth0fqT35XAQIuxQVFN7XqZQuK8igG9uaOHh32xj0QTa51A12AW4q&#10;mUTRpzRYclgosKZNQdnj9DQK9h1260m8bQ+P++Z1O398Xw8xKTUa9us5CE+9/w//tb+0gmSW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3VVS8UAAADcAAAA&#10;DwAAAAAAAAAAAAAAAACpAgAAZHJzL2Rvd25yZXYueG1sUEsFBgAAAAAEAAQA+gAAAJsDAAAAAA==&#10;">
                      <v:shape id="Freeform 505" o:spid="_x0000_s1032" style="position:absolute;left:5700;top:-1443;width:2261;height:218;visibility:visible;mso-wrap-style:square;v-text-anchor:top" coordsize="2261,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zPpExgAA&#10;ANwAAAAPAAAAZHJzL2Rvd25yZXYueG1sRI9Pa8JAFMTvhX6H5RW81Y0RShtdpQQKoeDBKFVvj+wz&#10;iWbfhuw2f759t1DocZiZ3zDr7Wga0VPnassKFvMIBHFhdc2lguPh4/kVhPPIGhvLpGAiB9vN48Ma&#10;E20H3lOf+1IECLsEFVTet4mUrqjIoJvbljh4V9sZ9EF2pdQdDgFuGhlH0Ys0WHNYqLCltKLinn8b&#10;BZd7XR7SRTPdTjn26S7N8q/Ps1Kzp/F9BcLT6P/Df+1MK4jflvB7JhwBufk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9zPpExgAAANwAAAAPAAAAAAAAAAAAAAAAAJcCAABkcnMv&#10;ZG93bnJldi54bWxQSwUGAAAAAAQABAD1AAAAigMAAAAA&#10;" path="m0,218l2261,218,2261,,,,,218xe" fillcolor="#cccbcb" stroked="f">
                        <v:path arrowok="t" o:connecttype="custom" o:connectlocs="0,-1225;2261,-1225;2261,-1443;0,-1443;0,-1225" o:connectangles="0,0,0,0,0"/>
                      </v:shape>
                      <v:group id="Group 287" o:spid="_x0000_s1033" style="position:absolute;left:5700;top:-1443;width:2261;height:218" coordorigin="5700,-1443" coordsize="2261,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0GikxQAAANwAAAAPAAAAZHJzL2Rvd25yZXYueG1sRI9Pa8JAFMTvgt9heYK3&#10;uon/sNFVRFR6kEK1UHp7ZJ9JMPs2ZNckfvuuUPA4zMxvmNWmM6VoqHaFZQXxKAJBnFpdcKbg+3J4&#10;W4BwHlljaZkUPMjBZt3vrTDRtuUvas4+EwHCLkEFufdVIqVLczLoRrYiDt7V1gZ9kHUmdY1tgJtS&#10;jqNoLg0WHBZyrGiXU3o7342CY4vtdhLvm9Ptunv8XmafP6eYlBoOuu0ShKfOv8L/7Q+tYPw+he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9BopMUAAADcAAAA&#10;DwAAAAAAAAAAAAAAAACpAgAAZHJzL2Rvd25yZXYueG1sUEsFBgAAAAAEAAQA+gAAAJsDAAAAAA==&#10;">
                        <v:shape id="Freeform 504" o:spid="_x0000_s1034" style="position:absolute;left:5700;top:-1443;width:2261;height:218;visibility:visible;mso-wrap-style:square;v-text-anchor:top" coordsize="2261,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TAwwAA&#10;ANwAAAAPAAAAZHJzL2Rvd25yZXYueG1sRI9Pi8IwFMTvwn6H8Bb2Imu6guJWoxTBxZPgH/D6bJ5t&#10;2ealJLFWP70RBI/DzPyGmS06U4uWnK8sK/gZJCCIc6srLhQc9qvvCQgfkDXWlknBjTws5h+9Gaba&#10;XnlL7S4UIkLYp6igDKFJpfR5SQb9wDbE0TtbZzBE6QqpHV4j3NRymCRjabDiuFBiQ8uS8v/dxSjI&#10;9ieXS/rbVNQ/Tuzy3t4wOyv19dllUxCBuvAOv9prrWD4O4LnmXgE5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pTAwwAAANwAAAAPAAAAAAAAAAAAAAAAAJcCAABkcnMvZG93&#10;bnJldi54bWxQSwUGAAAAAAQABAD1AAAAhwMAAAAA&#10;" path="m0,218l2261,218,2261,,,,,218xe" filled="f" strokecolor="#7f7e7e" strokeweight="10209emu">
                          <v:path arrowok="t" o:connecttype="custom" o:connectlocs="0,-1225;2261,-1225;2261,-1443;0,-1443;0,-1225" o:connectangles="0,0,0,0,0"/>
                        </v:shape>
                        <v:group id="Group 288" o:spid="_x0000_s1035" style="position:absolute;left:3385;top:854;width:2261;height:0" coordorigin="3385,854"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TlNIxgAAANwAAAAPAAAAZHJzL2Rvd25yZXYueG1sRI9Ba8JAFITvBf/D8oTe&#10;mk0sDTVmFRErHkKhKpTeHtlnEsy+DdltEv99t1DocZiZb5h8M5lWDNS7xrKCJIpBEJdWN1wpuJzf&#10;nl5BOI+ssbVMCu7kYLOePeSYaTvyBw0nX4kAYZehgtr7LpPSlTUZdJHtiIN3tb1BH2RfSd3jGOCm&#10;lYs4TqXBhsNCjR3taipvp2+j4DDiuH1O9kNxu+7uX+eX988iIaUe59N2BcLT5P/Df+2jVrBY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hOU0jGAAAA3AAA&#10;AA8AAAAAAAAAAAAAAAAAqQIAAGRycy9kb3ducmV2LnhtbFBLBQYAAAAABAAEAPoAAACcAwAAAAA=&#10;">
                          <v:shape id="Freeform 503" o:spid="_x0000_s1036" style="position:absolute;left:6770;top:1708;width:2260;height:0;visibility:visible;mso-wrap-style:square;v-text-anchor:top"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NgiwwAA&#10;ANwAAAAPAAAAZHJzL2Rvd25yZXYueG1sRI9Ba8JAFITvhf6H5RV6qy960DR1ldYgFHuqlp6f2WcS&#10;zL5dsqvGf+8KhR6HmfmGmS8H26kz96F1omE8ykCxVM60Umv42a1fclAhkhjqnLCGKwdYLh4f5lQY&#10;d5FvPm9jrRJEQkEamhh9gRiqhi2FkfMsyTu43lJMsq/R9HRJcNvhJMumaKmVtNCQ51XD1XF7sho+&#10;sNxvxm1Weo+5+fot97nBmdbPT8P7G6jIQ/wP/7U/jYbJ6wzuZ9IRw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NgiwwAAANwAAAAPAAAAAAAAAAAAAAAAAJcCAABkcnMvZG93&#10;bnJldi54bWxQSwUGAAAAAAQABAD1AAAAhwMAAAAA&#10;" path="m0,0l2261,0e" filled="f" strokecolor="#f9f9f9" strokeweight="10209emu">
                            <v:path arrowok="t" o:connecttype="custom" o:connectlocs="0,0;2260,0" o:connectangles="0,0"/>
                            <o:lock v:ext="edit" verticies="t"/>
                          </v:shape>
                          <v:group id="Group 289" o:spid="_x0000_s1037" style="position:absolute;left:3385;top:82;width:2261;height:0" coordorigin="3385,82"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nWKhwgAAANwAAAAPAAAAZHJzL2Rvd25yZXYueG1sRE9Ni8IwEL0L+x/CLHjT&#10;tIrido0isi57EMG6IN6GZmyLzaQ0sa3/3hwEj4/3vVz3phItNa60rCAeRyCIM6tLzhX8n3ajBQjn&#10;kTVWlknBgxysVx+DJSbadnykNvW5CCHsElRQeF8nUrqsIINubGviwF1tY9AH2ORSN9iFcFPJSRTN&#10;pcGSQ0OBNW0Lym7p3Sj47bDbTOOfdn+7bh+X0+xw3sek1PCz33yD8NT7t/jl/tMKJl9hbT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p1iocIAAADcAAAADwAA&#10;AAAAAAAAAAAAAACpAgAAZHJzL2Rvd25yZXYueG1sUEsFBgAAAAAEAAQA+gAAAJgDAAAAAA==&#10;">
                            <v:shape id="Freeform 502" o:spid="_x0000_s1038" style="position:absolute;left:6770;top:164;width:2260;height:0;visibility:visible;mso-wrap-style:square;v-text-anchor:top"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nLwwAA&#10;ANwAAAAPAAAAZHJzL2Rvd25yZXYueG1sRI9Ba8JAFITvhf6H5RW81Rc92Ji6im0oiJ6qpedn9jUJ&#10;Zt8u2a3Gf+8WhB6HmfmGWawG26kz96F1omEyzkCxVM60Umv4Onw856BCJDHUOWENVw6wWj4+LKgw&#10;7iKffN7HWiWIhII0NDH6AjFUDVsKY+dZkvfjeksxyb5G09MlwW2H0yyboaVW0kJDnt8brk77X6vh&#10;DcvjdtJmpfeYm913ecwNvmg9ehrWr6AiD/E/fG9vjIbpfA5/Z9IRw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c+nLwwAAANwAAAAPAAAAAAAAAAAAAAAAAJcCAABkcnMvZG93&#10;bnJldi54bWxQSwUGAAAAAAQABAD1AAAAhwMAAAAA&#10;" path="m0,0l2261,0e" filled="f" strokecolor="#f9f9f9" strokeweight="10209emu">
                              <v:path arrowok="t" o:connecttype="custom" o:connectlocs="0,0;2260,0" o:connectangles="0,0"/>
                              <o:lock v:ext="edit" verticies="t"/>
                            </v:shape>
                            <v:group id="Group 290" o:spid="_x0000_s1039" style="position:absolute;left:3385;top:-690;width:2261;height:0" coordorigin="3385,-690"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APS9wgAAANwAAAAPAAAAZHJzL2Rvd25yZXYueG1sRE/LisIwFN0L/kO4wuw0&#10;7YgiHVMRGQcXIqgDw+wuze0Dm5vSxLb+vVkILg/nvd4MphYdta6yrCCeRSCIM6srLhT8XvfTFQjn&#10;kTXWlknBgxxs0vFojYm2PZ+pu/hChBB2CSoovW8SKV1WkkE3sw1x4HLbGvQBtoXULfYh3NTyM4qW&#10;0mDFoaHEhnYlZbfL3Sj46bHfzuPv7njLd4//6+L0d4xJqY/JsP0C4Wnwb/HLfdAK5l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5gD0vcIAAADcAAAADwAA&#10;AAAAAAAAAAAAAACpAgAAZHJzL2Rvd25yZXYueG1sUEsFBgAAAAAEAAQA+gAAAJgDAAAAAA==&#10;">
                              <v:shape id="Freeform 501" o:spid="_x0000_s1040" style="position:absolute;left:6770;top:-1380;width:2260;height:0;visibility:visible;mso-wrap-style:square;v-text-anchor:top"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n/XwwAA&#10;ANwAAAAPAAAAZHJzL2Rvd25yZXYueG1sRI9BS8NAFITvgv9heYI3+zYKGmK3pW0QRE+2pefX7DMJ&#10;zb5dsmsb/70rCB6HmfmGmS8nN6gzj7H3YqCYaVAsjbe9tAb2u5e7ElRMJJYGL2zgmyMsF9dXc6qs&#10;v8gHn7epVRkisSIDXUqhQoxNx47izAeW7H360VHKcmzRjnTJcDfgvdaP6KiXvNBR4E3HzWn75Qys&#10;sT6+Fb2uQ8DSvh/qY2nxyZjbm2n1DCrxlP7Df+1Xa+BBF/B7Jh8BXP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7n/XwwAAANwAAAAPAAAAAAAAAAAAAAAAAJcCAABkcnMvZG93&#10;bnJldi54bWxQSwUGAAAAAAQABAD1AAAAhwMAAAAA&#10;" path="m0,0l2261,0e" filled="f" strokecolor="#f9f9f9" strokeweight="10209emu">
                                <v:path arrowok="t" o:connecttype="custom" o:connectlocs="0,0;2260,0" o:connectangles="0,0"/>
                                <o:lock v:ext="edit" verticies="t"/>
                              </v:shape>
                              <v:group id="Group 291" o:spid="_x0000_s1041" style="position:absolute;left:3747;top:-1225;width:0;height:2274" coordorigin="3747,-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mez1HGAAAA3AAA&#10;AA8AAAAAAAAAAAAAAAAAqQIAAGRycy9kb3ducmV2LnhtbFBLBQYAAAAABAAEAPoAAACcAwAAAAA=&#10;">
                                <v:polyline id="Freeform 500" o:spid="_x0000_s1042" style="position:absolute;visibility:visible;mso-wrap-style:square;v-text-anchor:top" points="7494,-176,7494,-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5LlJwgAA&#10;ANwAAAAPAAAAZHJzL2Rvd25yZXYueG1sRI9Pa8JAEMXvhX6HZQre6kYFkdRVqqIWPGlKz0N2moRm&#10;Z8PuqNFP3xUKPT7enx9vvuxdqy4UYuPZwGiYgSIuvW24MvBZbF9noKIgW2w9k4EbRVgunp/mmFt/&#10;5SNdTlKpNMIxRwO1SJdrHcuaHMah74iT9+2DQ0kyVNoGvKZx1+pxlk21w4YTocaO1jWVP6ezS5BG&#10;tqvioO9fUzoW49luL2HDxgxe+vc3UEK9/If/2h/WwCSbwONMOgJ6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HkuUnCAAAA3AAAAA8AAAAAAAAAAAAAAAAAlwIAAGRycy9kb3du&#10;cmV2LnhtbFBLBQYAAAAABAAEAPUAAACGAwAAAAA=&#10;" filled="f" strokecolor="#f9f9f9" strokeweight="10209emu">
                                  <v:path arrowok="t" o:connecttype="custom" o:connectlocs="0,1049;0,-1225" o:connectangles="0,0"/>
                                  <o:lock v:ext="edit" verticies="t"/>
                                </v:polyline>
                                <v:group id="Group 292" o:spid="_x0000_s1043" style="position:absolute;left:4152;top:-1225;width:0;height:2274" coordorigin="4152,-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O/K+xQAAANwAAAAPAAAAZHJzL2Rvd25yZXYueG1sRI9Pi8IwFMTvC36H8ARv&#10;a1p1RapRRFzxIIJ/QLw9mmdbbF5Kk23rt98sCHscZuY3zGLVmVI0VLvCsoJ4GIEgTq0uOFNwvXx/&#10;zkA4j6yxtEwKXuRgtex9LDDRtuUTNWefiQBhl6CC3PsqkdKlORl0Q1sRB+9ha4M+yDqTusY2wE0p&#10;R1E0lQYLDgs5VrTJKX2ef4yCXYvtehxvm8PzsXndL1/H2yEmpQb9bj0H4anz/+F3e68VjKMJ/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TvyvsUAAADcAAAA&#10;DwAAAAAAAAAAAAAAAACpAgAAZHJzL2Rvd25yZXYueG1sUEsFBgAAAAAEAAQA+gAAAJsDAAAAAA==&#10;">
                                  <v:polyline id="Freeform 499" o:spid="_x0000_s1044" style="position:absolute;visibility:visible;mso-wrap-style:square;v-text-anchor:top" points="8304,-176,8304,-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YSmwwAA&#10;ANwAAAAPAAAAZHJzL2Rvd25yZXYueG1sRI9Pa8JAEMXvgt9hGcGbblQqkrqKWmyFnjSl5yE7TUKz&#10;s2F3qmk/fVco9Ph4f3689bZ3rbpSiI1nA7NpBoq49LbhysBbcZysQEVBtth6JgPfFGG7GQ7WmFt/&#10;4zNdL1KpNMIxRwO1SJdrHcuaHMap74iT9+GDQ0kyVNoGvKVx1+p5li21w4YTocaODjWVn5cvlyCN&#10;HPfFq/55X9K5mK+eXyQ8sTHjUb97BCXUy3/4r32yBhbZA9zPpCO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YSmwwAAANwAAAAPAAAAAAAAAAAAAAAAAJcCAABkcnMvZG93&#10;bnJldi54bWxQSwUGAAAAAAQABAD1AAAAhwMAAAAA&#10;" filled="f" strokecolor="#f9f9f9" strokeweight="10209emu">
                                    <v:path arrowok="t" o:connecttype="custom" o:connectlocs="0,1049;0,-1225" o:connectangles="0,0"/>
                                    <o:lock v:ext="edit" verticies="t"/>
                                  </v:polyline>
                                  <v:group id="Group 293" o:spid="_x0000_s1045" style="position:absolute;left:4919;top:-1225;width:0;height:2274" coordorigin="4919,-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GpclSxAAAANwAAAAP&#10;AAAAAAAAAAAAAAAAAKkCAABkcnMvZG93bnJldi54bWxQSwUGAAAAAAQABAD6AAAAmgMAAAAA&#10;">
                                    <v:polyline id="Freeform 498" o:spid="_x0000_s1046" style="position:absolute;visibility:visible;mso-wrap-style:square;v-text-anchor:top" points="9838,-176,9838,-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79KwwAA&#10;ANwAAAAPAAAAZHJzL2Rvd25yZXYueG1sRI9Pa8JAEMXvBb/DMoK3ulHBSuoqarEVetKUnofsNAnN&#10;zobdqab99K4g9Ph4f3685bp3rTpTiI1nA5NxBoq49LbhysBHsX9cgIqCbLH1TAZ+KcJ6NXhYYm79&#10;hY90Pkml0gjHHA3UIl2udSxrchjHviNO3pcPDiXJUGkb8JLGXaunWTbXDhtOhBo72tVUfp9+XII0&#10;st8W7/rvc07HYrp4fZPwwsaMhv3mGZRQL//he/tgDcyyJ7idSUdAr6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79KwwAAANwAAAAPAAAAAAAAAAAAAAAAAJcCAABkcnMvZG93&#10;bnJldi54bWxQSwUGAAAAAAQABAD1AAAAhwMAAAAA&#10;" filled="f" strokecolor="#f9f9f9" strokeweight="10209emu">
                                      <v:path arrowok="t" o:connecttype="custom" o:connectlocs="0,1049;0,-1225" o:connectangles="0,0"/>
                                      <o:lock v:ext="edit" verticies="t"/>
                                    </v:polyline>
                                    <v:group id="Group 294" o:spid="_x0000_s1047" style="position:absolute;left:3385;top:468;width:2261;height:0" coordorigin="3385,468"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dvi7wgAAANwAAAAPAAAAZHJzL2Rvd25yZXYueG1sRE/LisIwFN0L/kO4wuw0&#10;7YgiHVMRGQcXIqgDw+wuze0Dm5vSxLb+vVkILg/nvd4MphYdta6yrCCeRSCIM6srLhT8XvfTFQjn&#10;kTXWlknBgxxs0vFojYm2PZ+pu/hChBB2CSoovW8SKV1WkkE3sw1x4HLbGvQBtoXULfYh3NTyM4qW&#10;0mDFoaHEhnYlZbfL3Sj46bHfzuPv7njLd4//6+L0d4xJqY/JsP0C4Wnwb/HLfdAK5lFYG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Hb4u8IAAADcAAAADwAA&#10;AAAAAAAAAAAAAACpAgAAZHJzL2Rvd25yZXYueG1sUEsFBgAAAAAEAAQA+gAAAJgDAAAAAA==&#10;">
                                      <v:shape id="Freeform 497" o:spid="_x0000_s1048" style="position:absolute;left:6770;top:936;width:2260;height:0;visibility:visible;mso-wrap-style:square;v-text-anchor:top"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7Tw4wgAA&#10;ANwAAAAPAAAAZHJzL2Rvd25yZXYueG1sRI9PawIxFMTvBb9DeEJvNbFi0dUoUlGKh4J/8PzYPHcX&#10;Ny9rEnX99kYo9DjMzG+Y6by1tbiRD5VjDf2eAkGcO1NxoeGwX32MQISIbLB2TBoeFGA+67xNMTPu&#10;zlu67WIhEoRDhhrKGJtMypCXZDH0XEOcvJPzFmOSvpDG4z3BbS0/lfqSFitOCyU29F1Sft5drQa1&#10;XBM9hpe2kcfN+lc59nLPWr9328UERKQ2/of/2j9Gw0CN4XUmHQE5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tPDjCAAAA3AAAAA8AAAAAAAAAAAAAAAAAlwIAAGRycy9kb3du&#10;cmV2LnhtbFBLBQYAAAAABAAEAPUAAACGAwAAAAA=&#10;" path="m0,0l2261,0e" filled="f" strokecolor="#e5e4e4" strokeweight="4141emu">
                                        <v:path arrowok="t" o:connecttype="custom" o:connectlocs="0,0;2260,0" o:connectangles="0,0"/>
                                        <o:lock v:ext="edit" verticies="t"/>
                                      </v:shape>
                                      <v:group id="Group 295" o:spid="_x0000_s1049" style="position:absolute;left:3385;top:-304;width:2261;height:0" coordorigin="3385,-304"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2WJgwgAAANwAAAAPAAAAZHJzL2Rvd25yZXYueG1sRE/LisIwFN0L/kO4wuw0&#10;7YgiHVMRGQcXIqgDw+wuze0Dm5vSxLb+vVkILg/nvd4MphYdta6yrCCeRSCIM6srLhT8XvfTFQjn&#10;kTXWlknBgxxs0vFojYm2PZ+pu/hChBB2CSoovW8SKV1WkkE3sw1x4HLbGvQBtoXULfYh3NTyM4qW&#10;0mDFoaHEhnYlZbfL3Sj46bHfzuPv7njLd4//6+L0d4xJqY/JsP0C4Wnwb/HLfdAK5n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Y9liYMIAAADcAAAADwAA&#10;AAAAAAAAAAAAAACpAgAAZHJzL2Rvd25yZXYueG1sUEsFBgAAAAAEAAQA+gAAAJgDAAAAAA==&#10;">
                                        <v:shape id="Freeform 496" o:spid="_x0000_s1050" style="position:absolute;left:6770;top:-608;width:2260;height:0;visibility:visible;mso-wrap-style:square;v-text-anchor:top"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QqbjwgAA&#10;ANwAAAAPAAAAZHJzL2Rvd25yZXYueG1sRI9BawIxFITvBf9DeEJvNVmLIqtRpFIRD4Jaen5snruL&#10;m5dtkur6740geBxm5htmtuhsIy7kQ+1YQzZQIIgLZ2ouNfwcvz8mIEJENtg4Jg03CrCY995mmBt3&#10;5T1dDrEUCcIhRw1VjG0uZSgqshgGriVO3sl5izFJX0rj8ZrgtpFDpcbSYs1pocKWvioqzod/q0Gt&#10;1kS30V/Xyt/teqcce3lkrd/73XIKIlIXX+Fne2M0fGYZPM6kI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ZCpuPCAAAA3AAAAA8AAAAAAAAAAAAAAAAAlwIAAGRycy9kb3du&#10;cmV2LnhtbFBLBQYAAAAABAAEAPUAAACGAwAAAAA=&#10;" path="m0,0l2261,0e" filled="f" strokecolor="#e5e4e4" strokeweight="4141emu">
                                          <v:path arrowok="t" o:connecttype="custom" o:connectlocs="0,0;2260,0" o:connectangles="0,0"/>
                                          <o:lock v:ext="edit" verticies="t"/>
                                        </v:shape>
                                        <v:group id="Group 296" o:spid="_x0000_s1051" style="position:absolute;left:3385;top:-1076;width:2261;height:0" coordorigin="3385,-1076"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8R1mMxAAAANwAAAAP&#10;AAAAAAAAAAAAAAAAAKkCAABkcnMvZG93bnJldi54bWxQSwUGAAAAAAQABAD6AAAAmgMAAAAA&#10;">
                                          <v:shape id="Freeform 495" o:spid="_x0000_s1052" style="position:absolute;left:6770;top:-2152;width:2260;height:0;visibility:visible;mso-wrap-style:square;v-text-anchor:top"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3J0PwgAA&#10;ANwAAAAPAAAAZHJzL2Rvd25yZXYueG1sRI/NigIxEITvgu8QWtibJq6syGgUUVZkD4I/eG4m7czg&#10;pDMmWR3f3ggLeyyq6itqtmhtLe7kQ+VYw3CgQBDnzlRcaDgdv/sTECEiG6wdk4YnBVjMu50ZZsY9&#10;eE/3QyxEgnDIUEMZY5NJGfKSLIaBa4iTd3HeYkzSF9J4fCS4reWnUmNpseK0UGJDq5Ly6+HXalDr&#10;DdHz69Y28vyz2SnHXh5Z649eu5yCiNTG//Bfe2s0jIYjeJ9JR0DO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cnQ/CAAAA3AAAAA8AAAAAAAAAAAAAAAAAlwIAAGRycy9kb3du&#10;cmV2LnhtbFBLBQYAAAAABAAEAPUAAACGAwAAAAA=&#10;" path="m0,0l2261,0e" filled="f" strokecolor="#e5e4e4" strokeweight="4141emu">
                                            <v:path arrowok="t" o:connecttype="custom" o:connectlocs="0,0;2260,0" o:connectangles="0,0"/>
                                            <o:lock v:ext="edit" verticies="t"/>
                                          </v:shape>
                                          <v:group id="Group 297" o:spid="_x0000_s1053" style="position:absolute;left:3545;top:-1225;width:0;height:2274" coordorigin="3545,-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4mRjxgAAANwAAAAPAAAAZHJzL2Rvd25yZXYueG1sRI9Pa8JAFMTvQr/D8gq9&#10;mU2aWkqaVURq6UEKaqH09sg+k2D2bciu+fPtXaHgcZiZ3zD5ajSN6KlztWUFSRSDIC6srrlU8HPc&#10;zt9AOI+ssbFMCiZysFo+zHLMtB14T/3BlyJA2GWooPK+zaR0RUUGXWRb4uCdbGfQB9mVUnc4BLhp&#10;5HMcv0qDNYeFClvaVFScDxej4HPAYZ0mH/3ufNpMf8fF9+8uIaWeHsf1OwhPo7+H/9tfWkGavM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ziZGPGAAAA3AAA&#10;AA8AAAAAAAAAAAAAAAAAqQIAAGRycy9kb3ducmV2LnhtbFBLBQYAAAAABAAEAPoAAACcAwAAAAA=&#10;">
                                            <v:polyline id="Freeform 494" o:spid="_x0000_s1054" style="position:absolute;visibility:visible;mso-wrap-style:square;v-text-anchor:top" points="7090,-176,7090,-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R6HNxAAA&#10;ANwAAAAPAAAAZHJzL2Rvd25yZXYueG1sRI9Bi8IwFITvgv8hPGFvmqqsSDWKCILIIqxuD96ezbMt&#10;Ji+1iVr//WZB2OMwM98w82VrjXhQ4yvHCoaDBARx7nTFhYKf46Y/BeEDskbjmBS8yMNy0e3MMdXu&#10;yd/0OIRCRAj7FBWUIdSplD4vyaIfuJo4ehfXWAxRNoXUDT4j3Bo5SpKJtFhxXCixpnVJ+fVwtwra&#10;k98d95W8Gc5kVhf38/XLnJX66LWrGYhAbfgPv9tbrWA8/IS/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ehzcQAAADcAAAADwAAAAAAAAAAAAAAAACXAgAAZHJzL2Rv&#10;d25yZXYueG1sUEsFBgAAAAAEAAQA9QAAAIgDAAAAAA==&#10;" filled="f" strokecolor="#e5e4e4" strokeweight="4141emu">
                                              <v:path arrowok="t" o:connecttype="custom" o:connectlocs="0,1049;0,-1225" o:connectangles="0,0"/>
                                              <o:lock v:ext="edit" verticies="t"/>
                                            </v:polyline>
                                            <v:group id="Group 298" o:spid="_x0000_s1055" style="position:absolute;left:3950;top:-1225;width:0;height:2274" coordorigin="3950,-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N8X4/GAAAA3AAA&#10;AA8AAAAAAAAAAAAAAAAAqQIAAGRycy9kb3ducmV2LnhtbFBLBQYAAAAABAAEAPoAAACcAwAAAAA=&#10;">
                                              <v:polyline id="Freeform 493" o:spid="_x0000_s1056" style="position:absolute;visibility:visible;mso-wrap-style:square;v-text-anchor:top" points="7900,-176,7900,-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2ZohxAAA&#10;ANwAAAAPAAAAZHJzL2Rvd25yZXYueG1sRI9Bi8IwFITvgv8hPGFvmqqwSjWKCILIIqxuD96ezbMt&#10;Ji+1iVr//WZB2OMwM98w82VrjXhQ4yvHCoaDBARx7nTFhYKf46Y/BeEDskbjmBS8yMNy0e3MMdXu&#10;yd/0OIRCRAj7FBWUIdSplD4vyaIfuJo4ehfXWAxRNoXUDT4j3Bo5SpJPabHiuFBiTeuS8uvhbhW0&#10;J7877it5M5zJrC7u5+uXOSv10WtXMxCB2vAffre3WsF4OIG/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9maIcQAAADcAAAADwAAAAAAAAAAAAAAAACXAgAAZHJzL2Rv&#10;d25yZXYueG1sUEsFBgAAAAAEAAQA9QAAAIgDAAAAAA==&#10;" filled="f" strokecolor="#e5e4e4" strokeweight="4141emu">
                                                <v:path arrowok="t" o:connecttype="custom" o:connectlocs="0,1049;0,-1225" o:connectangles="0,0"/>
                                                <o:lock v:ext="edit" verticies="t"/>
                                              </v:polyline>
                                              <v:group id="Group 299" o:spid="_x0000_s1057" style="position:absolute;left:4354;top:-1225;width:0;height:2274" coordorigin="4354,-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r25mwgAAANwAAAAPAAAAZHJzL2Rvd25yZXYueG1sRE/LisIwFN0L/kO4wuw0&#10;7YgiHVMRGQcXIqgDw+wuze0Dm5vSxLb+vVkILg/nvd4MphYdta6yrCCeRSCIM6srLhT8XvfTFQjn&#10;kTXWlknBgxxs0vFojYm2PZ+pu/hChBB2CSoovW8SKV1WkkE3sw1x4HLbGvQBtoXULfYh3NTyM4qW&#10;0mDFoaHEhnYlZbfL3Sj46bHfzuPv7njLd4//6+L0d4xJqY/JsP0C4Wnwb/HLfdAK5nFYG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na9uZsIAAADcAAAADwAA&#10;AAAAAAAAAAAAAACpAgAAZHJzL2Rvd25yZXYueG1sUEsFBgAAAAAEAAQA+gAAAJgDAAAAAA==&#10;">
                                                <v:polyline id="Freeform 492" o:spid="_x0000_s1058" style="position:absolute;visibility:visible;mso-wrap-style:square;v-text-anchor:top" points="8708,-176,8708,-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qvIxAAA&#10;ANwAAAAPAAAAZHJzL2Rvd25yZXYueG1sRI9Bi8IwFITvgv8hPGFvmqqwaDWKCILIIqxuD96ezbMt&#10;Ji+1iVr//WZB2OMwM98w82VrjXhQ4yvHCoaDBARx7nTFhYKf46Y/AeEDskbjmBS8yMNy0e3MMdXu&#10;yd/0OIRCRAj7FBWUIdSplD4vyaIfuJo4ehfXWAxRNoXUDT4j3Bo5SpJPabHiuFBiTeuS8uvhbhW0&#10;J7877it5M5zJrC7u5+uXOSv10WtXMxCB2vAffre3WsF4OIW/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QqryMQAAADcAAAADwAAAAAAAAAAAAAAAACXAgAAZHJzL2Rv&#10;d25yZXYueG1sUEsFBgAAAAAEAAQA9QAAAIgDAAAAAA==&#10;" filled="f" strokecolor="#e5e4e4" strokeweight="4141emu">
                                                  <v:path arrowok="t" o:connecttype="custom" o:connectlocs="0,1049;0,-1225" o:connectangles="0,0"/>
                                                  <o:lock v:ext="edit" verticies="t"/>
                                                </v:polyline>
                                                <v:group id="Group 300" o:spid="_x0000_s1059" style="position:absolute;left:5485;top:-1225;width:0;height:2274" coordorigin="5485,-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21qN3DAAAA3AAAAA8A&#10;AAAAAAAAAAAAAAAAqQIAAGRycy9kb3ducmV2LnhtbFBLBQYAAAAABAAEAPoAAACZAwAAAAA=&#10;">
                                                  <v:polyline id="Freeform 491" o:spid="_x0000_s1060" style="position:absolute;visibility:visible;mso-wrap-style:square;v-text-anchor:top" points="10970,-176,10970,-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G1zwwAA&#10;ANwAAAAPAAAAZHJzL2Rvd25yZXYueG1sRI9Bi8IwFITvgv8hPMGbpiosUk2LCMKyiLC6Hvb2bJ5t&#10;MXmpTdT6783CgsdhZr5hlnlnjbhT62vHCibjBARx4XTNpYKfw2Y0B+EDskbjmBQ8yUOe9XtLTLV7&#10;8Dfd96EUEcI+RQVVCE0qpS8qsujHriGO3tm1FkOUbSl1i48It0ZOk+RDWqw5LlTY0Lqi4rK/WQXd&#10;r/867Gp5NXyUx6a8nS5bc1JqOOhWCxCBuvAO/7c/tYLZdAJ/Z+IRkN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EG1zwwAAANwAAAAPAAAAAAAAAAAAAAAAAJcCAABkcnMvZG93&#10;bnJldi54bWxQSwUGAAAAAAQABAD1AAAAhwMAAAAA&#10;" filled="f" strokecolor="#e5e4e4" strokeweight="4141emu">
                                                    <v:path arrowok="t" o:connecttype="custom" o:connectlocs="0,1049;0,-1225" o:connectangles="0,0"/>
                                                    <o:lock v:ext="edit" verticies="t"/>
                                                  </v:polyline>
                                                  <v:group id="Group 301" o:spid="_x0000_s1061" style="position:absolute;left:3517;top:-304;width:58;height:0" coordorigin="3517,-304"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K5MxxAAAANwAAAAPAAAAZHJzL2Rvd25yZXYueG1sRI9Bi8IwFITvC/6H8ARv&#10;a9qKi1SjiOjiQYRVQbw9mmdbbF5Kk23rvzfCwh6HmfmGWax6U4mWGldaVhCPIxDEmdUl5wou593n&#10;DITzyBory6TgSQ5Wy8HHAlNtO/6h9uRzESDsUlRQeF+nUrqsIINubGvi4N1tY9AH2eRSN9gFuKlk&#10;EkVf0mDJYaHAmjYFZY/Tr1Hw3WG3nsTb9vC4b5638/R4PcSk1GjYr+cgPPX+P/zX3msFky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K5MxxAAAANwAAAAP&#10;AAAAAAAAAAAAAAAAAKkCAABkcnMvZG93bnJldi54bWxQSwUGAAAAAAQABAD6AAAAmgMAAAAA&#10;">
                                                    <v:shape id="Freeform 490" o:spid="_x0000_s1062" style="position:absolute;left:7034;top:-608;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XfMKxAAA&#10;ANwAAAAPAAAAZHJzL2Rvd25yZXYueG1sRI9BawIxFITvBf9DeIK3mlWplNUoIggeLOLqpbfH5rmJ&#10;bl6WTdS1v74RCj0OM/MNM192rhZ3aoP1rGA0zEAQl15brhScjpv3TxAhImusPZOCJwVYLnpvc8y1&#10;f/CB7kWsRIJwyFGBibHJpQylIYdh6Bvi5J196zAm2VZSt/hIcFfLcZZNpUPLacFgQ2tD5bW4OQX7&#10;n/PHqXpm1hTT1dF+XXb77xCUGvS71QxEpC7+h//aW61gMp7A60w6AnLx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F3zCsQAAADcAAAADwAAAAAAAAAAAAAAAACXAgAAZHJzL2Rv&#10;d25yZXYueG1sUEsFBgAAAAAEAAQA9QAAAIgDAAAAAA==&#10;" path="m0,0l58,0e" filled="f" strokecolor="#999898" strokeweight="10209emu">
                                                      <v:path arrowok="t" o:connecttype="custom" o:connectlocs="0,0;57,0" o:connectangles="0,0"/>
                                                      <o:lock v:ext="edit" verticies="t"/>
                                                    </v:shape>
                                                    <v:group id="Group 302" o:spid="_x0000_s1063" style="position:absolute;left:3545;top:-304;width:0;height:858" coordorigin="3545,-304" coordsize="0,8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jq7e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aL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KOrt7GAAAA3AAA&#10;AA8AAAAAAAAAAAAAAAAAqQIAAGRycy9kb3ducmV2LnhtbFBLBQYAAAAABAAEAPoAAACcAwAAAAA=&#10;">
                                                      <v:polyline id="Freeform 489" o:spid="_x0000_s1064" style="position:absolute;visibility:visible;mso-wrap-style:square;v-text-anchor:top" points="7090,-608,7090,250" coordsize="0,8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lIQwgAA&#10;ANwAAAAPAAAAZHJzL2Rvd25yZXYueG1sRI9Bi8IwFITvgv8hvAUvsqZWlKUaRVwE8bRWvT+bZ1O2&#10;eSlNVuu/N8KCx2FmvmEWq87W4katrxwrGI8SEMSF0xWXCk7H7ecXCB+QNdaOScGDPKyW/d4CM+3u&#10;fKBbHkoRIewzVGBCaDIpfWHIoh+5hjh6V9daDFG2pdQt3iPc1jJNkpm0WHFcMNjQxlDxm/9ZBbT9&#10;kd+75JqSIRoOy/V47y5npQYf3XoOIlAX3uH/9k4rmKRTeJ2JR0A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OqUhDCAAAA3AAAAA8AAAAAAAAAAAAAAAAAlwIAAGRycy9kb3du&#10;cmV2LnhtbFBLBQYAAAAABAAEAPUAAACGAwAAAAA=&#10;" filled="f" strokecolor="#999898" strokeweight="10209emu">
                                                        <v:path arrowok="t" o:connecttype="custom" o:connectlocs="0,-304;0,554" o:connectangles="0,0"/>
                                                        <o:lock v:ext="edit" verticies="t"/>
                                                      </v:polyline>
                                                      <v:group id="Group 303" o:spid="_x0000_s1065" style="position:absolute;left:3517;top:554;width:58;height:0" coordorigin="3517,554"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EJUyxAAAANwAAAAPAAAAZHJzL2Rvd25yZXYueG1sRI9Bi8IwFITvwv6H8Bb2&#10;pmkVRbpGEVkXDyJYhWVvj+bZFpuX0sS2/nsjCB6HmfmGWax6U4mWGldaVhCPIhDEmdUl5wrOp+1w&#10;DsJ5ZI2VZVJwJwer5cdggYm2HR+pTX0uAoRdggoK7+tESpcVZNCNbE0cvIttDPogm1zqBrsAN5Uc&#10;R9FMGiw5LBRY06ag7JrejILfDrv1JP5p99fL5v5/mh7+9jEp9fXZr79BeOr9O/xq77SCyXgG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NEJUyxAAAANwAAAAP&#10;AAAAAAAAAAAAAAAAAKkCAABkcnMvZG93bnJldi54bWxQSwUGAAAAAAQABAD6AAAAmgMAAAAA&#10;">
                                                        <v:shape id="Freeform 488" o:spid="_x0000_s1066" style="position:absolute;left:7034;top:1108;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ZvUJxQAA&#10;ANwAAAAPAAAAZHJzL2Rvd25yZXYueG1sRI9BawIxFITvgv8hPMGbZqtoy9YoUij0oIirl94em+cm&#10;7eZl2aS6+uuNIPQ4zMw3zGLVuVqcqQ3Ws4KXcQaCuPTacqXgePgcvYEIEVlj7ZkUXCnAatnvLTDX&#10;/sJ7OhexEgnCIUcFJsYmlzKUhhyGsW+Ik3fyrcOYZFtJ3eIlwV0tJ1k2lw4tpwWDDX0YKn+LP6dg&#10;dzvNjtU1s6aYrw92+7PZfYeg1HDQrd9BROrif/jZ/tIKppNXeJxJR0Au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9m9QnFAAAA3AAAAA8AAAAAAAAAAAAAAAAAlwIAAGRycy9k&#10;b3ducmV2LnhtbFBLBQYAAAAABAAEAPUAAACJAwAAAAA=&#10;" path="m0,0l58,0e" filled="f" strokecolor="#999898" strokeweight="10209emu">
                                                          <v:path arrowok="t" o:connecttype="custom" o:connectlocs="0,0;57,0" o:connectangles="0,0"/>
                                                          <o:lock v:ext="edit" verticies="t"/>
                                                        </v:shape>
                                                        <v:group id="Group 304" o:spid="_x0000_s1067" style="position:absolute;left:4325;top:-1001;width:58;height:0" coordorigin="4325,-1001"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PDpNvDAAAA3AAAAA8A&#10;AAAAAAAAAAAAAAAAqQIAAGRycy9kb3ducmV2LnhtbFBLBQYAAAAABAAEAPoAAACZAwAAAAA=&#10;">
                                                          <v:shape id="Freeform 487" o:spid="_x0000_s1068" style="position:absolute;left:8650;top:-2002;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cTgxQAA&#10;ANwAAAAPAAAAZHJzL2Rvd25yZXYueG1sRI9BawIxFITvgv8hPMGbZqso7dYoUij0oIirl94em+cm&#10;7eZl2aS6+uuNIPQ4zMw3zGLVuVqcqQ3Ws4KXcQaCuPTacqXgePgcvYIIEVlj7ZkUXCnAatnvLTDX&#10;/sJ7OhexEgnCIUcFJsYmlzKUhhyGsW+Ik3fyrcOYZFtJ3eIlwV0tJ1k2lw4tpwWDDX0YKn+LP6dg&#10;dzvNjtU1s6aYrw92+7PZfYeg1HDQrd9BROrif/jZ/tIKppM3eJxJR0Au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G1xODFAAAA3AAAAA8AAAAAAAAAAAAAAAAAlwIAAGRycy9k&#10;b3ducmV2LnhtbFBLBQYAAAAABAAEAPUAAACJAwAAAAA=&#10;" path="m0,0l58,0e" filled="f" strokecolor="#999898" strokeweight="10209emu">
                                                            <v:path arrowok="t" o:connecttype="custom" o:connectlocs="0,0;57,0" o:connectangles="0,0"/>
                                                            <o:lock v:ext="edit" verticies="t"/>
                                                          </v:shape>
                                                          <v:group id="Group 305" o:spid="_x0000_s1069" style="position:absolute;left:4354;top:-1001;width:0;height:659" coordorigin="4354,-1001" coordsize="0,6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polyline id="Freeform 486" o:spid="_x0000_s1070" style="position:absolute;visibility:visible;mso-wrap-style:square;v-text-anchor:top" points="8708,-2002,8708,-1343" coordsize="0,6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FWVYwwAA&#10;ANwAAAAPAAAAZHJzL2Rvd25yZXYueG1sRI9Pi8IwFMTvC36H8ARva1oFka5RFlFR8LD+u79t3rbF&#10;5qU2sbbffiMIHoeZ+Q0zW7SmFA3VrrCsIB5GIIhTqwvOFJxP688pCOeRNZaWSUFHDhbz3scME20f&#10;fKDm6DMRIOwSVJB7XyVSujQng25oK+Lg/dnaoA+yzqSu8RHgppSjKJpIgwWHhRwrWuaUXo93o+An&#10;7uLmejG3bBO52/531fndvlBq0G+/v0B4av07/GpvtYLxOIbnmXAE5P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FWVYwwAAANwAAAAPAAAAAAAAAAAAAAAAAJcCAABkcnMvZG93&#10;bnJldi54bWxQSwUGAAAAAAQABAD1AAAAhwMAAAAA&#10;" filled="f" strokecolor="#999898" strokeweight="10209emu">
                                                              <v:path arrowok="t" o:connecttype="custom" o:connectlocs="0,-1001;0,-342" o:connectangles="0,0"/>
                                                              <o:lock v:ext="edit" verticies="t"/>
                                                            </v:polyline>
                                                            <v:group id="Group 306" o:spid="_x0000_s1071" style="position:absolute;left:4325;top:-342;width:58;height:0" coordorigin="4325,-342"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8gXsxAAAANwAAAAPAAAAZHJzL2Rvd25yZXYueG1sRI9Bi8IwFITvC/6H8ARv&#10;a1rLLlKNIqLiQRZWBfH2aJ5tsXkpTWzrv98sCB6HmfmGmS97U4mWGldaVhCPIxDEmdUl5wrOp+3n&#10;FITzyBory6TgSQ6Wi8HHHFNtO/6l9uhzESDsUlRQeF+nUrqsIINubGvi4N1sY9AH2eRSN9gFuKnk&#10;JIq+pcGSw0KBNa0Lyu7Hh1Gw67BbJfGmPdxv6+f19PVzOcSk1GjYr2YgPPX+HX6191pBkkz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38gXsxAAAANwAAAAP&#10;AAAAAAAAAAAAAAAAAKkCAABkcnMvZG93bnJldi54bWxQSwUGAAAAAAQABAD6AAAAmgMAAAAA&#10;">
                                                              <v:shape id="Freeform 485" o:spid="_x0000_s1072" style="position:absolute;left:8650;top:-684;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GXXxQAA&#10;ANwAAAAPAAAAZHJzL2Rvd25yZXYueG1sRI9BawIxFITvgv8hvEJvmm0XRVajiFDwUJGuXrw9Ns9N&#10;2s3Lsom6+utNodDjMDPfMItV7xpxpS5YzwrexhkI4spry7WC4+FjNAMRIrLGxjMpuFOA1XI4WGCh&#10;/Y2/6FrGWiQIhwIVmBjbQspQGXIYxr4lTt7Zdw5jkl0tdYe3BHeNfM+yqXRoOS0YbGljqPopL07B&#10;/nGeHOt7Zk05XR/s7vtzfwpBqdeXfj0HEamP/+G/9lYryPMcfs+kIyC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EZdfFAAAA3AAAAA8AAAAAAAAAAAAAAAAAlwIAAGRycy9k&#10;b3ducmV2LnhtbFBLBQYAAAAABAAEAPUAAACJAwAAAAA=&#10;" path="m0,0l58,0e" filled="f" strokecolor="#999898" strokeweight="10209emu">
                                                                <v:path arrowok="t" o:connecttype="custom" o:connectlocs="0,0;57,0" o:connectangles="0,0"/>
                                                                <o:lock v:ext="edit" verticies="t"/>
                                                              </v:shape>
                                                              <v:group id="Group 307" o:spid="_x0000_s1073" style="position:absolute;left:3517;top:-137;width:58;height:0" coordorigin="3517,-137"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zgDxQAAANwAAAAPAAAAZHJzL2Rvd25yZXYueG1sRI9Pa8JAFMTvBb/D8oTe&#10;6iamFYmuIqKlBxH8A+LtkX0mwezbkF2T+O27BaHHYWZ+w8yXvalES40rLSuIRxEI4szqknMF59P2&#10;YwrCeWSNlWVS8CQHy8XgbY6pth0fqD36XAQIuxQVFN7XqZQuK8igG9maOHg32xj0QTa51A12AW4q&#10;OY6iiTRYclgosKZ1Qdn9+DAKvjvsVkm8aXf32/p5PX3tL7uYlHof9qsZCE+9/w+/2j9aQZJ8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1c4A8UAAADcAAAA&#10;DwAAAAAAAAAAAAAAAACpAgAAZHJzL2Rvd25yZXYueG1sUEsFBgAAAAAEAAQA+gAAAJsDAAAAAA==&#10;">
                                                                <v:shape id="Freeform 484" o:spid="_x0000_s1074" style="position:absolute;left:7034;top:-274;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IVg4xQAA&#10;ANwAAAAPAAAAZHJzL2Rvd25yZXYueG1sRI9BawIxFITvgv8hPKE3zVpRytYoIggeLOKul94em+cm&#10;dfOybFJd++sbodDjMDPfMMt17xpxoy5YzwqmkwwEceW15VrBudyN30CEiKyx8UwKHhRgvRoOlphr&#10;f+cT3YpYiwThkKMCE2ObSxkqQw7DxLfEybv4zmFMsqul7vCe4K6Rr1m2kA4tpwWDLW0NVdfi2yk4&#10;/lzm5/qRWVMsNqX9+DocP0NQ6mXUb95BROrjf/ivvdcKZrM5PM+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hWDjFAAAA3AAAAA8AAAAAAAAAAAAAAAAAlwIAAGRycy9k&#10;b3ducmV2LnhtbFBLBQYAAAAABAAEAPUAAACJAwAAAAA=&#10;" path="m0,0l58,0e" filled="f" strokecolor="#999898" strokeweight="10209emu">
                                                                  <v:path arrowok="t" o:connecttype="custom" o:connectlocs="0,0;57,0" o:connectangles="0,0"/>
                                                                  <o:lock v:ext="edit" verticies="t"/>
                                                                </v:shape>
                                                                <v:group id="Group 308" o:spid="_x0000_s1075" style="position:absolute;left:3545;top:-137;width:0;height:751" coordorigin="3545,-137" coordsize="0,7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yQPvxAAAANwAAAAPAAAAZHJzL2Rvd25yZXYueG1sRI9Bi8IwFITvC/6H8ARv&#10;a1rLilSjiKh4kIVVQbw9mmdbbF5KE9v6783Cwh6HmfmGWax6U4mWGldaVhCPIxDEmdUl5wou593n&#10;DITzyBory6TgRQ5Wy8HHAlNtO/6h9uRzESDsUlRQeF+nUrqsIINubGvi4N1tY9AH2eRSN9gFuKnk&#10;JIqm0mDJYaHAmjYFZY/T0yjYd9itk3jbHh/3zet2/vq+HmNSajTs13MQnnr/H/5rH7SCJJnC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IyQPvxAAAANwAAAAP&#10;AAAAAAAAAAAAAAAAAKkCAABkcnMvZG93bnJldi54bWxQSwUGAAAAAAQABAD6AAAAmgMAAAAA&#10;">
                                                                  <v:polyline id="Freeform 483" o:spid="_x0000_s1076" style="position:absolute;visibility:visible;mso-wrap-style:square;v-text-anchor:top" points="7090,-274,7090,477" coordsize="0,7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5+LxAAA&#10;ANwAAAAPAAAAZHJzL2Rvd25yZXYueG1sRI9BawIxFITvBf9DeEJvNatLra5GEUEplB6qgtfn5rm7&#10;mLwsSbqu/74pFHocZuYbZrnurREd+dA4VjAeZSCIS6cbrhScjruXGYgQkTUax6TgQQHWq8HTEgvt&#10;7vxF3SFWIkE4FKigjrEtpAxlTRbDyLXEybs6bzEm6SupPd4T3Bo5ybKptNhwWqixpW1N5e3wbRWc&#10;J6/7OWrz2U2PH/6C+S437Vip52G/WYCI1Mf/8F/7XSvI8zf4PZOOgFz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fi8QAAADcAAAADwAAAAAAAAAAAAAAAACXAgAAZHJzL2Rv&#10;d25yZXYueG1sUEsFBgAAAAAEAAQA9QAAAIgDAAAAAA==&#10;" filled="f" strokecolor="#999898" strokeweight="10209emu">
                                                                    <v:path arrowok="t" o:connecttype="custom" o:connectlocs="0,-137;0,614" o:connectangles="0,0"/>
                                                                    <o:lock v:ext="edit" verticies="t"/>
                                                                  </v:polyline>
                                                                  <v:group id="Group 309" o:spid="_x0000_s1077" style="position:absolute;left:3517;top:614;width:58;height:0" coordorigin="3517,614"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GjIGwQAAANwAAAAPAAAAZHJzL2Rvd25yZXYueG1sRE9Ni8IwEL0L+x/CLHjT&#10;tBYX6RpFRMWDCKuC7G1oxrbYTEoT2/rvzUHw+Hjf82VvKtFS40rLCuJxBII4s7rkXMHlvB3NQDiP&#10;rLGyTAqe5GC5+BrMMdW24z9qTz4XIYRdigoK7+tUSpcVZNCNbU0cuJttDPoAm1zqBrsQbio5iaIf&#10;abDk0FBgTeuCsvvpYRTsOuxWSbxpD/fb+vl/nh6vh5iUGn73q18Qnnr/Eb/de60gScLa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WGjIGwQAAANwAAAAPAAAA&#10;AAAAAAAAAAAAAKkCAABkcnMvZG93bnJldi54bWxQSwUGAAAAAAQABAD6AAAAlwMAAAAA&#10;">
                                                                    <v:shape id="Freeform 482" o:spid="_x0000_s1078" style="position:absolute;left:7034;top:1228;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bFI9xQAA&#10;ANwAAAAPAAAAZHJzL2Rvd25yZXYueG1sRI9BawIxFITvhf6H8ArealalUlejiFDwYJGuXrw9Ns9N&#10;dPOybFJd/fVGKPQ4zMw3zGzRuVpcqA3Ws4JBPwNBXHptuVKw3329f4IIEVlj7ZkU3CjAYv76MsNc&#10;+yv/0KWIlUgQDjkqMDE2uZShNOQw9H1DnLyjbx3GJNtK6havCe5qOcyysXRoOS0YbGhlqDwXv07B&#10;9n782Fe3zJpivNzZ79NmewhBqd5bt5yCiNTF//Bfe60VjEYTeJ5JR0DO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RsUj3FAAAA3AAAAA8AAAAAAAAAAAAAAAAAlwIAAGRycy9k&#10;b3ducmV2LnhtbFBLBQYAAAAABAAEAPUAAACJAwAAAAA=&#10;" path="m0,0l58,0e" filled="f" strokecolor="#999898" strokeweight="10209emu">
                                                                      <v:path arrowok="t" o:connecttype="custom" o:connectlocs="0,0;57,0" o:connectangles="0,0"/>
                                                                      <o:lock v:ext="edit" verticies="t"/>
                                                                    </v:shape>
                                                                    <v:group id="Group 310" o:spid="_x0000_s1079" style="position:absolute;left:4325;top:-111;width:58;height:0" coordorigin="4325,-111"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ak19wgAAANwAAAAPAAAAZHJzL2Rvd25yZXYueG1sRE/LisIwFN0L8w/hDsxO&#10;044Pho5RRBxxIYJ1QNxdmmtbbG5KE9v692YhuDyc93zZm0q01LjSsoJ4FIEgzqwuOVfwf/ob/oBw&#10;HlljZZkUPMjBcvExmGOibcdHalOfixDCLkEFhfd1IqXLCjLoRrYmDtzVNgZ9gE0udYNdCDeV/I6i&#10;mTRYcmgosKZ1QdktvRsF2w671TjetPvbdf24nKaH8z4mpb4++9UvCE+9f4tf7p1WMJ6E+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cGpNfcIAAADcAAAADwAA&#10;AAAAAAAAAAAAAACpAgAAZHJzL2Rvd25yZXYueG1sUEsFBgAAAAAEAAQA+gAAAJgDAAAAAA==&#10;">
                                                                      <v:shape id="Freeform 481" o:spid="_x0000_s1080" style="position:absolute;left:8650;top:-222;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C1GxQAA&#10;ANwAAAAPAAAAZHJzL2Rvd25yZXYueG1sRI9BawIxFITvBf9DeEJvNau1UrZGEUHooUW6evH22Dw3&#10;0c3Lsom69tcbQfA4zMw3zHTeuVqcqQ3Ws4LhIANBXHptuVKw3azePkGEiKyx9kwKrhRgPuu9TDHX&#10;/sJ/dC5iJRKEQ44KTIxNLmUoDTkMA98QJ2/vW4cxybaSusVLgrtajrJsIh1aTgsGG1oaKo/FySlY&#10;/+8/ttU1s6aYLDb29/Cz3oWg1Gu/W3yBiNTFZ/jR/tYK3sdDuJ9JR0DO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cLUbFAAAA3AAAAA8AAAAAAAAAAAAAAAAAlwIAAGRycy9k&#10;b3ducmV2LnhtbFBLBQYAAAAABAAEAPUAAACJAwAAAAA=&#10;" path="m0,0l58,0e" filled="f" strokecolor="#999898" strokeweight="10209emu">
                                                                        <v:path arrowok="t" o:connecttype="custom" o:connectlocs="0,0;57,0" o:connectangles="0,0"/>
                                                                        <o:lock v:ext="edit" verticies="t"/>
                                                                      </v:shape>
                                                                      <v:group id="Group 311" o:spid="_x0000_s1081" style="position:absolute;left:4354;top:-111;width:0;height:797" coordorigin="4354,-111" coordsize="0,7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9HaR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6S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0dpHGAAAA3AAA&#10;AA8AAAAAAAAAAAAAAAAAqQIAAGRycy9kb3ducmV2LnhtbFBLBQYAAAAABAAEAPoAAACcAwAAAAA=&#10;">
                                                                        <v:polyline id="Freeform 480" o:spid="_x0000_s1082" style="position:absolute;visibility:visible;mso-wrap-style:square;v-text-anchor:top" points="8708,-222,8708,575" coordsize="0,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rKswwwAA&#10;ANwAAAAPAAAAZHJzL2Rvd25yZXYueG1sRI/NqsIwFIT3gu8QjuBOU69SpRpFFEEXd+EfuDw0x7ba&#10;nJQmV+vbmwuCy2FmvmFmi8aU4kG1KywrGPQjEMSp1QVnCk7HTW8CwnlkjaVlUvAiB4t5uzXDRNsn&#10;7+lx8JkIEHYJKsi9rxIpXZqTQde3FXHwrrY26IOsM6lrfAa4KeVPFMXSYMFhIceKVjml98OfUSDX&#10;x/hOu3L8e14PblkajzZbc1Gq22mWUxCeGv8Nf9pbrWA4GsL/mXAE5Pw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rKswwwAAANwAAAAPAAAAAAAAAAAAAAAAAJcCAABkcnMvZG93&#10;bnJldi54bWxQSwUGAAAAAAQABAD1AAAAhwMAAAAA&#10;" filled="f" strokecolor="#999898" strokeweight="10209emu">
                                                                          <v:path arrowok="t" o:connecttype="custom" o:connectlocs="0,-111;0,686" o:connectangles="0,0"/>
                                                                          <o:lock v:ext="edit" verticies="t"/>
                                                                        </v:polyline>
                                                                        <v:group id="Group 312" o:spid="_x0000_s1083" style="position:absolute;left:4325;top:686;width:58;height:0" coordorigin="4325,686"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UUt+xgAAANwAAAAPAAAAZHJzL2Rvd25yZXYueG1sRI9Ba8JAFITvBf/D8gre&#10;mk00LZJmFZEqHkKhKpTeHtlnEsy+DdltEv99t1DocZiZb5h8M5lWDNS7xrKCJIpBEJdWN1wpuJz3&#10;TysQziNrbC2Tgjs52KxnDzlm2o78QcPJVyJA2GWooPa+y6R0ZU0GXWQ74uBdbW/QB9lXUvc4Brhp&#10;5SKOX6TBhsNCjR3taipvp2+j4DDiuF0mb0Nxu+7uX+fn988iIaXmj9P2FYSnyf+H/9pHrWCZ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9RS37GAAAA3AAA&#10;AA8AAAAAAAAAAAAAAAAAqQIAAGRycy9kb3ducmV2LnhtbFBLBQYAAAAABAAEAPoAAACcAwAAAAA=&#10;">
                                                                          <v:shape id="Freeform 479" o:spid="_x0000_s1084" style="position:absolute;left:8650;top:1372;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ytFxQAA&#10;ANwAAAAPAAAAZHJzL2Rvd25yZXYueG1sRI9BawIxFITvgv8hPKE3zdpWkdUoIhQ8tEhXL709Ns9N&#10;dPOybKKu/fVGKPQ4zMw3zGLVuVpcqQ3Ws4LxKANBXHptuVJw2H8MZyBCRNZYeyYFdwqwWvZ7C8y1&#10;v/E3XYtYiQThkKMCE2OTSxlKQw7DyDfEyTv61mFMsq2kbvGW4K6Wr1k2lQ4tpwWDDW0Mlefi4hTs&#10;fo+TQ3XPrCmm6739On3ufkJQ6mXQrecgInXxP/zX3moFb+8TeJ5JR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0nK0XFAAAA3AAAAA8AAAAAAAAAAAAAAAAAlwIAAGRycy9k&#10;b3ducmV2LnhtbFBLBQYAAAAABAAEAPUAAACJAwAAAAA=&#10;" path="m0,0l58,0e" filled="f" strokecolor="#999898" strokeweight="10209emu">
                                                                            <v:path arrowok="t" o:connecttype="custom" o:connectlocs="0,0;57,0" o:connectangles="0,0"/>
                                                                            <o:lock v:ext="edit" verticies="t"/>
                                                                          </v:shape>
                                                                          <v:group id="Group 313" o:spid="_x0000_s1085" style="position:absolute;left:3545;top:-681;width:808;height:784" coordorigin="3545,-681" coordsize="808,7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z3CSxgAAANwAAAAPAAAAZHJzL2Rvd25yZXYueG1sRI9Ba8JAFITvBf/D8gre&#10;mk20DZJmFZEqHkKhKpTeHtlnEsy+DdltEv99t1DocZiZb5h8M5lWDNS7xrKCJIpBEJdWN1wpuJz3&#10;TysQziNrbC2Tgjs52KxnDzlm2o78QcPJVyJA2GWooPa+y6R0ZU0GXWQ74uBdbW/QB9lXUvc4Brhp&#10;5SKOU2mw4bBQY0e7msrb6dsoOIw4bpfJ21Dcrrv71/nl/bNISKn547R9BeFp8v/hv/ZRK1g+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DPcJLGAAAA3AAA&#10;AA8AAAAAAAAAAAAAAAAAqQIAAGRycy9kb3ducmV2LnhtbFBLBQYAAAAABAAEAPoAAACcAwAAAAA=&#10;">
                                                                            <v:shape id="Freeform 478" o:spid="_x0000_s1086" style="position:absolute;left:7090;top:-1362;width:809;height:784;visibility:visible;mso-wrap-style:square;v-text-anchor:top" coordsize="808,7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iHUxgAA&#10;ANwAAAAPAAAAZHJzL2Rvd25yZXYueG1sRI9PawIxFMTvgt8hPKE3zVrbKutGkRbBXgq1pXp8bt7+&#10;wc3LkkRd/fSmUOhxmJnfMNmyM404k/O1ZQXjUQKCOLe65lLB99d6OAPhA7LGxjIpuJKH5aLfyzDV&#10;9sKfdN6GUkQI+xQVVCG0qZQ+r8igH9mWOHqFdQZDlK6U2uElwk0jH5PkRRqsOS5U2NJrRflxezIK&#10;Dj/vp52ti9WRrh/uud2/+cn0ptTDoFvNQQTqwn/4r73RCiZPU/g9E4+AXN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2iHUxgAAANwAAAAPAAAAAAAAAAAAAAAAAJcCAABkcnMv&#10;ZG93bnJldi54bWxQSwUGAAAAAAQABAD1AAAAigMAAAAA&#10;" path="m0,784l11,774,21,764,31,754,41,745,52,734,62,725,72,715,82,705,92,695,103,685,113,675,123,665,133,655,144,645,154,635,164,625,174,615,184,606,195,596,205,586,215,576,225,566,236,556,246,546,256,536,266,526,277,516,287,506,297,496,307,486,317,477,328,467,338,457,348,447,358,437,369,427,379,417,389,407,399,397,409,387,419,377,429,367,439,357,450,347,460,338,470,328,480,318,490,308,501,298,511,288,521,278,531,268,542,258,552,248,562,238,572,228,583,219,593,208,603,199,613,189,623,179,634,169,644,159,654,149,664,139,675,129,685,119,695,109,705,99,716,89,726,80,736,70,746,60,756,50,767,40,777,30,787,20,797,10,808,0e" filled="f" strokecolor="#f8766c" strokeweight="10209emu">
                                                                              <v:stroke dashstyle="longDash"/>
                                                                              <v:path arrowok="t" o:connecttype="custom" o:connectlocs="11,93;31,73;52,53;72,34;92,14;113,-6;133,-26;154,-46;174,-66;195,-85;215,-105;236,-125;256,-145;277,-165;297,-185;317,-204;338,-224;358,-244;379,-264;399,-284;420,-304;440,-324;461,-343;481,-363;502,-383;522,-403;543,-423;563,-443;584,-462;604,-482;624,-502;645,-522;665,-542;686,-562;706,-582;727,-601;747,-621;768,-641;788,-661;809,-681" o:connectangles="0,0,0,0,0,0,0,0,0,0,0,0,0,0,0,0,0,0,0,0,0,0,0,0,0,0,0,0,0,0,0,0,0,0,0,0,0,0,0,0"/>
                                                                              <o:lock v:ext="edit" verticies="t"/>
                                                                            </v:shape>
                                                                            <v:group id="Group 314" o:spid="_x0000_s1087" style="position:absolute;left:3545;top:217;width:808;height:57" coordorigin="3545,217" coordsize="808,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HEF7wgAAANwAAAAPAAAAZHJzL2Rvd25yZXYueG1sRE/LisIwFN0L8w/hDsxO&#10;044Pho5RRBxxIYJ1QNxdmmtbbG5KE9v692YhuDyc93zZm0q01LjSsoJ4FIEgzqwuOVfwf/ob/oBw&#10;HlljZZkUPMjBcvExmGOibcdHalOfixDCLkEFhfd1IqXLCjLoRrYmDtzVNgZ9gE0udYNdCDeV/I6i&#10;mTRYcmgosKZ1QdktvRsF2w671TjetPvbdf24nKaH8z4mpb4++9UvCE+9f4tf7p1WMJ6Et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hxBe8IAAADcAAAADwAA&#10;AAAAAAAAAAAAAACpAgAAZHJzL2Rvd25yZXYueG1sUEsFBgAAAAAEAAQA+gAAAJgDAAAAAA==&#10;">
                                                                              <v:shape id="Freeform 477" o:spid="_x0000_s1088" style="position:absolute;left:7090;top:434;width:809;height:58;visibility:visible;mso-wrap-style:square;v-text-anchor:top" coordsize="808,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53wtxwAA&#10;ANwAAAAPAAAAZHJzL2Rvd25yZXYueG1sRI9ba8JAFITfC/6H5Qi+lLrR2mJTN0GEQvsg4gX7esie&#10;JsHs2ZjdXPz33YLQx2FmvmFW6WAq0VHjSssKZtMIBHFmdcm5gtPx42kJwnlkjZVlUnAjB2kyelhh&#10;rG3Pe+oOPhcBwi5GBYX3dSylywoy6Ka2Jg7ej20M+iCbXOoG+wA3lZxH0as0WHJYKLCmTUHZ5dAa&#10;BdvrY/+1nw3y1i92l5fl0Xxf27NSk/GwfgfhafD/4Xv7Uyt4XrzB35lwBGTy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WOd8LccAAADcAAAADwAAAAAAAAAAAAAAAACXAgAAZHJz&#10;L2Rvd25yZXYueG1sUEsFBgAAAAAEAAQA9QAAAIsDAAAAAA==&#10;" path="m0,0l11,1,21,2,31,3,41,3,52,4,62,5,72,5,82,6,92,7,103,8,113,8,123,9,133,10,144,10,154,11,164,12,174,13,184,13,195,14,205,15,215,16,225,16,236,17,246,18,256,19,266,19,277,20,287,21,297,21,307,22,317,23,328,24,338,24,348,25,358,26,369,27,379,27,389,28,399,29,409,29,419,29,429,30,439,31,450,31,460,32,470,33,480,33,490,34,501,35,511,36,521,36,531,37,542,38,552,39,562,39,572,40,583,41,593,41,603,42,613,43,623,44,634,44,644,45,654,46,664,47,675,47,685,48,695,49,705,50,716,50,726,51,736,52,746,52,756,53,767,54,777,55,787,55,797,56,808,57e" filled="f" strokecolor="#c67bfe" strokeweight="10209emu">
                                                                                <v:stroke dashstyle="longDash"/>
                                                                                <v:path arrowok="t" o:connecttype="custom" o:connectlocs="11,222;31,224;52,225;72,226;92,228;113,229;133,231;154,232;174,234;195,235;215,237;236,238;256,240;277,241;297,242;317,244;338,245;358,247;379,248;399,250;420,250;440,252;461,253;481,254;502,256;522,257;543,259;563,260;584,263;604,264;624,266;645,267;665,269;686,270;706,272;727,273;747,274;768,276;788,277;809,279" o:connectangles="0,0,0,0,0,0,0,0,0,0,0,0,0,0,0,0,0,0,0,0,0,0,0,0,0,0,0,0,0,0,0,0,0,0,0,0,0,0,0,0"/>
                                                                                <o:lock v:ext="edit" verticies="t"/>
                                                                              </v:shape>
                                                                              <v:group id="Group 315" o:spid="_x0000_s1089" style="position:absolute;left:3385;top:-1225;width:2261;height:2274" coordorigin="3385,-1225" coordsize="2261,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s9ugwwAAANwAAAAPAAAAZHJzL2Rvd25yZXYueG1sRE9Na8JAEL0X/A/LCL3V&#10;TSopJboGESs9BKFaEG9DdkxCsrMhuybx33cPBY+P973OJtOKgXpXW1YQLyIQxIXVNZcKfs9fb58g&#10;nEfW2FomBQ9ykG1mL2tMtR35h4aTL0UIYZeigsr7LpXSFRUZdAvbEQfuZnuDPsC+lLrHMYSbVr5H&#10;0Yc0WHNoqLCjXUVFc7obBYcRx+0y3g95c9s9rufkeMljUup1Pm1XIDxN/in+d39rBcsk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Wz26DDAAAA3AAAAA8A&#10;AAAAAAAAAAAAAAAAqQIAAGRycy9kb3ducmV2LnhtbFBLBQYAAAAABAAEAPoAAACZAwAAAAA=&#10;">
                                                                                <v:shape id="Freeform 476" o:spid="_x0000_s1090" style="position:absolute;left:3385;top:-1225;width:2261;height:2274;visibility:visible;mso-wrap-style:square;v-text-anchor:top" coordsize="2261,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Z3h5xwAA&#10;ANwAAAAPAAAAZHJzL2Rvd25yZXYueG1sRI9Pa8JAFMTvBb/D8gq9FN3YUiPRVaRBKD1U/HPw+Mg+&#10;s2myb0N2a+K3dwuFHoeZ+Q2zXA+2EVfqfOVYwXSSgCAunK64VHA6bsdzED4ga2wck4IbeVivRg9L&#10;zLTreU/XQyhFhLDPUIEJoc2k9IUhi37iWuLoXVxnMUTZlVJ32Ee4beRLksykxYrjgsGW3g0V9eHH&#10;KpDDrv9K81Od1ttPU+XPuT2n30o9PQ6bBYhAQ/gP/7U/tILXtyn8nolHQK7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md4eccAAADcAAAADwAAAAAAAAAAAAAAAACXAgAAZHJz&#10;L2Rvd25yZXYueG1sUEsFBgAAAAAEAAQA9QAAAIsDAAAAAA==&#10;" path="m0,2274l2260,2274,2260,,,,,2274xe" filled="f" strokecolor="#7f7e7e" strokeweight="10209emu">
                                                                                  <v:path arrowok="t" o:connecttype="custom" o:connectlocs="0,1049;2260,1049;2260,-1225;0,-1225;0,1049" o:connectangles="0,0,0,0,0"/>
                                                                                </v:shape>
                                                                                <v:group id="Group 316" o:spid="_x0000_s1091" style="position:absolute;left:5700;top:854;width:2261;height:0" coordorigin="5700,854"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polyline id="Freeform 475" o:spid="_x0000_s1092" style="position:absolute;visibility:visible;mso-wrap-style:square;v-text-anchor:top" points="13661,1708,11400,1708"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w2smwwAA&#10;ANwAAAAPAAAAZHJzL2Rvd25yZXYueG1sRI9BS8NAFITvgv9heYI3+1KLGtJsihoEsadG8fyafU2C&#10;2bdLdm3jv3eFgsdhZr5hys1sR3XkKQxONCwXGSiW1plBOg0f7y83OagQSQyNTljDDwfYVJcXJRXG&#10;nWTHxyZ2KkEkFKShj9EXiKHt2VJYOM+SvIObLMUkpw7NRKcEtyPeZtk9WhokLfTk+bnn9qv5thqe&#10;sN6/LYes9h5zs/2s97nBB62vr+bHNajIc/wPn9uvRsPqbgV/Z9IRwO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w2smwwAAANwAAAAPAAAAAAAAAAAAAAAAAJcCAABkcnMvZG93&#10;bnJldi54bWxQSwUGAAAAAAQABAD1AAAAhwMAAAAA&#10;" filled="f" strokecolor="#f9f9f9" strokeweight="10209emu">
                                                                                    <v:path arrowok="t" o:connecttype="custom" o:connectlocs="2261,0;0,0" o:connectangles="0,0"/>
                                                                                    <o:lock v:ext="edit" verticies="t"/>
                                                                                  </v:polyline>
                                                                                  <v:polyline id="Freeform 474" o:spid="_x0000_s1093" style="position:absolute;visibility:visible;mso-wrap-style:square;v-text-anchor:top" points="11400,1708,13661,1708"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KvNSxAAA&#10;ANwAAAAPAAAAZHJzL2Rvd25yZXYueG1sRI9BS8NAFITvgv9heYI3+9JaNcRuizUUij1ZS8+v2WcS&#10;zL5dsmub/vtuQfA4zMw3zGwx2E4duQ+tEw3jUQaKpXKmlVrD7mv1kIMKkcRQ54Q1nDnAYn57M6PC&#10;uJN88nEba5UgEgrS0MToC8RQNWwpjJxnSd636y3FJPsaTU+nBLcdTrLsGS21khYa8vzecPWz/bUa&#10;llgePsZtVnqPudnsy0Nu8EXr+7vh7RVU5CH+h//aa6Ph8WkK1zPpCOD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4irzUsQAAADcAAAADwAAAAAAAAAAAAAAAACXAgAAZHJzL2Rv&#10;d25yZXYueG1sUEsFBgAAAAAEAAQA9QAAAIgDAAAAAA==&#10;" filled="f" strokecolor="#f9f9f9" strokeweight="10209emu">
                                                                                    <v:path arrowok="t" o:connecttype="custom" o:connectlocs="0,0;2261,0" o:connectangles="0,0"/>
                                                                                    <o:lock v:ext="edit" verticies="t"/>
                                                                                  </v:polyline>
                                                                                  <v:group id="Group 317" o:spid="_x0000_s1094" style="position:absolute;left:5700;top:82;width:2261;height:0" coordorigin="5700,82"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xHg4xAAAANwAAAAPAAAAZHJzL2Rvd25yZXYueG1sRI9Bi8IwFITvC/6H8ARv&#10;a1qli1SjiKh4kIVVQbw9mmdbbF5KE9v6783Cwh6HmfmGWax6U4mWGldaVhCPIxDEmdUl5wou593n&#10;DITzyBory6TgRQ5Wy8HHAlNtO/6h9uRzESDsUlRQeF+nUrqsIINubGvi4N1tY9AH2eRSN9gFuKnk&#10;JIq+pMGSw0KBNW0Kyh6np1Gw77BbT+Nte3zcN6/bOfm+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xHg4xAAAANwAAAAP&#10;AAAAAAAAAAAAAAAAAKkCAABkcnMvZG93bnJldi54bWxQSwUGAAAAAAQABAD6AAAAmgMAAAAA&#10;">
                                                                                    <v:polyline id="Freeform 473" o:spid="_x0000_s1095" style="position:absolute;visibility:visible;mso-wrap-style:square;v-text-anchor:top" points="13661,164,11400,164"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Mi+xAAA&#10;ANwAAAAPAAAAZHJzL2Rvd25yZXYueG1sRI9Ba8JAFITvQv/D8gre6otKbYiuUhsKxZ60pedn9pmE&#10;Zt8u2a2m/94tFDwOM/MNs9oMtlNn7kPrRMN0koFiqZxppdbw+fH6kIMKkcRQ54Q1/HKAzfputKLC&#10;uIvs+XyItUoQCQVpaGL0BWKoGrYUJs6zJO/keksxyb5G09MlwW2HsyxboKVW0kJDnl8arr4PP1bD&#10;FsvjbtpmpfeYm/ev8pgbfNJ6fD88L0FFHuIt/N9+Mxrmjwv4O5OOAK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bTIvsQAAADcAAAADwAAAAAAAAAAAAAAAACXAgAAZHJzL2Rv&#10;d25yZXYueG1sUEsFBgAAAAAEAAQA9QAAAIgDAAAAAA==&#10;" filled="f" strokecolor="#f9f9f9" strokeweight="10209emu">
                                                                                      <v:path arrowok="t" o:connecttype="custom" o:connectlocs="2261,0;0,0" o:connectangles="0,0"/>
                                                                                      <o:lock v:ext="edit" verticies="t"/>
                                                                                    </v:polyline>
                                                                                    <v:polyline id="Freeform 472" o:spid="_x0000_s1096" style="position:absolute;visibility:visible;mso-wrap-style:square;v-text-anchor:top" points="11400,164,13661,164"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G0lxAAA&#10;ANwAAAAPAAAAZHJzL2Rvd25yZXYueG1sRI9Ba8JAFITvhf6H5RW81ReV1hBdpTYUij3Vlp6f2WcS&#10;mn27ZLea/ntXEDwOM/MNs1wPtlNH7kPrRMNknIFiqZxppdbw/fX2mIMKkcRQ54Q1/HOA9er+bkmF&#10;cSf55OMu1ipBJBSkoYnRF4ihathSGDvPkryD6y3FJPsaTU+nBLcdTrPsGS21khYa8vzacPW7+7Ma&#10;Nljut5M2K73H3Hz8lPvc4Fzr0cPwsgAVeYi38LX9bjTMnuZwOZOOAK7O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vhtJcQAAADcAAAADwAAAAAAAAAAAAAAAACXAgAAZHJzL2Rv&#10;d25yZXYueG1sUEsFBgAAAAAEAAQA9QAAAIgDAAAAAA==&#10;" filled="f" strokecolor="#f9f9f9" strokeweight="10209emu">
                                                                                      <v:path arrowok="t" o:connecttype="custom" o:connectlocs="0,0;2261,0" o:connectangles="0,0"/>
                                                                                      <o:lock v:ext="edit" verticies="t"/>
                                                                                    </v:polyline>
                                                                                    <v:group id="Group 318" o:spid="_x0000_s1097" style="position:absolute;left:5700;top:-690;width:2261;height:0" coordorigin="5700,-690"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xdemwwAAANwAAAAPAAAAZHJzL2Rvd25yZXYueG1sRE9Na8JAEL0X/A/LCL3V&#10;TSopJboGESs9BKFaEG9DdkxCsrMhuybx33cPBY+P973OJtOKgXpXW1YQLyIQxIXVNZcKfs9fb58g&#10;nEfW2FomBQ9ykG1mL2tMtR35h4aTL0UIYZeigsr7LpXSFRUZdAvbEQfuZnuDPsC+lLrHMYSbVr5H&#10;0Yc0WHNoqLCjXUVFc7obBYcRx+0y3g95c9s9rufkeMljUup1Pm1XIDxN/in+d39rBcskrA1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vF16bDAAAA3AAAAA8A&#10;AAAAAAAAAAAAAAAAqQIAAGRycy9kb3ducmV2LnhtbFBLBQYAAAAABAAEAPoAAACZAwAAAAA=&#10;">
                                                                                      <v:polyline id="Freeform 471" o:spid="_x0000_s1098" style="position:absolute;visibility:visible;mso-wrap-style:square;v-text-anchor:top" points="13661,-1380,11400,-1380"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K1zMxAAA&#10;ANwAAAAPAAAAZHJzL2Rvd25yZXYueG1sRI9BS8NAFITvgv9heUJv7UsVNU27LWoQxJ5sS8+v2dck&#10;mH27ZLdt/PeuUPA4zMw3zGI12E6duQ+tEw3TSQaKpXKmlVrDbvs+zkGFSGKoc8IafjjAanl7s6DC&#10;uIt88XkTa5UgEgrS0MToC8RQNWwpTJxnSd7R9ZZikn2NpqdLgtsO77PsCS21khYa8vzWcPW9OVkN&#10;r1gePqdtVnqPuVnvy0Nu8Fnr0d3wMgcVeYj/4Wv7w2h4eJzB35l0BHD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CtczMQAAADcAAAADwAAAAAAAAAAAAAAAACXAgAAZHJzL2Rv&#10;d25yZXYueG1sUEsFBgAAAAAEAAQA9QAAAIgDAAAAAA==&#10;" filled="f" strokecolor="#f9f9f9" strokeweight="10209emu">
                                                                                        <v:path arrowok="t" o:connecttype="custom" o:connectlocs="2261,0;0,0" o:connectangles="0,0"/>
                                                                                        <o:lock v:ext="edit" verticies="t"/>
                                                                                      </v:polyline>
                                                                                      <v:polyline id="Freeform 470" o:spid="_x0000_s1099" style="position:absolute;visibility:visible;mso-wrap-style:square;v-text-anchor:top" points="11400,-1380,13661,-1380"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fT/swAAA&#10;ANwAAAAPAAAAZHJzL2Rvd25yZXYueG1sRE9Na8JAEL0X/A/LCL3ViRVsSF2lGoSip6p4HrPTJDQ7&#10;u2S3mv777kHw+Hjfi9VgO3XlPrRONEwnGSiWyplWag2n4/YlBxUiiaHOCWv44wCr5ehpQYVxN/ni&#10;6yHWKoVIKEhDE6MvEEPVsKUwcZ4lcd+utxQT7Gs0Pd1SuO3wNcvmaKmV1NCQ503D1c/h12pYY3nZ&#10;Tdus9B5zsz+Xl9zgm9bP4+HjHVTkIT7Ed/en0TCbp/npTDoCuPw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fT/swAAAANwAAAAPAAAAAAAAAAAAAAAAAJcCAABkcnMvZG93bnJl&#10;di54bWxQSwUGAAAAAAQABAD1AAAAhAMAAAAA&#10;" filled="f" strokecolor="#f9f9f9" strokeweight="10209emu">
                                                                                        <v:path arrowok="t" o:connecttype="custom" o:connectlocs="0,0;2261,0" o:connectangles="0,0"/>
                                                                                        <o:lock v:ext="edit" verticies="t"/>
                                                                                      </v:polyline>
                                                                                      <v:group id="Group 319" o:spid="_x0000_s1100" style="position:absolute;left:6063;top:-1225;width:0;height:2274" coordorigin="6063,-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STtIbGAAAA3AAA&#10;AA8AAAAAAAAAAAAAAAAAqQIAAGRycy9kb3ducmV2LnhtbFBLBQYAAAAABAAEAPoAAACcAwAAAAA=&#10;">
                                                                                        <v:polyline id="Freeform 469" o:spid="_x0000_s1101" style="position:absolute;visibility:visible;mso-wrap-style:square;v-text-anchor:top" points="12126,-176,12126,-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lywwAA&#10;ANwAAAAPAAAAZHJzL2Rvd25yZXYueG1sRI9ba8JAEIXfC/0PyxT6VjeNECR1lV5QCz5ppM9DdpqE&#10;ZmfD7lRTf31XEHw8nMvHmS9H16sjhdh5NvA8yUAR19523Bg4VKunGagoyBZ7z2TgjyIsF/d3cyyt&#10;P/GOjntpVBrhWKKBVmQotY51Sw7jxA/Eyfv2waEkGRptA57SuOt1nmWFdthxIrQ40HtL9c/+1yVI&#10;J6u3aqvPXwXtqny23kj4YGMeH8bXF1BCo9zC1/anNTAtcricSUdAL/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d/lywwAAANwAAAAPAAAAAAAAAAAAAAAAAJcCAABkcnMvZG93&#10;bnJldi54bWxQSwUGAAAAAAQABAD1AAAAhwMAAAAA&#10;" filled="f" strokecolor="#f9f9f9" strokeweight="10209emu">
                                                                                          <v:path arrowok="t" o:connecttype="custom" o:connectlocs="0,1049;0,-1225" o:connectangles="0,0"/>
                                                                                          <o:lock v:ext="edit" verticies="t"/>
                                                                                        </v:polyline>
                                                                                        <v:group id="Group 320" o:spid="_x0000_s1102" style="position:absolute;left:6467;top:-1225;width:0;height:2274" coordorigin="6467,-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DY9qxAAAANwAAAAPAAAAZHJzL2Rvd25yZXYueG1sRI9Bi8IwFITvC/6H8ARv&#10;a1rLilSjiKh4kIVVQbw9mmdbbF5KE9v6783Cwh6HmfmGWax6U4mWGldaVhCPIxDEmdUl5wou593n&#10;DITzyBory6TgRQ5Wy8HHAlNtO/6h9uRzESDsUlRQeF+nUrqsIINubGvi4N1tY9AH2eRSN9gFuKnk&#10;JIqm0mDJYaHAmjYFZY/T0yjYd9itk3jbHh/3zet2/vq+HmNSajTs13MQnnr/H/5rH7SCZJr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DY9qxAAAANwAAAAP&#10;AAAAAAAAAAAAAAAAAKkCAABkcnMvZG93bnJldi54bWxQSwUGAAAAAAQABAD6AAAAmgMAAAAA&#10;">
                                                                                          <v:polyline id="Freeform 468" o:spid="_x0000_s1103" style="position:absolute;visibility:visible;mso-wrap-style:square;v-text-anchor:top" points="12934,-176,12934,-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0sSdwwAA&#10;ANwAAAAPAAAAZHJzL2Rvd25yZXYueG1sRI9bS8NAEIXfBf/DMoJvdmOUEGK3wQtVwac2xechO01C&#10;s7Nhd2yjv94VhD4ezuXjLOvZjepIIQ6eDdwuMlDErbcDdwZ2zfqmBBUF2eLomQx8U4R6dXmxxMr6&#10;E2/ouJVOpRGOFRroRaZK69j25DAu/EScvL0PDiXJ0Gkb8JTG3ajzLCu0w4EToceJnntqD9svlyCD&#10;rJ+aD/3zWdCmycvXNwkvbMz11fz4AEpolnP4v/1uDdwV9/B3Jh0B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0sSdwwAAANwAAAAPAAAAAAAAAAAAAAAAAJcCAABkcnMvZG93&#10;bnJldi54bWxQSwUGAAAAAAQABAD1AAAAhwMAAAAA&#10;" filled="f" strokecolor="#f9f9f9" strokeweight="10209emu">
                                                                                            <v:path arrowok="t" o:connecttype="custom" o:connectlocs="0,1049;0,-1225" o:connectangles="0,0"/>
                                                                                            <o:lock v:ext="edit" verticies="t"/>
                                                                                          </v:polyline>
                                                                                          <v:group id="Group 321" o:spid="_x0000_s1104" style="position:absolute;left:7234;top:-1225;width:0;height:2274" coordorigin="7234,-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qLKFxgAAANwAAAAPAAAAZHJzL2Rvd25yZXYueG1sRI9Ba4NAFITvhf6H5RV6&#10;a1YblGKzEQlt6SEEYgqlt4f7ohL3rbhbNf8+GwjkOMzMN8wqn00nRhpca1lBvIhAEFdWt1wr+Dl8&#10;vryBcB5ZY2eZFJzJQb5+fFhhpu3EexpLX4sAYZehgsb7PpPSVQ0ZdAvbEwfvaAeDPsihlnrAKcBN&#10;J1+jKJUGWw4LDfa0aag6lf9GwdeEU7GMP8bt6bg5/x2S3e82JqWen+biHYSn2d/Dt/a3VrBME7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uosoXGAAAA3AAA&#10;AA8AAAAAAAAAAAAAAAAAqQIAAGRycy9kb3ducmV2LnhtbFBLBQYAAAAABAAEAPoAAACcAwAAAAA=&#10;">
                                                                                            <v:polyline id="Freeform 467" o:spid="_x0000_s1105" style="position:absolute;visibility:visible;mso-wrap-style:square;v-text-anchor:top" points="14468,-176,14468,-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TP9xwwAA&#10;ANwAAAAPAAAAZHJzL2Rvd25yZXYueG1sRI9Pa8JAEMXvBb/DMgVvdVMLQVJXaS22Qk8a6XnIjkkw&#10;Oxt2pxr76d2C4PHx/vx48+XgOnWiEFvPBp4nGSjiytuWawP7cv00AxUF2WLnmQxcKMJyMXqYY2H9&#10;mbd02kmt0gjHAg00In2hdawachgnvidO3sEHh5JkqLUNeE7jrtPTLMu1w5YTocGeVg1Vx92vS5BW&#10;1u/lt/77yWlbTmefXxI+2Jjx4/D2CkpokHv41t5YAy95Dv9n0hHQi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TP9xwwAAANwAAAAPAAAAAAAAAAAAAAAAAJcCAABkcnMvZG93&#10;bnJldi54bWxQSwUGAAAAAAQABAD1AAAAhwMAAAAA&#10;" filled="f" strokecolor="#f9f9f9" strokeweight="10209emu">
                                                                                              <v:path arrowok="t" o:connecttype="custom" o:connectlocs="0,1049;0,-1225" o:connectangles="0,0"/>
                                                                                              <o:lock v:ext="edit" verticies="t"/>
                                                                                            </v:polyline>
                                                                                            <v:group id="Group 322" o:spid="_x0000_s1106" style="position:absolute;left:5700;top:468;width:2261;height:0" coordorigin="5700,468"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NolpxQAAANwAAAAPAAAAZHJzL2Rvd25yZXYueG1sRI9Bi8IwFITvwv6H8IS9&#10;adoVdalGEXGXPYigLoi3R/Nsi81LaWJb/70RBI/DzHzDzJedKUVDtSssK4iHEQji1OqCMwX/x5/B&#10;NwjnkTWWlknBnRwsFx+9OSbatryn5uAzESDsElSQe18lUro0J4NuaCvi4F1sbdAHWWdS19gGuCnl&#10;VxRNpMGCw0KOFa1zSq+Hm1Hw22K7GsWbZnu9rO/n43h32sak1Ge/W81AeOr8O/xq/2kFo8kU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DaJacUAAADcAAAA&#10;DwAAAAAAAAAAAAAAAACpAgAAZHJzL2Rvd25yZXYueG1sUEsFBgAAAAAEAAQA+gAAAJsDAAAAAA==&#10;">
                                                                                              <v:polyline id="Freeform 466" o:spid="_x0000_s1107" style="position:absolute;visibility:visible;mso-wrap-style:square;v-text-anchor:top" points="13661,936,11400,936"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fnwDvwAA&#10;ANwAAAAPAAAAZHJzL2Rvd25yZXYueG1sRE9Ni8IwEL0L+x/CLOxNE10U6RpFlBXxIFhlz0MztsVm&#10;UpOs1n9vDoLHx/ueLTrbiBv5UDvWMBwoEMSFMzWXGk7H3/4URIjIBhvHpOFBARbzj94MM+PufKBb&#10;HkuRQjhkqKGKsc2kDEVFFsPAtcSJOztvMSboS2k83lO4beRIqYm0WHNqqLClVUXFJf+3GtR6Q/QY&#10;X7tW/u02e+XYyyNr/fXZLX9AROriW/xyb42G70lam86kIyDn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fAO/AAAA3AAAAA8AAAAAAAAAAAAAAAAAlwIAAGRycy9kb3ducmV2&#10;LnhtbFBLBQYAAAAABAAEAPUAAACDAwAAAAA=&#10;" filled="f" strokecolor="#e5e4e4" strokeweight="4141emu">
                                                                                                <v:path arrowok="t" o:connecttype="custom" o:connectlocs="2261,0;0,0" o:connectangles="0,0"/>
                                                                                                <o:lock v:ext="edit" verticies="t"/>
                                                                                              </v:polyline>
                                                                                              <v:polyline id="Freeform 465" o:spid="_x0000_s1108" style="position:absolute;visibility:visible;mso-wrap-style:square;v-text-anchor:top" points="11400,936,13661,936"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MtmYwwAA&#10;ANwAAAAPAAAAZHJzL2Rvd25yZXYueG1sRI9BawIxFITvBf9DeEJvmmip2O1mRRSl9CCopefH5nV3&#10;6eZlTaKu/74RhB6HmfmGyRe9bcWFfGgca5iMFQji0pmGKw1fx81oDiJEZIOtY9JwowCLYvCUY2bc&#10;lfd0OcRKJAiHDDXUMXaZlKGsyWIYu444eT/OW4xJ+koaj9cEt62cKjWTFhtOCzV2tKqp/D2crQa1&#10;3hLdXk99J78/tzvl2Msja/087JfvICL18T/8aH8YDS+zN7ifSUdAF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MtmYwwAAANwAAAAPAAAAAAAAAAAAAAAAAJcCAABkcnMvZG93&#10;bnJldi54bWxQSwUGAAAAAAQABAD1AAAAhwMAAAAA&#10;" filled="f" strokecolor="#e5e4e4" strokeweight="4141emu">
                                                                                                <v:path arrowok="t" o:connecttype="custom" o:connectlocs="0,0;2261,0" o:connectangles="0,0"/>
                                                                                                <o:lock v:ext="edit" verticies="t"/>
                                                                                              </v:polyline>
                                                                                              <v:group id="Group 323" o:spid="_x0000_s1109" style="position:absolute;left:5700;top:-304;width:2261;height:0" coordorigin="5700,-304"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vgaHwMIAAADcAAAADwAA&#10;AAAAAAAAAAAAAACpAgAAZHJzL2Rvd25yZXYueG1sUEsFBgAAAAAEAAQA+gAAAJgDAAAAAA==&#10;">
                                                                                                <v:polyline id="Freeform 464" o:spid="_x0000_s1110" style="position:absolute;visibility:visible;mso-wrap-style:square;v-text-anchor:top" points="13661,-608,11400,-608"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nUNDwwAA&#10;ANwAAAAPAAAAZHJzL2Rvd25yZXYueG1sRI9BawIxFITvQv9DeAVvmtiilq1RpFIRDwW19PzYvO4u&#10;3bysSdxd/70RCh6HmfmGWax6W4uWfKgca5iMFQji3JmKCw3fp8/RG4gQkQ3WjknDlQKslk+DBWbG&#10;dXyg9hgLkSAcMtRQxthkUoa8JIth7Bri5P06bzEm6QtpPHYJbmv5otRMWqw4LZTY0EdJ+d/xYjWo&#10;zZboOj33jfzZb7+UYy9PrPXwuV+/g4jUx0f4v70zGl7nE7ifSUd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nUNDwwAAANwAAAAPAAAAAAAAAAAAAAAAAJcCAABkcnMvZG93&#10;bnJldi54bWxQSwUGAAAAAAQABAD1AAAAhwMAAAAA&#10;" filled="f" strokecolor="#e5e4e4" strokeweight="4141emu">
                                                                                                  <v:path arrowok="t" o:connecttype="custom" o:connectlocs="2261,0;0,0" o:connectangles="0,0"/>
                                                                                                  <o:lock v:ext="edit" verticies="t"/>
                                                                                                </v:polyline>
                                                                                                <v:polyline id="Freeform 463" o:spid="_x0000_s1111" style="position:absolute;visibility:visible;mso-wrap-style:square;v-text-anchor:top" points="11400,-608,13661,-608"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900wgAA&#10;ANwAAAAPAAAAZHJzL2Rvd25yZXYueG1sRI9BawIxFITvBf9DeIK3mmixlq1RRKmIB8G19PzYvO4u&#10;3bysSdT13xtB6HGYmW+Y2aKzjbiQD7VjDaOhAkFcOFNzqeH7+PX6ASJEZIONY9JwowCLee9lhplx&#10;Vz7QJY+lSBAOGWqoYmwzKUNRkcUwdC1x8n6dtxiT9KU0Hq8Jbhs5VupdWqw5LVTY0qqi4i8/Ww1q&#10;vSG6TU5dK392m71y7OWRtR70u+UniEhd/A8/21uj4W06hseZdATk/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tP3TTCAAAA3AAAAA8AAAAAAAAAAAAAAAAAlwIAAGRycy9kb3du&#10;cmV2LnhtbFBLBQYAAAAABAAEAPUAAACGAwAAAAA=&#10;" filled="f" strokecolor="#e5e4e4" strokeweight="4141emu">
                                                                                                  <v:path arrowok="t" o:connecttype="custom" o:connectlocs="0,0;2261,0" o:connectangles="0,0"/>
                                                                                                  <o:lock v:ext="edit" verticies="t"/>
                                                                                                </v:polyline>
                                                                                                <v:group id="Group 324" o:spid="_x0000_s1112" style="position:absolute;left:5700;top:-1076;width:2261;height:0" coordorigin="5700,-1076" coordsize="2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1Bm3xQAAANwAAAAPAAAAZHJzL2Rvd25yZXYueG1sRI9Pa8JAFMTvBb/D8oTe&#10;6iaGVomuIqKlBxH8A+LtkX0mwezbkF2T+O27BaHHYWZ+w8yXvalES40rLSuIRxEI4szqknMF59P2&#10;YwrCeWSNlWVS8CQHy8XgbY6pth0fqD36XAQIuxQVFN7XqZQuK8igG9maOHg32xj0QTa51A12AW4q&#10;OY6iL2mw5LBQYE3rgrL78WEUfHfYrZJ40+7ut/XzevrcX3YxKfU+7FczEJ56/x9+tX+0gmS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tQZt8UAAADcAAAA&#10;DwAAAAAAAAAAAAAAAACpAgAAZHJzL2Rvd25yZXYueG1sUEsFBgAAAAAEAAQA+gAAAJsDAAAAAA==&#10;">
                                                                                                  <v:polyline id="Freeform 462" o:spid="_x0000_s1113" style="position:absolute;visibility:visible;mso-wrap-style:square;v-text-anchor:top" points="13661,-2152,11400,-2152"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uDbwwAA&#10;ANwAAAAPAAAAZHJzL2Rvd25yZXYueG1sRI9BawIxFITvgv8hPKG3bqLVtmw3irQo4qFQLT0/Nq+7&#10;SzcvaxJ1/fdGKHgcZuYbplj0thUn8qFxrGGcKRDEpTMNVxq+96vHVxAhIhtsHZOGCwVYzIeDAnPj&#10;zvxFp12sRIJwyFFDHWOXSxnKmiyGzHXEyft13mJM0lfSeDwnuG3lRKlnabHhtFBjR+81lX+7o9Wg&#10;PtZEl9mh7+TPdv2pHHu5Z60fRv3yDUSkPt7D/+2N0fD0MoXbmXQE5Pw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6uDbwwAAANwAAAAPAAAAAAAAAAAAAAAAAJcCAABkcnMvZG93&#10;bnJldi54bWxQSwUGAAAAAAQABAD1AAAAhwMAAAAA&#10;" filled="f" strokecolor="#e5e4e4" strokeweight="4141emu">
                                                                                                    <v:path arrowok="t" o:connecttype="custom" o:connectlocs="2261,0;0,0" o:connectangles="0,0"/>
                                                                                                    <o:lock v:ext="edit" verticies="t"/>
                                                                                                  </v:polyline>
                                                                                                  <v:polyline id="Freeform 461" o:spid="_x0000_s1114" style="position:absolute;visibility:visible;mso-wrap-style:square;v-text-anchor:top" points="11400,-2152,13661,-2152" coordsize="22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kVAwgAA&#10;ANwAAAAPAAAAZHJzL2Rvd25yZXYueG1sRI9PawIxFMTvBb9DeIK3mqhYZTWKKJXioeAfPD82z93F&#10;zcuapLp++0Yo9DjMzG+Y+bK1tbiTD5VjDYO+AkGcO1NxoeF0/HyfgggR2WDtmDQ8KcBy0XmbY2bc&#10;g/d0P8RCJAiHDDWUMTaZlCEvyWLou4Y4eRfnLcYkfSGNx0eC21oOlfqQFitOCyU2tC4pvx5+rAa1&#10;2RI9x7e2kefd9ls59vLIWve67WoGIlIb/8N/7S+jYTQZw+tMOgJy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mRUDCAAAA3AAAAA8AAAAAAAAAAAAAAAAAlwIAAGRycy9kb3du&#10;cmV2LnhtbFBLBQYAAAAABAAEAPUAAACGAwAAAAA=&#10;" filled="f" strokecolor="#e5e4e4" strokeweight="4141emu">
                                                                                                    <v:path arrowok="t" o:connecttype="custom" o:connectlocs="0,0;2261,0" o:connectangles="0,0"/>
                                                                                                    <o:lock v:ext="edit" verticies="t"/>
                                                                                                  </v:polyline>
                                                                                                  <v:group id="Group 325" o:spid="_x0000_s1115" style="position:absolute;left:5861;top:-1225;width:0;height:2274" coordorigin="5861,-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o7ovxQAAANwAAAAPAAAAZHJzL2Rvd25yZXYueG1sRI9Bi8IwFITvwv6H8IS9&#10;adoVdalGEXGXPYigLoi3R/Nsi81LaWJb/70RBI/DzHzDzJedKUVDtSssK4iHEQji1OqCMwX/x5/B&#10;NwjnkTWWlknBnRwsFx+9OSbatryn5uAzESDsElSQe18lUro0J4NuaCvi4F1sbdAHWWdS19gGuCnl&#10;VxRNpMGCw0KOFa1zSq+Hm1Hw22K7GsWbZnu9rO/n43h32sak1Ge/W81AeOr8O/xq/2kFo+k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qO6L8UAAADcAAAA&#10;DwAAAAAAAAAAAAAAAACpAgAAZHJzL2Rvd25yZXYueG1sUEsFBgAAAAAEAAQA+gAAAJsDAAAAAA==&#10;">
                                                                                                    <v:polyline id="Freeform 460" o:spid="_x0000_s1116" style="position:absolute;visibility:visible;mso-wrap-style:square;v-text-anchor:top" points="11722,-176,11722,-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n+BxQAA&#10;ANwAAAAPAAAAZHJzL2Rvd25yZXYueG1sRI9Ba8JAFITvgv9heUJvZqOFWlJXEUEoRQpqPfT2kn1N&#10;grtvY3YT4793C4Ueh5n5hlmuB2tET62vHSuYJSkI4sLpmksFX6fd9BWED8gajWNScCcP69V4tMRM&#10;uxsfqD+GUkQI+wwVVCE0mZS+qMiiT1xDHL0f11oMUbal1C3eItwaOU/TF2mx5rhQYUPbiorLsbMK&#10;hm//cfqs5dXwWZ6bsssve5Mr9TQZNm8gAg3hP/zXftcKnhcL+D0Tj4BcP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oGf4HFAAAA3AAAAA8AAAAAAAAAAAAAAAAAlwIAAGRycy9k&#10;b3ducmV2LnhtbFBLBQYAAAAABAAEAPUAAACJAwAAAAA=&#10;" filled="f" strokecolor="#e5e4e4" strokeweight="4141emu">
                                                                                                      <v:path arrowok="t" o:connecttype="custom" o:connectlocs="0,1049;0,-1225" o:connectangles="0,0"/>
                                                                                                      <o:lock v:ext="edit" verticies="t"/>
                                                                                                    </v:polyline>
                                                                                                    <v:group id="Group 326" o:spid="_x0000_s1117" style="position:absolute;left:6265;top:-1225;width:0;height:2274" coordorigin="6265,-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HCLxsIAAADcAAAADwAA&#10;AAAAAAAAAAAAAACpAgAAZHJzL2Rvd25yZXYueG1sUEsFBgAAAAAEAAQA+gAAAJgDAAAAAA==&#10;">
                                                                                                      <v:polyline id="Freeform 459" o:spid="_x0000_s1118" style="position:absolute;visibility:visible;mso-wrap-style:square;v-text-anchor:top" points="12530,-176,12530,-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1U5oxAAA&#10;ANwAAAAPAAAAZHJzL2Rvd25yZXYueG1sRI9Pi8IwFMTvgt8hPGFvmroLrlajiCDIsgj+O3h7Ns+2&#10;mLx0m6j12xthweMwM79hJrPGGnGj2peOFfR7CQjizOmScwX73bI7BOEDskbjmBQ8yMNs2m5NMNXu&#10;zhu6bUMuIoR9igqKEKpUSp8VZNH3XEUcvbOrLYYo61zqGu8Rbo38TJKBtFhyXCiwokVB2WV7tQqa&#10;o//ZrUv5Z/ggD1V+PV1+zUmpj04zH4MI1IR3+L+90gq+vkfwOhOPgJw+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NVOaMQAAADcAAAADwAAAAAAAAAAAAAAAACXAgAAZHJzL2Rv&#10;d25yZXYueG1sUEsFBgAAAAAEAAQA9QAAAIgDAAAAAA==&#10;" filled="f" strokecolor="#e5e4e4" strokeweight="4141emu">
                                                                                                        <v:path arrowok="t" o:connecttype="custom" o:connectlocs="0,1049;0,-1225" o:connectangles="0,0"/>
                                                                                                        <o:lock v:ext="edit" verticies="t"/>
                                                                                                      </v:polyline>
                                                                                                      <v:group id="Group 327" o:spid="_x0000_s1119" style="position:absolute;left:6669;top:-1225;width:0;height:2274" coordorigin="6669,-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0/fnwgAAANwAAAAPAAAAZHJzL2Rvd25yZXYueG1sRE/LisIwFN0L/kO4wuw0&#10;7YgiHVMRGYdZiOADZHaX5tqWNjeliW39+8lCcHk47/VmMLXoqHWlZQXxLAJBnFldcq7getlPVyCc&#10;R9ZYWyYFT3KwScejNSba9nyi7uxzEULYJaig8L5JpHRZQQbdzDbEgbvb1qAPsM2lbrEP4aaWn1G0&#10;lAZLDg0FNrQrKKvOD6Pgp8d+O4+/u0N13z3/Lovj7RCTUh+TYfsFwtPg3+KX+1crmK/C/H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9P358IAAADcAAAADwAA&#10;AAAAAAAAAAAAAACpAgAAZHJzL2Rvd25yZXYueG1sUEsFBgAAAAAEAAQA+gAAAJgDAAAAAA==&#10;">
                                                                                                        <v:polyline id="Freeform 458" o:spid="_x0000_s1120" style="position:absolute;visibility:visible;mso-wrap-style:square;v-text-anchor:top" points="13338,-176,13338,-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jJJxQAA&#10;ANwAAAAPAAAAZHJzL2Rvd25yZXYueG1sRI9Ba8JAFITvhf6H5RV6aza2UCR1E0QQSikFozl4e2Zf&#10;k+Du25hdTfrv3YLgcZiZb5hFMVkjLjT4zrGCWZKCIK6d7rhRsNuuX+YgfEDWaByTgj/yUOSPDwvM&#10;tBt5Q5cyNCJC2GeooA2hz6T0dUsWfeJ64uj9usFiiHJopB5wjHBr5GuavkuLHceFFntatVQfy7NV&#10;MO391/ankyfDlaz65nw4fpuDUs9P0/IDRKAp3MO39qdW8Dafwf+ZeARkf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92MknFAAAA3AAAAA8AAAAAAAAAAAAAAAAAlwIAAGRycy9k&#10;b3ducmV2LnhtbFBLBQYAAAAABAAEAPUAAACJAwAAAAA=&#10;" filled="f" strokecolor="#e5e4e4" strokeweight="4141emu">
                                                                                                          <v:path arrowok="t" o:connecttype="custom" o:connectlocs="0,1049;0,-1225" o:connectangles="0,0"/>
                                                                                                          <o:lock v:ext="edit" verticies="t"/>
                                                                                                        </v:polyline>
                                                                                                        <v:group id="Group 328" o:spid="_x0000_s1121" style="position:absolute;left:7800;top:-1225;width:0;height:2274" coordorigin="7800,-1225"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polyline id="Freeform 457" o:spid="_x0000_s1122" style="position:absolute;visibility:visible;mso-wrap-style:square;v-text-anchor:top" points="15600,-176,15600,-2450"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6AmlxQAA&#10;ANwAAAAPAAAAZHJzL2Rvd25yZXYueG1sRI9Ba8JAFITvBf/D8gq91U0bKJK6CSIIUorQWA+9PbOv&#10;SXD3bcyuSfz33YLgcZiZb5hlMVkjBup961jByzwBQVw53XKt4Hu/eV6A8AFZo3FMCq7kochnD0vM&#10;tBv5i4Yy1CJC2GeooAmhy6T0VUMW/dx1xNH7db3FEGVfS93jGOHWyNckeZMWW44LDXa0bqg6lRer&#10;YPrxH/tdK8+GD/LQ1Zfj6dMclXp6nFbvIAJN4R6+tbdaQbpI4f9MPAIy/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DoCaXFAAAA3AAAAA8AAAAAAAAAAAAAAAAAlwIAAGRycy9k&#10;b3ducmV2LnhtbFBLBQYAAAAABAAEAPUAAACJAwAAAAA=&#10;" filled="f" strokecolor="#e5e4e4" strokeweight="4141emu">
                                                                                                            <v:path arrowok="t" o:connecttype="custom" o:connectlocs="0,1049;0,-1225" o:connectangles="0,0"/>
                                                                                                            <o:lock v:ext="edit" verticies="t"/>
                                                                                                          </v:polyline>
                                                                                                          <v:group id="Group 329" o:spid="_x0000_s1123" style="position:absolute;left:5832;top:-362;width:58;height:0" coordorigin="5832,-362"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6PHkxgAAANwAAAAPAAAAZHJzL2Rvd25yZXYueG1sRI9Ba8JAFITvBf/D8oTe&#10;6ibaFkndhCC29CBCVZDeHtlnEpJ9G7LbJP77bkHocZiZb5hNNplWDNS72rKCeBGBIC6srrlUcD69&#10;P61BOI+ssbVMCm7kIEtnDxtMtB35i4ajL0WAsEtQQeV9l0jpiooMuoXtiIN3tb1BH2RfSt3jGOCm&#10;lcsoepUGaw4LFXa0rahojj9GwceIY76Kd8O+uW5v36eXw2Ufk1KP8yl/A+Fp8v/he/tTK1itn+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To8eTGAAAA3AAA&#10;AA8AAAAAAAAAAAAAAAAAqQIAAGRycy9kb3ducmV2LnhtbFBLBQYAAAAABAAEAPoAAACcAwAAAAA=&#10;">
                                                                                                            <v:shape id="Freeform 456" o:spid="_x0000_s1124" style="position:absolute;left:11664;top:-724;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npHfxAAA&#10;ANwAAAAPAAAAZHJzL2Rvd25yZXYueG1sRI9BawIxFITvBf9DeIK3mtWiyGoUEYQeKtLVi7fH5rlJ&#10;u3lZNqmu/npTEDwOM/MNs1h1rhYXaoP1rGA0zEAQl15brhQcD9v3GYgQkTXWnknBjQKslr23Beba&#10;X/mbLkWsRIJwyFGBibHJpQylIYdh6Bvi5J196zAm2VZSt3hNcFfLcZZNpUPLacFgQxtD5W/x5xTs&#10;7+fJsbpl1hTT9cHufr72pxCUGvS79RxEpC6+ws/2p1bwMZvA/5l0BO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p6R38QAAADcAAAADwAAAAAAAAAAAAAAAACXAgAAZHJzL2Rv&#10;d25yZXYueG1sUEsFBgAAAAAEAAQA9QAAAIgDAAAAAA==&#10;" path="m0,0l58,0e" filled="f" strokecolor="#999898" strokeweight="10209emu">
                                                                                                              <v:path arrowok="t" o:connecttype="custom" o:connectlocs="0,0;57,0" o:connectangles="0,0"/>
                                                                                                              <o:lock v:ext="edit" verticies="t"/>
                                                                                                            </v:shape>
                                                                                                            <v:group id="Group 330" o:spid="_x0000_s1125" style="position:absolute;left:5861;top:-362;width:0;height:733" coordorigin="5861,-362" coordsize="0,7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rdsoIxAAAANwAAAAP&#10;AAAAAAAAAAAAAAAAAKkCAABkcnMvZG93bnJldi54bWxQSwUGAAAAAAQABAD6AAAAmgMAAAAA&#10;">
                                                                                                              <v:polyline id="Freeform 455" o:spid="_x0000_s1126" style="position:absolute;visibility:visible;mso-wrap-style:square;v-text-anchor:top" points="11722,-724,11722,9" coordsize="0,7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LBnxAAA&#10;ANwAAAAPAAAAZHJzL2Rvd25yZXYueG1sRI9Ba8JAFITvBf/D8gRvdaOCDalrUCHSk6UaaI+P7DMJ&#10;Zt+G7Kpbf323UOhxmJlvmFUeTCduNLjWsoLZNAFBXFndcq2gPBXPKQjnkTV2lknBNznI16OnFWba&#10;3vmDbkdfiwhhl6GCxvs+k9JVDRl0U9sTR+9sB4M+yqGWesB7hJtOzpNkKQ22HBca7GnXUHU5Xo2C&#10;/rDw2/Aevj5PNi1K+zCPkvdKTcZh8wrCU/D/4b/2m1awSF/g90w8AnL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RywZ8QAAADcAAAADwAAAAAAAAAAAAAAAACXAgAAZHJzL2Rv&#10;d25yZXYueG1sUEsFBgAAAAAEAAQA9QAAAIgDAAAAAA==&#10;" filled="f" strokecolor="#999898" strokeweight="10209emu">
                                                                                                                <v:path arrowok="t" o:connecttype="custom" o:connectlocs="0,-362;0,371" o:connectangles="0,0"/>
                                                                                                                <o:lock v:ext="edit" verticies="t"/>
                                                                                                              </v:polyline>
                                                                                                              <v:group id="Group 331" o:spid="_x0000_s1127" style="position:absolute;left:5832;top:371;width:58;height:0" coordorigin="5832,371"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pfvhwgAAANwAAAAPAAAAZHJzL2Rvd25yZXYueG1sRE/LisIwFN0L/kO4wuw0&#10;7YgiHVMRGYdZiOADZHaX5tqWNjeliW39+8lCcHk47/VmMLXoqHWlZQXxLAJBnFldcq7getlPVyCc&#10;R9ZYWyYFT3KwScejNSba9nyi7uxzEULYJaig8L5JpHRZQQbdzDbEgbvb1qAPsM2lbrEP4aaWn1G0&#10;lAZLDg0FNrQrKKvOD6Pgp8d+O4+/u0N13z3/Lovj7RCTUh+TYfsFwtPg3+KX+1crmK/C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aX74cIAAADcAAAADwAA&#10;AAAAAAAAAAAAAACpAgAAZHJzL2Rvd25yZXYueG1sUEsFBgAAAAAEAAQA+gAAAJgDAAAAAA==&#10;">
                                                                                                                <v:shape id="Freeform 454" o:spid="_x0000_s1128" style="position:absolute;left:11664;top:742;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05vaxQAA&#10;ANwAAAAPAAAAZHJzL2Rvd25yZXYueG1sRI9BawIxFITvgv8hPKE3zdpS0dUoIhQ8tEhXL709Ns9N&#10;dPOybKKu/fVGKPQ4zMw3zGLVuVpcqQ3Ws4LxKANBXHptuVJw2H8MpyBCRNZYeyYFdwqwWvZ7C8y1&#10;v/E3XYtYiQThkKMCE2OTSxlKQw7DyDfEyTv61mFMsq2kbvGW4K6Wr1k2kQ4tpwWDDW0Mlefi4hTs&#10;fo/vh+qeWVNM1nv7dfrc/YSg1MugW89BROrif/ivvdUK3qYzeJ5JR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Tm9rFAAAA3AAAAA8AAAAAAAAAAAAAAAAAlwIAAGRycy9k&#10;b3ducmV2LnhtbFBLBQYAAAAABAAEAPUAAACJAwAAAAA=&#10;" path="m0,0l58,0e" filled="f" strokecolor="#999898" strokeweight="10209emu">
                                                                                                                  <v:path arrowok="t" o:connecttype="custom" o:connectlocs="0,0;57,0" o:connectangles="0,0"/>
                                                                                                                  <o:lock v:ext="edit" verticies="t"/>
                                                                                                                </v:shape>
                                                                                                                <v:group id="Group 332" o:spid="_x0000_s1129" style="position:absolute;left:6236;top:-787;width:58;height:0" coordorigin="6236,-787"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gphOsIAAADcAAAADwAA&#10;AAAAAAAAAAAAAACpAgAAZHJzL2Rvd25yZXYueG1sUEsFBgAAAAAEAAQA+gAAAJgDAAAAAA==&#10;">
                                                                                                                  <v:shape id="Freeform 453" o:spid="_x0000_s1130" style="position:absolute;left:12472;top:-1574;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fAEBxQAA&#10;ANwAAAAPAAAAZHJzL2Rvd25yZXYueG1sRI9BawIxFITvgv8hvII3zVqp2K1RRCh4sIirl94em+cm&#10;7eZl2URd/fVNQfA4zMw3zHzZuVpcqA3Ws4LxKANBXHptuVJwPHwOZyBCRNZYeyYFNwqwXPR7c8y1&#10;v/KeLkWsRIJwyFGBibHJpQylIYdh5Bvi5J186zAm2VZSt3hNcFfL1yybSoeW04LBhtaGyt/i7BTs&#10;7qe3Y3XLrCmmq4P9+tnuvkNQavDSrT5AROriM/xob7SCyfsY/s+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x8AQHFAAAA3AAAAA8AAAAAAAAAAAAAAAAAlwIAAGRycy9k&#10;b3ducmV2LnhtbFBLBQYAAAAABAAEAPUAAACJAwAAAAA=&#10;" path="m0,0l58,0e" filled="f" strokecolor="#999898" strokeweight="10209emu">
                                                                                                                    <v:path arrowok="t" o:connecttype="custom" o:connectlocs="0,0;57,0" o:connectangles="0,0"/>
                                                                                                                    <o:lock v:ext="edit" verticies="t"/>
                                                                                                                  </v:shape>
                                                                                                                  <v:group id="Group 333" o:spid="_x0000_s1131" style="position:absolute;left:6265;top:-787;width:0;height:792" coordorigin="6265,-787" coordsize="0,7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lFrW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6T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UWtbGAAAA3AAA&#10;AA8AAAAAAAAAAAAAAAAAqQIAAGRycy9kb3ducmV2LnhtbFBLBQYAAAAABAAEAPoAAACcAwAAAAA=&#10;">
                                                                                                                    <v:polyline id="Freeform 452" o:spid="_x0000_s1132" style="position:absolute;visibility:visible;mso-wrap-style:square;v-text-anchor:top" points="12530,-1574,12530,-782" coordsize="0,7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QQr1wgAA&#10;ANwAAAAPAAAAZHJzL2Rvd25yZXYueG1sRI/BasMwEETvgf6D2EJuidwaTOxGCaVNoDnGLfS6WBvL&#10;1FoZSbGdv68ChR6HmXnDbPez7cVIPnSOFTytMxDEjdMdtwq+Po+rDYgQkTX2jknBjQLsdw+LLVba&#10;TXymsY6tSBAOFSowMQ6VlKExZDGs3UCcvIvzFmOSvpXa45TgtpfPWVZIix2nBYMDvRlqfuqrVXA5&#10;GM95Zks+DcXh/XbU+rsvlVo+zq8vICLN8T/81/7QCvIyh/uZdATk7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BCvXCAAAA3AAAAA8AAAAAAAAAAAAAAAAAlwIAAGRycy9kb3du&#10;cmV2LnhtbFBLBQYAAAAABAAEAPUAAACGAwAAAAA=&#10;" filled="f" strokecolor="#999898" strokeweight="10209emu">
                                                                                                                      <v:path arrowok="t" o:connecttype="custom" o:connectlocs="0,-787;0,5" o:connectangles="0,0"/>
                                                                                                                      <o:lock v:ext="edit" verticies="t"/>
                                                                                                                    </v:polyline>
                                                                                                                    <v:group id="Group 334" o:spid="_x0000_s1133" style="position:absolute;left:6236;top:5;width:58;height:0" coordorigin="6236,5"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MWc5xQAAANwAAAAPAAAAZHJzL2Rvd25yZXYueG1sRI9Ba8JAFITvBf/D8gRv&#10;uolasdFVRFQ8SKFaKL09ss8kmH0bsmsS/71bEHocZuYbZrnuTCkaql1hWUE8ikAQp1YXnCn4vuyH&#10;cxDOI2ssLZOCBzlYr3pvS0y0bfmLmrPPRICwS1BB7n2VSOnSnAy6ka2Ig3e1tUEfZJ1JXWMb4KaU&#10;4yiaSYMFh4UcK9rmlN7Od6Pg0GK7mcS75nS7bh+/l/fPn1NMSg363WYBwlPn/8Ov9lErmHx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TFnOcUAAADcAAAA&#10;DwAAAAAAAAAAAAAAAACpAgAAZHJzL2Rvd25yZXYueG1sUEsFBgAAAAAEAAQA+gAAAJsDAAAAAA==&#10;">
                                                                                                                      <v:shape id="Freeform 451" o:spid="_x0000_s1134" style="position:absolute;left:12472;top:10;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wcCxQAA&#10;ANwAAAAPAAAAZHJzL2Rvd25yZXYueG1sRI9BawIxFITvgv8hPKE3zbZFsVujSEHooSKuXnp7bJ6b&#10;tJuXZRN19dcbQfA4zMw3zGzRuVqcqA3Ws4LXUQaCuPTacqVgv1sNpyBCRNZYeyYFFwqwmPd7M8y1&#10;P/OWTkWsRIJwyFGBibHJpQylIYdh5Bvi5B186zAm2VZSt3hOcFfLtyybSIeW04LBhr4Mlf/F0SnY&#10;XA/jfXXJrCkmy51d//1sfkNQ6mXQLT9BROriM/xof2sF7x9juJ9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NHBwLFAAAA3AAAAA8AAAAAAAAAAAAAAAAAlwIAAGRycy9k&#10;b3ducmV2LnhtbFBLBQYAAAAABAAEAPUAAACJAwAAAAA=&#10;" path="m0,0l58,0e" filled="f" strokecolor="#999898" strokeweight="10209emu">
                                                                                                                        <v:path arrowok="t" o:connecttype="custom" o:connectlocs="0,0;57,0" o:connectangles="0,0"/>
                                                                                                                        <o:lock v:ext="edit" verticies="t"/>
                                                                                                                      </v:shape>
                                                                                                                      <v:group id="Group 335" o:spid="_x0000_s1135" style="position:absolute;left:6640;top:-853;width:58;height:0" coordorigin="6640,-853"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polyline id="Freeform 450" o:spid="_x0000_s1136" style="position:absolute;visibility:visible;mso-wrap-style:square;v-text-anchor:top" points="13280,-1706,13338,-1706"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2TzuxQAA&#10;ANwAAAAPAAAAZHJzL2Rvd25yZXYueG1sRI9BawIxFITvBf9DeEJvNaui1dUoUhB6sEhXL94em+cm&#10;unlZNqmu/fVNodDjMDPfMMt152pxozZYzwqGgwwEcem15UrB8bB9mYEIEVlj7ZkUPCjAetV7WmKu&#10;/Z0/6VbESiQIhxwVmBibXMpQGnIYBr4hTt7Ztw5jkm0ldYv3BHe1HGXZVDq0nBYMNvRmqLwWX07B&#10;/vs8OVaPzJpiujnYj8tufwpBqed+t1mAiNTF//Bf+10rGM9f4fdMOgJ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zZPO7FAAAA3AAAAA8AAAAAAAAAAAAAAAAAlwIAAGRycy9k&#10;b3ducmV2LnhtbFBLBQYAAAAABAAEAPUAAACJAwAAAAA=&#10;" filled="f" strokecolor="#999898" strokeweight="10209emu">
                                                                                                                          <v:path arrowok="t" o:connecttype="custom" o:connectlocs="0,0;58,0" o:connectangles="0,0"/>
                                                                                                                          <o:lock v:ext="edit" verticies="t"/>
                                                                                                                        </v:polyline>
                                                                                                                        <v:group id="Group 336" o:spid="_x0000_s1137" style="position:absolute;left:6669;top:-853;width:0;height:732" coordorigin="6669,-853" coordsize="0,73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HxtPMIAAADcAAAADwAA&#10;AAAAAAAAAAAAAACpAgAAZHJzL2Rvd25yZXYueG1sUEsFBgAAAAAEAAQA+gAAAJgDAAAAAA==&#10;">
                                                                                                                          <v:polyline id="Freeform 449" o:spid="_x0000_s1138" style="position:absolute;visibility:visible;mso-wrap-style:square;v-text-anchor:top" points="13338,-1706,13338,-974" coordsize="0,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K/3xgAA&#10;ANwAAAAPAAAAZHJzL2Rvd25yZXYueG1sRI9Ba8JAFITvBf/D8gremk0NSE1dRYMWD6UlKvT6yL4m&#10;sdm3IbuNqb/eFQoeh5n5hpkvB9OInjpXW1bwHMUgiAuray4VHA/bpxcQziNrbCyTgj9ysFyMHuaY&#10;anvmnPq9L0WAsEtRQeV9m0rpiooMusi2xMH7tp1BH2RXSt3hOcBNIydxPJUGaw4LFbaUVVT87H+N&#10;gqylHjeXz9WHzy+Hd7s+JV9vJ6XGj8PqFYSnwd/D/+2dVpDMZnA7E46AX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EK/3xgAAANwAAAAPAAAAAAAAAAAAAAAAAJcCAABkcnMv&#10;ZG93bnJldi54bWxQSwUGAAAAAAQABAD1AAAAigMAAAAA&#10;" filled="f" strokecolor="#999898" strokeweight="10209emu">
                                                                                                                            <v:path arrowok="t" o:connecttype="custom" o:connectlocs="0,-853;0,-121" o:connectangles="0,0"/>
                                                                                                                            <o:lock v:ext="edit" verticies="t"/>
                                                                                                                          </v:polyline>
                                                                                                                          <v:group id="Group 337" o:spid="_x0000_s1139" style="position:absolute;left:6640;top:-121;width:58;height:0" coordorigin="6640,-121"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qjnYwgAAANwAAAAPAAAAZHJzL2Rvd25yZXYueG1sRE9Ni8IwEL0L+x/CLOxN&#10;07oqSzWKiIoHEazC4m1oxrbYTEoT2/rvzWFhj4/3vVj1phItNa60rCAeRSCIM6tLzhVcL7vhDwjn&#10;kTVWlknBixyslh+DBSbadnymNvW5CCHsElRQeF8nUrqsIINuZGviwN1tY9AH2ORSN9iFcFPJcRTN&#10;pMGSQ0OBNW0Kyh7p0yjYd9itv+Nte3zcN6/bZXr6Pcak1Ndnv56D8NT7f/Gf+6AVTKIwP5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qo52MIAAADcAAAADwAA&#10;AAAAAAAAAAAAAACpAgAAZHJzL2Rvd25yZXYueG1sUEsFBgAAAAAEAAQA+gAAAJgDAAAAAA==&#10;">
                                                                                                                            <v:polyline id="Freeform 448" o:spid="_x0000_s1140" style="position:absolute;visibility:visible;mso-wrap-style:square;v-text-anchor:top" points="13280,-242,13338,-242"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3FnjxAAA&#10;ANwAAAAPAAAAZHJzL2Rvd25yZXYueG1sRI9BawIxFITvQv9DeIXeNLG0IlujSKHgwSKuXnp7bJ6b&#10;6OZl2aS69tc3guBxmJlvmNmi9404UxddYA3jkQJBXAXjuNaw330NpyBiQjbYBCYNV4qwmD8NZliY&#10;cOEtnctUiwzhWKAGm1JbSBkrSx7jKLTE2TuEzmPKsqul6fCS4b6Rr0pNpEfHecFiS5+WqlP56zVs&#10;/g7v+/qqnC0ny537Pq43PzFq/fLcLz9AJOrTI3xvr4yGNzWG25l8BOT8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NxZ48QAAADcAAAADwAAAAAAAAAAAAAAAACXAgAAZHJzL2Rv&#10;d25yZXYueG1sUEsFBgAAAAAEAAQA9QAAAIgDAAAAAA==&#10;" filled="f" strokecolor="#999898" strokeweight="10209emu">
                                                                                                                              <v:path arrowok="t" o:connecttype="custom" o:connectlocs="0,0;58,0" o:connectangles="0,0"/>
                                                                                                                              <o:lock v:ext="edit" verticies="t"/>
                                                                                                                            </v:polyline>
                                                                                                                            <v:group id="Group 338" o:spid="_x0000_s1141" style="position:absolute;left:7771;top:-1122;width:58;height:0" coordorigin="7771,-1122"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NAI0xgAAANwAAAAPAAAAZHJzL2Rvd25yZXYueG1sRI9Pa8JAFMTvBb/D8oTe&#10;6iaxlZK6ioiWHqRgIpTeHtlnEsy+Ddk1f759t1DocZiZ3zDr7Wga0VPnassK4kUEgriwuuZSwSU/&#10;Pr2CcB5ZY2OZFEzkYLuZPawx1XbgM/WZL0WAsEtRQeV9m0rpiooMuoVtiYN3tZ1BH2RXSt3hEOCm&#10;kUkUraTBmsNChS3tKypu2d0oeB9w2C3jQ3+6XffTd/7y+XWKSanH+bh7A+Fp9P/hv/aHVvAc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k0AjTGAAAA3AAA&#10;AA8AAAAAAAAAAAAAAAAAqQIAAGRycy9kb3ducmV2LnhtbFBLBQYAAAAABAAEAPoAAACcAwAAAAA=&#10;">
                                                                                                                              <v:polyline id="Freeform 447" o:spid="_x0000_s1142" style="position:absolute;visibility:visible;mso-wrap-style:square;v-text-anchor:top" points="15542,-2244,15600,-2244"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mIPxQAA&#10;ANwAAAAPAAAAZHJzL2Rvd25yZXYueG1sRI9BawIxFITvhf6H8Aq91aTViqxGkYLgoUW6evH22Dw3&#10;sZuXZRN17a83hYLHYWa+YWaL3jfiTF10gTW8DhQI4ioYx7WG3Xb1MgERE7LBJjBpuFKExfzxYYaF&#10;CRf+pnOZapEhHAvUYFNqCyljZcljHISWOHuH0HlMWXa1NB1eMtw38k2psfToOC9YbOnDUvVTnryG&#10;ze/hfVdflbPleLl1X8fPzT5GrZ+f+uUURKI+3cP/7bXRMFJD+DuTj4C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tCYg/FAAAA3AAAAA8AAAAAAAAAAAAAAAAAlwIAAGRycy9k&#10;b3ducmV2LnhtbFBLBQYAAAAABAAEAPUAAACJAwAAAAA=&#10;" filled="f" strokecolor="#999898" strokeweight="10209emu">
                                                                                                                                <v:path arrowok="t" o:connecttype="custom" o:connectlocs="0,0;58,0" o:connectangles="0,0"/>
                                                                                                                                <o:lock v:ext="edit" verticies="t"/>
                                                                                                                              </v:polyline>
                                                                                                                              <v:group id="Group 339" o:spid="_x0000_s1143" style="position:absolute;left:7800;top:-1122;width:0;height:795" coordorigin="7800,-1122" coordsize="0,7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ZE/28UAAADcAAAA&#10;DwAAAAAAAAAAAAAAAACpAgAAZHJzL2Rvd25yZXYueG1sUEsFBgAAAAAEAAQA+gAAAJsDAAAAAA==&#10;">
                                                                                                                                <v:polyline id="Freeform 446" o:spid="_x0000_s1144" style="position:absolute;visibility:visible;mso-wrap-style:square;v-text-anchor:top" points="15600,-2244,15600,-1449" coordsize="0,7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MxGxQAA&#10;ANwAAAAPAAAAZHJzL2Rvd25yZXYueG1sRI9Ba8JAFITvBf/D8oTe6q5SpaSuIi1i680otcdH9pkE&#10;s29DdjXRX+8KgsdhZr5hpvPOVuJMjS8daxgOFAjizJmScw277fLtA4QPyAYrx6ThQh7ms97LFBPj&#10;Wt7QOQ25iBD2CWooQqgTKX1WkEU/cDVx9A6usRiibHJpGmwj3FZypNREWiw5LhRY01dB2TE9WQ2U&#10;/qvR7vd6Gf6t29P3ar8+7LOJ1q/9bvEJIlAXnuFH+8doeFdjuJ+JR0DO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Z0zEbFAAAA3AAAAA8AAAAAAAAAAAAAAAAAlwIAAGRycy9k&#10;b3ducmV2LnhtbFBLBQYAAAAABAAEAPUAAACJAwAAAAA=&#10;" filled="f" strokecolor="#999898" strokeweight="10209emu">
                                                                                                                                  <v:path arrowok="t" o:connecttype="custom" o:connectlocs="0,-1122;0,-327" o:connectangles="0,0"/>
                                                                                                                                  <o:lock v:ext="edit" verticies="t"/>
                                                                                                                                </v:polyline>
                                                                                                                                <v:group id="Group 340" o:spid="_x0000_s1145" style="position:absolute;left:7771;top:-327;width:58;height:0" coordorigin="7771,-327"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g8EN8UAAADcAAAA&#10;DwAAAAAAAAAAAAAAAACpAgAAZHJzL2Rvd25yZXYueG1sUEsFBgAAAAAEAAQA+gAAAJsDAAAAAA==&#10;">
                                                                                                                                  <v:polyline id="Freeform 445" o:spid="_x0000_s1146" style="position:absolute;visibility:visible;mso-wrap-style:square;v-text-anchor:top" points="15542,-654,15600,-654"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eWQMxQAA&#10;ANwAAAAPAAAAZHJzL2Rvd25yZXYueG1sRI9BawIxFITvhf6H8ITeamJptWyNIoWCB4t09eLtsXlu&#10;opuXZRN19dc3hYLHYWa+Yabz3jfiTF10gTWMhgoEcRWM41rDdvP1/A4iJmSDTWDScKUI89njwxQL&#10;Ey78Q+cy1SJDOBaowabUFlLGypLHOAwtcfb2ofOYsuxqaTq8ZLhv5ItSY+nRcV6w2NKnpepYnryG&#10;9W3/tq2vytlyvNi478NqvYtR66dBv/gAkahP9/B/e2k0vKoJ/J3JR0DO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R5ZAzFAAAA3AAAAA8AAAAAAAAAAAAAAAAAlwIAAGRycy9k&#10;b3ducmV2LnhtbFBLBQYAAAAABAAEAPUAAACJAwAAAAA=&#10;" filled="f" strokecolor="#999898" strokeweight="10209emu">
                                                                                                                                    <v:path arrowok="t" o:connecttype="custom" o:connectlocs="0,0;58,0" o:connectangles="0,0"/>
                                                                                                                                    <o:lock v:ext="edit" verticies="t"/>
                                                                                                                                  </v:polyline>
                                                                                                                                  <v:group id="Group 341" o:spid="_x0000_s1147" style="position:absolute;left:5832;top:-144;width:58;height:0" coordorigin="5832,-144"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3DXewgAAANwAAAAPAAAAZHJzL2Rvd25yZXYueG1sRE9Ni8IwEL0L+x/CLOxN&#10;07oqSzWKiIoHEazC4m1oxrbYTEoT2/rvzWFhj4/3vVj1phItNa60rCAeRSCIM6tLzhVcL7vhDwjn&#10;kTVWlknBixyslh+DBSbadnymNvW5CCHsElRQeF8nUrqsIINuZGviwN1tY9AH2ORSN9iFcFPJcRTN&#10;pMGSQ0OBNW0Kyh7p0yjYd9itv+Nte3zcN6/bZXr6Pcak1Ndnv56D8NT7f/Gf+6AVTKKwNp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2Nw13sIAAADcAAAADwAA&#10;AAAAAAAAAAAAAACpAgAAZHJzL2Rvd25yZXYueG1sUEsFBgAAAAAEAAQA+gAAAJgDAAAAAA==&#10;">
                                                                                                                                    <v:shape id="Freeform 444" o:spid="_x0000_s1148" style="position:absolute;left:11664;top:-288;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qlXlxQAA&#10;ANwAAAAPAAAAZHJzL2Rvd25yZXYueG1sRI9BawIxFITvhf6H8ITeamJpxW6NIoWCB4t09eLtsXlu&#10;opuXZRN19dc3hYLHYWa+Yabz3jfiTF10gTWMhgoEcRWM41rDdvP1PAERE7LBJjBpuFKE+ezxYYqF&#10;CRf+oXOZapEhHAvUYFNqCyljZcljHIaWOHv70HlMWXa1NB1eMtw38kWpsfToOC9YbOnTUnUsT17D&#10;+rZ/29ZX5Ww5Xmzc92G13sWo9dOgX3yASNSne/i/vTQaXtU7/J3JR0DO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qqVeXFAAAA3AAAAA8AAAAAAAAAAAAAAAAAlwIAAGRycy9k&#10;b3ducmV2LnhtbFBLBQYAAAAABAAEAPUAAACJAwAAAAA=&#10;" path="m0,0l58,0e" filled="f" strokecolor="#999898" strokeweight="10209emu">
                                                                                                                                      <v:path arrowok="t" o:connecttype="custom" o:connectlocs="0,0;57,0" o:connectangles="0,0"/>
                                                                                                                                      <o:lock v:ext="edit" verticies="t"/>
                                                                                                                                    </v:shape>
                                                                                                                                    <v:group id="Group 342" o:spid="_x0000_s1149" style="position:absolute;left:5861;top:-144;width:0;height:553" coordorigin="5861,-144" coordsize="0,5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c68FwwAAANwAAAAPAAAAZHJzL2Rvd25yZXYueG1sRE/LasJAFN0X/IfhCu6a&#10;SWpbJDqKhLZ0IQVNQdxdMtckmLkTMtM8/r6zEFweznuzG00jeupcbVlBEsUgiAuray4V/OafzysQ&#10;ziNrbCyTgokc7Lazpw2m2g58pP7kSxFC2KWooPK+TaV0RUUGXWRb4sBdbWfQB9iVUnc4hHDTyJc4&#10;fpcGaw4NFbaUVVTcTn9GwdeAw36ZfPSH2zWbLvnbz/mQkFKL+bhfg/A0+of47v7WCl6TMD+cCUdA&#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NzrwXDAAAA3AAAAA8A&#10;AAAAAAAAAAAAAAAAqQIAAGRycy9kb3ducmV2LnhtbFBLBQYAAAAABAAEAPoAAACZAwAAAAA=&#10;">
                                                                                                                                      <v:polyline id="Freeform 443" o:spid="_x0000_s1150" style="position:absolute;visibility:visible;mso-wrap-style:square;v-text-anchor:top" points="11722,-288,11722,265" coordsize="0,5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Tz0AwwAA&#10;ANwAAAAPAAAAZHJzL2Rvd25yZXYueG1sRI9BawIxFITvBf9DeEJvNbuliGyNImKLJ0VXaI+PzTO7&#10;dPOybKKb/nsjCB6HmfmGmS+jbcWVet84VpBPMhDEldMNGwWn8uttBsIHZI2tY1LwTx6Wi9HLHAvt&#10;Bj7Q9RiMSBD2BSqoQ+gKKX1Vk0U/cR1x8s6utxiS7I3UPQ4Jblv5nmVTabHhtFBjR+uaqr/jxSqw&#10;v1mz/4m7sDXf5TSai1xthrNSr+O4+gQRKIZn+NHeagUfeQ73M+kIy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Tz0AwwAAANwAAAAPAAAAAAAAAAAAAAAAAJcCAABkcnMvZG93&#10;bnJldi54bWxQSwUGAAAAAAQABAD1AAAAhwMAAAAA&#10;" filled="f" strokecolor="#999898" strokeweight="10209emu">
                                                                                                                                        <v:path arrowok="t" o:connecttype="custom" o:connectlocs="0,-144;0,409" o:connectangles="0,0"/>
                                                                                                                                        <o:lock v:ext="edit" verticies="t"/>
                                                                                                                                      </v:polyline>
                                                                                                                                      <v:group id="Group 343" o:spid="_x0000_s1151" style="position:absolute;left:5832;top:409;width:58;height:0" coordorigin="5832,409"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7ZTpxAAAANwAAAAPAAAAZHJzL2Rvd25yZXYueG1sRI9Bi8IwFITvwv6H8Ba8&#10;aVpXF6lGEdkVDyKoC+Lt0TzbYvNSmmxb/70RBI/DzHzDzJedKUVDtSssK4iHEQji1OqCMwV/p9/B&#10;FITzyBpLy6TgTg6Wi4/eHBNtWz5Qc/SZCBB2CSrIva8SKV2ak0E3tBVx8K62NuiDrDOpa2wD3JRy&#10;FEXf0mDBYSHHitY5pbfjv1GwabFdfcU/ze52Xd8vp8n+vItJqf5nt5qB8NT5d/jV3moF43gE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87ZTpxAAAANwAAAAP&#10;AAAAAAAAAAAAAAAAAKkCAABkcnMvZG93bnJldi54bWxQSwUGAAAAAAQABAD6AAAAmgMAAAAA&#10;">
                                                                                                                                        <v:shape id="Freeform 442" o:spid="_x0000_s1152" style="position:absolute;left:11664;top:818;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TSxQAA&#10;ANwAAAAPAAAAZHJzL2Rvd25yZXYueG1sRI9BawIxFITvBf9DeEJvNau1UrZGEUHooUW6evH22Dw3&#10;0c3Lsom69tcbQfA4zMw3zHTeuVqcqQ3Ws4LhIANBXHptuVKw3azePkGEiKyx9kwKrhRgPuu9TDHX&#10;/sJ/dC5iJRKEQ44KTIxNLmUoDTkMA98QJ2/vW4cxybaSusVLgrtajrJsIh1aTgsGG1oaKo/FySlY&#10;/+8/ttU1s6aYLDb29/Cz3oWg1Gu/W3yBiNTFZ/jR/tYKxsN3uJ9JR0DO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6b9NLFAAAA3AAAAA8AAAAAAAAAAAAAAAAAlwIAAGRycy9k&#10;b3ducmV2LnhtbFBLBQYAAAAABAAEAPUAAACJAwAAAAA=&#10;" path="m0,0l58,0e" filled="f" strokecolor="#999898" strokeweight="10209emu">
                                                                                                                                          <v:path arrowok="t" o:connecttype="custom" o:connectlocs="0,0;57,0" o:connectangles="0,0"/>
                                                                                                                                          <o:lock v:ext="edit" verticies="t"/>
                                                                                                                                        </v:shape>
                                                                                                                                        <v:group id="Group 344" o:spid="_x0000_s1153" style="position:absolute;left:6236;top:-723;width:58;height:0" coordorigin="6236,-723"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SKkGxAAAANwAAAAPAAAAZHJzL2Rvd25yZXYueG1sRI9Bi8IwFITvwv6H8Ba8&#10;adpVF6lGEdkVDyKoC+Lt0TzbYvNSmmxb/70RBI/DzHzDzJedKUVDtSssK4iHEQji1OqCMwV/p9/B&#10;FITzyBpLy6TgTg6Wi4/eHBNtWz5Qc/SZCBB2CSrIva8SKV2ak0E3tBVx8K62NuiDrDOpa2wD3JTy&#10;K4q+pcGCw0KOFa1zSm/Hf6Ng02K7GsU/ze52Xd8vp8n+vItJqf5nt5qB8NT5d/jV3moF43g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SKkGxAAAANwAAAAP&#10;AAAAAAAAAAAAAAAAAKkCAABkcnMvZG93bnJldi54bWxQSwUGAAAAAAQABAD6AAAAmgMAAAAA&#10;">
                                                                                                                                          <v:shape id="Freeform 441" o:spid="_x0000_s1154" style="position:absolute;left:12472;top:-1446;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k9xAAA&#10;ANwAAAAPAAAAZHJzL2Rvd25yZXYueG1sRI9BawIxFITvBf9DeIK3mlWqyNYoIgg9VMTVi7fH5rlJ&#10;3bwsm1RXf70RCj0OM/MNM192rhZXaoP1rGA0zEAQl15brhQcD5v3GYgQkTXWnknBnQIsF723Oeba&#10;33hP1yJWIkE45KjAxNjkUobSkMMw9A1x8s6+dRiTbCupW7wluKvlOMum0qHltGCwobWh8lL8OgW7&#10;x3lyrO6ZNcV0dbDbn+/dKQSlBv1u9QkiUhf/w3/tL63gYzSB15l0BOTi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j7JPcQAAADcAAAADwAAAAAAAAAAAAAAAACXAgAAZHJzL2Rv&#10;d25yZXYueG1sUEsFBgAAAAAEAAQA9QAAAIgDAAAAAA==&#10;" path="m0,0l58,0e" filled="f" strokecolor="#999898" strokeweight="10209emu">
                                                                                                                                            <v:path arrowok="t" o:connecttype="custom" o:connectlocs="0,0;57,0" o:connectangles="0,0"/>
                                                                                                                                            <o:lock v:ext="edit" verticies="t"/>
                                                                                                                                          </v:shape>
                                                                                                                                          <v:group id="Group 345" o:spid="_x0000_s1155" style="position:absolute;left:6265;top:-723;width:0;height:706" coordorigin="6265,-723" coordsize="0,7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PWkurGAAAA3AAA&#10;AA8AAAAAAAAAAAAAAAAAqQIAAGRycy9kb3ducmV2LnhtbFBLBQYAAAAABAAEAPoAAACcAwAAAAA=&#10;">
                                                                                                                                            <v:polyline id="Freeform 440" o:spid="_x0000_s1156" style="position:absolute;visibility:visible;mso-wrap-style:square;v-text-anchor:top" points="12530,-1446,12530,-740" coordsize="0,7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xxAxQAA&#10;ANwAAAAPAAAAZHJzL2Rvd25yZXYueG1sRI/NasJAFIX3Qt9huIXuzCRF2hKdBJGKLkqLaev6mrkm&#10;wcydkJma+PZOQXB5OD8fZ5GPphVn6l1jWUESxSCIS6sbrhT8fK+nbyCcR9bYWiYFF3KQZw+TBaba&#10;Dryjc+ErEUbYpaig9r5LpXRlTQZdZDvi4B1tb9AH2VdS9ziEcdPK5zh+kQYbDoQaO1rVVJ6KPxO4&#10;s02x3H/oQ/M5bPn4niSr+OtXqafHcTkH4Wn09/CtvdUKZskr/J8JR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IvHEDFAAAA3AAAAA8AAAAAAAAAAAAAAAAAlwIAAGRycy9k&#10;b3ducmV2LnhtbFBLBQYAAAAABAAEAPUAAACJAwAAAAA=&#10;" filled="f" strokecolor="#999898" strokeweight="10209emu">
                                                                                                                                              <v:path arrowok="t" o:connecttype="custom" o:connectlocs="0,-723;0,-17" o:connectangles="0,0"/>
                                                                                                                                              <o:lock v:ext="edit" verticies="t"/>
                                                                                                                                            </v:polyline>
                                                                                                                                            <v:group id="Group 346" o:spid="_x0000_s1157" style="position:absolute;left:6236;top:-17;width:58;height:0" coordorigin="6236,-17"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BaMDwwAAANwAAAAPAAAAZHJzL2Rvd25yZXYueG1sRE/LasJAFN0X/IfhCu6a&#10;SWpbJDqKhLZ0IQVNQdxdMtckmLkTMtM8/r6zEFweznuzG00jeupcbVlBEsUgiAuray4V/OafzysQ&#10;ziNrbCyTgokc7Lazpw2m2g58pP7kSxFC2KWooPK+TaV0RUUGXWRb4sBdbWfQB9iVUnc4hHDTyJc4&#10;fpcGaw4NFbaUVVTcTn9GwdeAw36ZfPSH2zWbLvnbz/mQkFKL+bhfg/A0+of47v7WCl6TsDacCUdA&#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0FowPDAAAA3AAAAA8A&#10;AAAAAAAAAAAAAAAAqQIAAGRycy9kb3ducmV2LnhtbFBLBQYAAAAABAAEAPoAAACZAwAAAAA=&#10;">
                                                                                                                                              <v:shape id="Freeform 439" o:spid="_x0000_s1158" style="position:absolute;left:12472;top:-34;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8M4xQAA&#10;ANwAAAAPAAAAZHJzL2Rvd25yZXYueG1sRI9BawIxFITvgv8hvII3zVqs2K1RRCh4sIirl94em+cm&#10;7eZl2URd/fVNQfA4zMw3zHzZuVpcqA3Ws4LxKANBXHptuVJwPHwOZyBCRNZYeyYFNwqwXPR7c8y1&#10;v/KeLkWsRIJwyFGBibHJpQylIYdh5Bvi5J186zAm2VZSt3hNcFfL1yybSoeW04LBhtaGyt/i7BTs&#10;7qe3Y3XLrCmmq4P9+tnuvkNQavDSrT5AROriM/xob7SCyfgd/s+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9zwzjFAAAA3AAAAA8AAAAAAAAAAAAAAAAAlwIAAGRycy9k&#10;b3ducmV2LnhtbFBLBQYAAAAABAAEAPUAAACJAwAAAAA=&#10;" path="m0,0l58,0e" filled="f" strokecolor="#999898" strokeweight="10209emu">
                                                                                                                                                <v:path arrowok="t" o:connecttype="custom" o:connectlocs="0,0;57,0" o:connectangles="0,0"/>
                                                                                                                                                <o:lock v:ext="edit" verticies="t"/>
                                                                                                                                              </v:shape>
                                                                                                                                              <v:group id="Group 347" o:spid="_x0000_s1159" style="position:absolute;left:6640;top:-264;width:58;height:0" coordorigin="6640,-264"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H2W4wgAAANwAAAAPAAAAZHJzL2Rvd25yZXYueG1sRE/LisIwFN0L8w/hDrjT&#10;tL4YOkYRGYdZiGAdEHeX5toWm5vSxLb+vVkILg/nvVz3phItNa60rCAeRyCIM6tLzhX8n3ajLxDO&#10;I2usLJOCBzlYrz4GS0y07fhIbepzEULYJaig8L5OpHRZQQbd2NbEgbvaxqAPsMmlbrAL4aaSkyha&#10;SIMlh4YCa9oWlN3Su1Hw22G3mcY/7f523T4up/nhvI9JqeFnv/kG4an3b/HL/acVzCZhfj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R9luMIAAADcAAAADwAA&#10;AAAAAAAAAAAAAACpAgAAZHJzL2Rvd25yZXYueG1sUEsFBgAAAAAEAAQA+gAAAJgDAAAAAA==&#10;">
                                                                                                                                                <v:polyline id="Freeform 438" o:spid="_x0000_s1160" style="position:absolute;visibility:visible;mso-wrap-style:square;v-text-anchor:top" points="13280,-528,13338,-528"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aQWDxQAA&#10;ANwAAAAPAAAAZHJzL2Rvd25yZXYueG1sRI9BawIxFITvhf6H8ARvNauolK1RpFDwoIi7Xnp7bJ6b&#10;1M3Lskl19dcbodDjMDPfMItV7xpxoS5YzwrGowwEceW15VrBsfx6ewcRIrLGxjMpuFGA1fL1ZYG5&#10;9lc+0KWItUgQDjkqMDG2uZShMuQwjHxLnLyT7xzGJLta6g6vCe4aOcmyuXRoOS0YbOnTUHUufp2C&#10;/f00O9a3zJpivi7t7me7/w5BqeGgX3+AiNTH//Bfe6MVTCdjeJ5JR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9pBYPFAAAA3AAAAA8AAAAAAAAAAAAAAAAAlwIAAGRycy9k&#10;b3ducmV2LnhtbFBLBQYAAAAABAAEAPUAAACJAwAAAAA=&#10;" filled="f" strokecolor="#999898" strokeweight="10209emu">
                                                                                                                                                  <v:path arrowok="t" o:connecttype="custom" o:connectlocs="0,0;58,0" o:connectangles="0,0"/>
                                                                                                                                                  <o:lock v:ext="edit" verticies="t"/>
                                                                                                                                                </v:polyline>
                                                                                                                                                <v:group id="Group 348" o:spid="_x0000_s1161" style="position:absolute;left:6669;top:-264;width:0;height:813" coordorigin="6669,-264" coordsize="0,8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gV5UxQAAANwAAAAPAAAAZHJzL2Rvd25yZXYueG1sRI9Pa8JAFMTvBb/D8gRv&#10;dZPYikRXEVHpQQr+AfH2yD6TYPZtyK5J/PbdQqHHYWZ+wyxWvalES40rLSuIxxEI4szqknMFl/Pu&#10;fQbCeWSNlWVS8CIHq+XgbYGpth0fqT35XAQIuxQVFN7XqZQuK8igG9uaOHh32xj0QTa51A12AW4q&#10;mUTRVBosOSwUWNOmoOxxehoF+w679STetofHffO6nT+/r4eYlBoN+/UchKfe/4f/2l9awUeS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8oFeVMUAAADcAAAA&#10;DwAAAAAAAAAAAAAAAACpAgAAZHJzL2Rvd25yZXYueG1sUEsFBgAAAAAEAAQA+gAAAJsDAAAAAA==&#10;">
                                                                                                                                                  <v:polyline id="Freeform 437" o:spid="_x0000_s1162" style="position:absolute;visibility:visible;mso-wrap-style:square;v-text-anchor:top" points="13338,-528,13338,285" coordsize="0,8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OI04wwAA&#10;ANwAAAAPAAAAZHJzL2Rvd25yZXYueG1sRI9Pi8IwFMTvwn6H8Ba8abr+Y6lGWUTFk6K7en40z7bY&#10;vIQmavXTG0HY4zAzv2Ems8ZU4kq1Ly0r+OomIIgzq0vOFfz9LjvfIHxA1lhZJgV38jCbfrQmmGp7&#10;4x1d9yEXEcI+RQVFCC6V0mcFGfRd64ijd7K1wRBlnUtd4y3CTSV7STKSBkuOCwU6mheUnfcXo2Do&#10;mpXd5LvF6HDs8/qxHT7o7JRqfzY/YxCBmvAffrfXWsGg14fXmXgE5PQ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OI04wwAAANwAAAAPAAAAAAAAAAAAAAAAAJcCAABkcnMvZG93&#10;bnJldi54bWxQSwUGAAAAAAQABAD1AAAAhwMAAAAA&#10;" filled="f" strokecolor="#999898" strokeweight="10209emu">
                                                                                                                                                    <v:path arrowok="t" o:connecttype="custom" o:connectlocs="0,-264;0,549" o:connectangles="0,0"/>
                                                                                                                                                    <o:lock v:ext="edit" verticies="t"/>
                                                                                                                                                  </v:polyline>
                                                                                                                                                  <v:group id="Group 349" o:spid="_x0000_s1163" style="position:absolute;left:6640;top:549;width:58;height:0" coordorigin="6640,549"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JGO7xQAAANwAAAAPAAAAZHJzL2Rvd25yZXYueG1sRI9Bi8IwFITvwv6H8IS9&#10;aVpXZalGEVmXPYigLoi3R/Nsi81LaWJb/70RBI/DzHzDzJedKUVDtSssK4iHEQji1OqCMwX/x83g&#10;G4TzyBpLy6TgTg6Wi4/eHBNtW95Tc/CZCBB2CSrIva8SKV2ak0E3tBVx8C62NuiDrDOpa2wD3JRy&#10;FEVTabDgsJBjReuc0uvhZhT8ttiuvuKfZnu9rO/n42R32sak1Ge/W81AeOr8O/xq/2kF49E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iRju8UAAADcAAAA&#10;DwAAAAAAAAAAAAAAAACpAgAAZHJzL2Rvd25yZXYueG1sUEsFBgAAAAAEAAQA+gAAAJsDAAAAAA==&#10;">
                                                                                                                                                    <v:polyline id="Freeform 436" o:spid="_x0000_s1164" style="position:absolute;visibility:visible;mso-wrap-style:square;v-text-anchor:top" points="13280,1098,13338,1098"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UgOAxAAA&#10;ANwAAAAPAAAAZHJzL2Rvd25yZXYueG1sRI9BawIxFITvBf9DeIK3mlVUZGsUEQQPinT14u2xeW5S&#10;Ny/LJuraX98UCj0OM/MNs1h1rhYPaoP1rGA0zEAQl15brhScT9v3OYgQkTXWnknBiwKslr23Beba&#10;P/mTHkWsRIJwyFGBibHJpQylIYdh6Bvi5F196zAm2VZSt/hMcFfLcZbNpEPLacFgQxtD5a24OwXH&#10;7+v0XL0ya4rZ+mQPX/vjJQSlBv1u/QEiUhf/w3/tnVYwGU/h90w6AnL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FIDgMQAAADcAAAADwAAAAAAAAAAAAAAAACXAgAAZHJzL2Rv&#10;d25yZXYueG1sUEsFBgAAAAAEAAQA9QAAAIgDAAAAAA==&#10;" filled="f" strokecolor="#999898" strokeweight="10209emu">
                                                                                                                                                      <v:path arrowok="t" o:connecttype="custom" o:connectlocs="0,0;58,0" o:connectangles="0,0"/>
                                                                                                                                                      <o:lock v:ext="edit" verticies="t"/>
                                                                                                                                                    </v:polyline>
                                                                                                                                                    <v:group id="Group 350" o:spid="_x0000_s1165" style="position:absolute;left:7771;top:-423;width:58;height:0" coordorigin="7771,-423"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ulhXxQAAANwAAAAPAAAAZHJzL2Rvd25yZXYueG1sRI9Bi8IwFITvwv6H8IS9&#10;aVpXZalGEVmXPYigLoi3R/Nsi81LaWJb/70RBI/DzHzDzJedKUVDtSssK4iHEQji1OqCMwX/x83g&#10;G4TzyBpLy6TgTg6Wi4/eHBNtW95Tc/CZCBB2CSrIva8SKV2ak0E3tBVx8C62NuiDrDOpa2wD3JRy&#10;FEVTabDgsJBjReuc0uvhZhT8ttiuvuKfZnu9rO/n42R32sak1Ge/W81AeOr8O/xq/2kF49EU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bpYV8UAAADcAAAA&#10;DwAAAAAAAAAAAAAAAACpAgAAZHJzL2Rvd25yZXYueG1sUEsFBgAAAAAEAAQA+gAAAJsDAAAAAA==&#10;">
                                                                                                                                                      <v:polyline id="Freeform 435" o:spid="_x0000_s1166" style="position:absolute;visibility:visible;mso-wrap-style:square;v-text-anchor:top" points="15542,-846,15600,-846"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DhsxQAA&#10;ANwAAAAPAAAAZHJzL2Rvd25yZXYueG1sRI9BawIxFITvgv8hPMGbZitqy9YoUij0oIirl94em+cm&#10;7eZl2aS6+uuNIPQ4zMw3zGLVuVqcqQ3Ws4KXcQaCuPTacqXgePgcvYEIEVlj7ZkUXCnAatnvLTDX&#10;/sJ7OhexEgnCIUcFJsYmlzKUhhyGsW+Ik3fyrcOYZFtJ3eIlwV0tJ1k2lw4tpwWDDX0YKn+LP6dg&#10;dzvNjtU1s6aYrw92+7PZfYeg1HDQrd9BROrif/jZ/tIKppNXeJxJR0Au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MOGzFAAAA3AAAAA8AAAAAAAAAAAAAAAAAlwIAAGRycy9k&#10;b3ducmV2LnhtbFBLBQYAAAAABAAEAPUAAACJAwAAAAA=&#10;" filled="f" strokecolor="#999898" strokeweight="10209emu">
                                                                                                                                                        <v:path arrowok="t" o:connecttype="custom" o:connectlocs="0,0;58,0" o:connectangles="0,0"/>
                                                                                                                                                        <o:lock v:ext="edit" verticies="t"/>
                                                                                                                                                      </v:polyline>
                                                                                                                                                      <v:group id="Group 351" o:spid="_x0000_s1167" style="position:absolute;left:7800;top:-423;width:0;height:752" coordorigin="7800,-423" coordsize="0,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aWm+wgAAANwAAAAPAAAAZHJzL2Rvd25yZXYueG1sRE/LisIwFN0L8w/hDrjT&#10;tL4YOkYRGYdZiGAdEHeX5toWm5vSxLb+vVkILg/nvVz3phItNa60rCAeRyCIM6tLzhX8n3ajLxDO&#10;I2usLJOCBzlYrz4GS0y07fhIbepzEULYJaig8L5OpHRZQQbd2NbEgbvaxqAPsMmlbrAL4aaSkyha&#10;SIMlh4YCa9oWlN3Su1Hw22G3mcY/7f523T4up/nhvI9JqeFnv/kG4an3b/HL/acVzCZhbT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2lpvsIAAADcAAAADwAA&#10;AAAAAAAAAAAAAACpAgAAZHJzL2Rvd25yZXYueG1sUEsFBgAAAAAEAAQA+gAAAJgDAAAAAA==&#10;">
                                                                                                                                                        <v:polyline id="Freeform 434" o:spid="_x0000_s1168" style="position:absolute;visibility:visible;mso-wrap-style:square;v-text-anchor:top" points="15600,-846,15600,-94" coordsize="0,7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5LK2xgAA&#10;ANwAAAAPAAAAZHJzL2Rvd25yZXYueG1sRI9Pa8JAFMTvBb/D8gQvUjeKhDZ1lSIqVbB/0l68PbLP&#10;JDX7NmRXE799VxB6HGbmN8xs0ZlKXKhxpWUF41EEgjizuuRcwc/3+vEJhPPIGivLpOBKDhbz3sMM&#10;E21b/qJL6nMRIOwSVFB4XydSuqwgg25ka+LgHW1j0AfZ5FI32Aa4qeQkimJpsOSwUGBNy4KyU3o2&#10;CnYZtruDNL/RalPGW9y/f37EQ6UG/e71BYSnzv+H7+03rWA6eYbbmXAE5Pw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5LK2xgAAANwAAAAPAAAAAAAAAAAAAAAAAJcCAABkcnMv&#10;ZG93bnJldi54bWxQSwUGAAAAAAQABAD1AAAAigMAAAAA&#10;" filled="f" strokecolor="#999898" strokeweight="10209emu">
                                                                                                                                                          <v:path arrowok="t" o:connecttype="custom" o:connectlocs="0,-423;0,329" o:connectangles="0,0"/>
                                                                                                                                                          <o:lock v:ext="edit" verticies="t"/>
                                                                                                                                                        </v:polyline>
                                                                                                                                                        <v:group id="Group 352" o:spid="_x0000_s1169" style="position:absolute;left:7771;top:329;width:58;height:0" coordorigin="7771,329"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xvNlwgAAANwAAAAPAAAAZHJzL2Rvd25yZXYueG1sRE/LisIwFN0L8w/hDsxO&#10;044Pho5RRBxxIYJ1QNxdmmtbbG5KE9v692YhuDyc93zZm0q01LjSsoJ4FIEgzqwuOVfwf/ob/oBw&#10;HlljZZkUPMjBcvExmGOibcdHalOfixDCLkEFhfd1IqXLCjLoRrYmDtzVNgZ9gE0udYNdCDeV/I6i&#10;mTRYcmgosKZ1QdktvRsF2w671TjetPvbdf24nKaH8z4mpb4++9UvCE+9f4tf7p1WMBmH+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6MbzZcIAAADcAAAADwAA&#10;AAAAAAAAAAAAAACpAgAAZHJzL2Rvd25yZXYueG1sUEsFBgAAAAAEAAQA+gAAAJgDAAAAAA==&#10;">
                                                                                                                                                          <v:polyline id="Freeform 433" o:spid="_x0000_s1170" style="position:absolute;visibility:visible;mso-wrap-style:square;v-text-anchor:top" points="15542,658,15600,658"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sJNexQAA&#10;ANwAAAAPAAAAZHJzL2Rvd25yZXYueG1sRI9BawIxFITvBf9DeEJvNau1UrZGEUHooUW6evH22Dw3&#10;0c3Lsom69tcbQfA4zMw3zHTeuVqcqQ3Ws4LhIANBXHptuVKw3azePkGEiKyx9kwKrhRgPuu9TDHX&#10;/sJ/dC5iJRKEQ44KTIxNLmUoDTkMA98QJ2/vW4cxybaSusVLgrtajrJsIh1aTgsGG1oaKo/FySlY&#10;/+8/ttU1s6aYLDb29/Cz3oWg1Gu/W3yBiNTFZ/jR/tYKxu9DuJ9JR0DO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qwk17FAAAA3AAAAA8AAAAAAAAAAAAAAAAAlwIAAGRycy9k&#10;b3ducmV2LnhtbFBLBQYAAAAABAAEAPUAAACJAwAAAAA=&#10;" filled="f" strokecolor="#999898" strokeweight="10209emu">
                                                                                                                                                            <v:path arrowok="t" o:connecttype="custom" o:connectlocs="0,0;58,0" o:connectangles="0,0"/>
                                                                                                                                                            <o:lock v:ext="edit" verticies="t"/>
                                                                                                                                                          </v:polyline>
                                                                                                                                                          <v:group id="Group 353" o:spid="_x0000_s1171" style="position:absolute;left:5832;top:-200;width:58;height:0" coordorigin="5832,-200"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WMiJ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dYyInGAAAA3AAA&#10;AA8AAAAAAAAAAAAAAAAAqQIAAGRycy9kb3ducmV2LnhtbFBLBQYAAAAABAAEAPoAAACcAwAAAAA=&#10;">
                                                                                                                                                            <v:shape id="Freeform 432" o:spid="_x0000_s1172" style="position:absolute;left:11664;top:-400;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LqiyxQAA&#10;ANwAAAAPAAAAZHJzL2Rvd25yZXYueG1sRI9BawIxFITvBf9DeIK3mrW2IqtRRCh4sEhXL709Ns9N&#10;dPOybKKu/fWNIPQ4zMw3zHzZuVpcqQ3Ws4LRMANBXHptuVJw2H++TkGEiKyx9kwK7hRguei9zDHX&#10;/sbfdC1iJRKEQ44KTIxNLmUoDTkMQ98QJ+/oW4cxybaSusVbgrtavmXZRDq0nBYMNrQ2VJ6Li1Ow&#10;+z1+HKp7Zk0xWe3t12m7+wlBqUG/W81AROrif/jZ3mgF7+MxPM6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UuqLLFAAAA3AAAAA8AAAAAAAAAAAAAAAAAlwIAAGRycy9k&#10;b3ducmV2LnhtbFBLBQYAAAAABAAEAPUAAACJAwAAAAA=&#10;" path="m0,0l58,0e" filled="f" strokecolor="#999898" strokeweight="10209emu">
                                                                                                                                                              <v:path arrowok="t" o:connecttype="custom" o:connectlocs="0,0;57,0" o:connectangles="0,0"/>
                                                                                                                                                              <o:lock v:ext="edit" verticies="t"/>
                                                                                                                                                            </v:shape>
                                                                                                                                                            <v:group id="Group 354" o:spid="_x0000_s1173" style="position:absolute;left:5861;top:-200;width:0;height:647" coordorigin="5861,-200" coordsize="0,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fVmxgAAANwAAAAPAAAAZHJzL2Rvd25yZXYueG1sRI9Ba8JAFITvBf/D8gre&#10;mk00LZJmFZEqHkKhKpTeHtlnEsy+DdltEv99t1DocZiZb5h8M5lWDNS7xrKCJIpBEJdWN1wpuJz3&#10;TysQziNrbC2Tgjs52KxnDzlm2o78QcPJVyJA2GWooPa+y6R0ZU0GXWQ74uBdbW/QB9lXUvc4Brhp&#10;5SKOX6TBhsNCjR3taipvp2+j4DDiuF0mb0Nxu+7uX+fn988iIaXmj9P2FYSnyf+H/9pHrSBd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f99WbGAAAA3AAA&#10;AA8AAAAAAAAAAAAAAAAAqQIAAGRycy9kb3ducmV2LnhtbFBLBQYAAAAABAAEAPoAAACcAwAAAAA=&#10;">
                                                                                                                                                              <v:polyline id="Freeform 431" o:spid="_x0000_s1174" style="position:absolute;visibility:visible;mso-wrap-style:square;v-text-anchor:top" points="11722,-400,11722,247" coordsize="0,6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1shxgAA&#10;ANwAAAAPAAAAZHJzL2Rvd25yZXYueG1sRI9Ba8JAFITvgv9heYXe6qatLSW6ilUKBUExCrW3R/aZ&#10;BLNv4+4a4793CwWPw8x8w4ynnalFS85XlhU8DxIQxLnVFRcKdtuvpw8QPiBrrC2Tgit5mE76vTGm&#10;2l54Q20WChEh7FNUUIbQpFL6vCSDfmAb4ugdrDMYonSF1A4vEW5q+ZIk79JgxXGhxIbmJeXH7GwU&#10;nLLd/sd9HpfnX2wW2+V+LRerVqnHh242AhGoC/fwf/tbKxi+vsHfmXgE5O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v1shxgAAANwAAAAPAAAAAAAAAAAAAAAAAJcCAABkcnMv&#10;ZG93bnJldi54bWxQSwUGAAAAAAQABAD1AAAAigMAAAAA&#10;" filled="f" strokecolor="#999898" strokeweight="10209emu">
                                                                                                                                                                <v:path arrowok="t" o:connecttype="custom" o:connectlocs="0,-200;0,447" o:connectangles="0,0"/>
                                                                                                                                                                <o:lock v:ext="edit" verticies="t"/>
                                                                                                                                                              </v:polyline>
                                                                                                                                                              <v:group id="Group 355" o:spid="_x0000_s1175" style="position:absolute;left:5832;top:447;width:58;height:0" coordorigin="5832,447"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Y86KxgAAANwAAAAPAAAAZHJzL2Rvd25yZXYueG1sRI9Ba8JAFITvBf/D8gre&#10;mk20DZJmFZEqHkKhKpTeHtlnEsy+DdltEv99t1DocZiZb5h8M5lWDNS7xrKCJIpBEJdWN1wpuJz3&#10;TysQziNrbC2Tgjs52KxnDzlm2o78QcPJVyJA2GWooPa+y6R0ZU0GXWQ74uBdbW/QB9lXUvc4Brhp&#10;5SKOU2mw4bBQY0e7msrb6dsoOIw4bpfJ21Dcrrv71/nl/bNISKn547R9BeFp8v/hv/ZRK3he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hjzorGAAAA3AAA&#10;AA8AAAAAAAAAAAAAAAAAqQIAAGRycy9kb3ducmV2LnhtbFBLBQYAAAAABAAEAPoAAACcAwAAAAA=&#10;">
                                                                                                                                                                <v:shape id="Freeform 430" o:spid="_x0000_s1176" style="position:absolute;left:11664;top:894;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Fa6xxgAA&#10;ANwAAAAPAAAAZHJzL2Rvd25yZXYueG1sRI9PawIxFMTvBb9DeEJvNeufqqxGkYLQg0W6evH22Dw3&#10;0c3Lskl17advCoUeh5n5DbNcd64WN2qD9axgOMhAEJdeW64UHA/blzmIEJE11p5JwYMCrFe9pyXm&#10;2t/5k25FrESCcMhRgYmxyaUMpSGHYeAb4uSdfeswJtlWUrd4T3BXy1GWTaVDy2nBYENvhspr8eUU&#10;7L/Pr8fqkVlTTDcH+3HZ7U8hKPXc7zYLEJG6+B/+a79rBZPxDH7PpCMgV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Fa6xxgAAANwAAAAPAAAAAAAAAAAAAAAAAJcCAABkcnMv&#10;ZG93bnJldi54bWxQSwUGAAAAAAQABAD1AAAAigMAAAAA&#10;" path="m0,0l58,0e" filled="f" strokecolor="#999898" strokeweight="10209emu">
                                                                                                                                                                  <v:path arrowok="t" o:connecttype="custom" o:connectlocs="0,0;57,0" o:connectangles="0,0"/>
                                                                                                                                                                  <o:lock v:ext="edit" verticies="t"/>
                                                                                                                                                                </v:shape>
                                                                                                                                                                <v:group id="Group 356" o:spid="_x0000_s1177" style="position:absolute;left:6236;top:9;width:58;height:0" coordorigin="6236,9"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sP9jwgAAANwAAAAPAAAAZHJzL2Rvd25yZXYueG1sRE/LisIwFN0L8w/hDsxO&#10;044Pho5RRBxxIYJ1QNxdmmtbbG5KE9v692YhuDyc93zZm0q01LjSsoJ4FIEgzqwuOVfwf/ob/oBw&#10;HlljZZkUPMjBcvExmGOibcdHalOfixDCLkEFhfd1IqXLCjLoRrYmDtzVNgZ9gE0udYNdCDeV/I6i&#10;mTRYcmgosKZ1QdktvRsF2w671TjetPvbdf24nKaH8z4mpb4++9UvCE+9f4tf7p1WMBmHt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rD/Y8IAAADcAAAADwAA&#10;AAAAAAAAAAAAAACpAgAAZHJzL2Rvd25yZXYueG1sUEsFBgAAAAAEAAQA+gAAAJgDAAAAAA==&#10;">
                                                                                                                                                                  <v:shape id="Freeform 429" o:spid="_x0000_s1178" style="position:absolute;left:12472;top:18;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xp9YxgAA&#10;ANwAAAAPAAAAZHJzL2Rvd25yZXYueG1sRI9PawIxFMTvBb9DeEJvNeufiq5GkYLQg0W6evH22Dw3&#10;0c3Lskl17advCoUeh5n5DbNcd64WN2qD9axgOMhAEJdeW64UHA/blxmIEJE11p5JwYMCrFe9pyXm&#10;2t/5k25FrESCcMhRgYmxyaUMpSGHYeAb4uSdfeswJtlWUrd4T3BXy1GWTaVDy2nBYENvhspr8eUU&#10;7L/Pr8fqkVlTTDcH+3HZ7U8hKPXc7zYLEJG6+B/+a79rBZPxHH7PpCMgV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xp9YxgAAANwAAAAPAAAAAAAAAAAAAAAAAJcCAABkcnMv&#10;ZG93bnJldi54bWxQSwUGAAAAAAQABAD1AAAAigMAAAAA&#10;" path="m0,0l58,0e" filled="f" strokecolor="#999898" strokeweight="10209emu">
                                                                                                                                                                    <v:path arrowok="t" o:connecttype="custom" o:connectlocs="0,0;57,0" o:connectangles="0,0"/>
                                                                                                                                                                    <o:lock v:ext="edit" verticies="t"/>
                                                                                                                                                                  </v:shape>
                                                                                                                                                                  <v:group id="Group 357" o:spid="_x0000_s1179" style="position:absolute;left:6265;top:9;width:0;height:647" coordorigin="6265,9" coordsize="0,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wIAYwwAAANwAAAAPAAAAZHJzL2Rvd25yZXYueG1sRE9Na8JAEL0X/A/LCL3V&#10;TdQWiW5CkFp6kEJVEG9DdkxCsrMhu03iv+8eCj0+3vcum0wrBupdbVlBvIhAEBdW11wquJwPLxsQ&#10;ziNrbC2Tggc5yNLZ0w4TbUf+puHkSxFC2CWooPK+S6R0RUUG3cJ2xIG7296gD7Avpe5xDOGmlcso&#10;epMGaw4NFXa0r6hoTj9GwceIY76K34djc98/bufXr+sxJqWe51O+BeFp8v/iP/enVrBeh/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DAgBjDAAAA3AAAAA8A&#10;AAAAAAAAAAAAAAAAqQIAAGRycy9kb3ducmV2LnhtbFBLBQYAAAAABAAEAPoAAACZAwAAAAA=&#10;">
                                                                                                                                                                    <v:shape id="Freeform 428" o:spid="_x0000_s1180" style="position:absolute;left:12530;top:18;width:0;height:646;visibility:visible;mso-wrap-style:square;v-text-anchor:top" coordsize="0,6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i5fxgAA&#10;ANwAAAAPAAAAZHJzL2Rvd25yZXYueG1sRI9Ba8JAFITvgv9heUJvulGkSJqNtEqhILQYhertkX0m&#10;wezbdHeN6b/vFgo9DjPzDZOtB9OKnpxvLCuYzxIQxKXVDVcKjofX6QqED8gaW8uk4Js8rPPxKMNU&#10;2zvvqS9CJSKEfYoK6hC6VEpf1mTQz2xHHL2LdQZDlK6S2uE9wk0rF0nyKA02HBdq7GhTU3ktbkbB&#10;V3E8fbqX6+52xm572J0+5Pa9V+phMjw/gQg0hP/wX/tNK1gu5/B7Jh4Bm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gi5fxgAAANwAAAAPAAAAAAAAAAAAAAAAAJcCAABkcnMv&#10;ZG93bnJldi54bWxQSwUGAAAAAAQABAD1AAAAigMAAAAA&#10;" path="m0,0l0,647e" filled="f" strokecolor="#999898" strokeweight="10209emu">
                                                                                                                                                                      <v:path arrowok="t" o:connecttype="custom" o:connectlocs="0,9;0,655" o:connectangles="0,0"/>
                                                                                                                                                                      <o:lock v:ext="edit" verticies="t"/>
                                                                                                                                                                    </v:shape>
                                                                                                                                                                    <v:group id="Group 358" o:spid="_x0000_s1181" style="position:absolute;left:6236;top:655;width:58;height:0" coordorigin="6236,655"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Xrv0xQAAANwAAAAPAAAAZHJzL2Rvd25yZXYueG1sRI9Bi8IwFITvwv6H8IS9&#10;aVpXZalGEVmXPYigLoi3R/Nsi81LaWJb/70RBI/DzHzDzJedKUVDtSssK4iHEQji1OqCMwX/x83g&#10;G4TzyBpLy6TgTg6Wi4/eHBNtW95Tc/CZCBB2CSrIva8SKV2ak0E3tBVx8C62NuiDrDOpa2wD3JRy&#10;FEVTabDgsJBjReuc0uvhZhT8ttiuvuKfZnu9rO/n42R32sak1Ge/W81AeOr8O/xq/2kF4/E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L1679MUAAADcAAAA&#10;DwAAAAAAAAAAAAAAAACpAgAAZHJzL2Rvd25yZXYueG1sUEsFBgAAAAAEAAQA+gAAAJsDAAAAAA==&#10;">
                                                                                                                                                                      <v:shape id="Freeform 427" o:spid="_x0000_s1182" style="position:absolute;left:12472;top:1310;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KNvPxQAA&#10;ANwAAAAPAAAAZHJzL2Rvd25yZXYueG1sRI9BawIxFITvBf9DeEJvNWtrRVajiFDwYJGuXnp7bJ6b&#10;6OZl2URd/fWNIPQ4zMw3zGzRuVpcqA3Ws4LhIANBXHptuVKw3329TUCEiKyx9kwKbhRgMe+9zDDX&#10;/so/dCliJRKEQ44KTIxNLmUoDTkMA98QJ+/gW4cxybaSusVrgrtavmfZWDq0nBYMNrQyVJ6Ks1Ow&#10;vR8+99Uts6YYL3f2+7jZ/oag1Gu/W05BROrif/jZXmsFo9EHPM6kIy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0o28/FAAAA3AAAAA8AAAAAAAAAAAAAAAAAlwIAAGRycy9k&#10;b3ducmV2LnhtbFBLBQYAAAAABAAEAPUAAACJAwAAAAA=&#10;" path="m0,0l58,0e" filled="f" strokecolor="#999898" strokeweight="10209emu">
                                                                                                                                                                        <v:path arrowok="t" o:connecttype="custom" o:connectlocs="0,0;57,0" o:connectangles="0,0"/>
                                                                                                                                                                        <o:lock v:ext="edit" verticies="t"/>
                                                                                                                                                                      </v:shape>
                                                                                                                                                                      <v:group id="Group 359" o:spid="_x0000_s1183" style="position:absolute;left:6640;top:-176;width:58;height:0" coordorigin="6640,-176"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4YbxQAAANwAAAAPAAAAZHJzL2Rvd25yZXYueG1sRI9Pa8JAFMTvBb/D8oTe&#10;6iY2FYmuIqLiQQr+AfH2yD6TYPZtyK5J/PbdQqHHYWZ+w8yXvalES40rLSuIRxEI4szqknMFl/P2&#10;YwrCeWSNlWVS8CIHy8XgbY6pth0fqT35XAQIuxQVFN7XqZQuK8igG9maOHh32xj0QTa51A12AW4q&#10;OY6iiTRYclgosKZ1Qdnj9DQKdh12q8940x4e9/Xrdv76vh5iUup92K9mIDz1/j/8195rBU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uGG8UAAADcAAAA&#10;DwAAAAAAAAAAAAAAAACpAgAAZHJzL2Rvd25yZXYueG1sUEsFBgAAAAAEAAQA+gAAAJsDAAAAAA==&#10;">
                                                                                                                                                                        <v:polyline id="Freeform 426" o:spid="_x0000_s1184" style="position:absolute;visibility:visible;mso-wrap-style:square;v-text-anchor:top" points="13280,-352,13338,-352"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jeYgxQAA&#10;ANwAAAAPAAAAZHJzL2Rvd25yZXYueG1sRI9BawIxFITvgv8hPKE3zVpUytYoIggeLOKul94em+cm&#10;dfOybFJd++sbodDjMDPfMMt17xpxoy5YzwqmkwwEceW15VrBudyN30CEiKyx8UwKHhRgvRoOlphr&#10;f+cT3YpYiwThkKMCE2ObSxkqQw7DxLfEybv4zmFMsqul7vCe4K6Rr1m2kA4tpwWDLW0NVdfi2yk4&#10;/lzm5/qRWVMsNqX9+DocP0NQ6mXUb95BROrjf/ivvdcKZrM5PM+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N5iDFAAAA3AAAAA8AAAAAAAAAAAAAAAAAlwIAAGRycy9k&#10;b3ducmV2LnhtbFBLBQYAAAAABAAEAPUAAACJAwAAAAA=&#10;" filled="f" strokecolor="#999898" strokeweight="10209emu">
                                                                                                                                                                          <v:path arrowok="t" o:connecttype="custom" o:connectlocs="0,0;58,0" o:connectangles="0,0"/>
                                                                                                                                                                          <o:lock v:ext="edit" verticies="t"/>
                                                                                                                                                                        </v:polyline>
                                                                                                                                                                        <v:group id="Group 360" o:spid="_x0000_s1185" style="position:absolute;left:6669;top:-176;width:0;height:570" coordorigin="6669,-176" coordsize="0,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BlvffGAAAA3AAA&#10;AA8AAAAAAAAAAAAAAAAAqQIAAGRycy9kb3ducmV2LnhtbFBLBQYAAAAABAAEAPoAAACcAwAAAAA=&#10;">
                                                                                                                                                                          <v:polyline id="Freeform 425" o:spid="_x0000_s1186" style="position:absolute;visibility:visible;mso-wrap-style:square;v-text-anchor:top" points="13338,-352,13338,218" coordsize="0,5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9cYTxgAA&#10;ANwAAAAPAAAAZHJzL2Rvd25yZXYueG1sRI/dagIxFITvBd8hnIJ3mm3RVlajSGtBpIp/iL07bE53&#10;l25OwiZ117c3hUIvh5n5hpnOW1OJK9W+tKzgcZCAIM6sLjlXcDq+98cgfEDWWFkmBTfyMJ91O1NM&#10;tW14T9dDyEWEsE9RQRGCS6X0WUEG/cA64uh92dpgiLLOpa6xiXBTyackeZYGS44LBTp6LSj7PvwY&#10;BZ+t40uzdufRx3iz2yZ2lb8tL0r1HtrFBESgNvyH/9orrWA4fIHfM/EIyN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9cYTxgAAANwAAAAPAAAAAAAAAAAAAAAAAJcCAABkcnMv&#10;ZG93bnJldi54bWxQSwUGAAAAAAQABAD1AAAAigMAAAAA&#10;" filled="f" strokecolor="#999898" strokeweight="10209emu">
                                                                                                                                                                            <v:path arrowok="t" o:connecttype="custom" o:connectlocs="0,-176;0,394" o:connectangles="0,0"/>
                                                                                                                                                                            <o:lock v:ext="edit" verticies="t"/>
                                                                                                                                                                          </v:polyline>
                                                                                                                                                                          <v:group id="Group 361" o:spid="_x0000_s1187" style="position:absolute;left:6640;top:394;width:58;height:0" coordorigin="6640,394"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towewwAAANwAAAAPAAAAZHJzL2Rvd25yZXYueG1sRE9Na8JAEL0X/A/LCL3V&#10;TdQWiW5CkFp6kEJVEG9DdkxCsrMhu03iv+8eCj0+3vcum0wrBupdbVlBvIhAEBdW11wquJwPLxsQ&#10;ziNrbC2Tggc5yNLZ0w4TbUf+puHkSxFC2CWooPK+S6R0RUUG3cJ2xIG7296gD7Avpe5xDOGmlcso&#10;epMGaw4NFXa0r6hoTj9GwceIY76K34djc98/bufXr+sxJqWe51O+BeFp8v/iP/enVrBe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62jB7DAAAA3AAAAA8A&#10;AAAAAAAAAAAAAAAAqQIAAGRycy9kb3ducmV2LnhtbFBLBQYAAAAABAAEAPoAAACZAwAAAAA=&#10;">
                                                                                                                                                                            <v:polyline id="Freeform 424" o:spid="_x0000_s1188" style="position:absolute;visibility:visible;mso-wrap-style:square;v-text-anchor:top" points="13280,788,13338,788"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wOwlxQAA&#10;ANwAAAAPAAAAZHJzL2Rvd25yZXYueG1sRI9BawIxFITvhf6H8ArealaxUlejiFDwYJGuXrw9Ns9N&#10;dPOybFJd/fVGKPQ4zMw3zGzRuVpcqA3Ws4JBPwNBXHptuVKw3329f4IIEVlj7ZkU3CjAYv76MsNc&#10;+yv/0KWIlUgQDjkqMDE2uZShNOQw9H1DnLyjbx3GJNtK6havCe5qOcyysXRoOS0YbGhlqDwXv07B&#10;9n782Fe3zJpivNzZ79NmewhBqd5bt5yCiNTF//Bfe60VjEYTeJ5JR0DO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A7CXFAAAA3AAAAA8AAAAAAAAAAAAAAAAAlwIAAGRycy9k&#10;b3ducmV2LnhtbFBLBQYAAAAABAAEAPUAAACJAwAAAAA=&#10;" filled="f" strokecolor="#999898" strokeweight="10209emu">
                                                                                                                                                                              <v:path arrowok="t" o:connecttype="custom" o:connectlocs="0,0;58,0" o:connectangles="0,0"/>
                                                                                                                                                                              <o:lock v:ext="edit" verticies="t"/>
                                                                                                                                                                            </v:polyline>
                                                                                                                                                                            <v:group id="Group 362" o:spid="_x0000_s1189" style="position:absolute;left:7771;top:-369;width:58;height:0" coordorigin="7771,-369"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1GRbFwwAAANwAAAAPAAAAZHJzL2Rvd25yZXYueG1sRE9Na8JAEL0X/A/LCL3V&#10;TbQWiW5CkFp6kEJVEG9DdkxCsrMhu03iv+8eCj0+3vcum0wrBupdbVlBvIhAEBdW11wquJwPLxsQ&#10;ziNrbC2Tggc5yNLZ0w4TbUf+puHkSxFC2CWooPK+S6R0RUUG3cJ2xIG7296gD7Avpe5xDOGmlcso&#10;epMGaw4NFXa0r6hoTj9GwceIY76K34djc98/buf11/UYk1LP8ynfgvA0+X/xn/tTK3hdh/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UZFsXDAAAA3AAAAA8A&#10;AAAAAAAAAAAAAAAAqQIAAGRycy9kb3ducmV2LnhtbFBLBQYAAAAABAAEAPoAAACZAwAAAAA=&#10;">
                                                                                                                                                                              <v:polyline id="Freeform 423" o:spid="_x0000_s1190" style="position:absolute;visibility:visible;mso-wrap-style:square;v-text-anchor:top" points="15542,-738,15600,-738"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b3b+xAAA&#10;ANwAAAAPAAAAZHJzL2Rvd25yZXYueG1sRI9BawIxFITvBf9DeIK3mlWqyNYoIgg9VMTVi7fH5rlJ&#10;3bwsm1RXf70RCj0OM/MNM192rhZXaoP1rGA0zEAQl15brhQcD5v3GYgQkTXWnknBnQIsF723Oeba&#10;33hP1yJWIkE45KjAxNjkUobSkMMw9A1x8s6+dRiTbCupW7wluKvlOMum0qHltGCwobWh8lL8OgW7&#10;x3lyrO6ZNcV0dbDbn+/dKQSlBv1u9QkiUhf/w3/tL63gYzKC15l0BOTi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292/sQAAADcAAAADwAAAAAAAAAAAAAAAACXAgAAZHJzL2Rv&#10;d25yZXYueG1sUEsFBgAAAAAEAAQA9QAAAIgDAAAAAA==&#10;" filled="f" strokecolor="#999898" strokeweight="10209emu">
                                                                                                                                                                                <v:path arrowok="t" o:connecttype="custom" o:connectlocs="0,0;58,0" o:connectangles="0,0"/>
                                                                                                                                                                                <o:lock v:ext="edit" verticies="t"/>
                                                                                                                                                                              </v:polyline>
                                                                                                                                                                              <v:group id="Group 363" o:spid="_x0000_s1191" style="position:absolute;left:7800;top:-369;width:0;height:622" coordorigin="7800,-369" coordsize="0,6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hy0pxgAAANwAAAAPAAAAZHJzL2Rvd25yZXYueG1sRI9Ba8JAFITvBf/D8oTe&#10;mk1sUyRmFRErHkKhKpTeHtlnEsy+DdltEv99t1DocZiZb5h8M5lWDNS7xrKCJIpBEJdWN1wpuJzf&#10;npYgnEfW2FomBXdysFnPHnLMtB35g4aTr0SAsMtQQe19l0npypoMush2xMG72t6gD7KvpO5xDHDT&#10;ykUcv0qDDYeFGjva1VTeTt9GwWHEcfuc7Ifidt3dv87p+2eRkFKP82m7AuFp8v/hv/ZRK3hJ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qHLSnGAAAA3AAA&#10;AA8AAAAAAAAAAAAAAAAAqQIAAGRycy9kb3ducmV2LnhtbFBLBQYAAAAABAAEAPoAAACcAwAAAAA=&#10;">
                                                                                                                                                                                <v:polyline id="Freeform 422" o:spid="_x0000_s1192" style="position:absolute;visibility:visible;mso-wrap-style:square;v-text-anchor:top" points="15600,-738,15600,-116" coordsize="0,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65ZMxgAA&#10;ANwAAAAPAAAAZHJzL2Rvd25yZXYueG1sRI9Pa8JAFMTvQr/D8gq9mY1R2xJdRQSLnvzTUnp8Zl+T&#10;1OzbmN3G+O27gtDjMDO/YabzzlSipcaVlhUMohgEcWZ1ybmCj/dV/xWE88gaK8uk4EoO5rOH3hRT&#10;bS+8p/bgcxEg7FJUUHhfp1K6rCCDLrI1cfC+bWPQB9nkUjd4CXBTySSOn6XBksNCgTUtC8pOh1+j&#10;4Lgfv2zb3TnRPh7wV775TH7ejFJPj91iAsJT5//D9/ZaKxiNh3A7E46AnP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65ZMxgAAANwAAAAPAAAAAAAAAAAAAAAAAJcCAABkcnMv&#10;ZG93bnJldi54bWxQSwUGAAAAAAQABAD1AAAAigMAAAAA&#10;" filled="f" strokecolor="#999898" strokeweight="10209emu">
                                                                                                                                                                                  <v:path arrowok="t" o:connecttype="custom" o:connectlocs="0,-369;0,253" o:connectangles="0,0"/>
                                                                                                                                                                                  <o:lock v:ext="edit" verticies="t"/>
                                                                                                                                                                                </v:polyline>
                                                                                                                                                                                <v:group id="Group 364" o:spid="_x0000_s1193" style="position:absolute;left:7771;top:253;width:58;height:0" coordorigin="7771,253"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IhDGxQAAANwAAAAPAAAAZHJzL2Rvd25yZXYueG1sRI9Bi8IwFITvwv6H8IS9&#10;adpdlaUaRcRdPIigLoi3R/Nsi81LaWJb/70RBI/DzHzDzBadKUVDtSssK4iHEQji1OqCMwX/x9/B&#10;DwjnkTWWlknBnRws5h+9GSbatryn5uAzESDsElSQe18lUro0J4NuaCvi4F1sbdAHWWdS19gGuCnl&#10;VxRNpMGCw0KOFa1ySq+Hm1Hw12K7/I7XzfZ6Wd3Px/HutI1Jqc9+t5yC8NT5d/jV3mgFo/EI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iIQxsUAAADcAAAA&#10;DwAAAAAAAAAAAAAAAACpAgAAZHJzL2Rvd25yZXYueG1sUEsFBgAAAAAEAAQA+gAAAJsDAAAAAA==&#10;">
                                                                                                                                                                                  <v:polyline id="Freeform 421" o:spid="_x0000_s1194" style="position:absolute;visibility:visible;mso-wrap-style:square;v-text-anchor:top" points="15542,506,15600,506"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VHD9xQAA&#10;ANwAAAAPAAAAZHJzL2Rvd25yZXYueG1sRI9BawIxFITvBf9DeEJvNau4IqtRRBB6sEhXL94em+cm&#10;7eZl2aS6+utNodDjMDPfMMt17xpxpS5YzwrGowwEceW15VrB6bh7m4MIEVlj45kU3CnAejV4WWKh&#10;/Y0/6VrGWiQIhwIVmBjbQspQGXIYRr4lTt7Fdw5jkl0tdYe3BHeNnGTZTDq0nBYMtrQ1VH2XP07B&#10;4XHJT/U9s6acbY7242t/OIeg1Ouw3yxAROrjf/iv/a4VTPMcfs+kIyB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hUcP3FAAAA3AAAAA8AAAAAAAAAAAAAAAAAlwIAAGRycy9k&#10;b3ducmV2LnhtbFBLBQYAAAAABAAEAPUAAACJAwAAAAA=&#10;" filled="f" strokecolor="#999898" strokeweight="10209emu">
                                                                                                                                                                                    <v:path arrowok="t" o:connecttype="custom" o:connectlocs="0,0;58,0" o:connectangles="0,0"/>
                                                                                                                                                                                    <o:lock v:ext="edit" verticies="t"/>
                                                                                                                                                                                  </v:polyline>
                                                                                                                                                                                  <v:group id="Group 365" o:spid="_x0000_s1195" style="position:absolute;left:5832;top:9;width:58;height:0" coordorigin="5832,9"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W8KyrGAAAA3AAA&#10;AA8AAAAAAAAAAAAAAAAAqQIAAGRycy9kb3ducmV2LnhtbFBLBQYAAAAABAAEAPoAAACcAwAAAAA=&#10;">
                                                                                                                                                                                    <v:shape id="Freeform 420" o:spid="_x0000_s1196" style="position:absolute;left:11664;top:18;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yksRxQAA&#10;ANwAAAAPAAAAZHJzL2Rvd25yZXYueG1sRI9BawIxFITvgv8hPKE3zbZULVujSEHooSKuXnp7bJ6b&#10;tJuXZRN19dcbQfA4zMw3zGzRuVqcqA3Ws4LXUQaCuPTacqVgv1sNP0CEiKyx9kwKLhRgMe/3Zphr&#10;f+YtnYpYiQThkKMCE2OTSxlKQw7DyDfEyTv41mFMsq2kbvGc4K6Wb1k2kQ4tpwWDDX0ZKv+Lo1Ow&#10;uR7G++qSWVNMlju7/vvZ/Iag1MugW36CiNTFZ/jR/tYK3sdTuJ9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KSxHFAAAA3AAAAA8AAAAAAAAAAAAAAAAAlwIAAGRycy9k&#10;b3ducmV2LnhtbFBLBQYAAAAABAAEAPUAAACJAwAAAAA=&#10;" path="m0,0l58,0e" filled="f" strokecolor="#999898" strokeweight="10209emu">
                                                                                                                                                                                      <v:path arrowok="t" o:connecttype="custom" o:connectlocs="0,0;57,0" o:connectangles="0,0"/>
                                                                                                                                                                                      <o:lock v:ext="edit" verticies="t"/>
                                                                                                                                                                                    </v:shape>
                                                                                                                                                                                    <v:group id="Group 366" o:spid="_x0000_s1197" style="position:absolute;left:5861;top:9;width:0;height:724" coordorigin="5861,9" coordsize="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bxrDwwAAANwAAAAPAAAAZHJzL2Rvd25yZXYueG1sRE9Na8JAEL0X/A/LCL3V&#10;TbQWiW5CkFp6kEJVEG9DdkxCsrMhu03iv+8eCj0+3vcum0wrBupdbVlBvIhAEBdW11wquJwPLxsQ&#10;ziNrbC2Tggc5yNLZ0w4TbUf+puHkSxFC2CWooPK+S6R0RUUG3cJ2xIG7296gD7Avpe5xDOGmlcso&#10;epMGaw4NFXa0r6hoTj9GwceIY76K34djc98/buf11/UYk1LP8ynfgvA0+X/xn/tTK3hd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tvGsPDAAAA3AAAAA8A&#10;AAAAAAAAAAAAAAAAqQIAAGRycy9kb3ducmV2LnhtbFBLBQYAAAAABAAEAPoAAACZAwAAAAA=&#10;">
                                                                                                                                                                                      <v:polyline id="Freeform 419" o:spid="_x0000_s1198" style="position:absolute;visibility:visible;mso-wrap-style:square;v-text-anchor:top" points="11722,18,11722,742" coordsize="0,7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HZ13xQAA&#10;ANwAAAAPAAAAZHJzL2Rvd25yZXYueG1sRI9BawIxFITvgv8hPMFbzVa02K1R2orUIh66ir0+Nq+b&#10;pZuXJUl19dc3hYLHYWa+YebLzjbiRD7UjhXcjzIQxKXTNVcKDvv13QxEiMgaG8ek4EIBlot+b465&#10;dmf+oFMRK5EgHHJUYGJscylDachiGLmWOHlfzluMSfpKao/nBLeNHGfZg7RYc1ow2NKrofK7+LEK&#10;9p8FjTNe1dX7dXXc7t5e1tobpYaD7vkJRKQu3sL/7Y1WMJk+wt+ZdATk4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0dnXfFAAAA3AAAAA8AAAAAAAAAAAAAAAAAlwIAAGRycy9k&#10;b3ducmV2LnhtbFBLBQYAAAAABAAEAPUAAACJAwAAAAA=&#10;" filled="f" strokecolor="#999898" strokeweight="10209emu">
                                                                                                                                                                                        <v:path arrowok="t" o:connecttype="custom" o:connectlocs="0,9;0,733" o:connectangles="0,0"/>
                                                                                                                                                                                        <o:lock v:ext="edit" verticies="t"/>
                                                                                                                                                                                      </v:polyline>
                                                                                                                                                                                      <v:group id="Group 367" o:spid="_x0000_s1199" style="position:absolute;left:5832;top:733;width:58;height:0" coordorigin="5832,733"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18" o:spid="_x0000_s1200" style="position:absolute;left:11664;top:1466;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A7xDxQAA&#10;ANwAAAAPAAAAZHJzL2Rvd25yZXYueG1sRI9BawIxFITvBf9DeEJvNavURVajiCB4sEhXL94em+cm&#10;7eZl2URd++tNodDjMDPfMItV7xpxoy5YzwrGowwEceW15VrB6bh9m4EIEVlj45kUPCjAajl4WWCh&#10;/Z0/6VbGWiQIhwIVmBjbQspQGXIYRr4lTt7Fdw5jkl0tdYf3BHeNnGRZLh1aTgsGW9oYqr7Lq1Nw&#10;+LlMT/Ujs6bM10f78bU/nENQ6nXYr+cgIvXxP/zX3mkF7/kYfs+kIyC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DvEPFAAAA3AAAAA8AAAAAAAAAAAAAAAAAlwIAAGRycy9k&#10;b3ducmV2LnhtbFBLBQYAAAAABAAEAPUAAACJAwAAAAA=&#10;" path="m0,0l58,0e" filled="f" strokecolor="#999898" strokeweight="10209emu">
                                                                                                                                                                                          <v:path arrowok="t" o:connecttype="custom" o:connectlocs="0,0;57,0" o:connectangles="0,0"/>
                                                                                                                                                                                          <o:lock v:ext="edit" verticies="t"/>
                                                                                                                                                                                        </v:shape>
                                                                                                                                                                                        <v:group id="Group 368" o:spid="_x0000_s1201" style="position:absolute;left:6236;top:357;width:58;height:0" coordorigin="6236,357"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6+eUxQAAANwAAAAPAAAAZHJzL2Rvd25yZXYueG1sRI9Bi8IwFITvwv6H8IS9&#10;aVpXZalGEVmXPYigLoi3R/Nsi81LaWJb/70RBI/DzHzDzJedKUVDtSssK4iHEQji1OqCMwX/x83g&#10;G4TzyBpLy6TgTg6Wi4/eHBNtW95Tc/CZCBB2CSrIva8SKV2ak0E3tBVx8C62NuiDrDOpa2wD3JRy&#10;FEVTabDgsJBjReuc0uvhZhT8ttiuvuKfZnu9rO/n42R32sak1Ge/W81AeOr8O/xq/2kF4+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OvnlMUAAADcAAAA&#10;DwAAAAAAAAAAAAAAAACpAgAAZHJzL2Rvd25yZXYueG1sUEsFBgAAAAAEAAQA+gAAAJsDAAAAAA==&#10;">
                                                                                                                                                                                          <v:shape id="Freeform 417" o:spid="_x0000_s1202" style="position:absolute;left:12472;top:714;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nYevxQAA&#10;ANwAAAAPAAAAZHJzL2Rvd25yZXYueG1sRI9BawIxFITvhf6H8Aq91ay2XcpqFBGEHirS1Utvj81z&#10;E928LJuoq7++EQSPw8x8w0xmvWvEibpgPSsYDjIQxJXXlmsF283y7QtEiMgaG8+k4EIBZtPnpwkW&#10;2p/5l05lrEWCcChQgYmxLaQMlSGHYeBb4uTtfOcwJtnVUnd4TnDXyFGW5dKh5bRgsKWFoepQHp2C&#10;9XX3ua0vmTVlPt/Y1f5n/ReCUq8v/XwMIlIfH+F7+1sr+Mjf4XYmHQE5/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adh6/FAAAA3AAAAA8AAAAAAAAAAAAAAAAAlwIAAGRycy9k&#10;b3ducmV2LnhtbFBLBQYAAAAABAAEAPUAAACJAwAAAAA=&#10;" path="m0,0l58,0e" filled="f" strokecolor="#999898" strokeweight="10209emu">
                                                                                                                                                                                            <v:path arrowok="t" o:connecttype="custom" o:connectlocs="0,0;57,0" o:connectangles="0,0"/>
                                                                                                                                                                                            <o:lock v:ext="edit" verticies="t"/>
                                                                                                                                                                                          </v:shape>
                                                                                                                                                                                          <v:group id="Group 369" o:spid="_x0000_s1203" style="position:absolute;left:6265;top:357;width:0;height:588" coordorigin="6265,357" coordsize="0,5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RO2nvGAAAA3AAA&#10;AA8AAAAAAAAAAAAAAAAAqQIAAGRycy9kb3ducmV2LnhtbFBLBQYAAAAABAAEAPoAAACcAwAAAAA=&#10;">
                                                                                                                                                                                            <v:shape id="Freeform 416" o:spid="_x0000_s1204" style="position:absolute;left:12530;top:714;width:0;height:589;visibility:visible;mso-wrap-style:square;v-text-anchor:top" coordsize="0,5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FydxAAA&#10;ANwAAAAPAAAAZHJzL2Rvd25yZXYueG1sRI9Ba8JAFITvgv9heYXedKPUUKKrVKUggodoodfX7DMJ&#10;yb4Nu9uY/vuuIHgcZuYbZrUZTCt6cr62rGA2TUAQF1bXXCr4unxO3kH4gKyxtUwK/sjDZj0erTDT&#10;9sY59edQighhn6GCKoQuk9IXFRn0U9sRR+9qncEQpSuldniLcNPKeZKk0mDNcaHCjnYVFc351yg4&#10;HvJT47+36U+Xt7Mm3/VuL3ulXl+GjyWIQEN4hh/tg1bwli7gfiYeAb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QRcncQAAADcAAAADwAAAAAAAAAAAAAAAACXAgAAZHJzL2Rv&#10;d25yZXYueG1sUEsFBgAAAAAEAAQA9QAAAIgDAAAAAA==&#10;" path="m0,0l0,588e" filled="f" strokecolor="#999898" strokeweight="10209emu">
                                                                                                                                                                                              <v:path arrowok="t" o:connecttype="custom" o:connectlocs="0,358;0,947" o:connectangles="0,0"/>
                                                                                                                                                                                              <o:lock v:ext="edit" verticies="t"/>
                                                                                                                                                                                            </v:shape>
                                                                                                                                                                                            <v:group id="Group 370" o:spid="_x0000_s1205" style="position:absolute;left:6236;top:946;width:58;height:0" coordorigin="6236,946"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9Dhl8UAAADcAAAA&#10;DwAAAAAAAAAAAAAAAACpAgAAZHJzL2Rvd25yZXYueG1sUEsFBgAAAAAEAAQA+gAAAJsDAAAAAA==&#10;">
                                                                                                                                                                                              <v:shape id="Freeform 415" o:spid="_x0000_s1206" style="position:absolute;left:12472;top:1892;width:57;height:0;visibility:visible;mso-wrap-style:square;v-text-anchor:top"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poGsxQAA&#10;ANwAAAAPAAAAZHJzL2Rvd25yZXYueG1sRI9BawIxFITvBf9DeEJvNWtp17I1iggFDxbp6sXbY/Pc&#10;pN28LJuoq7/eCAWPw8x8w0znvWvEibpgPSsYjzIQxJXXlmsFu+3XyweIEJE1Np5JwYUCzGeDpykW&#10;2p/5h05lrEWCcChQgYmxLaQMlSGHYeRb4uQdfOcwJtnVUnd4TnDXyNcsy6VDy2nBYEtLQ9VfeXQK&#10;NtfD+66+ZNaU+WJrv3/Xm30ISj0P+8UniEh9fIT/2yut4C2fwP1MOgJyd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mgazFAAAA3AAAAA8AAAAAAAAAAAAAAAAAlwIAAGRycy9k&#10;b3ducmV2LnhtbFBLBQYAAAAABAAEAPUAAACJAwAAAAA=&#10;" path="m0,0l58,0e" filled="f" strokecolor="#999898" strokeweight="10209emu">
                                                                                                                                                                                                <v:path arrowok="t" o:connecttype="custom" o:connectlocs="0,0;57,0" o:connectangles="0,0"/>
                                                                                                                                                                                                <o:lock v:ext="edit" verticies="t"/>
                                                                                                                                                                                              </v:shape>
                                                                                                                                                                                              <v:group id="Group 371" o:spid="_x0000_s1207" style="position:absolute;left:6640;top:-86;width:58;height:0" coordorigin="6640,-86"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A9B+wgAAANwAAAAPAAAAZHJzL2Rvd25yZXYueG1sRE/LisIwFN0L8w/hDrjT&#10;tKOWoRpFZEZciOADBneX5toWm5vSZNr692YhuDyc92LVm0q01LjSsoJ4HIEgzqwuOVdwOf+OvkE4&#10;j6yxskwKHuRgtfwYLDDVtuMjtSefixDCLkUFhfd1KqXLCjLoxrYmDtzNNgZ9gE0udYNdCDeV/Iqi&#10;RBosOTQUWNOmoOx++jcKth1260n80+7vt83jep4d/vYxKTX87NdzEJ56/xa/3DutYJq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QPQfsIAAADcAAAADwAA&#10;AAAAAAAAAAAAAACpAgAAZHJzL2Rvd25yZXYueG1sUEsFBgAAAAAEAAQA+gAAAJgDAAAAAA==&#10;">
                                                                                                                                                                                                <v:polyline id="Freeform 414" o:spid="_x0000_s1208" style="position:absolute;visibility:visible;mso-wrap-style:square;v-text-anchor:top" points="13280,-172,13338,-172"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dbBFxQAA&#10;ANwAAAAPAAAAZHJzL2Rvd25yZXYueG1sRI9BawIxFITvBf9DeEJvNWtpF7s1iggFDxbp6sXbY/Pc&#10;pN28LJuoq7/eCAWPw8x8w0znvWvEibpgPSsYjzIQxJXXlmsFu+3XywREiMgaG8+k4EIB5rPB0xQL&#10;7c/8Q6cy1iJBOBSowMTYFlKGypDDMPItcfIOvnMYk+xqqTs8J7hr5GuW5dKh5bRgsKWloeqvPDoF&#10;m+vhfVdfMmvKfLG137/rzT4EpZ6H/eITRKQ+PsL/7ZVW8JZ/wP1MOgJyd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d1sEXFAAAA3AAAAA8AAAAAAAAAAAAAAAAAlwIAAGRycy9k&#10;b3ducmV2LnhtbFBLBQYAAAAABAAEAPUAAACJAwAAAAA=&#10;" filled="f" strokecolor="#999898" strokeweight="10209emu">
                                                                                                                                                                                                  <v:path arrowok="t" o:connecttype="custom" o:connectlocs="0,0;58,0" o:connectangles="0,0"/>
                                                                                                                                                                                                  <o:lock v:ext="edit" verticies="t"/>
                                                                                                                                                                                                </v:polyline>
                                                                                                                                                                                                <v:group id="Group 372" o:spid="_x0000_s1209" style="position:absolute;left:6669;top:-86;width:0;height:653" coordorigin="6669,-86" coordsize="0,6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qxKpcIAAADcAAAADwAA&#10;AAAAAAAAAAAAAACpAgAAZHJzL2Rvd25yZXYueG1sUEsFBgAAAAAEAAQA+gAAAJgDAAAAAA==&#10;">
                                                                                                                                                                                                  <v:polyline id="Freeform 413" o:spid="_x0000_s1210" style="position:absolute;visibility:visible;mso-wrap-style:square;v-text-anchor:top" points="13338,-172,13338,481" coordsize="0,6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ZoQxAAA&#10;ANwAAAAPAAAAZHJzL2Rvd25yZXYueG1sRI9Ba8JAFITvQv/D8gredBMpmqZupAQKPVjBWHp+zb4m&#10;odm3YXcb4793C4LHYWa+Yba7yfRiJOc7ywrSZQKCuLa640bB5+ltkYHwAVljb5kUXMjDrniYbTHX&#10;9sxHGqvQiAhhn6OCNoQhl9LXLRn0SzsQR+/HOoMhStdI7fAc4aaXqyRZS4Mdx4UWBypbqn+rP6Ng&#10;zL5Il/1x9X14noJf23L/4Sql5o/T6wuIQFO4h2/td63gaZPC/5l4BGR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RGaEMQAAADcAAAADwAAAAAAAAAAAAAAAACXAgAAZHJzL2Rv&#10;d25yZXYueG1sUEsFBgAAAAAEAAQA9QAAAIgDAAAAAA==&#10;" filled="f" strokecolor="#999898" strokeweight="10209emu">
                                                                                                                                                                                                    <v:path arrowok="t" o:connecttype="custom" o:connectlocs="0,-86;0,567" o:connectangles="0,0"/>
                                                                                                                                                                                                    <o:lock v:ext="edit" verticies="t"/>
                                                                                                                                                                                                  </v:polyline>
                                                                                                                                                                                                  <v:group id="Group 373" o:spid="_x0000_s1211" style="position:absolute;left:6640;top:567;width:58;height:0" coordorigin="6640,567"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polyline id="Freeform 412" o:spid="_x0000_s1212" style="position:absolute;visibility:visible;mso-wrap-style:square;v-text-anchor:top" points="13280,1134,13338,1134"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BFyxgAA&#10;ANwAAAAPAAAAZHJzL2Rvd25yZXYueG1sRI9PawIxFMTvBb9DeEJvNeufqqxGkYLQg0W6evH22Dw3&#10;0c3Lskl17advCoUeh5n5DbNcd64WN2qD9axgOMhAEJdeW64UHA/blzmIEJE11p5JwYMCrFe9pyXm&#10;2t/5k25FrESCcMhRgYmxyaUMpSGHYeAb4uSdfeswJtlWUrd4T3BXy1GWTaVDy2nBYENvhspr8eUU&#10;7L/Pr8fqkVlTTDcH+3HZ7U8hKPXc7zYLEJG6+B/+a79rBZPZGH7PpCMgV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DRBFyxgAAANwAAAAPAAAAAAAAAAAAAAAAAJcCAABkcnMv&#10;ZG93bnJldi54bWxQSwUGAAAAAAQABAD1AAAAigMAAAAA&#10;" filled="f" strokecolor="#999898" strokeweight="10209emu">
                                                                                                                                                                                                      <v:path arrowok="t" o:connecttype="custom" o:connectlocs="0,0;58,0" o:connectangles="0,0"/>
                                                                                                                                                                                                      <o:lock v:ext="edit" verticies="t"/>
                                                                                                                                                                                                    </v:polyline>
                                                                                                                                                                                                    <v:group id="Group 374" o:spid="_x0000_s1213" style="position:absolute;left:7771;top:-283;width:58;height:0" coordorigin="7771,-283"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polyline id="Freeform 411" o:spid="_x0000_s1214" style="position:absolute;visibility:visible;mso-wrap-style:square;v-text-anchor:top" points="15542,-566,15600,-566"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SydxQAA&#10;ANwAAAAPAAAAZHJzL2Rvd25yZXYueG1sRI9BawIxFITvgv8hPKE3zbZULVujSEHooSKuXnp7bJ6b&#10;tJuXZRN19dcbQfA4zMw3zGzRuVqcqA3Ws4LXUQaCuPTacqVgv1sNP0CEiKyx9kwKLhRgMe/3Zphr&#10;f+YtnYpYiQThkKMCE2OTSxlKQw7DyDfEyTv41mFMsq2kbvGc4K6Wb1k2kQ4tpwWDDX0ZKv+Lo1Ow&#10;uR7G++qSWVNMlju7/vvZ/Iag1MugW36CiNTFZ/jR/tYK3qdjuJ9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PhLJ3FAAAA3AAAAA8AAAAAAAAAAAAAAAAAlwIAAGRycy9k&#10;b3ducmV2LnhtbFBLBQYAAAAABAAEAPUAAACJAwAAAAA=&#10;" filled="f" strokecolor="#999898" strokeweight="10209emu">
                                                                                                                                                                                                        <v:path arrowok="t" o:connecttype="custom" o:connectlocs="0,0;58,0" o:connectangles="0,0"/>
                                                                                                                                                                                                        <o:lock v:ext="edit" verticies="t"/>
                                                                                                                                                                                                      </v:polyline>
                                                                                                                                                                                                      <v:group id="Group 375" o:spid="_x0000_s1215" style="position:absolute;left:7800;top:-283;width:0;height:772" coordorigin="7800,-283" coordsize="0,7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CXdKxgAAANwAAAAPAAAAZHJzL2Rvd25yZXYueG1sRI9Ba8JAFITvgv9heUJv&#10;dRNrbYlZRUSlBylUC8XbI/tMQrJvQ3ZN4r/vFgoeh5n5hknXg6lFR60rLSuIpxEI4szqknMF3+f9&#10;8zsI55E11pZJwZ0crFfjUYqJtj1/UXfyuQgQdgkqKLxvEildVpBBN7UNcfCutjXog2xzqVvsA9zU&#10;chZFC2mw5LBQYEPbgrLqdDMKDj32m5d41x2r6/Z+Ob9+/hxjUuppMmyWIDwN/hH+b39oBfO3B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4Jd0rGAAAA3AAA&#10;AA8AAAAAAAAAAAAAAAAAqQIAAGRycy9kb3ducmV2LnhtbFBLBQYAAAAABAAEAPoAAACcAwAAAAA=&#10;">
                                                                                                                                                                                                        <v:polyline id="Freeform 410" o:spid="_x0000_s1216" style="position:absolute;visibility:visible;mso-wrap-style:square;v-text-anchor:top" points="15600,-566,15600,206" coordsize="0,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fewJxAAA&#10;ANwAAAAPAAAAZHJzL2Rvd25yZXYueG1sRI9Ba8JAFITvBf/D8gQvRTcVqSG6ihUKpbdGQY+P7DOJ&#10;Zt+mu6uJ/74rCD0OM/MNs1z3phE3cr62rOBtkoAgLqyuuVSw332OUxA+IGtsLJOCO3lYrwYvS8y0&#10;7fiHbnkoRYSwz1BBFUKbSemLigz6iW2Jo3eyzmCI0pVSO+wi3DRymiTv0mDNcaHClrYVFZf8ahSc&#10;gr9/tG72fXC/aXo8X/Mufd0qNRr2mwWIQH34Dz/bX1rBbD6Hx5l4BO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X3sCcQAAADcAAAADwAAAAAAAAAAAAAAAACXAgAAZHJzL2Rv&#10;d25yZXYueG1sUEsFBgAAAAAEAAQA9QAAAIgDAAAAAA==&#10;" filled="f" strokecolor="#999898" strokeweight="10209emu">
                                                                                                                                                                                                          <v:path arrowok="t" o:connecttype="custom" o:connectlocs="0,-283;0,489" o:connectangles="0,0"/>
                                                                                                                                                                                                          <o:lock v:ext="edit" verticies="t"/>
                                                                                                                                                                                                        </v:polyline>
                                                                                                                                                                                                        <v:group id="Group 376" o:spid="_x0000_s1217" style="position:absolute;left:7771;top:489;width:58;height:0" coordorigin="7771,489" coordsize="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pGo8IAAADcAAAADwAA&#10;AAAAAAAAAAAAAACpAgAAZHJzL2Rvd25yZXYueG1sUEsFBgAAAAAEAAQA+gAAAJgDAAAAAA==&#10;">
                                                                                                                                                                                                          <v:polyline id="Freeform 409" o:spid="_x0000_s1218" style="position:absolute;visibility:visible;mso-wrap-style:square;v-text-anchor:top" points="15542,978,15600,978" coordsize="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rCaYxQAA&#10;ANwAAAAPAAAAZHJzL2Rvd25yZXYueG1sRI9BawIxFITvBf9DeEJvNauo1dUoUhB6sEhXL94em+cm&#10;unlZNqmu/fVNodDjMDPfMMt152pxozZYzwqGgwwEcem15UrB8bB9mYEIEVlj7ZkUPCjAetV7WmKu&#10;/Z0/6VbESiQIhxwVmBibXMpQGnIYBr4hTt7Ztw5jkm0ldYv3BHe1HGXZVDq0nBYMNvRmqLwWX07B&#10;/vs8OVaPzJpiujnYj8tufwpBqed+t1mAiNTF//Bf+10rGL/O4fdMOgJ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KsJpjFAAAA3AAAAA8AAAAAAAAAAAAAAAAAlwIAAGRycy9k&#10;b3ducmV2LnhtbFBLBQYAAAAABAAEAPUAAACJAwAAAAA=&#10;" filled="f" strokecolor="#999898" strokeweight="10209emu">
                                                                                                                                                                                                            <v:path arrowok="t" o:connecttype="custom" o:connectlocs="0,0;58,0" o:connectangles="0,0"/>
                                                                                                                                                                                                            <o:lock v:ext="edit" verticies="t"/>
                                                                                                                                                                                                          </v:polyline>
                                                                                                                                                                                                          <v:group id="Group 377" o:spid="_x0000_s1219" style="position:absolute;left:5861;top:-802;width:1940;height:658" coordorigin="5861,-802" coordsize="1940,6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eTqCwgAAANwAAAAPAAAAZHJzL2Rvd25yZXYueG1sRE/LisIwFN0L8w/hDrjT&#10;tOMDqUYRmREXIlgHBneX5toWm5vSZNr692YhuDyc92rTm0q01LjSsoJ4HIEgzqwuOVfwe/kZLUA4&#10;j6yxskwKHuRgs/4YrDDRtuMztanPRQhhl6CCwvs6kdJlBRl0Y1sTB+5mG4M+wCaXusEuhJtKfkXR&#10;XBosOTQUWNOuoOye/hsF+w677ST+bo/32+5xvcxOf8eYlBp+9tslCE+9f4tf7oNWMF2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3k6gsIAAADcAAAADwAA&#10;AAAAAAAAAAAAAACpAgAAZHJzL2Rvd25yZXYueG1sUEsFBgAAAAAEAAQA+gAAAJgDAAAAAA==&#10;">
                                                                                                                                                                                                            <v:shape id="Freeform 408" o:spid="_x0000_s1220" style="position:absolute;left:11722;top:-1604;width:1939;height:658;visibility:visible;mso-wrap-style:square;v-text-anchor:top" coordsize="1940,6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4cMoxAAA&#10;ANwAAAAPAAAAZHJzL2Rvd25yZXYueG1sRI9bi8IwFITfBf9DOIJvmlZkkWoUES+7sgjeQN8OzbEt&#10;NielyWr995uFBR+HmfmGmcwaU4oH1a6wrCDuRyCIU6sLzhScjqveCITzyBpLy6TgRQ5m03Zrgom2&#10;T97T4+AzESDsElSQe18lUro0J4Oubyvi4N1sbdAHWWdS1/gMcFPKQRR9SIMFh4UcK1rklN4PP0aB&#10;XV6WfI13Jh3Q+Wsrjxv/vWalup1mPgbhqfHv8H/7UysYjmL4OxOO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HDKMQAAADcAAAADwAAAAAAAAAAAAAAAACXAgAAZHJzL2Rv&#10;d25yZXYueG1sUEsFBgAAAAAEAAQA9QAAAIgDAAAAAA==&#10;" path="m0,658l24,650,49,641,73,633,98,625,122,616,147,608,171,600,196,591,220,583,245,575,270,567,294,558,319,550,343,542,368,533,392,525,417,517,441,508,466,500,491,491,515,483,540,475,564,466,589,458,613,450,638,442,662,433,687,425,712,417,736,408,761,400,785,392,810,383,834,375,859,367,883,358,908,350,933,342,957,333,983,325,1007,317,1032,308,1056,300,1081,292,1105,283,1130,275,1155,267,1179,258,1204,250,1228,242,1253,233,1277,225,1302,217,1326,208,1351,200,1376,192,1400,183,1425,175,1449,167,1474,158,1498,150,1523,142,1547,133,1572,125,1596,117,1621,108,1646,100,1670,92,1695,83,1719,75,1744,67,1768,58,1793,50,1817,42,1842,33,1866,25,1891,17,1916,8,1940,0e" filled="f" strokecolor="#f8766c" strokeweight="10209emu">
                                                                                                                                                                                                              <v:stroke dashstyle="longDash"/>
                                                                                                                                                                                                              <v:path arrowok="t" o:connecttype="custom" o:connectlocs="24,-152;73,-169;122,-186;171,-202;220,-219;270,-235;319,-252;368,-269;417,-285;466,-302;515,-319;564,-336;613,-352;662,-369;712,-385;761,-402;810,-419;859,-435;908,-452;957,-469;1006,-485;1055,-502;1104,-519;1154,-535;1203,-552;1252,-569;1301,-585;1350,-602;1399,-619;1448,-635;1497,-652;1546,-669;1595,-685;1645,-702;1694,-719;1743,-735;1792,-752;1841,-769;1890,-785;1939,-802" o:connectangles="0,0,0,0,0,0,0,0,0,0,0,0,0,0,0,0,0,0,0,0,0,0,0,0,0,0,0,0,0,0,0,0,0,0,0,0,0,0,0,0"/>
                                                                                                                                                                                                              <o:lock v:ext="edit" verticies="t"/>
                                                                                                                                                                                                            </v:shape>
                                                                                                                                                                                                            <v:group id="Group 378" o:spid="_x0000_s1221" style="position:absolute;left:5861;top:-56;width:1940;height:60" coordorigin="5861,-56" coordsize="194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5wFuxQAAANwAAAAPAAAAZHJzL2Rvd25yZXYueG1sRI9Pi8IwFMTvwn6H8Bb2&#10;pmldFalGEdldPIjgHxBvj+bZFpuX0mTb+u2NIHgcZuY3zHzZmVI0VLvCsoJ4EIEgTq0uOFNwOv72&#10;pyCcR9ZYWiYFd3KwXHz05pho2/KemoPPRICwS1BB7n2VSOnSnAy6ga2Ig3e1tUEfZJ1JXWMb4KaU&#10;wyiaSIMFh4UcK1rnlN4O/0bBX4vt6jv+aba36/p+OY53521MSn19dqsZCE+df4df7Y1WMJo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OcBbsUAAADcAAAA&#10;DwAAAAAAAAAAAAAAAACpAgAAZHJzL2Rvd25yZXYueG1sUEsFBgAAAAAEAAQA+gAAAJsDAAAAAA==&#10;">
                                                                                                                                                                                                              <v:shape id="Freeform 407" o:spid="_x0000_s1222" style="position:absolute;left:11722;top:-112;width:1939;height:60;visibility:visible;mso-wrap-style:square;v-text-anchor:top" coordsize="1940,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quqSxAAA&#10;ANwAAAAPAAAAZHJzL2Rvd25yZXYueG1sRI9BawIxFITvgv8hPKE3zWqlyGoUsQgtPWk91Ntz89ys&#10;bl6WJK7bf98IBY/DzHzDLFadrUVLPlSOFYxHGQjiwumKSwWH7+1wBiJEZI21Y1LwSwFWy35vgbl2&#10;d95Ru4+lSBAOOSowMTa5lKEwZDGMXEOcvLPzFmOSvpTa4z3BbS0nWfYmLVacFgw2tDFUXPc3q+Cr&#10;Pfjjj77cTpfp57acvHeUNUapl0G3noOI1MVn+L/9oRVMZ6/wOJ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arqksQAAADcAAAADwAAAAAAAAAAAAAAAACXAgAAZHJzL2Rv&#10;d25yZXYueG1sUEsFBgAAAAAEAAQA9QAAAIgDAAAAAA==&#10;" path="m0,60l24,59,49,58,73,57,98,57,122,56,147,55,171,54,196,54,220,53,245,52,270,51,294,51,319,50,343,49,368,48,392,48,417,47,441,46,466,45,491,45,515,44,540,43,564,42,589,42,613,41,638,40,662,39,687,39,712,38,736,37,761,36,785,35,810,35,834,34,859,33,883,32,908,32,933,31,957,30,983,29,1007,29,1032,28,1056,27,1081,26,1105,26,1130,25,1155,24,1179,23,1204,23,1228,22,1253,21,1277,20,1302,20,1326,19,1351,18,1376,17,1400,16,1425,16,1449,15,1474,14,1498,13,1523,13,1547,12,1572,11,1596,10,1621,10,1646,9,1670,8,1695,7,1719,7,1744,6,1768,5,1793,4,1817,3,1842,3,1866,2,1891,1,1916,,1940,0e" filled="f" strokecolor="#7bad00" strokeweight="10209emu">
                                                                                                                                                                                                                <v:stroke dashstyle="longDash"/>
                                                                                                                                                                                                                <v:path arrowok="t" o:connecttype="custom" o:connectlocs="24,3;73,1;122,0;171,-2;220,-3;270,-5;319,-6;368,-8;417,-9;466,-11;515,-12;564,-14;613,-15;662,-17;712,-18;761,-20;810,-21;859,-23;908,-24;957,-26;1006,-27;1055,-29;1104,-30;1154,-32;1203,-33;1252,-35;1301,-36;1350,-38;1399,-40;1448,-41;1497,-43;1546,-44;1595,-46;1645,-47;1694,-49;1743,-50;1792,-52;1841,-53;1890,-55;1939,-56" o:connectangles="0,0,0,0,0,0,0,0,0,0,0,0,0,0,0,0,0,0,0,0,0,0,0,0,0,0,0,0,0,0,0,0,0,0,0,0,0,0,0,0"/>
                                                                                                                                                                                                                <o:lock v:ext="edit" verticies="t"/>
                                                                                                                                                                                                              </v:shape>
                                                                                                                                                                                                              <v:group id="Group 379" o:spid="_x0000_s1223" style="position:absolute;left:5861;top:-41;width:1940;height:282" coordorigin="5861,-41" coordsize="1940,2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NEI8gcUAAADcAAAA&#10;DwAAAAAAAAAAAAAAAACpAgAAZHJzL2Rvd25yZXYueG1sUEsFBgAAAAAEAAQA+gAAAJsDAAAAAA==&#10;">
                                                                                                                                                                                                                <v:shape id="Freeform 406" o:spid="_x0000_s1224" style="position:absolute;left:11722;top:-82;width:1939;height:282;visibility:visible;mso-wrap-style:square;v-text-anchor:top" coordsize="1940,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xoMxAAA&#10;ANwAAAAPAAAAZHJzL2Rvd25yZXYueG1sRI9Ba8JAFITvBf/D8gRvdWOxItFVRBBbT61GvD6yz2Q1&#10;+zZkV5P213cLgsdhZr5h5svOVuJOjTeOFYyGCQji3GnDhYLssHmdgvABWWPlmBT8kIflovcyx1S7&#10;lr/pvg+FiBD2KSooQ6hTKX1ekkU/dDVx9M6usRiibAqpG2wj3FbyLUkm0qLhuFBiTeuS8uv+ZhWc&#10;s98Lnb52209zy7bHlcFr2+6UGvS71QxEoC48w4/2h1Ywnr7D/5l4BO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VcaDMQAAADcAAAADwAAAAAAAAAAAAAAAACXAgAAZHJzL2Rv&#10;d25yZXYueG1sUEsFBgAAAAAEAAQA9QAAAIgDAAAAAA==&#10;" path="m0,282l24,278,49,275,73,271,98,268,122,264,147,261,171,257,196,253,220,250,245,246,270,243,294,239,319,236,343,232,368,228,392,225,417,221,441,218,466,214,491,211,515,207,540,203,564,200,589,196,613,193,638,189,662,186,687,182,712,179,736,175,761,171,785,168,810,164,834,161,859,157,883,153,908,150,933,146,957,143,983,139,1007,136,1032,132,1056,128,1081,125,1105,121,1130,118,1155,114,1179,111,1204,107,1228,104,1253,100,1277,96,1302,93,1326,89,1351,86,1376,82,1400,79,1425,75,1449,71,1474,68,1498,64,1523,61,1547,57,1572,54,1596,50,1621,46,1646,43,1670,39,1695,36,1719,32,1744,29,1768,25,1793,21,1817,18,1842,14,1866,11,1891,7,1916,4,1940,0e" filled="f" strokecolor="#00bec4" strokeweight="10209emu">
                                                                                                                                                                                                                  <v:stroke dashstyle="longDash"/>
                                                                                                                                                                                                                  <v:path arrowok="t" o:connecttype="custom" o:connectlocs="24,237;73,230;122,223;171,216;220,209;270,202;319,195;368,187;417,180;466,173;515,166;564,159;613,152;662,145;712,138;761,130;810,123;859,116;908,109;957,102;1006,95;1055,87;1104,80;1154,73;1203,66;1252,59;1301,52;1350,45;1399,38;1448,30;1497,23;1546,16;1595,9;1645,2;1694,-5;1743,-12;1792,-20;1841,-27;1890,-34;1939,-41" o:connectangles="0,0,0,0,0,0,0,0,0,0,0,0,0,0,0,0,0,0,0,0,0,0,0,0,0,0,0,0,0,0,0,0,0,0,0,0,0,0,0,0"/>
                                                                                                                                                                                                                  <o:lock v:ext="edit" verticies="t"/>
                                                                                                                                                                                                                </v:shape>
                                                                                                                                                                                                                <v:group id="Group 380" o:spid="_x0000_s1225" style="position:absolute;left:5861;top:100;width:1940;height:425" coordorigin="5861,100" coordsize="1940,4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3AdtxgAAANwAAAAPAAAAZHJzL2Rvd25yZXYueG1sRI9Ba8JAFITvBf/D8oTe&#10;6ia2FUndhCAqHqRQLZTeHtlnEpJ9G7JrEv99t1DocZiZb5hNNplWDNS72rKCeBGBIC6srrlU8HnZ&#10;P61BOI+ssbVMCu7kIEtnDxtMtB35g4azL0WAsEtQQeV9l0jpiooMuoXtiIN3tb1BH2RfSt3jGOCm&#10;lcsoWkmDNYeFCjvaVlQ055tRcBhxzJ/j3XBqrtv79+X1/esUk1KP8yl/A+Fp8v/hv/ZRK3hZr+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vcB23GAAAA3AAA&#10;AA8AAAAAAAAAAAAAAAAAqQIAAGRycy9kb3ducmV2LnhtbFBLBQYAAAAABAAEAPoAAACcAwAAAAA=&#10;">
                                                                                                                                                                                                                  <v:shape id="Freeform 405" o:spid="_x0000_s1226" style="position:absolute;left:11722;top:200;width:1939;height:425;visibility:visible;mso-wrap-style:square;v-text-anchor:top" coordsize="1940,4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45TJxgAA&#10;ANwAAAAPAAAAZHJzL2Rvd25yZXYueG1sRI9Pi8IwFMTvwn6H8AQvYlNlUamNIguCf1BYtwePj+bZ&#10;FpuX0kTtfnuzsOBxmJnfMOmqM7V4UOsqywrGUQyCOLe64kJB9rMZzUE4j6yxtkwKfsnBavnRSzHR&#10;9snf9Dj7QgQIuwQVlN43iZQuL8mgi2xDHLyrbQ36INtC6hafAW5qOYnjqTRYcVgosaGvkvLb+W4U&#10;HIvd/nKtDpv1aXtz+2OczYa7TKlBv1svQHjq/Dv8395qBZ/zGfydCUdALl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45TJxgAAANwAAAAPAAAAAAAAAAAAAAAAAJcCAABkcnMv&#10;ZG93bnJldi54bWxQSwUGAAAAAAQABAD1AAAAigMAAAAA&#10;" path="m0,425l24,420,49,414,73,409,98,404,122,398,147,393,171,387,196,382,220,377,245,371,270,366,294,360,319,355,343,350,368,344,392,339,417,334,441,328,466,323,491,318,515,312,540,307,564,301,589,296,613,291,638,285,662,280,687,274,712,269,736,264,761,258,785,253,810,247,834,242,859,237,883,231,908,226,933,221,957,215,983,210,1007,205,1032,199,1056,194,1081,188,1105,183,1130,178,1155,172,1179,167,1204,161,1228,156,1253,151,1277,145,1302,140,1326,134,1351,129,1376,124,1400,118,1425,113,1449,108,1474,102,1498,97,1523,92,1547,86,1572,81,1596,75,1621,70,1646,65,1670,59,1695,54,1719,48,1744,43,1768,38,1793,32,1817,27,1842,21,1866,16,1891,11,1916,5,1940,0e" filled="f" strokecolor="#c67bfe" strokeweight="10209emu">
                                                                                                                                                                                                                    <v:stroke dashstyle="longDash"/>
                                                                                                                                                                                                                    <v:path arrowok="t" o:connecttype="custom" o:connectlocs="24,520;73,509;122,498;171,487;220,477;270,466;319,455;368,444;417,434;466,423;515,412;564,401;613,391;662,380;712,369;761,358;810,347;859,337;908,326;957,315;1006,305;1055,294;1104,283;1154,272;1203,261;1252,251;1301,240;1350,229;1399,218;1448,208;1497,197;1546,186;1595,175;1645,165;1694,154;1743,143;1792,132;1841,121;1890,111;1939,100" o:connectangles="0,0,0,0,0,0,0,0,0,0,0,0,0,0,0,0,0,0,0,0,0,0,0,0,0,0,0,0,0,0,0,0,0,0,0,0,0,0,0,0"/>
                                                                                                                                                                                                                    <o:lock v:ext="edit" verticies="t"/>
                                                                                                                                                                                                                  </v:shape>
                                                                                                                                                                                                                  <v:group id="Group 381" o:spid="_x0000_s1227" style="position:absolute;left:5700;top:-1225;width:2261;height:2274" coordorigin="5700,-1225" coordsize="2261,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DzaEwgAAANwAAAAPAAAAZHJzL2Rvd25yZXYueG1sRE/LisIwFN0L8w/hDrjT&#10;tOMDqUYRmREXIlgHBneX5toWm5vSZNr692YhuDyc92rTm0q01LjSsoJ4HIEgzqwuOVfwe/kZLUA4&#10;j6yxskwKHuRgs/4YrDDRtuMztanPRQhhl6CCwvs6kdJlBRl0Y1sTB+5mG4M+wCaXusEuhJtKfkXR&#10;XBosOTQUWNOuoOye/hsF+w677ST+bo/32+5xvcxOf8eYlBp+9tslCE+9f4tf7oNWMF2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Q82hMIAAADcAAAADwAA&#10;AAAAAAAAAAAAAACpAgAAZHJzL2Rvd25yZXYueG1sUEsFBgAAAAAEAAQA+gAAAJgDAAAAAA==&#10;">
                                                                                                                                                                                                                    <v:shape id="Freeform 404" o:spid="_x0000_s1228" style="position:absolute;left:5700;top:-1225;width:2261;height:2274;visibility:visible;mso-wrap-style:square;v-text-anchor:top" coordsize="2261,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25VdxwAA&#10;ANwAAAAPAAAAZHJzL2Rvd25yZXYueG1sRI9Pa8JAFMTvBb/D8gQvUjeW0tjUVaRBKB4q/jn0+Mi+&#10;ZtNk34bsatJv3xWEHoeZ+Q2zXA+2EVfqfOVYwXyWgCAunK64VHA+bR8XIHxA1tg4JgW/5GG9Gj0s&#10;MdOu5wNdj6EUEcI+QwUmhDaT0heGLPqZa4mj9+06iyHKrpS6wz7CbSOfkuRFWqw4Lhhs6d1QUR8v&#10;VoEc9v1nmp/rtN7uTJVPc/uV/ig1GQ+bNxCBhvAfvrc/tILnxSvczsQjIF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tuVXccAAADcAAAADwAAAAAAAAAAAAAAAACXAgAAZHJz&#10;L2Rvd25yZXYueG1sUEsFBgAAAAAEAAQA9QAAAIsDAAAAAA==&#10;" path="m0,2274l2261,2274,2261,,,,,2274xe" filled="f" strokecolor="#7f7e7e" strokeweight="10209emu">
                                                                                                                                                                                                                      <v:path arrowok="t" o:connecttype="custom" o:connectlocs="0,1049;2261,1049;2261,-1225;0,-1225;0,1049" o:connectangles="0,0,0,0,0"/>
                                                                                                                                                                                                                    </v:shape>
                                                                                                                                                                                                                    <v:group id="Group 382" o:spid="_x0000_s1229" style="position:absolute;left:3320;top:468;width:64;height:0" coordorigin="3320,468"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CsX8IAAADcAAAADwAA&#10;AAAAAAAAAAAAAACpAgAAZHJzL2Rvd25yZXYueG1sUEsFBgAAAAAEAAQA+gAAAJgDAAAAAA==&#10;">
                                                                                                                                                                                                                      <v:shape id="Freeform 403" o:spid="_x0000_s1230" style="position:absolute;left:6640;top:936;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f3cfxgAA&#10;ANwAAAAPAAAAZHJzL2Rvd25yZXYueG1sRI9BawIxFITvBf9DeIK3mlVLsVujaGmhvYhrPXh8bl43&#10;i5uXJYnrtr++KRQ8DjPzDbNY9bYRHflQO1YwGWcgiEuna64UHD7f7ucgQkTW2DgmBd8UYLUc3C0w&#10;1+7KBXX7WIkE4ZCjAhNjm0sZSkMWw9i1xMn7ct5iTNJXUnu8Jrht5DTLHqXFmtOCwZZeDJXn/cUq&#10;mHWzLW5M8ZOtt35T7A7u9eN0VGo07NfPICL18Rb+b79rBQ9PE/g7k46AXP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6f3cfxgAAANwAAAAPAAAAAAAAAAAAAAAAAJcCAABkcnMv&#10;ZG93bnJldi54bWxQSwUGAAAAAAQABAD1AAAAigMAAAAA&#10;" path="m0,0l64,0e" filled="f" strokeweight="10209emu">
                                                                                                                                                                                                                        <v:path arrowok="t" o:connecttype="custom" o:connectlocs="0,0;65,0" o:connectangles="0,0"/>
                                                                                                                                                                                                                        <o:lock v:ext="edit" verticies="t"/>
                                                                                                                                                                                                                      </v:shape>
                                                                                                                                                                                                                      <v:group id="Group 383" o:spid="_x0000_s1231" style="position:absolute;left:3320;top:-304;width:64;height:0" coordorigin="3320,-304"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PpezxQAAANwAAAAPAAAAZHJzL2Rvd25yZXYueG1sRI9Pa8JAFMTvgt9heYK3&#10;uon/sNFVRFR6kEK1UHp7ZJ9JMPs2ZNckfvuuUPA4zMxvmNWmM6VoqHaFZQXxKAJBnFpdcKbg+3J4&#10;W4BwHlljaZkUPMjBZt3vrTDRtuUvas4+EwHCLkEFufdVIqVLczLoRrYiDt7V1gZ9kHUmdY1tgJtS&#10;jqNoLg0WHBZyrGiXU3o7342CY4vtdhLvm9Ptunv8XmafP6eYlBoOuu0ShKfOv8L/7Q+tYPo+hu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T6Xs8UAAADcAAAA&#10;DwAAAAAAAAAAAAAAAACpAgAAZHJzL2Rvd25yZXYueG1sUEsFBgAAAAAEAAQA+gAAAJsDAAAAAA==&#10;">
                                                                                                                                                                                                                        <v:shape id="Freeform 402" o:spid="_x0000_s1232" style="position:absolute;left:6640;top:-608;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UzzxgAA&#10;ANwAAAAPAAAAZHJzL2Rvd25yZXYueG1sRI9BSwMxFITvgv8hPMGbzeoWsdumpRUFeylu7aHH183r&#10;ZunmZUnidttfbwTB4zAz3zCzxWBb0ZMPjWMFj6MMBHHldMO1gt3X+8MLiBCRNbaOScGFAizmtzcz&#10;LLQ7c0n9NtYiQTgUqMDE2BVShsqQxTByHXHyjs5bjEn6WmqP5wS3rXzKsmdpseG0YLCjV0PVaftt&#10;FeR9vsGVKa/ZcuNX5efOva0Pe6Xu74blFESkIf6H/9ofWsF4ksPvmXQE5P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4UzzxgAAANwAAAAPAAAAAAAAAAAAAAAAAJcCAABkcnMv&#10;ZG93bnJldi54bWxQSwUGAAAAAAQABAD1AAAAigMAAAAA&#10;" path="m0,0l64,0e" filled="f" strokeweight="10209emu">
                                                                                                                                                                                                                          <v:path arrowok="t" o:connecttype="custom" o:connectlocs="0,0;65,0" o:connectangles="0,0"/>
                                                                                                                                                                                                                          <o:lock v:ext="edit" verticies="t"/>
                                                                                                                                                                                                                        </v:shape>
                                                                                                                                                                                                                        <v:group id="Group 384" o:spid="_x0000_s1233" style="position:absolute;left:3320;top:-1076;width:64;height:0" coordorigin="3320,-1076"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m6pcxgAAANwAAAAPAAAAZHJzL2Rvd25yZXYueG1sRI9Pa8JAFMTvgt9heYK3&#10;uom1YqOriLSlhyCohdLbI/tMgtm3Ibvmz7fvFgoeh5n5DbPZ9aYSLTWutKwgnkUgiDOrS84VfF3e&#10;n1YgnEfWWFkmBQM52G3How0m2nZ8ovbscxEg7BJUUHhfJ1K6rCCDbmZr4uBdbWPQB9nkUjfYBbip&#10;5DyKltJgyWGhwJoOBWW3890o+Oiw2z/Hb216ux6Gn8vL8TuNSanppN+vQXjq/SP83/7UChav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GbqlzGAAAA3AAA&#10;AA8AAAAAAAAAAAAAAAAAqQIAAGRycy9kb3ducmV2LnhtbFBLBQYAAAAABAAEAPoAAACcAwAAAAA=&#10;">
                                                                                                                                                                                                                          <v:shape id="Freeform 401" o:spid="_x0000_s1234" style="position:absolute;left:6640;top:-2152;width:65;height:0;visibility:visible;mso-wrap-style:square;v-text-anchor:top"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RHEcxgAA&#10;ANwAAAAPAAAAZHJzL2Rvd25yZXYueG1sRI9BTwIxFITvJv6H5pl4ky6gBhYKAaOJXogLHDg+to/t&#10;hu3rpq3L6q+3JCYeJzPzTWa+7G0jOvKhdqxgOMhAEJdO11wp2O/eHiYgQkTW2DgmBd8UYLm4vZlj&#10;rt2FC+q2sRIJwiFHBSbGNpcylIYshoFriZN3ct5iTNJXUnu8JLht5CjLnqXFmtOCwZZeDJXn7ZdV&#10;MO7GG1yb4idbbfy6+Ny714/jQan7u341AxGpj//hv/a7VvA4fYLrmXQE5O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RHEcxgAAANwAAAAPAAAAAAAAAAAAAAAAAJcCAABkcnMv&#10;ZG93bnJldi54bWxQSwUGAAAAAAQABAD1AAAAigMAAAAA&#10;" path="m0,0l64,0e" filled="f" strokeweight="10209emu">
                                                                                                                                                                                                                            <v:path arrowok="t" o:connecttype="custom" o:connectlocs="0,0;65,0" o:connectangles="0,0"/>
                                                                                                                                                                                                                            <o:lock v:ext="edit" verticies="t"/>
                                                                                                                                                                                                                          </v:shape>
                                                                                                                                                                                                                          <v:group id="Group 385" o:spid="_x0000_s1235" style="position:absolute;left:3545;top:1049;width:0;height:64" coordorigin="3545,1049"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BZGwxgAAANwAAAAPAAAAZHJzL2Rvd25yZXYueG1sRI9Ba8JAFITvgv9heUJv&#10;dRNrpY1ZRUSlBylUC8XbI/tMQrJvQ3ZN4r/vFgoeh5n5hknXg6lFR60rLSuIpxEI4szqknMF3+f9&#10;8xsI55E11pZJwZ0crFfjUYqJtj1/UXfyuQgQdgkqKLxvEildVpBBN7UNcfCutjXog2xzqVvsA9zU&#10;chZFC2mw5LBQYEPbgrLqdDMKDj32m5d41x2r6/Z+Ob9+/hxjUuppMmyWIDwN/hH+b39oBfP3B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4FkbDGAAAA3AAA&#10;AA8AAAAAAAAAAAAAAAAAqQIAAGRycy9kb3ducmV2LnhtbFBLBQYAAAAABAAEAPoAAACcAwAAAAA=&#10;">
                                                                                                                                                                                                                            <v:shape id="Freeform 400" o:spid="_x0000_s1236" style="position:absolute;left:7090;top:2098;width:0;height:65;visibility:visible;mso-wrap-style:square;v-text-anchor:top"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pQ5ZxQAA&#10;ANwAAAAPAAAAZHJzL2Rvd25yZXYueG1sRI9Ba8JAFITvBf/D8gRvdWOwTZu6iigWexI1B4+P7GsS&#10;zb4Nu1tN/70rFHocZuYbZrboTSuu5HxjWcFknIAgLq1uuFJQHDfPbyB8QNbYWiYFv+RhMR88zTDX&#10;9sZ7uh5CJSKEfY4K6hC6XEpf1mTQj21HHL1v6wyGKF0ltcNbhJtWpknyKg02HBdq7GhVU3k5/BgF&#10;l9O5XJtTyIqdKyabl890m32lSo2G/fIDRKA+/If/2lutYPqeweNMPAJyf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lDlnFAAAA3AAAAA8AAAAAAAAAAAAAAAAAlwIAAGRycy9k&#10;b3ducmV2LnhtbFBLBQYAAAAABAAEAPUAAACJAwAAAAA=&#10;" path="m0,64l0,0e" filled="f" strokeweight="10209emu">
                                                                                                                                                                                                                              <v:path arrowok="t" o:connecttype="custom" o:connectlocs="0,1130;0,1065" o:connectangles="0,0"/>
                                                                                                                                                                                                                              <o:lock v:ext="edit" verticies="t"/>
                                                                                                                                                                                                                            </v:shape>
                                                                                                                                                                                                                            <v:group id="Group 386" o:spid="_x0000_s1237" style="position:absolute;left:3950;top:1049;width:0;height:64" coordorigin="3950,1049"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NagWcIAAADcAAAADwAA&#10;AAAAAAAAAAAAAACpAgAAZHJzL2Rvd25yZXYueG1sUEsFBgAAAAAEAAQA+gAAAJgDAAAAAA==&#10;">
                                                                                                                                                                                                                              <v:shape id="Freeform 399" o:spid="_x0000_s1238" style="position:absolute;left:7900;top:2098;width:0;height:65;visibility:visible;mso-wrap-style:square;v-text-anchor:top"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j+wxQAA&#10;ANwAAAAPAAAAZHJzL2Rvd25yZXYueG1sRI9Ba8JAFITvBf/D8gRvdWOwVaOriGKxp1LNweMj+0yi&#10;2bdhd6vpv3eFQo/DzHzDLFadacSNnK8tKxgNExDEhdU1lwry4+51CsIHZI2NZVLwSx5Wy97LAjNt&#10;7/xNt0MoRYSwz1BBFUKbSemLigz6oW2Jo3e2zmCI0pVSO7xHuGlkmiTv0mDNcaHCljYVFdfDj1Fw&#10;PV2KrTmFSf7l8tHu7SPdTz5TpQb9bj0HEagL/+G/9l4rGM9m8DwTj4BcP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12P7DFAAAA3AAAAA8AAAAAAAAAAAAAAAAAlwIAAGRycy9k&#10;b3ducmV2LnhtbFBLBQYAAAAABAAEAPUAAACJAwAAAAA=&#10;" path="m0,64l0,0e" filled="f" strokeweight="10209emu">
                                                                                                                                                                                                                                <v:path arrowok="t" o:connecttype="custom" o:connectlocs="0,1130;0,1065" o:connectangles="0,0"/>
                                                                                                                                                                                                                                <o:lock v:ext="edit" verticies="t"/>
                                                                                                                                                                                                                              </v:shape>
                                                                                                                                                                                                                              <v:group id="Group 387" o:spid="_x0000_s1239" style="position:absolute;left:4354;top:1049;width:0;height:64" coordorigin="4354,1049"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BLNkXDAAAA3AAAAA8A&#10;AAAAAAAAAAAAAAAAqQIAAGRycy9kb3ducmV2LnhtbFBLBQYAAAAABAAEAPoAAACZAwAAAAA=&#10;">
                                                                                                                                                                                                                                <v:shape id="Freeform 398" o:spid="_x0000_s1240" style="position:absolute;left:8708;top:2098;width:0;height:65;visibility:visible;mso-wrap-style:square;v-text-anchor:top"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66msxAAA&#10;ANwAAAAPAAAAZHJzL2Rvd25yZXYueG1sRI9Ba8JAFITvBf/D8gRvdZOAtURXEUXRU6nNweMj+0yi&#10;2bdhd9X4791CocdhZr5h5svetOJOzjeWFaTjBARxaXXDlYLiZ/v+CcIHZI2tZVLwJA/LxeBtjrm2&#10;D/6m+zFUIkLY56igDqHLpfRlTQb92HbE0TtbZzBE6SqpHT4i3LQyS5IPabDhuFBjR+uayuvxZhRc&#10;T5dyY05hWny5It1Odtl+esiUGg371QxEoD78h//ae61gkqTweyYeAbl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euprMQAAADcAAAADwAAAAAAAAAAAAAAAACXAgAAZHJzL2Rv&#10;d25yZXYueG1sUEsFBgAAAAAEAAQA9QAAAIgDAAAAAA==&#10;" path="m0,64l0,0e" filled="f" strokeweight="10209emu">
                                                                                                                                                                                                                                  <v:path arrowok="t" o:connecttype="custom" o:connectlocs="0,1130;0,1065" o:connectangles="0,0"/>
                                                                                                                                                                                                                                  <o:lock v:ext="edit" verticies="t"/>
                                                                                                                                                                                                                                </v:shape>
                                                                                                                                                                                                                                <v:group id="Group 388" o:spid="_x0000_s1241" style="position:absolute;left:5485;top:1049;width:0;height:64" coordorigin="5485,1049"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1Q2pxgAAANwAAAAPAAAAZHJzL2Rvd25yZXYueG1sRI9Ba8JAFITvhf6H5RV6&#10;azaxWCR1DUFUehChRpDeHtlnEsy+Ddk1if++KxR6HGbmG2aZTaYVA/WusawgiWIQxKXVDVcKTsX2&#10;bQHCeWSNrWVScCcH2er5aYmptiN/03D0lQgQdikqqL3vUildWZNBF9mOOHgX2xv0QfaV1D2OAW5a&#10;OYvjD2mw4bBQY0frmsrr8WYU7EYc8/dkM+yvl/X9p5gfzvuElHp9mfJPEJ4m/x/+a39pBfN4B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VDanGAAAA3AAA&#10;AA8AAAAAAAAAAAAAAAAAqQIAAGRycy9kb3ducmV2LnhtbFBLBQYAAAAABAAEAPoAAACcAwAAAAA=&#10;">
                                                                                                                                                                                                                                  <v:shape id="Freeform 397" o:spid="_x0000_s1242" style="position:absolute;left:10970;top:2098;width:0;height:65;visibility:visible;mso-wrap-style:square;v-text-anchor:top"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dZJAxQAA&#10;ANwAAAAPAAAAZHJzL2Rvd25yZXYueG1sRI9Ba8JAFITvBf/D8oTe6iYp1pK6EbFY9FSa5uDxkX0m&#10;0ezbsLvV9N+7hYLHYWa+YZar0fTiQs53lhWkswQEcW11x42C6nv79ArCB2SNvWVS8EseVsXkYYm5&#10;tlf+oksZGhEh7HNU0IYw5FL6uiWDfmYH4ugdrTMYonSN1A6vEW56mSXJizTYcVxocaBNS/W5/DEK&#10;zodT/W4OYVF9uirdzj+y3WKfKfU4HddvIAKN4R7+b++0gnnyDH9n4hGQx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1kkDFAAAA3AAAAA8AAAAAAAAAAAAAAAAAlwIAAGRycy9k&#10;b3ducmV2LnhtbFBLBQYAAAAABAAEAPUAAACJAwAAAAA=&#10;" path="m0,64l0,0e" filled="f" strokeweight="10209emu">
                                                                                                                                                                                                                                    <v:path arrowok="t" o:connecttype="custom" o:connectlocs="0,1130;0,1065" o:connectangles="0,0"/>
                                                                                                                                                                                                                                    <o:lock v:ext="edit" verticies="t"/>
                                                                                                                                                                                                                                  </v:shape>
                                                                                                                                                                                                                                  <v:group id="Group 389" o:spid="_x0000_s1243" style="position:absolute;left:5861;top:1049;width:0;height:64" coordorigin="5861,1049"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cDBGxgAAANwAAAAPAAAAZHJzL2Rvd25yZXYueG1sRI9Pa8JAFMTvhX6H5RV6&#10;M5u0WiRmFZG29BAEtSDeHtlnEsy+Ddlt/nx7t1DocZiZ3zDZZjSN6KlztWUFSRSDIC6srrlU8H36&#10;mC1BOI+ssbFMCiZysFk/PmSYajvwgfqjL0WAsEtRQeV9m0rpiooMusi2xMG72s6gD7Irpe5wCHDT&#10;yJc4fpMGaw4LFba0q6i4HX+Mgs8Bh+1r8t7nt+tuupwW+3OekFLPT+N2BcLT6P/Df+0vrWARz+H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9wMEbGAAAA3AAA&#10;AA8AAAAAAAAAAAAAAAAAqQIAAGRycy9kb3ducmV2LnhtbFBLBQYAAAAABAAEAPoAAACcAwAAAAA=&#10;">
                                                                                                                                                                                                                                    <v:shape id="Freeform 396" o:spid="_x0000_s1244" style="position:absolute;left:11722;top:2098;width:0;height:65;visibility:visible;mso-wrap-style:square;v-text-anchor:top"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0K+vxAAA&#10;ANwAAAAPAAAAZHJzL2Rvd25yZXYueG1sRI9Ba8JAFITvBf/D8gRvdWMgtURXEUXRU6nNweMj+0yi&#10;2bdhd9X4791CocdhZr5h5svetOJOzjeWFUzGCQji0uqGKwXFz/b9E4QPyBpby6TgSR6Wi8HbHHNt&#10;H/xN92OoRISwz1FBHUKXS+nLmgz6se2Io3e2zmCI0lVSO3xEuGllmiQf0mDDcaHGjtY1ldfjzSi4&#10;ni7lxpzCtPhyxWSb7dL99JAqNRr2qxmIQH34D/+191pBlmTweyYeAbl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tCvr8QAAADcAAAADwAAAAAAAAAAAAAAAACXAgAAZHJzL2Rv&#10;d25yZXYueG1sUEsFBgAAAAAEAAQA9QAAAIgDAAAAAA==&#10;" path="m0,64l0,0e" filled="f" strokeweight="10209emu">
                                                                                                                                                                                                                                      <v:path arrowok="t" o:connecttype="custom" o:connectlocs="0,1130;0,1065" o:connectangles="0,0"/>
                                                                                                                                                                                                                                      <o:lock v:ext="edit" verticies="t"/>
                                                                                                                                                                                                                                    </v:shape>
                                                                                                                                                                                                                                    <v:group id="Group 390" o:spid="_x0000_s1245" style="position:absolute;left:6265;top:1049;width:0;height:64" coordorigin="6265,1049"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shape id="Freeform 395" o:spid="_x0000_s1246" style="position:absolute;left:12530;top:2098;width:0;height:65;visibility:visible;mso-wrap-style:square;v-text-anchor:top"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TpRDxAAA&#10;ANwAAAAPAAAAZHJzL2Rvd25yZXYueG1sRI9Ba8JAFITvBf/D8gRvdWPApkRXEUXRU6nNweMj+0yi&#10;2bdhd9X4791CocdhZr5h5svetOJOzjeWFUzGCQji0uqGKwXFz/b9E4QPyBpby6TgSR6Wi8HbHHNt&#10;H/xN92OoRISwz1FBHUKXS+nLmgz6se2Io3e2zmCI0lVSO3xEuGllmiQf0mDDcaHGjtY1ldfjzSi4&#10;ni7lxpxCVny5YrKd7tJ9dkiVGg371QxEoD78h//ae61gmmTweyYeAbl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U6UQ8QAAADcAAAADwAAAAAAAAAAAAAAAACXAgAAZHJzL2Rv&#10;d25yZXYueG1sUEsFBgAAAAAEAAQA9QAAAIgDAAAAAA==&#10;" path="m0,64l0,0e" filled="f" strokeweight="10209emu">
                                                                                                                                                                                                                                        <v:path arrowok="t" o:connecttype="custom" o:connectlocs="0,1130;0,1065" o:connectangles="0,0"/>
                                                                                                                                                                                                                                        <o:lock v:ext="edit" verticies="t"/>
                                                                                                                                                                                                                                      </v:shape>
                                                                                                                                                                                                                                      <v:group id="Group 391" o:spid="_x0000_s1247" style="position:absolute;left:6669;top:1049;width:0;height:64" coordorigin="6669,1049"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49OkPDAAAA3AAAAA8A&#10;AAAAAAAAAAAAAAAAqQIAAGRycy9kb3ducmV2LnhtbFBLBQYAAAAABAAEAPoAAACZAwAAAAA=&#10;">
                                                                                                                                                                                                                                        <v:shape id="Freeform 394" o:spid="_x0000_s1248" style="position:absolute;left:13338;top:2098;width:0;height:65;visibility:visible;mso-wrap-style:square;v-text-anchor:top"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naWqxAAA&#10;ANwAAAAPAAAAZHJzL2Rvd25yZXYueG1sRI9Ba8JAFITvBf/D8gRvujFgrdFVSouiJ9Hm4PGRfSbR&#10;7Nuwu9X037uC0OMwM98wi1VnGnEj52vLCsajBARxYXXNpYL8Zz38AOEDssbGMin4Iw+rZe9tgZm2&#10;dz7Q7RhKESHsM1RQhdBmUvqiIoN+ZFvi6J2tMxiidKXUDu8RbhqZJsm7NFhzXKiwpa+Kiuvx1yi4&#10;ni7FtzmFab53+Xg92aTb6S5VatDvPucgAnXhP/xqb7WCSTKD55l4BO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52lqsQAAADcAAAADwAAAAAAAAAAAAAAAACXAgAAZHJzL2Rv&#10;d25yZXYueG1sUEsFBgAAAAAEAAQA9QAAAIgDAAAAAA==&#10;" path="m0,64l0,0e" filled="f" strokeweight="10209emu">
                                                                                                                                                                                                                                          <v:path arrowok="t" o:connecttype="custom" o:connectlocs="0,1130;0,1065" o:connectangles="0,0"/>
                                                                                                                                                                                                                                          <o:lock v:ext="edit" verticies="t"/>
                                                                                                                                                                                                                                        </v:shape>
                                                                                                                                                                                                                                        <v:group id="Group 392" o:spid="_x0000_s1249" style="position:absolute;left:7800;top:1049;width:0;height:64" coordorigin="7800,1049"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kqCYwgAAANwAAAAPAAAAZHJzL2Rvd25yZXYueG1sRE/LisIwFN0L/kO4gjtN&#10;O4MiHVMRGQcXIqgDw+wuze0Dm5vSxLb+vVkILg/nvd4MphYdta6yrCCeRyCIM6srLhT8XvezFQjn&#10;kTXWlknBgxxs0vFojYm2PZ+pu/hChBB2CSoovW8SKV1WkkE3tw1x4HLbGvQBtoXULfYh3NTyI4qW&#10;0mDFoaHEhnYlZbfL3Sj46bHffsbf3fGW7x7/18Xp7xiTUtPJsP0C4Wnwb/HLfdAKFn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1ZKgmMIAAADcAAAADwAA&#10;AAAAAAAAAAAAAACpAgAAZHJzL2Rvd25yZXYueG1sUEsFBgAAAAAEAAQA+gAAAJgDAAAAAA==&#10;">
                                                                                                                                                                                                                                          <v:shape id="Freeform 393" o:spid="_x0000_s1250" style="position:absolute;left:15600;top:2098;width:0;height:65;visibility:visible;mso-wrap-style:square;v-text-anchor:top"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Mj9xxAAA&#10;ANwAAAAPAAAAZHJzL2Rvd25yZXYueG1sRI9Ba8JAFITvBf/D8gRvdZOAtURXEUXRU6nNweMj+0yi&#10;2bdhd9X4791CocdhZr5h5svetOJOzjeWFaTjBARxaXXDlYLiZ/v+CcIHZI2tZVLwJA/LxeBtjrm2&#10;D/6m+zFUIkLY56igDqHLpfRlTQb92HbE0TtbZzBE6SqpHT4i3LQyS5IPabDhuFBjR+uayuvxZhRc&#10;T5dyY05hWny5It1Odtl+esiUGg371QxEoD78h//ae61gkqbweyYeAbl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DI/ccQAAADcAAAADwAAAAAAAAAAAAAAAACXAgAAZHJzL2Rv&#10;d25yZXYueG1sUEsFBgAAAAAEAAQA9QAAAIgDAAAAAA==&#10;" path="m0,64l0,0e" filled="f" strokeweight="10209emu">
                                                                                                                                                                                                                                            <v:path arrowok="t" o:connecttype="custom" o:connectlocs="0,1130;0,1065" o:connectangles="0,0"/>
                                                                                                                                                                                                                                            <o:lock v:ext="edit" verticies="t"/>
                                                                                                                                                                                                                                          </v:shape>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w10:wrap anchorx="page"/>
              </v:group>
            </w:pict>
          </mc:Fallback>
        </mc:AlternateContent>
      </w:r>
      <w:r w:rsidR="00CB77E8">
        <w:rPr>
          <w:rFonts w:ascii="Arial" w:eastAsia="Arial" w:hAnsi="Arial" w:cs="Arial"/>
          <w:position w:val="-20"/>
          <w:sz w:val="21"/>
          <w:szCs w:val="21"/>
        </w:rPr>
        <w:t xml:space="preserve">1   </w:t>
      </w:r>
      <w:r w:rsidR="00CB77E8">
        <w:rPr>
          <w:rFonts w:ascii="Arial" w:eastAsia="Arial" w:hAnsi="Arial" w:cs="Arial"/>
          <w:spacing w:val="54"/>
          <w:position w:val="-20"/>
          <w:sz w:val="21"/>
          <w:szCs w:val="21"/>
        </w:rPr>
        <w:t xml:space="preserve"> </w:t>
      </w:r>
      <w:r w:rsidR="00CB77E8">
        <w:rPr>
          <w:rFonts w:ascii="Arial" w:eastAsia="Arial" w:hAnsi="Arial" w:cs="Arial"/>
          <w:spacing w:val="-119"/>
          <w:w w:val="101"/>
          <w:sz w:val="21"/>
          <w:szCs w:val="21"/>
        </w:rPr>
        <w:t>21</w:t>
      </w:r>
      <w:r w:rsidR="00CB77E8">
        <w:rPr>
          <w:rFonts w:ascii="Arial" w:eastAsia="Arial" w:hAnsi="Arial" w:cs="Arial"/>
          <w:w w:val="101"/>
          <w:position w:val="-13"/>
          <w:sz w:val="21"/>
          <w:szCs w:val="21"/>
        </w:rPr>
        <w:t>0</w:t>
      </w:r>
    </w:p>
    <w:p w:rsidR="00B72476" w:rsidRDefault="00CB77E8">
      <w:pPr>
        <w:spacing w:before="85" w:line="220" w:lineRule="exact"/>
        <w:rPr>
          <w:rFonts w:ascii="Arial" w:eastAsia="Arial" w:hAnsi="Arial" w:cs="Arial"/>
          <w:sz w:val="21"/>
          <w:szCs w:val="21"/>
        </w:rPr>
      </w:pPr>
      <w:r>
        <w:rPr>
          <w:rFonts w:ascii="Arial" w:eastAsia="Arial" w:hAnsi="Arial" w:cs="Arial"/>
          <w:w w:val="101"/>
          <w:position w:val="-1"/>
          <w:sz w:val="21"/>
          <w:szCs w:val="21"/>
        </w:rPr>
        <w:t>0</w:t>
      </w:r>
    </w:p>
    <w:p w:rsidR="00B72476" w:rsidRDefault="00CB77E8">
      <w:pPr>
        <w:spacing w:before="8" w:line="120" w:lineRule="exact"/>
        <w:rPr>
          <w:sz w:val="12"/>
          <w:szCs w:val="12"/>
        </w:rPr>
      </w:pPr>
      <w:r>
        <w:br w:type="column"/>
      </w:r>
    </w:p>
    <w:p w:rsidR="00B72476" w:rsidRDefault="00CB77E8">
      <w:pPr>
        <w:ind w:right="46"/>
        <w:jc w:val="right"/>
        <w:rPr>
          <w:rFonts w:ascii="Arial" w:eastAsia="Arial" w:hAnsi="Arial" w:cs="Arial"/>
          <w:sz w:val="21"/>
          <w:szCs w:val="21"/>
        </w:rPr>
      </w:pPr>
      <w:r>
        <w:rPr>
          <w:rFonts w:ascii="Arial" w:eastAsia="Arial" w:hAnsi="Arial" w:cs="Arial"/>
          <w:spacing w:val="4"/>
          <w:w w:val="101"/>
          <w:position w:val="2"/>
          <w:sz w:val="15"/>
          <w:szCs w:val="15"/>
        </w:rPr>
        <w:t xml:space="preserve"> </w:t>
      </w:r>
      <w:r>
        <w:rPr>
          <w:rFonts w:ascii="Arial" w:eastAsia="Arial" w:hAnsi="Arial" w:cs="Arial"/>
          <w:w w:val="101"/>
          <w:sz w:val="21"/>
          <w:szCs w:val="21"/>
        </w:rPr>
        <w:t>3</w:t>
      </w:r>
    </w:p>
    <w:p w:rsidR="00B72476" w:rsidRDefault="00875887">
      <w:pPr>
        <w:tabs>
          <w:tab w:val="left" w:pos="600"/>
        </w:tabs>
        <w:spacing w:before="86" w:line="220" w:lineRule="exact"/>
        <w:ind w:left="-55"/>
        <w:jc w:val="right"/>
        <w:rPr>
          <w:rFonts w:ascii="Arial" w:eastAsia="Arial" w:hAnsi="Arial" w:cs="Arial"/>
          <w:sz w:val="21"/>
          <w:szCs w:val="21"/>
        </w:rPr>
      </w:pPr>
      <w:r>
        <w:rPr>
          <w:noProof/>
        </w:rPr>
        <mc:AlternateContent>
          <mc:Choice Requires="wpg">
            <w:drawing>
              <wp:anchor distT="0" distB="0" distL="114300" distR="114300" simplePos="0" relativeHeight="503314348" behindDoc="1" locked="0" layoutInCell="1" allowOverlap="1">
                <wp:simplePos x="0" y="0"/>
                <wp:positionH relativeFrom="page">
                  <wp:posOffset>5187315</wp:posOffset>
                </wp:positionH>
                <wp:positionV relativeFrom="paragraph">
                  <wp:posOffset>-162560</wp:posOffset>
                </wp:positionV>
                <wp:extent cx="176530" cy="675640"/>
                <wp:effectExtent l="0" t="0" r="5202555" b="7620"/>
                <wp:wrapNone/>
                <wp:docPr id="274"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30" cy="675640"/>
                          <a:chOff x="8169" y="-256"/>
                          <a:chExt cx="278" cy="1064"/>
                        </a:xfrm>
                      </wpg:grpSpPr>
                      <wpg:grpSp>
                        <wpg:cNvPr id="275" name="Group 271"/>
                        <wpg:cNvGrpSpPr>
                          <a:grpSpLocks/>
                        </wpg:cNvGrpSpPr>
                        <wpg:grpSpPr bwMode="auto">
                          <a:xfrm>
                            <a:off x="8177" y="-248"/>
                            <a:ext cx="262" cy="262"/>
                            <a:chOff x="8177" y="-248"/>
                            <a:chExt cx="262" cy="262"/>
                          </a:xfrm>
                        </wpg:grpSpPr>
                        <wps:wsp>
                          <wps:cNvPr id="276" name="Freeform 282"/>
                          <wps:cNvSpPr>
                            <a:spLocks/>
                          </wps:cNvSpPr>
                          <wps:spPr bwMode="auto">
                            <a:xfrm>
                              <a:off x="8177" y="-248"/>
                              <a:ext cx="262" cy="262"/>
                            </a:xfrm>
                            <a:custGeom>
                              <a:avLst/>
                              <a:gdLst>
                                <a:gd name="T0" fmla="+- 0 8177 8177"/>
                                <a:gd name="T1" fmla="*/ T0 w 262"/>
                                <a:gd name="T2" fmla="+- 0 14 -248"/>
                                <a:gd name="T3" fmla="*/ 14 h 262"/>
                                <a:gd name="T4" fmla="+- 0 8439 8177"/>
                                <a:gd name="T5" fmla="*/ T4 w 262"/>
                                <a:gd name="T6" fmla="+- 0 14 -248"/>
                                <a:gd name="T7" fmla="*/ 14 h 262"/>
                                <a:gd name="T8" fmla="+- 0 8439 8177"/>
                                <a:gd name="T9" fmla="*/ T8 w 262"/>
                                <a:gd name="T10" fmla="+- 0 -248 -248"/>
                                <a:gd name="T11" fmla="*/ -248 h 262"/>
                                <a:gd name="T12" fmla="+- 0 8177 8177"/>
                                <a:gd name="T13" fmla="*/ T12 w 262"/>
                                <a:gd name="T14" fmla="+- 0 -248 -248"/>
                                <a:gd name="T15" fmla="*/ -248 h 262"/>
                                <a:gd name="T16" fmla="+- 0 8177 8177"/>
                                <a:gd name="T17" fmla="*/ T16 w 262"/>
                                <a:gd name="T18" fmla="+- 0 14 -248"/>
                                <a:gd name="T19" fmla="*/ 14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77" name="Group 272"/>
                          <wpg:cNvGrpSpPr>
                            <a:grpSpLocks/>
                          </wpg:cNvGrpSpPr>
                          <wpg:grpSpPr bwMode="auto">
                            <a:xfrm>
                              <a:off x="8204" y="-117"/>
                              <a:ext cx="210" cy="0"/>
                              <a:chOff x="8204" y="-117"/>
                              <a:chExt cx="210" cy="0"/>
                            </a:xfrm>
                          </wpg:grpSpPr>
                          <wps:wsp>
                            <wps:cNvPr id="278" name="Freeform 281"/>
                            <wps:cNvSpPr>
                              <a:spLocks noEditPoints="1"/>
                            </wps:cNvSpPr>
                            <wps:spPr bwMode="auto">
                              <a:xfrm>
                                <a:off x="16408" y="-234"/>
                                <a:ext cx="209" cy="0"/>
                              </a:xfrm>
                              <a:custGeom>
                                <a:avLst/>
                                <a:gdLst>
                                  <a:gd name="T0" fmla="+- 0 8204 8204"/>
                                  <a:gd name="T1" fmla="*/ T0 w 210"/>
                                  <a:gd name="T2" fmla="+- 0 8414 8204"/>
                                  <a:gd name="T3" fmla="*/ T2 w 210"/>
                                </a:gdLst>
                                <a:ahLst/>
                                <a:cxnLst>
                                  <a:cxn ang="0">
                                    <a:pos x="T1" y="0"/>
                                  </a:cxn>
                                  <a:cxn ang="0">
                                    <a:pos x="T3" y="0"/>
                                  </a:cxn>
                                </a:cxnLst>
                                <a:rect l="0" t="0" r="r" b="b"/>
                                <a:pathLst>
                                  <a:path w="210">
                                    <a:moveTo>
                                      <a:pt x="0" y="0"/>
                                    </a:moveTo>
                                    <a:lnTo>
                                      <a:pt x="210" y="0"/>
                                    </a:lnTo>
                                  </a:path>
                                </a:pathLst>
                              </a:custGeom>
                              <a:noFill/>
                              <a:ln w="10209">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79" name="Group 273"/>
                            <wpg:cNvGrpSpPr>
                              <a:grpSpLocks/>
                            </wpg:cNvGrpSpPr>
                            <wpg:grpSpPr bwMode="auto">
                              <a:xfrm>
                                <a:off x="8177" y="14"/>
                                <a:ext cx="262" cy="262"/>
                                <a:chOff x="8177" y="14"/>
                                <a:chExt cx="262" cy="262"/>
                              </a:xfrm>
                            </wpg:grpSpPr>
                            <wps:wsp>
                              <wps:cNvPr id="280" name="Freeform 280"/>
                              <wps:cNvSpPr>
                                <a:spLocks/>
                              </wps:cNvSpPr>
                              <wps:spPr bwMode="auto">
                                <a:xfrm>
                                  <a:off x="8177" y="14"/>
                                  <a:ext cx="262" cy="262"/>
                                </a:xfrm>
                                <a:custGeom>
                                  <a:avLst/>
                                  <a:gdLst>
                                    <a:gd name="T0" fmla="+- 0 8177 8177"/>
                                    <a:gd name="T1" fmla="*/ T0 w 262"/>
                                    <a:gd name="T2" fmla="+- 0 276 14"/>
                                    <a:gd name="T3" fmla="*/ 276 h 262"/>
                                    <a:gd name="T4" fmla="+- 0 8439 8177"/>
                                    <a:gd name="T5" fmla="*/ T4 w 262"/>
                                    <a:gd name="T6" fmla="+- 0 276 14"/>
                                    <a:gd name="T7" fmla="*/ 276 h 262"/>
                                    <a:gd name="T8" fmla="+- 0 8439 8177"/>
                                    <a:gd name="T9" fmla="*/ T8 w 262"/>
                                    <a:gd name="T10" fmla="+- 0 14 14"/>
                                    <a:gd name="T11" fmla="*/ 14 h 262"/>
                                    <a:gd name="T12" fmla="+- 0 8177 8177"/>
                                    <a:gd name="T13" fmla="*/ T12 w 262"/>
                                    <a:gd name="T14" fmla="+- 0 14 14"/>
                                    <a:gd name="T15" fmla="*/ 14 h 262"/>
                                    <a:gd name="T16" fmla="+- 0 8177 8177"/>
                                    <a:gd name="T17" fmla="*/ T16 w 262"/>
                                    <a:gd name="T18" fmla="+- 0 276 14"/>
                                    <a:gd name="T19" fmla="*/ 276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81" name="Group 274"/>
                              <wpg:cNvGrpSpPr>
                                <a:grpSpLocks/>
                              </wpg:cNvGrpSpPr>
                              <wpg:grpSpPr bwMode="auto">
                                <a:xfrm>
                                  <a:off x="8204" y="145"/>
                                  <a:ext cx="210" cy="0"/>
                                  <a:chOff x="8204" y="145"/>
                                  <a:chExt cx="210" cy="0"/>
                                </a:xfrm>
                              </wpg:grpSpPr>
                              <wps:wsp>
                                <wps:cNvPr id="282" name="Freeform 279"/>
                                <wps:cNvSpPr>
                                  <a:spLocks noEditPoints="1"/>
                                </wps:cNvSpPr>
                                <wps:spPr bwMode="auto">
                                  <a:xfrm>
                                    <a:off x="16408" y="290"/>
                                    <a:ext cx="209" cy="0"/>
                                  </a:xfrm>
                                  <a:custGeom>
                                    <a:avLst/>
                                    <a:gdLst>
                                      <a:gd name="T0" fmla="+- 0 8204 8204"/>
                                      <a:gd name="T1" fmla="*/ T0 w 210"/>
                                      <a:gd name="T2" fmla="+- 0 8414 8204"/>
                                      <a:gd name="T3" fmla="*/ T2 w 210"/>
                                    </a:gdLst>
                                    <a:ahLst/>
                                    <a:cxnLst>
                                      <a:cxn ang="0">
                                        <a:pos x="T1" y="0"/>
                                      </a:cxn>
                                      <a:cxn ang="0">
                                        <a:pos x="T3" y="0"/>
                                      </a:cxn>
                                    </a:cxnLst>
                                    <a:rect l="0" t="0" r="r" b="b"/>
                                    <a:pathLst>
                                      <a:path w="210">
                                        <a:moveTo>
                                          <a:pt x="0" y="0"/>
                                        </a:moveTo>
                                        <a:lnTo>
                                          <a:pt x="210" y="0"/>
                                        </a:lnTo>
                                      </a:path>
                                    </a:pathLst>
                                  </a:custGeom>
                                  <a:noFill/>
                                  <a:ln w="10209">
                                    <a:solidFill>
                                      <a:srgbClr val="7BAD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83" name="Group 275"/>
                                <wpg:cNvGrpSpPr>
                                  <a:grpSpLocks/>
                                </wpg:cNvGrpSpPr>
                                <wpg:grpSpPr bwMode="auto">
                                  <a:xfrm>
                                    <a:off x="8177" y="276"/>
                                    <a:ext cx="262" cy="262"/>
                                    <a:chOff x="8177" y="276"/>
                                    <a:chExt cx="262" cy="262"/>
                                  </a:xfrm>
                                </wpg:grpSpPr>
                                <wps:wsp>
                                  <wps:cNvPr id="284" name="Freeform 278"/>
                                  <wps:cNvSpPr>
                                    <a:spLocks/>
                                  </wps:cNvSpPr>
                                  <wps:spPr bwMode="auto">
                                    <a:xfrm>
                                      <a:off x="8177" y="276"/>
                                      <a:ext cx="262" cy="262"/>
                                    </a:xfrm>
                                    <a:custGeom>
                                      <a:avLst/>
                                      <a:gdLst>
                                        <a:gd name="T0" fmla="+- 0 8177 8177"/>
                                        <a:gd name="T1" fmla="*/ T0 w 262"/>
                                        <a:gd name="T2" fmla="+- 0 538 276"/>
                                        <a:gd name="T3" fmla="*/ 538 h 262"/>
                                        <a:gd name="T4" fmla="+- 0 8439 8177"/>
                                        <a:gd name="T5" fmla="*/ T4 w 262"/>
                                        <a:gd name="T6" fmla="+- 0 538 276"/>
                                        <a:gd name="T7" fmla="*/ 538 h 262"/>
                                        <a:gd name="T8" fmla="+- 0 8439 8177"/>
                                        <a:gd name="T9" fmla="*/ T8 w 262"/>
                                        <a:gd name="T10" fmla="+- 0 276 276"/>
                                        <a:gd name="T11" fmla="*/ 276 h 262"/>
                                        <a:gd name="T12" fmla="+- 0 8177 8177"/>
                                        <a:gd name="T13" fmla="*/ T12 w 262"/>
                                        <a:gd name="T14" fmla="+- 0 276 276"/>
                                        <a:gd name="T15" fmla="*/ 276 h 262"/>
                                        <a:gd name="T16" fmla="+- 0 8177 8177"/>
                                        <a:gd name="T17" fmla="*/ T16 w 262"/>
                                        <a:gd name="T18" fmla="+- 0 538 276"/>
                                        <a:gd name="T19" fmla="*/ 538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85" name="Group 276"/>
                                  <wpg:cNvGrpSpPr>
                                    <a:grpSpLocks/>
                                  </wpg:cNvGrpSpPr>
                                  <wpg:grpSpPr bwMode="auto">
                                    <a:xfrm>
                                      <a:off x="8177" y="538"/>
                                      <a:ext cx="262" cy="262"/>
                                      <a:chOff x="8177" y="538"/>
                                      <a:chExt cx="262" cy="262"/>
                                    </a:xfrm>
                                  </wpg:grpSpPr>
                                  <wps:wsp>
                                    <wps:cNvPr id="286" name="Freeform 277"/>
                                    <wps:cNvSpPr>
                                      <a:spLocks/>
                                    </wps:cNvSpPr>
                                    <wps:spPr bwMode="auto">
                                      <a:xfrm>
                                        <a:off x="8177" y="538"/>
                                        <a:ext cx="262" cy="262"/>
                                      </a:xfrm>
                                      <a:custGeom>
                                        <a:avLst/>
                                        <a:gdLst>
                                          <a:gd name="T0" fmla="+- 0 8177 8177"/>
                                          <a:gd name="T1" fmla="*/ T0 w 262"/>
                                          <a:gd name="T2" fmla="+- 0 800 538"/>
                                          <a:gd name="T3" fmla="*/ 800 h 262"/>
                                          <a:gd name="T4" fmla="+- 0 8439 8177"/>
                                          <a:gd name="T5" fmla="*/ T4 w 262"/>
                                          <a:gd name="T6" fmla="+- 0 800 538"/>
                                          <a:gd name="T7" fmla="*/ 800 h 262"/>
                                          <a:gd name="T8" fmla="+- 0 8439 8177"/>
                                          <a:gd name="T9" fmla="*/ T8 w 262"/>
                                          <a:gd name="T10" fmla="+- 0 538 538"/>
                                          <a:gd name="T11" fmla="*/ 538 h 262"/>
                                          <a:gd name="T12" fmla="+- 0 8177 8177"/>
                                          <a:gd name="T13" fmla="*/ T12 w 262"/>
                                          <a:gd name="T14" fmla="+- 0 538 538"/>
                                          <a:gd name="T15" fmla="*/ 538 h 262"/>
                                          <a:gd name="T16" fmla="+- 0 8177 8177"/>
                                          <a:gd name="T17" fmla="*/ T16 w 262"/>
                                          <a:gd name="T18" fmla="+- 0 800 538"/>
                                          <a:gd name="T19" fmla="*/ 800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270" o:spid="_x0000_s1026" style="position:absolute;margin-left:408.45pt;margin-top:-12.75pt;width:13.9pt;height:53.2pt;z-index:-2132;mso-position-horizontal-relative:page" coordorigin="8169,-256" coordsize="278,10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">
                <v:group id="Group 271" o:spid="_x0000_s1027" style="position:absolute;left:8177;top:-248;width:262;height:262" coordorigin="8177,-248"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CvFxQAAANwAAAAPAAAAZHJzL2Rvd25yZXYueG1sRI9Bi8IwFITvwv6H8IS9&#10;aVoXdalGEVmXPYigLoi3R/Nsi81LaWJb/70RBI/DzHzDzJedKUVDtSssK4iHEQji1OqCMwX/x83g&#10;G4TzyBpLy6TgTg6Wi4/eHBNtW95Tc/CZCBB2CSrIva8SKV2ak0E3tBVx8C62NuiDrDOpa2wD3JRy&#10;FEUTabDgsJBjReuc0uvhZhT8ttiuvuKfZnu9rO/n43h32sak1Ge/W81AeOr8O/xq/2kFo+k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JArxcUAAADcAAAA&#10;DwAAAAAAAAAAAAAAAACpAgAAZHJzL2Rvd25yZXYueG1sUEsFBgAAAAAEAAQA+gAAAJsDAAAAAA==&#10;">
                  <v:shape id="Freeform 282" o:spid="_x0000_s1028" style="position:absolute;left:8177;top:-248;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tz+FxQAA&#10;ANwAAAAPAAAAZHJzL2Rvd25yZXYueG1sRI9Ba8JAFITvhf6H5RV6qxtziCV1FRFKCxbBqHh9ZJ/Z&#10;0OzbsLs1aX+9Kwg9DjPzDTNfjrYTF/KhdaxgOslAENdOt9woOOzfX15BhIissXNMCn4pwHLx+DDH&#10;UruBd3SpYiMShEOJCkyMfSllqA1ZDBPXEyfv7LzFmKRvpPY4JLjtZJ5lhbTYclow2NPaUP1d/VgF&#10;/V91DHQ2BX+t99vh9OEP+Waj1PPTuHoDEWmM/+F7+1MryGcF3M6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S3P4XFAAAA3AAAAA8AAAAAAAAAAAAAAAAAlwIAAGRycy9k&#10;b3ducmV2LnhtbFBLBQYAAAAABAAEAPUAAACJAwAAAAA=&#10;" path="m0,262l262,262,262,,,,,262xe" filled="f" strokecolor="#cccbcb" strokeweight="10209emu">
                    <v:path arrowok="t" o:connecttype="custom" o:connectlocs="0,14;262,14;262,-248;0,-248;0,14" o:connectangles="0,0,0,0,0"/>
                  </v:shape>
                  <v:group id="Group 272" o:spid="_x0000_s1029" style="position:absolute;left:8204;top:-117;width:210;height:0" coordorigin="8204,-117" coordsize="2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DhApxQAAANwAAAAPAAAAZHJzL2Rvd25yZXYueG1sRI9Bi8IwFITvwv6H8IS9&#10;aVoXdalGEVmXPYigLoi3R/Nsi81LaWJb/70RBI/DzHzDzJedKUVDtSssK4iHEQji1OqCMwX/x83g&#10;G4TzyBpLy6TgTg6Wi4/eHBNtW95Tc/CZCBB2CSrIva8SKV2ak0E3tBVx8C62NuiDrDOpa2wD3JRy&#10;FEUTabDgsJBjReuc0uvhZhT8ttiuvuKfZnu9rO/n43h32sak1Ge/W81AeOr8O/xq/2kFo+kU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w4QKcUAAADcAAAA&#10;DwAAAAAAAAAAAAAAAACpAgAAZHJzL2Rvd25yZXYueG1sUEsFBgAAAAAEAAQA+gAAAJsDAAAAAA==&#10;">
                    <v:shape id="Freeform 281" o:spid="_x0000_s1030" style="position:absolute;left:16408;top:-234;width:209;height:0;visibility:visible;mso-wrap-style:square;v-text-anchor:top" coordsize="2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cdcywAAA&#10;ANwAAAAPAAAAZHJzL2Rvd25yZXYueG1sRE/LagIxFN0X/IdwC93VpAM+mBpFFEGoG0c37m4ndx44&#10;uRmSqOPfN4uCy8N5L1aD7cSdfGgda/gaKxDEpTMt1xrOp93nHESIyAY7x6ThSQFWy9HbAnPjHnyk&#10;exFrkUI45KihibHPpQxlQxbD2PXEiauctxgT9LU0Hh8p3HYyU2oqLbacGhrsadNQeS1uVkPxs1XV&#10;b3U4cru/ZM/JlA7Kk9Yf78P6G0SkIb7E/+690ZDN0tp0Jh0Buf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cdcywAAAANwAAAAPAAAAAAAAAAAAAAAAAJcCAABkcnMvZG93bnJl&#10;di54bWxQSwUGAAAAAAQABAD1AAAAhAMAAAAA&#10;" path="m0,0l210,0e" filled="f" strokecolor="#f8766c" strokeweight="10209emu">
                      <v:stroke dashstyle="longDash"/>
                      <v:path arrowok="t" o:connecttype="custom" o:connectlocs="0,0;209,0" o:connectangles="0,0"/>
                      <o:lock v:ext="edit" verticies="t"/>
                    </v:shape>
                    <v:group id="Group 273" o:spid="_x0000_s1031" style="position:absolute;left:8177;top:14;width:262;height:262" coordorigin="8177,14"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ndIcDGAAAA3AAA&#10;AA8AAAAAAAAAAAAAAAAAqQIAAGRycy9kb3ducmV2LnhtbFBLBQYAAAAABAAEAPoAAACcAwAAAAA=&#10;">
                      <v:shape id="Freeform 280" o:spid="_x0000_s1032" style="position:absolute;left:8177;top:14;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3JNwQAA&#10;ANwAAAAPAAAAZHJzL2Rvd25yZXYueG1sRE/Pa8IwFL4P9j+EN/A2U3sQ6YwigmygDKzKro/m2RSb&#10;l5JEW/fXm4Pg8eP7PV8OthU38qFxrGAyzkAQV043XCs4HjafMxAhImtsHZOCOwVYLt7f5lho1/Oe&#10;bmWsRQrhUKACE2NXSBkqQxbD2HXEiTs7bzEm6GupPfYp3LYyz7KptNhwajDY0dpQdSmvVkH3X54C&#10;nc2Ud+vDb//37Y/5dqvU6GNYfYGINMSX+On+0QryWZqfzqQjIB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cdyTcEAAADcAAAADwAAAAAAAAAAAAAAAACXAgAAZHJzL2Rvd25y&#10;ZXYueG1sUEsFBgAAAAAEAAQA9QAAAIUDAAAAAA==&#10;" path="m0,262l262,262,262,,,,,262xe" filled="f" strokecolor="#cccbcb" strokeweight="10209emu">
                        <v:path arrowok="t" o:connecttype="custom" o:connectlocs="0,276;262,276;262,14;0,14;0,276" o:connectangles="0,0,0,0,0"/>
                      </v:shape>
                      <v:group id="Group 274" o:spid="_x0000_s1033" style="position:absolute;left:8204;top:145;width:210;height:0" coordorigin="8204,145" coordsize="2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J+XeHGAAAA3AAA&#10;AA8AAAAAAAAAAAAAAAAAqQIAAGRycy9kb3ducmV2LnhtbFBLBQYAAAAABAAEAPoAAACcAwAAAAA=&#10;">
                        <v:shape id="Freeform 279" o:spid="_x0000_s1034" style="position:absolute;left:16408;top:290;width:209;height:0;visibility:visible;mso-wrap-style:square;v-text-anchor:top" coordsize="2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985xQAA&#10;ANwAAAAPAAAAZHJzL2Rvd25yZXYueG1sRI9Ba8JAFITvQv/D8oRepG6agw2pq9hCqRcDiYLXR/aZ&#10;BLNvQ3Zror/eFYQeh5n5hlmuR9OKC/WusazgfR6BIC6tbrhScNj/vCUgnEfW2FomBVdysF69TJaY&#10;ajtwTpfCVyJA2KWooPa+S6V0ZU0G3dx2xME72d6gD7KvpO5xCHDTyjiKFtJgw2Ghxo6+ayrPxZ9R&#10;cIzy3e2YZ9mQ/BZfpd7NPrZjptTrdNx8gvA0+v/ws73VCuIkhseZcATk6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H3znFAAAA3AAAAA8AAAAAAAAAAAAAAAAAlwIAAGRycy9k&#10;b3ducmV2LnhtbFBLBQYAAAAABAAEAPUAAACJAwAAAAA=&#10;" path="m0,0l210,0e" filled="f" strokecolor="#7bad00" strokeweight="10209emu">
                          <v:stroke dashstyle="longDash"/>
                          <v:path arrowok="t" o:connecttype="custom" o:connectlocs="0,0;209,0" o:connectangles="0,0"/>
                          <o:lock v:ext="edit" verticies="t"/>
                        </v:shape>
                        <v:group id="Group 275" o:spid="_x0000_s1035" style="position:absolute;left:8177;top:276;width:262;height:262" coordorigin="8177,276"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4GYNxgAAANwAAAAPAAAAZHJzL2Rvd25yZXYueG1sRI9Pa8JAFMTvhX6H5RW8&#10;1U2UlhBdRUSLhyDUFIq3R/aZBLNvQ3abP9++KxR6HGbmN8x6O5pG9NS52rKCeB6BIC6srrlU8JUf&#10;XxMQziNrbCyTgokcbDfPT2tMtR34k/qLL0WAsEtRQeV9m0rpiooMurltiYN3s51BH2RXSt3hEOCm&#10;kYsoepcGaw4LFba0r6i4X36Mgo8Bh90yPvTZ/bafrvnb+TuLSanZy7hbgfA0+v/wX/ukFSySJ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3gZg3GAAAA3AAA&#10;AA8AAAAAAAAAAAAAAAAAqQIAAGRycy9kb3ducmV2LnhtbFBLBQYAAAAABAAEAPoAAACcAwAAAAA=&#10;">
                          <v:shape id="Freeform 278" o:spid="_x0000_s1036" style="position:absolute;left:8177;top:276;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OxAAA&#10;ANwAAAAPAAAAZHJzL2Rvd25yZXYueG1sRI9Ra8IwFIXfB/sP4Q58m+nKEKlGEWFsoAysiq+X5toU&#10;m5uSZLb66xdhsMfDOec7nPlysK24kg+NYwVv4wwEceV0w7WCw/7jdQoiRGSNrWNScKMAy8Xz0xwL&#10;7Xre0bWMtUgQDgUqMDF2hZShMmQxjF1HnLyz8xZjkr6W2mOf4LaVeZZNpMWG04LBjtaGqkv5YxV0&#10;9/IY6GwmvF3vv/vTpz/km41So5dhNQMRaYj/4b/2l1aQT9/hcSYdAb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vx0TsQAAADcAAAADwAAAAAAAAAAAAAAAACXAgAAZHJzL2Rv&#10;d25yZXYueG1sUEsFBgAAAAAEAAQA9QAAAIgDAAAAAA==&#10;" path="m0,262l262,262,262,,,,,262xe" filled="f" strokecolor="#cccbcb" strokeweight="10209emu">
                            <v:path arrowok="t" o:connecttype="custom" o:connectlocs="0,538;262,538;262,276;0,276;0,538" o:connectangles="0,0,0,0,0"/>
                          </v:shape>
                          <v:group id="Group 276" o:spid="_x0000_s1037" style="position:absolute;left:8177;top:538;width:262;height:262" coordorigin="8177,538"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1FW+LGAAAA3AAA&#10;AA8AAAAAAAAAAAAAAAAAqQIAAGRycy9kb3ducmV2LnhtbFBLBQYAAAAABAAEAPoAAACcAwAAAAA=&#10;">
                            <v:shape id="Freeform 277" o:spid="_x0000_s1038" style="position:absolute;left:8177;top:538;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k+ixAAA&#10;ANwAAAAPAAAAZHJzL2Rvd25yZXYueG1sRI9Ba8JAFITvBf/D8oTe6sYcgqSuIoJYsBQaLV4f2Wc2&#10;mH0bdrcm7a/vFgSPw8x8wyzXo+3EjXxoHSuYzzIQxLXTLTcKTsfdywJEiMgaO8ek4IcCrFeTpyWW&#10;2g38SbcqNiJBOJSowMTYl1KG2pDFMHM9cfIuzluMSfpGao9DgttO5llWSIstpwWDPW0N1dfq2yro&#10;f6uvQBdT8Pv2+DGc9/6UHw5KPU/HzSuISGN8hO/tN60gXxTwfyYdAb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WJPosQAAADcAAAADwAAAAAAAAAAAAAAAACXAgAAZHJzL2Rv&#10;d25yZXYueG1sUEsFBgAAAAAEAAQA9QAAAIgDAAAAAA==&#10;" path="m0,262l262,262,262,,,,,262xe" filled="f" strokecolor="#cccbcb" strokeweight="10209emu">
                              <v:path arrowok="t" o:connecttype="custom" o:connectlocs="0,800;262,800;262,538;0,538;0,800" o:connectangles="0,0,0,0,0"/>
                            </v:shape>
                          </v:group>
                        </v:group>
                      </v:group>
                    </v:group>
                  </v:group>
                </v:group>
                <w10:wrap anchorx="page"/>
              </v:group>
            </w:pict>
          </mc:Fallback>
        </mc:AlternateContent>
      </w:r>
      <w:r w:rsidR="00CB77E8">
        <w:rPr>
          <w:rFonts w:ascii="Arial" w:eastAsia="Arial" w:hAnsi="Arial" w:cs="Arial"/>
          <w:spacing w:val="-118"/>
          <w:w w:val="101"/>
          <w:position w:val="-4"/>
          <w:sz w:val="21"/>
          <w:szCs w:val="21"/>
        </w:rPr>
        <w:t>2</w:t>
      </w:r>
      <w:r w:rsidR="00CB77E8">
        <w:rPr>
          <w:rFonts w:ascii="Arial" w:eastAsia="Arial" w:hAnsi="Arial" w:cs="Arial"/>
          <w:w w:val="101"/>
          <w:position w:val="-2"/>
          <w:sz w:val="21"/>
          <w:szCs w:val="21"/>
        </w:rPr>
        <w:t>1</w:t>
      </w:r>
      <w:r w:rsidR="00CB77E8">
        <w:rPr>
          <w:rFonts w:ascii="Arial" w:eastAsia="Arial" w:hAnsi="Arial" w:cs="Arial"/>
          <w:position w:val="-2"/>
          <w:sz w:val="21"/>
          <w:szCs w:val="21"/>
        </w:rPr>
        <w:t xml:space="preserve">     </w:t>
      </w:r>
      <w:r w:rsidR="00CB77E8">
        <w:rPr>
          <w:rFonts w:ascii="Arial" w:eastAsia="Arial" w:hAnsi="Arial" w:cs="Arial"/>
          <w:spacing w:val="-5"/>
          <w:position w:val="-2"/>
          <w:sz w:val="21"/>
          <w:szCs w:val="21"/>
        </w:rPr>
        <w:t xml:space="preserve"> </w:t>
      </w:r>
      <w:r w:rsidR="00CB77E8">
        <w:rPr>
          <w:rFonts w:ascii="Arial" w:eastAsia="Arial" w:hAnsi="Arial" w:cs="Arial"/>
          <w:w w:val="101"/>
          <w:position w:val="-2"/>
          <w:sz w:val="21"/>
          <w:szCs w:val="21"/>
          <w:u w:val="dash" w:color="00BEC4"/>
        </w:rPr>
        <w:t xml:space="preserve"> </w:t>
      </w:r>
      <w:r w:rsidR="00CB77E8">
        <w:rPr>
          <w:rFonts w:ascii="Arial" w:eastAsia="Arial" w:hAnsi="Arial" w:cs="Arial"/>
          <w:position w:val="-2"/>
          <w:sz w:val="21"/>
          <w:szCs w:val="21"/>
          <w:u w:val="dash" w:color="00BEC4"/>
        </w:rPr>
        <w:tab/>
      </w:r>
    </w:p>
    <w:p w:rsidR="00B72476" w:rsidRDefault="00CB77E8">
      <w:pPr>
        <w:spacing w:line="200" w:lineRule="exact"/>
        <w:ind w:left="-58" w:right="46"/>
        <w:jc w:val="right"/>
        <w:rPr>
          <w:rFonts w:ascii="Arial" w:eastAsia="Arial" w:hAnsi="Arial" w:cs="Arial"/>
          <w:sz w:val="21"/>
          <w:szCs w:val="21"/>
        </w:rPr>
      </w:pPr>
      <w:r>
        <w:rPr>
          <w:rFonts w:ascii="Arial" w:eastAsia="Arial" w:hAnsi="Arial" w:cs="Arial"/>
          <w:position w:val="4"/>
          <w:sz w:val="21"/>
          <w:szCs w:val="21"/>
        </w:rPr>
        <w:t xml:space="preserve">0     </w:t>
      </w:r>
      <w:r>
        <w:rPr>
          <w:rFonts w:ascii="Arial" w:eastAsia="Arial" w:hAnsi="Arial" w:cs="Arial"/>
          <w:spacing w:val="1"/>
          <w:position w:val="4"/>
          <w:sz w:val="21"/>
          <w:szCs w:val="21"/>
        </w:rPr>
        <w:t xml:space="preserve"> </w:t>
      </w:r>
      <w:r>
        <w:rPr>
          <w:rFonts w:ascii="Arial" w:eastAsia="Arial" w:hAnsi="Arial" w:cs="Arial"/>
          <w:spacing w:val="-17"/>
          <w:sz w:val="21"/>
          <w:szCs w:val="21"/>
          <w:u w:val="dash" w:color="C67BFE"/>
        </w:rPr>
        <w:t xml:space="preserve"> </w:t>
      </w:r>
      <w:r>
        <w:rPr>
          <w:rFonts w:ascii="Arial" w:eastAsia="Arial" w:hAnsi="Arial" w:cs="Arial"/>
          <w:w w:val="101"/>
          <w:sz w:val="21"/>
          <w:szCs w:val="21"/>
          <w:u w:val="dash" w:color="C67BFE"/>
        </w:rPr>
        <w:t>1</w:t>
      </w:r>
    </w:p>
    <w:p w:rsidR="00B72476" w:rsidRDefault="00CB77E8">
      <w:pPr>
        <w:spacing w:before="18"/>
        <w:ind w:right="46"/>
        <w:jc w:val="right"/>
        <w:rPr>
          <w:rFonts w:ascii="Arial" w:eastAsia="Arial" w:hAnsi="Arial" w:cs="Arial"/>
          <w:sz w:val="21"/>
          <w:szCs w:val="21"/>
        </w:rPr>
      </w:pPr>
      <w:r>
        <w:rPr>
          <w:rFonts w:ascii="Arial" w:eastAsia="Arial" w:hAnsi="Arial" w:cs="Arial"/>
          <w:w w:val="101"/>
          <w:sz w:val="21"/>
          <w:szCs w:val="21"/>
        </w:rPr>
        <w:t>0</w:t>
      </w:r>
    </w:p>
    <w:p w:rsidR="00B72476" w:rsidRDefault="00CB77E8">
      <w:pPr>
        <w:spacing w:before="6" w:line="160" w:lineRule="exact"/>
        <w:rPr>
          <w:sz w:val="16"/>
          <w:szCs w:val="16"/>
        </w:rPr>
      </w:pPr>
      <w:r>
        <w:br w:type="column"/>
      </w:r>
    </w:p>
    <w:p w:rsidR="00B72476" w:rsidRDefault="00CB77E8">
      <w:pPr>
        <w:rPr>
          <w:rFonts w:ascii="Arial" w:eastAsia="Arial" w:hAnsi="Arial" w:cs="Arial"/>
          <w:sz w:val="15"/>
          <w:szCs w:val="15"/>
        </w:rPr>
      </w:pPr>
      <w:r>
        <w:rPr>
          <w:rFonts w:ascii="Arial" w:eastAsia="Arial" w:hAnsi="Arial" w:cs="Arial"/>
          <w:w w:val="101"/>
          <w:sz w:val="15"/>
          <w:szCs w:val="15"/>
        </w:rPr>
        <w:t>3/3</w:t>
      </w:r>
    </w:p>
    <w:p w:rsidR="00B72476" w:rsidRDefault="00B72476">
      <w:pPr>
        <w:spacing w:before="2" w:line="140" w:lineRule="exact"/>
        <w:rPr>
          <w:sz w:val="15"/>
          <w:szCs w:val="15"/>
        </w:rPr>
      </w:pPr>
    </w:p>
    <w:p w:rsidR="00B72476" w:rsidRDefault="00B72476">
      <w:pPr>
        <w:spacing w:line="200" w:lineRule="exact"/>
      </w:pPr>
    </w:p>
    <w:p w:rsidR="00B72476" w:rsidRDefault="00CB77E8">
      <w:pPr>
        <w:rPr>
          <w:rFonts w:ascii="Arial" w:eastAsia="Arial" w:hAnsi="Arial" w:cs="Arial"/>
          <w:sz w:val="15"/>
          <w:szCs w:val="15"/>
        </w:rPr>
      </w:pPr>
      <w:r>
        <w:rPr>
          <w:rFonts w:ascii="Arial" w:eastAsia="Arial" w:hAnsi="Arial" w:cs="Arial"/>
          <w:w w:val="101"/>
          <w:sz w:val="15"/>
          <w:szCs w:val="15"/>
        </w:rPr>
        <w:t>1/3</w:t>
      </w:r>
    </w:p>
    <w:p w:rsidR="00B72476" w:rsidRDefault="00CB77E8">
      <w:pPr>
        <w:spacing w:before="89"/>
        <w:rPr>
          <w:rFonts w:ascii="Arial" w:eastAsia="Arial" w:hAnsi="Arial" w:cs="Arial"/>
          <w:sz w:val="15"/>
          <w:szCs w:val="15"/>
        </w:rPr>
        <w:sectPr w:rsidR="00B72476">
          <w:type w:val="continuous"/>
          <w:pgSz w:w="12240" w:h="15840"/>
          <w:pgMar w:top="960" w:right="1340" w:bottom="280" w:left="1340" w:header="720" w:footer="720" w:gutter="0"/>
          <w:cols w:num="4" w:space="720" w:equalWidth="0">
            <w:col w:w="4580" w:space="286"/>
            <w:col w:w="523" w:space="1013"/>
            <w:col w:w="673" w:space="58"/>
            <w:col w:w="2427"/>
          </w:cols>
        </w:sectPr>
      </w:pPr>
      <w:r>
        <w:rPr>
          <w:rFonts w:ascii="Arial" w:eastAsia="Arial" w:hAnsi="Arial" w:cs="Arial"/>
          <w:w w:val="101"/>
          <w:sz w:val="15"/>
          <w:szCs w:val="15"/>
        </w:rPr>
        <w:t>0/3</w:t>
      </w:r>
    </w:p>
    <w:p w:rsidR="00B72476" w:rsidRDefault="00B72476">
      <w:pPr>
        <w:spacing w:before="8" w:line="100" w:lineRule="exact"/>
        <w:rPr>
          <w:sz w:val="11"/>
          <w:szCs w:val="11"/>
        </w:rPr>
      </w:pPr>
    </w:p>
    <w:p w:rsidR="00B72476" w:rsidRDefault="00B72476">
      <w:pPr>
        <w:spacing w:line="200" w:lineRule="exact"/>
      </w:pPr>
    </w:p>
    <w:p w:rsidR="00B72476" w:rsidRDefault="00CB77E8">
      <w:pPr>
        <w:spacing w:before="42"/>
        <w:ind w:left="2090" w:right="2942"/>
        <w:jc w:val="center"/>
        <w:rPr>
          <w:rFonts w:ascii="Arial" w:eastAsia="Arial" w:hAnsi="Arial" w:cs="Arial"/>
          <w:sz w:val="15"/>
          <w:szCs w:val="15"/>
        </w:rPr>
      </w:pPr>
      <w:r>
        <w:rPr>
          <w:rFonts w:ascii="Arial" w:eastAsia="Arial" w:hAnsi="Arial" w:cs="Arial"/>
          <w:sz w:val="15"/>
          <w:szCs w:val="15"/>
        </w:rPr>
        <w:t xml:space="preserve">56   </w:t>
      </w:r>
      <w:r>
        <w:rPr>
          <w:rFonts w:ascii="Arial" w:eastAsia="Arial" w:hAnsi="Arial" w:cs="Arial"/>
          <w:spacing w:val="29"/>
          <w:sz w:val="15"/>
          <w:szCs w:val="15"/>
        </w:rPr>
        <w:t xml:space="preserve"> </w:t>
      </w:r>
      <w:r>
        <w:rPr>
          <w:rFonts w:ascii="Arial" w:eastAsia="Arial" w:hAnsi="Arial" w:cs="Arial"/>
          <w:sz w:val="15"/>
          <w:szCs w:val="15"/>
        </w:rPr>
        <w:t xml:space="preserve">126  </w:t>
      </w:r>
      <w:r>
        <w:rPr>
          <w:rFonts w:ascii="Arial" w:eastAsia="Arial" w:hAnsi="Arial" w:cs="Arial"/>
          <w:spacing w:val="29"/>
          <w:sz w:val="15"/>
          <w:szCs w:val="15"/>
        </w:rPr>
        <w:t xml:space="preserve"> </w:t>
      </w:r>
      <w:r>
        <w:rPr>
          <w:rFonts w:ascii="Arial" w:eastAsia="Arial" w:hAnsi="Arial" w:cs="Arial"/>
          <w:sz w:val="15"/>
          <w:szCs w:val="15"/>
        </w:rPr>
        <w:t xml:space="preserve">196                    </w:t>
      </w:r>
      <w:r>
        <w:rPr>
          <w:rFonts w:ascii="Arial" w:eastAsia="Arial" w:hAnsi="Arial" w:cs="Arial"/>
          <w:spacing w:val="8"/>
          <w:sz w:val="15"/>
          <w:szCs w:val="15"/>
        </w:rPr>
        <w:t xml:space="preserve"> </w:t>
      </w:r>
      <w:r>
        <w:rPr>
          <w:rFonts w:ascii="Arial" w:eastAsia="Arial" w:hAnsi="Arial" w:cs="Arial"/>
          <w:sz w:val="15"/>
          <w:szCs w:val="15"/>
        </w:rPr>
        <w:t xml:space="preserve">392   </w:t>
      </w:r>
      <w:r>
        <w:rPr>
          <w:rFonts w:ascii="Arial" w:eastAsia="Arial" w:hAnsi="Arial" w:cs="Arial"/>
          <w:spacing w:val="2"/>
          <w:sz w:val="15"/>
          <w:szCs w:val="15"/>
        </w:rPr>
        <w:t xml:space="preserve"> </w:t>
      </w:r>
      <w:r>
        <w:rPr>
          <w:rFonts w:ascii="Arial" w:eastAsia="Arial" w:hAnsi="Arial" w:cs="Arial"/>
          <w:sz w:val="15"/>
          <w:szCs w:val="15"/>
        </w:rPr>
        <w:t xml:space="preserve">56   </w:t>
      </w:r>
      <w:r>
        <w:rPr>
          <w:rFonts w:ascii="Arial" w:eastAsia="Arial" w:hAnsi="Arial" w:cs="Arial"/>
          <w:spacing w:val="28"/>
          <w:sz w:val="15"/>
          <w:szCs w:val="15"/>
        </w:rPr>
        <w:t xml:space="preserve"> </w:t>
      </w:r>
      <w:r>
        <w:rPr>
          <w:rFonts w:ascii="Arial" w:eastAsia="Arial" w:hAnsi="Arial" w:cs="Arial"/>
          <w:sz w:val="15"/>
          <w:szCs w:val="15"/>
        </w:rPr>
        <w:t xml:space="preserve">126  </w:t>
      </w:r>
      <w:r>
        <w:rPr>
          <w:rFonts w:ascii="Arial" w:eastAsia="Arial" w:hAnsi="Arial" w:cs="Arial"/>
          <w:spacing w:val="29"/>
          <w:sz w:val="15"/>
          <w:szCs w:val="15"/>
        </w:rPr>
        <w:t xml:space="preserve"> </w:t>
      </w:r>
      <w:r>
        <w:rPr>
          <w:rFonts w:ascii="Arial" w:eastAsia="Arial" w:hAnsi="Arial" w:cs="Arial"/>
          <w:sz w:val="15"/>
          <w:szCs w:val="15"/>
        </w:rPr>
        <w:t xml:space="preserve">196                    </w:t>
      </w:r>
      <w:r>
        <w:rPr>
          <w:rFonts w:ascii="Arial" w:eastAsia="Arial" w:hAnsi="Arial" w:cs="Arial"/>
          <w:spacing w:val="8"/>
          <w:sz w:val="15"/>
          <w:szCs w:val="15"/>
        </w:rPr>
        <w:t xml:space="preserve"> </w:t>
      </w:r>
      <w:r>
        <w:rPr>
          <w:rFonts w:ascii="Arial" w:eastAsia="Arial" w:hAnsi="Arial" w:cs="Arial"/>
          <w:w w:val="101"/>
          <w:sz w:val="15"/>
          <w:szCs w:val="15"/>
        </w:rPr>
        <w:t>392</w:t>
      </w:r>
    </w:p>
    <w:p w:rsidR="00B72476" w:rsidRDefault="00CB77E8">
      <w:pPr>
        <w:spacing w:line="180" w:lineRule="exact"/>
        <w:ind w:left="3869" w:right="4764"/>
        <w:jc w:val="center"/>
        <w:rPr>
          <w:rFonts w:ascii="Arial" w:eastAsia="Arial" w:hAnsi="Arial" w:cs="Arial"/>
          <w:sz w:val="18"/>
          <w:szCs w:val="18"/>
        </w:rPr>
      </w:pPr>
      <w:r>
        <w:rPr>
          <w:rFonts w:ascii="Arial" w:eastAsia="Arial" w:hAnsi="Arial" w:cs="Arial"/>
          <w:w w:val="101"/>
          <w:sz w:val="18"/>
          <w:szCs w:val="18"/>
        </w:rPr>
        <w:t>Exposures</w:t>
      </w:r>
    </w:p>
    <w:p w:rsidR="00B72476" w:rsidRDefault="00B72476">
      <w:pPr>
        <w:spacing w:before="8" w:line="140" w:lineRule="exact"/>
        <w:rPr>
          <w:sz w:val="14"/>
          <w:szCs w:val="14"/>
        </w:rPr>
      </w:pPr>
    </w:p>
    <w:p w:rsidR="00B72476" w:rsidRDefault="00B72476">
      <w:pPr>
        <w:spacing w:line="200" w:lineRule="exact"/>
        <w:sectPr w:rsidR="00B72476">
          <w:type w:val="continuous"/>
          <w:pgSz w:w="12240" w:h="15840"/>
          <w:pgMar w:top="960" w:right="1340" w:bottom="280" w:left="1340" w:header="720" w:footer="720" w:gutter="0"/>
          <w:cols w:space="720"/>
        </w:sectPr>
      </w:pPr>
    </w:p>
    <w:p w:rsidR="00B72476" w:rsidRDefault="00B72476">
      <w:pPr>
        <w:spacing w:before="9" w:line="200" w:lineRule="exact"/>
      </w:pPr>
    </w:p>
    <w:p w:rsidR="00B72476" w:rsidRDefault="00CB77E8">
      <w:pPr>
        <w:spacing w:line="160" w:lineRule="exact"/>
        <w:jc w:val="right"/>
        <w:rPr>
          <w:rFonts w:ascii="Arial" w:eastAsia="Arial" w:hAnsi="Arial" w:cs="Arial"/>
          <w:sz w:val="15"/>
          <w:szCs w:val="15"/>
        </w:rPr>
      </w:pPr>
      <w:r>
        <w:rPr>
          <w:rFonts w:ascii="Arial" w:eastAsia="Arial" w:hAnsi="Arial" w:cs="Arial"/>
          <w:w w:val="101"/>
          <w:position w:val="-1"/>
          <w:sz w:val="15"/>
          <w:szCs w:val="15"/>
        </w:rPr>
        <w:t>2.0</w:t>
      </w:r>
    </w:p>
    <w:p w:rsidR="00B72476" w:rsidRDefault="00CB77E8">
      <w:pPr>
        <w:spacing w:before="42"/>
        <w:rPr>
          <w:rFonts w:ascii="Arial" w:eastAsia="Arial" w:hAnsi="Arial" w:cs="Arial"/>
          <w:sz w:val="15"/>
          <w:szCs w:val="15"/>
        </w:rPr>
        <w:sectPr w:rsidR="00B72476">
          <w:type w:val="continuous"/>
          <w:pgSz w:w="12240" w:h="15840"/>
          <w:pgMar w:top="960" w:right="1340" w:bottom="280" w:left="1340" w:header="720" w:footer="720" w:gutter="0"/>
          <w:cols w:num="2" w:space="720" w:equalWidth="0">
            <w:col w:w="2064" w:space="820"/>
            <w:col w:w="6676"/>
          </w:cols>
        </w:sectPr>
      </w:pPr>
      <w:r>
        <w:br w:type="column"/>
      </w:r>
      <w:r>
        <w:rPr>
          <w:rFonts w:ascii="Arial" w:eastAsia="Arial" w:hAnsi="Arial" w:cs="Arial"/>
          <w:sz w:val="15"/>
          <w:szCs w:val="15"/>
        </w:rPr>
        <w:lastRenderedPageBreak/>
        <w:t>N</w:t>
      </w:r>
      <w:r>
        <w:rPr>
          <w:rFonts w:ascii="Arial" w:eastAsia="Arial" w:hAnsi="Arial" w:cs="Arial"/>
          <w:spacing w:val="-3"/>
          <w:sz w:val="15"/>
          <w:szCs w:val="15"/>
        </w:rPr>
        <w:t>e</w:t>
      </w:r>
      <w:r>
        <w:rPr>
          <w:rFonts w:ascii="Arial" w:eastAsia="Arial" w:hAnsi="Arial" w:cs="Arial"/>
          <w:sz w:val="15"/>
          <w:szCs w:val="15"/>
        </w:rPr>
        <w:t>w</w:t>
      </w:r>
      <w:r>
        <w:rPr>
          <w:rFonts w:ascii="Arial" w:eastAsia="Arial" w:hAnsi="Arial" w:cs="Arial"/>
          <w:spacing w:val="4"/>
          <w:sz w:val="15"/>
          <w:szCs w:val="15"/>
        </w:rPr>
        <w:t xml:space="preserve"> </w:t>
      </w:r>
      <w:r>
        <w:rPr>
          <w:rFonts w:ascii="Arial" w:eastAsia="Arial" w:hAnsi="Arial" w:cs="Arial"/>
          <w:sz w:val="15"/>
          <w:szCs w:val="15"/>
        </w:rPr>
        <w:t>sti</w:t>
      </w:r>
      <w:r>
        <w:rPr>
          <w:rFonts w:ascii="Arial" w:eastAsia="Arial" w:hAnsi="Arial" w:cs="Arial"/>
          <w:spacing w:val="-2"/>
          <w:sz w:val="15"/>
          <w:szCs w:val="15"/>
        </w:rPr>
        <w:t>m</w:t>
      </w:r>
      <w:r>
        <w:rPr>
          <w:rFonts w:ascii="Arial" w:eastAsia="Arial" w:hAnsi="Arial" w:cs="Arial"/>
          <w:sz w:val="15"/>
          <w:szCs w:val="15"/>
        </w:rPr>
        <w:t xml:space="preserve">uli                                   </w:t>
      </w:r>
      <w:r>
        <w:rPr>
          <w:rFonts w:ascii="Arial" w:eastAsia="Arial" w:hAnsi="Arial" w:cs="Arial"/>
          <w:spacing w:val="22"/>
          <w:sz w:val="15"/>
          <w:szCs w:val="15"/>
        </w:rPr>
        <w:t xml:space="preserve"> </w:t>
      </w:r>
      <w:r>
        <w:rPr>
          <w:rFonts w:ascii="Arial" w:eastAsia="Arial" w:hAnsi="Arial" w:cs="Arial"/>
          <w:sz w:val="15"/>
          <w:szCs w:val="15"/>
        </w:rPr>
        <w:t>Old</w:t>
      </w:r>
      <w:r>
        <w:rPr>
          <w:rFonts w:ascii="Arial" w:eastAsia="Arial" w:hAnsi="Arial" w:cs="Arial"/>
          <w:spacing w:val="3"/>
          <w:sz w:val="15"/>
          <w:szCs w:val="15"/>
        </w:rPr>
        <w:t xml:space="preserve"> </w:t>
      </w:r>
      <w:r>
        <w:rPr>
          <w:rFonts w:ascii="Arial" w:eastAsia="Arial" w:hAnsi="Arial" w:cs="Arial"/>
          <w:w w:val="101"/>
          <w:sz w:val="15"/>
          <w:szCs w:val="15"/>
        </w:rPr>
        <w:t>sti</w:t>
      </w:r>
      <w:r>
        <w:rPr>
          <w:rFonts w:ascii="Arial" w:eastAsia="Arial" w:hAnsi="Arial" w:cs="Arial"/>
          <w:spacing w:val="-2"/>
          <w:w w:val="101"/>
          <w:sz w:val="15"/>
          <w:szCs w:val="15"/>
        </w:rPr>
        <w:t>m</w:t>
      </w:r>
      <w:r>
        <w:rPr>
          <w:rFonts w:ascii="Arial" w:eastAsia="Arial" w:hAnsi="Arial" w:cs="Arial"/>
          <w:w w:val="101"/>
          <w:sz w:val="15"/>
          <w:szCs w:val="15"/>
        </w:rPr>
        <w:t>uli</w:t>
      </w:r>
    </w:p>
    <w:p w:rsidR="00B72476" w:rsidRDefault="00B72476">
      <w:pPr>
        <w:spacing w:before="1" w:line="100" w:lineRule="exact"/>
        <w:rPr>
          <w:sz w:val="11"/>
          <w:szCs w:val="11"/>
        </w:rPr>
      </w:pPr>
    </w:p>
    <w:p w:rsidR="00B72476" w:rsidRDefault="00B72476">
      <w:pPr>
        <w:spacing w:line="200" w:lineRule="exact"/>
      </w:pPr>
    </w:p>
    <w:p w:rsidR="00B72476" w:rsidRDefault="00875887">
      <w:pPr>
        <w:spacing w:before="42" w:line="220" w:lineRule="exact"/>
        <w:ind w:right="1939"/>
        <w:jc w:val="right"/>
        <w:rPr>
          <w:rFonts w:ascii="Arial" w:eastAsia="Arial" w:hAnsi="Arial" w:cs="Arial"/>
          <w:sz w:val="15"/>
          <w:szCs w:val="15"/>
        </w:rPr>
        <w:sectPr w:rsidR="00B72476">
          <w:type w:val="continuous"/>
          <w:pgSz w:w="12240" w:h="15840"/>
          <w:pgMar w:top="960" w:right="1340" w:bottom="280" w:left="1340" w:header="720" w:footer="720" w:gutter="0"/>
          <w:cols w:space="720"/>
        </w:sectPr>
      </w:pPr>
      <w:r>
        <w:rPr>
          <w:noProof/>
        </w:rPr>
        <mc:AlternateContent>
          <mc:Choice Requires="wpg">
            <w:drawing>
              <wp:anchor distT="0" distB="0" distL="114300" distR="114300" simplePos="0" relativeHeight="503314350" behindDoc="1" locked="0" layoutInCell="1" allowOverlap="1">
                <wp:simplePos x="0" y="0"/>
                <wp:positionH relativeFrom="page">
                  <wp:posOffset>5187315</wp:posOffset>
                </wp:positionH>
                <wp:positionV relativeFrom="paragraph">
                  <wp:posOffset>152400</wp:posOffset>
                </wp:positionV>
                <wp:extent cx="176530" cy="675640"/>
                <wp:effectExtent l="0" t="0" r="5202555" b="670560"/>
                <wp:wrapNone/>
                <wp:docPr id="259"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30" cy="675640"/>
                          <a:chOff x="8169" y="240"/>
                          <a:chExt cx="278" cy="1064"/>
                        </a:xfrm>
                      </wpg:grpSpPr>
                      <wpg:grpSp>
                        <wpg:cNvPr id="260" name="Group 256"/>
                        <wpg:cNvGrpSpPr>
                          <a:grpSpLocks/>
                        </wpg:cNvGrpSpPr>
                        <wpg:grpSpPr bwMode="auto">
                          <a:xfrm>
                            <a:off x="8177" y="248"/>
                            <a:ext cx="262" cy="262"/>
                            <a:chOff x="8177" y="248"/>
                            <a:chExt cx="262" cy="262"/>
                          </a:xfrm>
                        </wpg:grpSpPr>
                        <wps:wsp>
                          <wps:cNvPr id="261" name="Freeform 269"/>
                          <wps:cNvSpPr>
                            <a:spLocks/>
                          </wps:cNvSpPr>
                          <wps:spPr bwMode="auto">
                            <a:xfrm>
                              <a:off x="8177" y="248"/>
                              <a:ext cx="262" cy="262"/>
                            </a:xfrm>
                            <a:custGeom>
                              <a:avLst/>
                              <a:gdLst>
                                <a:gd name="T0" fmla="+- 0 8177 8177"/>
                                <a:gd name="T1" fmla="*/ T0 w 262"/>
                                <a:gd name="T2" fmla="+- 0 510 248"/>
                                <a:gd name="T3" fmla="*/ 510 h 262"/>
                                <a:gd name="T4" fmla="+- 0 8439 8177"/>
                                <a:gd name="T5" fmla="*/ T4 w 262"/>
                                <a:gd name="T6" fmla="+- 0 510 248"/>
                                <a:gd name="T7" fmla="*/ 510 h 262"/>
                                <a:gd name="T8" fmla="+- 0 8439 8177"/>
                                <a:gd name="T9" fmla="*/ T8 w 262"/>
                                <a:gd name="T10" fmla="+- 0 248 248"/>
                                <a:gd name="T11" fmla="*/ 248 h 262"/>
                                <a:gd name="T12" fmla="+- 0 8177 8177"/>
                                <a:gd name="T13" fmla="*/ T12 w 262"/>
                                <a:gd name="T14" fmla="+- 0 248 248"/>
                                <a:gd name="T15" fmla="*/ 248 h 262"/>
                                <a:gd name="T16" fmla="+- 0 8177 8177"/>
                                <a:gd name="T17" fmla="*/ T16 w 262"/>
                                <a:gd name="T18" fmla="+- 0 510 248"/>
                                <a:gd name="T19" fmla="*/ 510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2" name="Group 257"/>
                          <wpg:cNvGrpSpPr>
                            <a:grpSpLocks/>
                          </wpg:cNvGrpSpPr>
                          <wpg:grpSpPr bwMode="auto">
                            <a:xfrm>
                              <a:off x="8204" y="379"/>
                              <a:ext cx="210" cy="0"/>
                              <a:chOff x="8204" y="379"/>
                              <a:chExt cx="210" cy="0"/>
                            </a:xfrm>
                          </wpg:grpSpPr>
                          <wps:wsp>
                            <wps:cNvPr id="263" name="Freeform 268"/>
                            <wps:cNvSpPr>
                              <a:spLocks noEditPoints="1"/>
                            </wps:cNvSpPr>
                            <wps:spPr bwMode="auto">
                              <a:xfrm>
                                <a:off x="16408" y="758"/>
                                <a:ext cx="209" cy="0"/>
                              </a:xfrm>
                              <a:custGeom>
                                <a:avLst/>
                                <a:gdLst>
                                  <a:gd name="T0" fmla="+- 0 8204 8204"/>
                                  <a:gd name="T1" fmla="*/ T0 w 210"/>
                                  <a:gd name="T2" fmla="+- 0 8414 8204"/>
                                  <a:gd name="T3" fmla="*/ T2 w 210"/>
                                </a:gdLst>
                                <a:ahLst/>
                                <a:cxnLst>
                                  <a:cxn ang="0">
                                    <a:pos x="T1" y="0"/>
                                  </a:cxn>
                                  <a:cxn ang="0">
                                    <a:pos x="T3" y="0"/>
                                  </a:cxn>
                                </a:cxnLst>
                                <a:rect l="0" t="0" r="r" b="b"/>
                                <a:pathLst>
                                  <a:path w="210">
                                    <a:moveTo>
                                      <a:pt x="0" y="0"/>
                                    </a:moveTo>
                                    <a:lnTo>
                                      <a:pt x="210" y="0"/>
                                    </a:lnTo>
                                  </a:path>
                                </a:pathLst>
                              </a:custGeom>
                              <a:noFill/>
                              <a:ln w="10209">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4" name="Group 258"/>
                            <wpg:cNvGrpSpPr>
                              <a:grpSpLocks/>
                            </wpg:cNvGrpSpPr>
                            <wpg:grpSpPr bwMode="auto">
                              <a:xfrm>
                                <a:off x="8177" y="510"/>
                                <a:ext cx="262" cy="262"/>
                                <a:chOff x="8177" y="510"/>
                                <a:chExt cx="262" cy="262"/>
                              </a:xfrm>
                            </wpg:grpSpPr>
                            <wps:wsp>
                              <wps:cNvPr id="265" name="Freeform 267"/>
                              <wps:cNvSpPr>
                                <a:spLocks/>
                              </wps:cNvSpPr>
                              <wps:spPr bwMode="auto">
                                <a:xfrm>
                                  <a:off x="8177" y="510"/>
                                  <a:ext cx="262" cy="262"/>
                                </a:xfrm>
                                <a:custGeom>
                                  <a:avLst/>
                                  <a:gdLst>
                                    <a:gd name="T0" fmla="+- 0 8177 8177"/>
                                    <a:gd name="T1" fmla="*/ T0 w 262"/>
                                    <a:gd name="T2" fmla="+- 0 772 510"/>
                                    <a:gd name="T3" fmla="*/ 772 h 262"/>
                                    <a:gd name="T4" fmla="+- 0 8439 8177"/>
                                    <a:gd name="T5" fmla="*/ T4 w 262"/>
                                    <a:gd name="T6" fmla="+- 0 772 510"/>
                                    <a:gd name="T7" fmla="*/ 772 h 262"/>
                                    <a:gd name="T8" fmla="+- 0 8439 8177"/>
                                    <a:gd name="T9" fmla="*/ T8 w 262"/>
                                    <a:gd name="T10" fmla="+- 0 510 510"/>
                                    <a:gd name="T11" fmla="*/ 510 h 262"/>
                                    <a:gd name="T12" fmla="+- 0 8177 8177"/>
                                    <a:gd name="T13" fmla="*/ T12 w 262"/>
                                    <a:gd name="T14" fmla="+- 0 510 510"/>
                                    <a:gd name="T15" fmla="*/ 510 h 262"/>
                                    <a:gd name="T16" fmla="+- 0 8177 8177"/>
                                    <a:gd name="T17" fmla="*/ T16 w 262"/>
                                    <a:gd name="T18" fmla="+- 0 772 510"/>
                                    <a:gd name="T19" fmla="*/ 772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6" name="Group 259"/>
                              <wpg:cNvGrpSpPr>
                                <a:grpSpLocks/>
                              </wpg:cNvGrpSpPr>
                              <wpg:grpSpPr bwMode="auto">
                                <a:xfrm>
                                  <a:off x="8177" y="772"/>
                                  <a:ext cx="262" cy="262"/>
                                  <a:chOff x="8177" y="772"/>
                                  <a:chExt cx="262" cy="262"/>
                                </a:xfrm>
                              </wpg:grpSpPr>
                              <wps:wsp>
                                <wps:cNvPr id="267" name="Freeform 266"/>
                                <wps:cNvSpPr>
                                  <a:spLocks/>
                                </wps:cNvSpPr>
                                <wps:spPr bwMode="auto">
                                  <a:xfrm>
                                    <a:off x="8177" y="772"/>
                                    <a:ext cx="262" cy="262"/>
                                  </a:xfrm>
                                  <a:custGeom>
                                    <a:avLst/>
                                    <a:gdLst>
                                      <a:gd name="T0" fmla="+- 0 8177 8177"/>
                                      <a:gd name="T1" fmla="*/ T0 w 262"/>
                                      <a:gd name="T2" fmla="+- 0 1034 772"/>
                                      <a:gd name="T3" fmla="*/ 1034 h 262"/>
                                      <a:gd name="T4" fmla="+- 0 8439 8177"/>
                                      <a:gd name="T5" fmla="*/ T4 w 262"/>
                                      <a:gd name="T6" fmla="+- 0 1034 772"/>
                                      <a:gd name="T7" fmla="*/ 1034 h 262"/>
                                      <a:gd name="T8" fmla="+- 0 8439 8177"/>
                                      <a:gd name="T9" fmla="*/ T8 w 262"/>
                                      <a:gd name="T10" fmla="+- 0 772 772"/>
                                      <a:gd name="T11" fmla="*/ 772 h 262"/>
                                      <a:gd name="T12" fmla="+- 0 8177 8177"/>
                                      <a:gd name="T13" fmla="*/ T12 w 262"/>
                                      <a:gd name="T14" fmla="+- 0 772 772"/>
                                      <a:gd name="T15" fmla="*/ 772 h 262"/>
                                      <a:gd name="T16" fmla="+- 0 8177 8177"/>
                                      <a:gd name="T17" fmla="*/ T16 w 262"/>
                                      <a:gd name="T18" fmla="+- 0 1034 772"/>
                                      <a:gd name="T19" fmla="*/ 1034 h 262"/>
                                    </a:gdLst>
                                    <a:ahLst/>
                                    <a:cxnLst>
                                      <a:cxn ang="0">
                                        <a:pos x="T1" y="T3"/>
                                      </a:cxn>
                                      <a:cxn ang="0">
                                        <a:pos x="T5" y="T7"/>
                                      </a:cxn>
                                      <a:cxn ang="0">
                                        <a:pos x="T9" y="T11"/>
                                      </a:cxn>
                                      <a:cxn ang="0">
                                        <a:pos x="T13" y="T15"/>
                                      </a:cxn>
                                      <a:cxn ang="0">
                                        <a:pos x="T17" y="T19"/>
                                      </a:cxn>
                                    </a:cxnLst>
                                    <a:rect l="0" t="0" r="r" b="b"/>
                                    <a:pathLst>
                                      <a:path w="262" h="262">
                                        <a:moveTo>
                                          <a:pt x="0" y="262"/>
                                        </a:moveTo>
                                        <a:lnTo>
                                          <a:pt x="262" y="262"/>
                                        </a:lnTo>
                                        <a:lnTo>
                                          <a:pt x="262" y="0"/>
                                        </a:lnTo>
                                        <a:lnTo>
                                          <a:pt x="0" y="0"/>
                                        </a:lnTo>
                                        <a:lnTo>
                                          <a:pt x="0" y="262"/>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8" name="Group 260"/>
                                <wpg:cNvGrpSpPr>
                                  <a:grpSpLocks/>
                                </wpg:cNvGrpSpPr>
                                <wpg:grpSpPr bwMode="auto">
                                  <a:xfrm>
                                    <a:off x="8204" y="903"/>
                                    <a:ext cx="210" cy="0"/>
                                    <a:chOff x="8204" y="903"/>
                                    <a:chExt cx="210" cy="0"/>
                                  </a:xfrm>
                                </wpg:grpSpPr>
                                <wps:wsp>
                                  <wps:cNvPr id="269" name="Freeform 265"/>
                                  <wps:cNvSpPr>
                                    <a:spLocks noEditPoints="1"/>
                                  </wps:cNvSpPr>
                                  <wps:spPr bwMode="auto">
                                    <a:xfrm>
                                      <a:off x="16408" y="1806"/>
                                      <a:ext cx="209" cy="0"/>
                                    </a:xfrm>
                                    <a:custGeom>
                                      <a:avLst/>
                                      <a:gdLst>
                                        <a:gd name="T0" fmla="+- 0 8204 8204"/>
                                        <a:gd name="T1" fmla="*/ T0 w 210"/>
                                        <a:gd name="T2" fmla="+- 0 8414 8204"/>
                                        <a:gd name="T3" fmla="*/ T2 w 210"/>
                                      </a:gdLst>
                                      <a:ahLst/>
                                      <a:cxnLst>
                                        <a:cxn ang="0">
                                          <a:pos x="T1" y="0"/>
                                        </a:cxn>
                                        <a:cxn ang="0">
                                          <a:pos x="T3" y="0"/>
                                        </a:cxn>
                                      </a:cxnLst>
                                      <a:rect l="0" t="0" r="r" b="b"/>
                                      <a:pathLst>
                                        <a:path w="210">
                                          <a:moveTo>
                                            <a:pt x="0" y="0"/>
                                          </a:moveTo>
                                          <a:lnTo>
                                            <a:pt x="210" y="0"/>
                                          </a:lnTo>
                                        </a:path>
                                      </a:pathLst>
                                    </a:custGeom>
                                    <a:noFill/>
                                    <a:ln w="10209">
                                      <a:solidFill>
                                        <a:srgbClr val="00BEC4"/>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70" name="Group 261"/>
                                  <wpg:cNvGrpSpPr>
                                    <a:grpSpLocks/>
                                  </wpg:cNvGrpSpPr>
                                  <wpg:grpSpPr bwMode="auto">
                                    <a:xfrm>
                                      <a:off x="8177" y="1034"/>
                                      <a:ext cx="262" cy="262"/>
                                      <a:chOff x="8177" y="1034"/>
                                      <a:chExt cx="262" cy="262"/>
                                    </a:xfrm>
                                  </wpg:grpSpPr>
                                  <wps:wsp>
                                    <wps:cNvPr id="271" name="Freeform 264"/>
                                    <wps:cNvSpPr>
                                      <a:spLocks/>
                                    </wps:cNvSpPr>
                                    <wps:spPr bwMode="auto">
                                      <a:xfrm>
                                        <a:off x="8177" y="1034"/>
                                        <a:ext cx="262" cy="262"/>
                                      </a:xfrm>
                                      <a:custGeom>
                                        <a:avLst/>
                                        <a:gdLst>
                                          <a:gd name="T0" fmla="+- 0 8177 8177"/>
                                          <a:gd name="T1" fmla="*/ T0 w 262"/>
                                          <a:gd name="T2" fmla="+- 0 1297 1034"/>
                                          <a:gd name="T3" fmla="*/ 1297 h 262"/>
                                          <a:gd name="T4" fmla="+- 0 8439 8177"/>
                                          <a:gd name="T5" fmla="*/ T4 w 262"/>
                                          <a:gd name="T6" fmla="+- 0 1297 1034"/>
                                          <a:gd name="T7" fmla="*/ 1297 h 262"/>
                                          <a:gd name="T8" fmla="+- 0 8439 8177"/>
                                          <a:gd name="T9" fmla="*/ T8 w 262"/>
                                          <a:gd name="T10" fmla="+- 0 1034 1034"/>
                                          <a:gd name="T11" fmla="*/ 1034 h 262"/>
                                          <a:gd name="T12" fmla="+- 0 8177 8177"/>
                                          <a:gd name="T13" fmla="*/ T12 w 262"/>
                                          <a:gd name="T14" fmla="+- 0 1034 1034"/>
                                          <a:gd name="T15" fmla="*/ 1034 h 262"/>
                                          <a:gd name="T16" fmla="+- 0 8177 8177"/>
                                          <a:gd name="T17" fmla="*/ T16 w 262"/>
                                          <a:gd name="T18" fmla="+- 0 1297 1034"/>
                                          <a:gd name="T19" fmla="*/ 1297 h 262"/>
                                        </a:gdLst>
                                        <a:ahLst/>
                                        <a:cxnLst>
                                          <a:cxn ang="0">
                                            <a:pos x="T1" y="T3"/>
                                          </a:cxn>
                                          <a:cxn ang="0">
                                            <a:pos x="T5" y="T7"/>
                                          </a:cxn>
                                          <a:cxn ang="0">
                                            <a:pos x="T9" y="T11"/>
                                          </a:cxn>
                                          <a:cxn ang="0">
                                            <a:pos x="T13" y="T15"/>
                                          </a:cxn>
                                          <a:cxn ang="0">
                                            <a:pos x="T17" y="T19"/>
                                          </a:cxn>
                                        </a:cxnLst>
                                        <a:rect l="0" t="0" r="r" b="b"/>
                                        <a:pathLst>
                                          <a:path w="262" h="262">
                                            <a:moveTo>
                                              <a:pt x="0" y="263"/>
                                            </a:moveTo>
                                            <a:lnTo>
                                              <a:pt x="262" y="263"/>
                                            </a:lnTo>
                                            <a:lnTo>
                                              <a:pt x="262" y="0"/>
                                            </a:lnTo>
                                            <a:lnTo>
                                              <a:pt x="0" y="0"/>
                                            </a:lnTo>
                                            <a:lnTo>
                                              <a:pt x="0" y="263"/>
                                            </a:lnTo>
                                            <a:close/>
                                          </a:path>
                                        </a:pathLst>
                                      </a:custGeom>
                                      <a:noFill/>
                                      <a:ln w="10209">
                                        <a:solidFill>
                                          <a:srgbClr val="CC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72" name="Group 262"/>
                                    <wpg:cNvGrpSpPr>
                                      <a:grpSpLocks/>
                                    </wpg:cNvGrpSpPr>
                                    <wpg:grpSpPr bwMode="auto">
                                      <a:xfrm>
                                        <a:off x="8204" y="1166"/>
                                        <a:ext cx="210" cy="0"/>
                                        <a:chOff x="8204" y="1166"/>
                                        <a:chExt cx="210" cy="0"/>
                                      </a:xfrm>
                                    </wpg:grpSpPr>
                                    <wps:wsp>
                                      <wps:cNvPr id="273" name="Freeform 263"/>
                                      <wps:cNvSpPr>
                                        <a:spLocks noEditPoints="1"/>
                                      </wps:cNvSpPr>
                                      <wps:spPr bwMode="auto">
                                        <a:xfrm>
                                          <a:off x="16408" y="2332"/>
                                          <a:ext cx="209" cy="0"/>
                                        </a:xfrm>
                                        <a:custGeom>
                                          <a:avLst/>
                                          <a:gdLst>
                                            <a:gd name="T0" fmla="+- 0 8204 8204"/>
                                            <a:gd name="T1" fmla="*/ T0 w 210"/>
                                            <a:gd name="T2" fmla="+- 0 8414 8204"/>
                                            <a:gd name="T3" fmla="*/ T2 w 210"/>
                                          </a:gdLst>
                                          <a:ahLst/>
                                          <a:cxnLst>
                                            <a:cxn ang="0">
                                              <a:pos x="T1" y="0"/>
                                            </a:cxn>
                                            <a:cxn ang="0">
                                              <a:pos x="T3" y="0"/>
                                            </a:cxn>
                                          </a:cxnLst>
                                          <a:rect l="0" t="0" r="r" b="b"/>
                                          <a:pathLst>
                                            <a:path w="210">
                                              <a:moveTo>
                                                <a:pt x="0" y="0"/>
                                              </a:moveTo>
                                              <a:lnTo>
                                                <a:pt x="210" y="0"/>
                                              </a:lnTo>
                                            </a:path>
                                          </a:pathLst>
                                        </a:custGeom>
                                        <a:noFill/>
                                        <a:ln w="10209">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255" o:spid="_x0000_s1026" style="position:absolute;margin-left:408.45pt;margin-top:12pt;width:13.9pt;height:53.2pt;z-index:-2130;mso-position-horizontal-relative:page" coordorigin="8169,240" coordsize="278,10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">
                <v:group id="Group 256" o:spid="_x0000_s1027" style="position:absolute;left:8177;top:248;width:262;height:262" coordorigin="8177,248"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Ph6AwwAAANwAAAAPAAAAZHJzL2Rvd25yZXYueG1sRE9Na8JAEL0X+h+WEXqr&#10;m1gMEl2DSC09BKEqlN6G7JiEZGdDdk3iv3cPQo+P973JJtOKgXpXW1YQzyMQxIXVNZcKLufD+wqE&#10;88gaW8uk4E4Osu3rywZTbUf+oeHkSxFC2KWooPK+S6V0RUUG3dx2xIG72t6gD7Avpe5xDOGmlYso&#10;SqTBmkNDhR3tKyqa080o+Bpx3H3En0PeXPf3v/Py+JvHpNTbbNqtQXia/L/46f7WChZJmB/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0+HoDDAAAA3AAAAA8A&#10;AAAAAAAAAAAAAAAAqQIAAGRycy9kb3ducmV2LnhtbFBLBQYAAAAABAAEAPoAAACZAwAAAAA=&#10;">
                  <v:shape id="Freeform 269" o:spid="_x0000_s1028" style="position:absolute;left:8177;top:248;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zEsxAAA&#10;ANwAAAAPAAAAZHJzL2Rvd25yZXYueG1sRI9Ba8JAFITvhf6H5RW81Y05hJK6igjSglIwWnp9ZJ/Z&#10;0OzbsLua2F/vFgSPw8x8w8yXo+3EhXxoHSuYTTMQxLXTLTcKjofN6xuIEJE1do5JwZUCLBfPT3Ms&#10;tRt4T5cqNiJBOJSowMTYl1KG2pDFMHU9cfJOzluMSfpGao9DgttO5llWSIstpwWDPa0N1b/V2Sro&#10;/6rvQCdT8G59+Bp+Pvwx326VmryMq3cQkcb4CN/bn1pBXszg/0w6AnJ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ocxLMQAAADcAAAADwAAAAAAAAAAAAAAAACXAgAAZHJzL2Rv&#10;d25yZXYueG1sUEsFBgAAAAAEAAQA9QAAAIgDAAAAAA==&#10;" path="m0,262l262,262,262,,,,,262xe" filled="f" strokecolor="#cccbcb" strokeweight="10209emu">
                    <v:path arrowok="t" o:connecttype="custom" o:connectlocs="0,510;262,510;262,248;0,248;0,510" o:connectangles="0,0,0,0,0"/>
                  </v:shape>
                  <v:group id="Group 257" o:spid="_x0000_s1029" style="position:absolute;left:8204;top:379;width:210;height:0" coordorigin="8204,379" coordsize="2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oCVsxAAAANwAAAAPAAAAZHJzL2Rvd25yZXYueG1sRI9Bi8IwFITvC/6H8ARv&#10;a9rKilSjiKh4kIVVQbw9mmdbbF5KE9v6783Cwh6HmfmGWax6U4mWGldaVhCPIxDEmdUl5wou593n&#10;DITzyBory6TgRQ5Wy8HHAlNtO/6h9uRzESDsUlRQeF+nUrqsIINubGvi4N1tY9AH2eRSN9gFuKlk&#10;EkVTabDksFBgTZuCssfpaRTsO+zWk3jbHh/3zet2/vq+HmNSajTs13MQnnr/H/5rH7SCZJr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SoCVsxAAAANwAAAAP&#10;AAAAAAAAAAAAAAAAAKkCAABkcnMvZG93bnJldi54bWxQSwUGAAAAAAQABAD6AAAAmgMAAAAA&#10;">
                    <v:shape id="Freeform 268" o:spid="_x0000_s1030" style="position:absolute;left:16408;top:758;width:209;height:0;visibility:visible;mso-wrap-style:square;v-text-anchor:top" coordsize="2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NOexAAA&#10;ANwAAAAPAAAAZHJzL2Rvd25yZXYueG1sRI9PawIxFMTvhX6H8AreatKVLmU1SlEEoV5ce+ntdfP2&#10;D25eliTq+u2bguBxmJnfMIvVaHtxIR86xxrepgoEceVMx42G7+P29QNEiMgGe8ek4UYBVsvnpwUW&#10;xl35QJcyNiJBOBSooY1xKKQMVUsWw9QNxMmrnbcYk/SNNB6vCW57mSmVS4sdp4UWB1q3VJ3Ks9VQ&#10;fm1U/VvvD9ztfrLbe0575Unrycv4OQcRaYyP8L29MxqyfAb/Z9IR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QzTnsQAAADcAAAADwAAAAAAAAAAAAAAAACXAgAAZHJzL2Rv&#10;d25yZXYueG1sUEsFBgAAAAAEAAQA9QAAAIgDAAAAAA==&#10;" path="m0,0l210,0e" filled="f" strokecolor="#f8766c" strokeweight="10209emu">
                      <v:stroke dashstyle="longDash"/>
                      <v:path arrowok="t" o:connecttype="custom" o:connectlocs="0,0;209,0" o:connectangles="0,0"/>
                      <o:lock v:ext="edit" verticies="t"/>
                    </v:shape>
                    <v:group id="Group 258" o:spid="_x0000_s1031" style="position:absolute;left:8177;top:510;width:262;height:262" coordorigin="8177,510"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BRiDxQAAANwAAAAPAAAAZHJzL2Rvd25yZXYueG1sRI9Bi8IwFITvwv6H8IS9&#10;aVpXZalGEVmXPYigLoi3R/Nsi81LaWJb/70RBI/DzHzDzJedKUVDtSssK4iHEQji1OqCMwX/x83g&#10;G4TzyBpLy6TgTg6Wi4/eHBNtW95Tc/CZCBB2CSrIva8SKV2ak0E3tBVx8C62NuiDrDOpa2wD3JRy&#10;FEVTabDgsJBjReuc0uvhZhT8ttiuvuKfZnu9rO/n42R32sak1Ge/W81AeOr8O/xq/2kFo+k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gUYg8UAAADcAAAA&#10;DwAAAAAAAAAAAAAAAACpAgAAZHJzL2Rvd25yZXYueG1sUEsFBgAAAAAEAAQA+gAAAJsDAAAAAA==&#10;">
                      <v:shape id="Freeform 267" o:spid="_x0000_s1032" style="position:absolute;left:8177;top:510;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vDcvxAAA&#10;ANwAAAAPAAAAZHJzL2Rvd25yZXYueG1sRI9Ra8IwFIXfhf2HcAd709TCyuiMIsLYwCFYFV8vzbUp&#10;a25Kktluv34RhD0ezjnf4SxWo+3ElXxoHSuYzzIQxLXTLTcKjoe36QuIEJE1do5JwQ8FWC0fJgss&#10;tRt4T9cqNiJBOJSowMTYl1KG2pDFMHM9cfIuzluMSfpGao9DgttO5llWSIstpwWDPW0M1V/Vt1XQ&#10;/1anQBdT8OfmsBvO7/6Yb7dKPT2O61cQkcb4H763P7SCvHiG25l0BOTy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bw3L8QAAADcAAAADwAAAAAAAAAAAAAAAACXAgAAZHJzL2Rv&#10;d25yZXYueG1sUEsFBgAAAAAEAAQA9QAAAIgDAAAAAA==&#10;" path="m0,262l262,262,262,,,,,262xe" filled="f" strokecolor="#cccbcb" strokeweight="10209emu">
                        <v:path arrowok="t" o:connecttype="custom" o:connectlocs="0,772;262,772;262,510;0,510;0,772" o:connectangles="0,0,0,0,0"/>
                      </v:shape>
                      <v:group id="Group 259" o:spid="_x0000_s1033" style="position:absolute;left:8177;top:772;width:262;height:262" coordorigin="8177,772"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 266" o:spid="_x0000_s1034" style="position:absolute;left:8177;top:772;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gzDxQAA&#10;ANwAAAAPAAAAZHJzL2Rvd25yZXYueG1sRI9Ba8JAFITvhf6H5RV6qxtziCV1FRFKCxbBqHh9ZJ/Z&#10;0OzbsLs1aX+9Kwg9DjPzDTNfjrYTF/KhdaxgOslAENdOt9woOOzfX15BhIissXNMCn4pwHLx+DDH&#10;UruBd3SpYiMShEOJCkyMfSllqA1ZDBPXEyfv7LzFmKRvpPY4JLjtZJ5lhbTYclow2NPaUP1d/VgF&#10;/V91DHQ2BX+t99vh9OEP+Waj1PPTuHoDEWmM/+F7+1MryIsZ3M6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4iDMPFAAAA3AAAAA8AAAAAAAAAAAAAAAAAlwIAAGRycy9k&#10;b3ducmV2LnhtbFBLBQYAAAAABAAEAPUAAACJAwAAAAA=&#10;" path="m0,262l262,262,262,,,,,262xe" filled="f" strokecolor="#cccbcb" strokeweight="10209emu">
                          <v:path arrowok="t" o:connecttype="custom" o:connectlocs="0,1034;262,1034;262,772;0,772;0,1034" o:connectangles="0,0,0,0,0"/>
                        </v:shape>
                        <v:group id="Group 260" o:spid="_x0000_s1035" style="position:absolute;left:8204;top:903;width:210;height:0" coordorigin="8204,903" coordsize="2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 265" o:spid="_x0000_s1036" style="position:absolute;left:16408;top:1806;width:209;height:0;visibility:visible;mso-wrap-style:square;v-text-anchor:top" coordsize="2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RUWxQAA&#10;ANwAAAAPAAAAZHJzL2Rvd25yZXYueG1sRI9BawIxFITvBf9DeAVvNasHabdGaUXBHgrt1uL1sXnu&#10;Lk1eliTGtb++EYQeh5n5hlmsBmtEIh86xwqmkwIEce10x42C/df24RFEiMgajWNScKEAq+XoboGl&#10;dmf+pFTFRmQIhxIVtDH2pZShbslimLieOHtH5y3GLH0jtcdzhlsjZ0UxlxY7zgst9rRuqf6pTlbB&#10;e3r72GDy1e/0Yr7T/jCYrXtVanw/vDyDiDTE//CtvdMKZvMnuJ7JR0A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9dFRbFAAAA3AAAAA8AAAAAAAAAAAAAAAAAlwIAAGRycy9k&#10;b3ducmV2LnhtbFBLBQYAAAAABAAEAPUAAACJAwAAAAA=&#10;" path="m0,0l210,0e" filled="f" strokecolor="#00bec4" strokeweight="10209emu">
                            <v:stroke dashstyle="longDash"/>
                            <v:path arrowok="t" o:connecttype="custom" o:connectlocs="0,0;209,0" o:connectangles="0,0"/>
                            <o:lock v:ext="edit" verticies="t"/>
                          </v:shape>
                          <v:group id="Group 261" o:spid="_x0000_s1037" style="position:absolute;left:8177;top:1034;width:262;height:262" coordorigin="8177,1034" coordsize="262,2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54hdwgAAANwAAAAPAAAAZHJzL2Rvd25yZXYueG1sRE9Ni8IwEL0L+x/CLHjT&#10;tIq6dI0isi57EMG6IN6GZmyLzaQ0sa3/3hwEj4/3vVz3phItNa60rCAeRyCIM6tLzhX8n3ajLxDO&#10;I2usLJOCBzlYrz4GS0y07fhIbepzEULYJaig8L5OpHRZQQbd2NbEgbvaxqAPsMmlbrAL4aaSkyia&#10;S4Mlh4YCa9oWlN3Su1Hw22G3mcY/7f523T4up9nhvI9JqeFnv/kG4an3b/HL/acVTBZhfj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yOeIXcIAAADcAAAADwAA&#10;AAAAAAAAAAAAAACpAgAAZHJzL2Rvd25yZXYueG1sUEsFBgAAAAAEAAQA+gAAAJgDAAAAAA==&#10;">
                            <v:shape id="Freeform 264" o:spid="_x0000_s1038" style="position:absolute;left:8177;top:1034;width:262;height:262;visibility:visible;mso-wrap-style:square;v-text-anchor:top" coordsize="262,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qfxxAAA&#10;ANwAAAAPAAAAZHJzL2Rvd25yZXYueG1sRI9BawIxFITvBf9DeIK3mnUPtqxGEUEsWApdFa+PzXOz&#10;uHlZktRd++ubQqHHYWa+YZbrwbbiTj40jhXMphkI4srphmsFp+Pu+RVEiMgaW8ek4EEB1qvR0xIL&#10;7Xr+pHsZa5EgHApUYGLsCilDZchimLqOOHlX5y3GJH0ttcc+wW0r8yybS4sNpwWDHW0NVbfyyyro&#10;vstzoKuZ8/v2+NFf9v6UHw5KTcbDZgEi0hD/w3/tN60gf5nB75l0BOTq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16n8cQAAADcAAAADwAAAAAAAAAAAAAAAACXAgAAZHJzL2Rv&#10;d25yZXYueG1sUEsFBgAAAAAEAAQA9QAAAIgDAAAAAA==&#10;" path="m0,263l262,263,262,,,,,263xe" filled="f" strokecolor="#cccbcb" strokeweight="10209emu">
                              <v:path arrowok="t" o:connecttype="custom" o:connectlocs="0,1297;262,1297;262,1034;0,1034;0,1297" o:connectangles="0,0,0,0,0"/>
                            </v:shape>
                            <v:group id="Group 262" o:spid="_x0000_s1039" style="position:absolute;left:8204;top:1166;width:210;height:0" coordorigin="8204,1166" coordsize="2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ebOxxQAAANwAAAAPAAAAZHJzL2Rvd25yZXYueG1sRI9Pa8JAFMTvBb/D8gRv&#10;dZNIq0RXEVHpQQr+AfH2yD6TYPZtyK5J/PbdQqHHYWZ+wyxWvalES40rLSuIxxEI4szqknMFl/Pu&#10;fQbCeWSNlWVS8CIHq+XgbYGpth0fqT35XAQIuxQVFN7XqZQuK8igG9uaOHh32xj0QTa51A12AW4q&#10;mUTRpzRYclgosKZNQdnj9DQK9h1260m8bQ+P++Z1O398Xw8xKTUa9us5CE+9/w//tb+0gmSa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3mzscUAAADcAAAA&#10;DwAAAAAAAAAAAAAAAACpAgAAZHJzL2Rvd25yZXYueG1sUEsFBgAAAAAEAAQA+gAAAJsDAAAAAA==&#10;">
                              <v:shape id="Freeform 263" o:spid="_x0000_s1040" style="position:absolute;left:16408;top:2332;width:209;height:0;visibility:visible;mso-wrap-style:square;v-text-anchor:top" coordsize="2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JcUxgAA&#10;ANwAAAAPAAAAZHJzL2Rvd25yZXYueG1sRI9fS8NAEMTfBb/DsYIvxV5swT+x1yJKoT5Jk6ivS25N&#10;DnN7aW7bxm/fKwg+DjPzG2axGn2nDjREF9jA7TQDRVwH67gxUJXrmwdQUZAtdoHJwC9FWC0vLxaY&#10;23DkLR0KaVSCcMzRQCvS51rHuiWPcRp64uR9h8GjJDk02g54THDf6VmW3WmPjtNCiz29tFT/FHtv&#10;oHhzO/fF8vFevXaPOzcpJ59SGnN9NT4/gRIa5T/8195YA7P7OZzPpCOgly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sJcUxgAAANwAAAAPAAAAAAAAAAAAAAAAAJcCAABkcnMv&#10;ZG93bnJldi54bWxQSwUGAAAAAAQABAD1AAAAigMAAAAA&#10;" path="m0,0l210,0e" filled="f" strokecolor="#c67bfe" strokeweight="10209emu">
                                <v:stroke dashstyle="longDash"/>
                                <v:path arrowok="t" o:connecttype="custom" o:connectlocs="0,0;209,0" o:connectangles="0,0"/>
                                <o:lock v:ext="edit" verticies="t"/>
                              </v:shape>
                            </v:group>
                          </v:group>
                        </v:group>
                      </v:group>
                    </v:group>
                  </v:group>
                </v:group>
                <w10:wrap anchorx="page"/>
              </v:group>
            </w:pict>
          </mc:Fallback>
        </mc:AlternateContent>
      </w:r>
      <w:r w:rsidR="00CB77E8">
        <w:rPr>
          <w:rFonts w:ascii="Arial" w:eastAsia="Arial" w:hAnsi="Arial" w:cs="Arial"/>
          <w:position w:val="-2"/>
          <w:sz w:val="21"/>
          <w:szCs w:val="21"/>
        </w:rPr>
        <w:t xml:space="preserve">3    </w:t>
      </w:r>
      <w:r w:rsidR="00CB77E8">
        <w:rPr>
          <w:rFonts w:ascii="Arial" w:eastAsia="Arial" w:hAnsi="Arial" w:cs="Arial"/>
          <w:spacing w:val="24"/>
          <w:position w:val="-2"/>
          <w:sz w:val="21"/>
          <w:szCs w:val="21"/>
        </w:rPr>
        <w:t xml:space="preserve"> </w:t>
      </w:r>
      <w:r w:rsidR="00CB77E8">
        <w:rPr>
          <w:rFonts w:ascii="Arial" w:eastAsia="Arial" w:hAnsi="Arial" w:cs="Arial"/>
          <w:b/>
          <w:w w:val="101"/>
          <w:position w:val="5"/>
          <w:sz w:val="15"/>
          <w:szCs w:val="15"/>
        </w:rPr>
        <w:t>Coherence</w:t>
      </w:r>
    </w:p>
    <w:p w:rsidR="00B72476" w:rsidRDefault="00875887">
      <w:pPr>
        <w:spacing w:before="68"/>
        <w:ind w:left="1853" w:right="-52"/>
        <w:rPr>
          <w:rFonts w:ascii="Arial" w:eastAsia="Arial" w:hAnsi="Arial" w:cs="Arial"/>
          <w:sz w:val="21"/>
          <w:szCs w:val="21"/>
        </w:rPr>
      </w:pPr>
      <w:r>
        <w:rPr>
          <w:noProof/>
        </w:rPr>
        <w:lastRenderedPageBreak/>
        <mc:AlternateContent>
          <mc:Choice Requires="wpg">
            <w:drawing>
              <wp:anchor distT="0" distB="0" distL="114300" distR="114300" simplePos="0" relativeHeight="503314349" behindDoc="1" locked="0" layoutInCell="1" allowOverlap="1">
                <wp:simplePos x="0" y="0"/>
                <wp:positionH relativeFrom="page">
                  <wp:posOffset>2183130</wp:posOffset>
                </wp:positionH>
                <wp:positionV relativeFrom="paragraph">
                  <wp:posOffset>-608330</wp:posOffset>
                </wp:positionV>
                <wp:extent cx="2875915" cy="1633220"/>
                <wp:effectExtent l="0" t="318770" r="4859655" b="98171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633220"/>
                          <a:chOff x="3439" y="-958"/>
                          <a:chExt cx="4530" cy="2573"/>
                        </a:xfrm>
                      </wpg:grpSpPr>
                      <wpg:grpSp>
                        <wpg:cNvPr id="11" name="Group 7"/>
                        <wpg:cNvGrpSpPr>
                          <a:grpSpLocks/>
                        </wpg:cNvGrpSpPr>
                        <wpg:grpSpPr bwMode="auto">
                          <a:xfrm>
                            <a:off x="3511" y="-950"/>
                            <a:ext cx="2197" cy="218"/>
                            <a:chOff x="3511" y="-950"/>
                            <a:chExt cx="2197" cy="218"/>
                          </a:xfrm>
                        </wpg:grpSpPr>
                        <wps:wsp>
                          <wps:cNvPr id="12" name="Freeform 254"/>
                          <wps:cNvSpPr>
                            <a:spLocks/>
                          </wps:cNvSpPr>
                          <wps:spPr bwMode="auto">
                            <a:xfrm>
                              <a:off x="3511" y="-950"/>
                              <a:ext cx="2197" cy="218"/>
                            </a:xfrm>
                            <a:custGeom>
                              <a:avLst/>
                              <a:gdLst>
                                <a:gd name="T0" fmla="+- 0 3511 3511"/>
                                <a:gd name="T1" fmla="*/ T0 w 2197"/>
                                <a:gd name="T2" fmla="+- 0 -732 -950"/>
                                <a:gd name="T3" fmla="*/ -732 h 218"/>
                                <a:gd name="T4" fmla="+- 0 5709 3511"/>
                                <a:gd name="T5" fmla="*/ T4 w 2197"/>
                                <a:gd name="T6" fmla="+- 0 -732 -950"/>
                                <a:gd name="T7" fmla="*/ -732 h 218"/>
                                <a:gd name="T8" fmla="+- 0 5709 3511"/>
                                <a:gd name="T9" fmla="*/ T8 w 2197"/>
                                <a:gd name="T10" fmla="+- 0 -950 -950"/>
                                <a:gd name="T11" fmla="*/ -950 h 218"/>
                                <a:gd name="T12" fmla="+- 0 3511 3511"/>
                                <a:gd name="T13" fmla="*/ T12 w 2197"/>
                                <a:gd name="T14" fmla="+- 0 -950 -950"/>
                                <a:gd name="T15" fmla="*/ -950 h 218"/>
                                <a:gd name="T16" fmla="+- 0 3511 3511"/>
                                <a:gd name="T17" fmla="*/ T16 w 2197"/>
                                <a:gd name="T18" fmla="+- 0 -732 -950"/>
                                <a:gd name="T19" fmla="*/ -732 h 218"/>
                              </a:gdLst>
                              <a:ahLst/>
                              <a:cxnLst>
                                <a:cxn ang="0">
                                  <a:pos x="T1" y="T3"/>
                                </a:cxn>
                                <a:cxn ang="0">
                                  <a:pos x="T5" y="T7"/>
                                </a:cxn>
                                <a:cxn ang="0">
                                  <a:pos x="T9" y="T11"/>
                                </a:cxn>
                                <a:cxn ang="0">
                                  <a:pos x="T13" y="T15"/>
                                </a:cxn>
                                <a:cxn ang="0">
                                  <a:pos x="T17" y="T19"/>
                                </a:cxn>
                              </a:cxnLst>
                              <a:rect l="0" t="0" r="r" b="b"/>
                              <a:pathLst>
                                <a:path w="2197" h="218">
                                  <a:moveTo>
                                    <a:pt x="0" y="218"/>
                                  </a:moveTo>
                                  <a:lnTo>
                                    <a:pt x="2198" y="218"/>
                                  </a:lnTo>
                                  <a:lnTo>
                                    <a:pt x="2198" y="0"/>
                                  </a:lnTo>
                                  <a:lnTo>
                                    <a:pt x="0" y="0"/>
                                  </a:lnTo>
                                  <a:lnTo>
                                    <a:pt x="0" y="218"/>
                                  </a:lnTo>
                                  <a:close/>
                                </a:path>
                              </a:pathLst>
                            </a:custGeom>
                            <a:solidFill>
                              <a:srgbClr val="CC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 name="Group 8"/>
                          <wpg:cNvGrpSpPr>
                            <a:grpSpLocks/>
                          </wpg:cNvGrpSpPr>
                          <wpg:grpSpPr bwMode="auto">
                            <a:xfrm>
                              <a:off x="3511" y="-950"/>
                              <a:ext cx="2197" cy="218"/>
                              <a:chOff x="3511" y="-950"/>
                              <a:chExt cx="2197" cy="218"/>
                            </a:xfrm>
                          </wpg:grpSpPr>
                          <wps:wsp>
                            <wps:cNvPr id="14" name="Freeform 253"/>
                            <wps:cNvSpPr>
                              <a:spLocks/>
                            </wps:cNvSpPr>
                            <wps:spPr bwMode="auto">
                              <a:xfrm>
                                <a:off x="3511" y="-950"/>
                                <a:ext cx="2197" cy="218"/>
                              </a:xfrm>
                              <a:custGeom>
                                <a:avLst/>
                                <a:gdLst>
                                  <a:gd name="T0" fmla="+- 0 3511 3511"/>
                                  <a:gd name="T1" fmla="*/ T0 w 2197"/>
                                  <a:gd name="T2" fmla="+- 0 -732 -950"/>
                                  <a:gd name="T3" fmla="*/ -732 h 218"/>
                                  <a:gd name="T4" fmla="+- 0 5709 3511"/>
                                  <a:gd name="T5" fmla="*/ T4 w 2197"/>
                                  <a:gd name="T6" fmla="+- 0 -732 -950"/>
                                  <a:gd name="T7" fmla="*/ -732 h 218"/>
                                  <a:gd name="T8" fmla="+- 0 5709 3511"/>
                                  <a:gd name="T9" fmla="*/ T8 w 2197"/>
                                  <a:gd name="T10" fmla="+- 0 -950 -950"/>
                                  <a:gd name="T11" fmla="*/ -950 h 218"/>
                                  <a:gd name="T12" fmla="+- 0 3511 3511"/>
                                  <a:gd name="T13" fmla="*/ T12 w 2197"/>
                                  <a:gd name="T14" fmla="+- 0 -950 -950"/>
                                  <a:gd name="T15" fmla="*/ -950 h 218"/>
                                  <a:gd name="T16" fmla="+- 0 3511 3511"/>
                                  <a:gd name="T17" fmla="*/ T16 w 2197"/>
                                  <a:gd name="T18" fmla="+- 0 -732 -950"/>
                                  <a:gd name="T19" fmla="*/ -732 h 218"/>
                                </a:gdLst>
                                <a:ahLst/>
                                <a:cxnLst>
                                  <a:cxn ang="0">
                                    <a:pos x="T1" y="T3"/>
                                  </a:cxn>
                                  <a:cxn ang="0">
                                    <a:pos x="T5" y="T7"/>
                                  </a:cxn>
                                  <a:cxn ang="0">
                                    <a:pos x="T9" y="T11"/>
                                  </a:cxn>
                                  <a:cxn ang="0">
                                    <a:pos x="T13" y="T15"/>
                                  </a:cxn>
                                  <a:cxn ang="0">
                                    <a:pos x="T17" y="T19"/>
                                  </a:cxn>
                                </a:cxnLst>
                                <a:rect l="0" t="0" r="r" b="b"/>
                                <a:pathLst>
                                  <a:path w="2197" h="218">
                                    <a:moveTo>
                                      <a:pt x="0" y="218"/>
                                    </a:moveTo>
                                    <a:lnTo>
                                      <a:pt x="2198" y="218"/>
                                    </a:lnTo>
                                    <a:lnTo>
                                      <a:pt x="2198" y="0"/>
                                    </a:lnTo>
                                    <a:lnTo>
                                      <a:pt x="0" y="0"/>
                                    </a:lnTo>
                                    <a:lnTo>
                                      <a:pt x="0" y="218"/>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 name="Group 9"/>
                            <wpg:cNvGrpSpPr>
                              <a:grpSpLocks/>
                            </wpg:cNvGrpSpPr>
                            <wpg:grpSpPr bwMode="auto">
                              <a:xfrm>
                                <a:off x="5763" y="-950"/>
                                <a:ext cx="2197" cy="218"/>
                                <a:chOff x="5763" y="-950"/>
                                <a:chExt cx="2197" cy="218"/>
                              </a:xfrm>
                            </wpg:grpSpPr>
                            <wps:wsp>
                              <wps:cNvPr id="16" name="Freeform 252"/>
                              <wps:cNvSpPr>
                                <a:spLocks/>
                              </wps:cNvSpPr>
                              <wps:spPr bwMode="auto">
                                <a:xfrm>
                                  <a:off x="5763" y="-950"/>
                                  <a:ext cx="2197" cy="218"/>
                                </a:xfrm>
                                <a:custGeom>
                                  <a:avLst/>
                                  <a:gdLst>
                                    <a:gd name="T0" fmla="+- 0 5763 5763"/>
                                    <a:gd name="T1" fmla="*/ T0 w 2197"/>
                                    <a:gd name="T2" fmla="+- 0 -732 -950"/>
                                    <a:gd name="T3" fmla="*/ -732 h 218"/>
                                    <a:gd name="T4" fmla="+- 0 7961 5763"/>
                                    <a:gd name="T5" fmla="*/ T4 w 2197"/>
                                    <a:gd name="T6" fmla="+- 0 -732 -950"/>
                                    <a:gd name="T7" fmla="*/ -732 h 218"/>
                                    <a:gd name="T8" fmla="+- 0 7961 5763"/>
                                    <a:gd name="T9" fmla="*/ T8 w 2197"/>
                                    <a:gd name="T10" fmla="+- 0 -950 -950"/>
                                    <a:gd name="T11" fmla="*/ -950 h 218"/>
                                    <a:gd name="T12" fmla="+- 0 5763 5763"/>
                                    <a:gd name="T13" fmla="*/ T12 w 2197"/>
                                    <a:gd name="T14" fmla="+- 0 -950 -950"/>
                                    <a:gd name="T15" fmla="*/ -950 h 218"/>
                                    <a:gd name="T16" fmla="+- 0 5763 5763"/>
                                    <a:gd name="T17" fmla="*/ T16 w 2197"/>
                                    <a:gd name="T18" fmla="+- 0 -732 -950"/>
                                    <a:gd name="T19" fmla="*/ -732 h 218"/>
                                  </a:gdLst>
                                  <a:ahLst/>
                                  <a:cxnLst>
                                    <a:cxn ang="0">
                                      <a:pos x="T1" y="T3"/>
                                    </a:cxn>
                                    <a:cxn ang="0">
                                      <a:pos x="T5" y="T7"/>
                                    </a:cxn>
                                    <a:cxn ang="0">
                                      <a:pos x="T9" y="T11"/>
                                    </a:cxn>
                                    <a:cxn ang="0">
                                      <a:pos x="T13" y="T15"/>
                                    </a:cxn>
                                    <a:cxn ang="0">
                                      <a:pos x="T17" y="T19"/>
                                    </a:cxn>
                                  </a:cxnLst>
                                  <a:rect l="0" t="0" r="r" b="b"/>
                                  <a:pathLst>
                                    <a:path w="2197" h="218">
                                      <a:moveTo>
                                        <a:pt x="0" y="218"/>
                                      </a:moveTo>
                                      <a:lnTo>
                                        <a:pt x="2198" y="218"/>
                                      </a:lnTo>
                                      <a:lnTo>
                                        <a:pt x="2198" y="0"/>
                                      </a:lnTo>
                                      <a:lnTo>
                                        <a:pt x="0" y="0"/>
                                      </a:lnTo>
                                      <a:lnTo>
                                        <a:pt x="0" y="218"/>
                                      </a:lnTo>
                                      <a:close/>
                                    </a:path>
                                  </a:pathLst>
                                </a:custGeom>
                                <a:solidFill>
                                  <a:srgbClr val="CCCB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7" name="Group 10"/>
                              <wpg:cNvGrpSpPr>
                                <a:grpSpLocks/>
                              </wpg:cNvGrpSpPr>
                              <wpg:grpSpPr bwMode="auto">
                                <a:xfrm>
                                  <a:off x="5763" y="-950"/>
                                  <a:ext cx="2197" cy="218"/>
                                  <a:chOff x="5763" y="-950"/>
                                  <a:chExt cx="2197" cy="218"/>
                                </a:xfrm>
                              </wpg:grpSpPr>
                              <wps:wsp>
                                <wps:cNvPr id="18" name="Freeform 251"/>
                                <wps:cNvSpPr>
                                  <a:spLocks/>
                                </wps:cNvSpPr>
                                <wps:spPr bwMode="auto">
                                  <a:xfrm>
                                    <a:off x="5763" y="-950"/>
                                    <a:ext cx="2197" cy="218"/>
                                  </a:xfrm>
                                  <a:custGeom>
                                    <a:avLst/>
                                    <a:gdLst>
                                      <a:gd name="T0" fmla="+- 0 5763 5763"/>
                                      <a:gd name="T1" fmla="*/ T0 w 2197"/>
                                      <a:gd name="T2" fmla="+- 0 -732 -950"/>
                                      <a:gd name="T3" fmla="*/ -732 h 218"/>
                                      <a:gd name="T4" fmla="+- 0 7961 5763"/>
                                      <a:gd name="T5" fmla="*/ T4 w 2197"/>
                                      <a:gd name="T6" fmla="+- 0 -732 -950"/>
                                      <a:gd name="T7" fmla="*/ -732 h 218"/>
                                      <a:gd name="T8" fmla="+- 0 7961 5763"/>
                                      <a:gd name="T9" fmla="*/ T8 w 2197"/>
                                      <a:gd name="T10" fmla="+- 0 -950 -950"/>
                                      <a:gd name="T11" fmla="*/ -950 h 218"/>
                                      <a:gd name="T12" fmla="+- 0 5763 5763"/>
                                      <a:gd name="T13" fmla="*/ T12 w 2197"/>
                                      <a:gd name="T14" fmla="+- 0 -950 -950"/>
                                      <a:gd name="T15" fmla="*/ -950 h 218"/>
                                      <a:gd name="T16" fmla="+- 0 5763 5763"/>
                                      <a:gd name="T17" fmla="*/ T16 w 2197"/>
                                      <a:gd name="T18" fmla="+- 0 -732 -950"/>
                                      <a:gd name="T19" fmla="*/ -732 h 218"/>
                                    </a:gdLst>
                                    <a:ahLst/>
                                    <a:cxnLst>
                                      <a:cxn ang="0">
                                        <a:pos x="T1" y="T3"/>
                                      </a:cxn>
                                      <a:cxn ang="0">
                                        <a:pos x="T5" y="T7"/>
                                      </a:cxn>
                                      <a:cxn ang="0">
                                        <a:pos x="T9" y="T11"/>
                                      </a:cxn>
                                      <a:cxn ang="0">
                                        <a:pos x="T13" y="T15"/>
                                      </a:cxn>
                                      <a:cxn ang="0">
                                        <a:pos x="T17" y="T19"/>
                                      </a:cxn>
                                    </a:cxnLst>
                                    <a:rect l="0" t="0" r="r" b="b"/>
                                    <a:pathLst>
                                      <a:path w="2197" h="218">
                                        <a:moveTo>
                                          <a:pt x="0" y="218"/>
                                        </a:moveTo>
                                        <a:lnTo>
                                          <a:pt x="2198" y="218"/>
                                        </a:lnTo>
                                        <a:lnTo>
                                          <a:pt x="2198" y="0"/>
                                        </a:lnTo>
                                        <a:lnTo>
                                          <a:pt x="0" y="0"/>
                                        </a:lnTo>
                                        <a:lnTo>
                                          <a:pt x="0" y="218"/>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 name="Group 11"/>
                                <wpg:cNvGrpSpPr>
                                  <a:grpSpLocks/>
                                </wpg:cNvGrpSpPr>
                                <wpg:grpSpPr bwMode="auto">
                                  <a:xfrm>
                                    <a:off x="3511" y="1362"/>
                                    <a:ext cx="2197" cy="0"/>
                                    <a:chOff x="3511" y="1362"/>
                                    <a:chExt cx="2197" cy="0"/>
                                  </a:xfrm>
                                </wpg:grpSpPr>
                                <wps:wsp>
                                  <wps:cNvPr id="20" name="Freeform 250"/>
                                  <wps:cNvSpPr>
                                    <a:spLocks noEditPoints="1"/>
                                  </wps:cNvSpPr>
                                  <wps:spPr bwMode="auto">
                                    <a:xfrm>
                                      <a:off x="7022" y="2724"/>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 name="Group 12"/>
                                  <wpg:cNvGrpSpPr>
                                    <a:grpSpLocks/>
                                  </wpg:cNvGrpSpPr>
                                  <wpg:grpSpPr bwMode="auto">
                                    <a:xfrm>
                                      <a:off x="3511" y="909"/>
                                      <a:ext cx="2197" cy="0"/>
                                      <a:chOff x="3511" y="909"/>
                                      <a:chExt cx="2197" cy="0"/>
                                    </a:xfrm>
                                  </wpg:grpSpPr>
                                  <wps:wsp>
                                    <wps:cNvPr id="22" name="Freeform 249"/>
                                    <wps:cNvSpPr>
                                      <a:spLocks noEditPoints="1"/>
                                    </wps:cNvSpPr>
                                    <wps:spPr bwMode="auto">
                                      <a:xfrm>
                                        <a:off x="7022" y="1818"/>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 name="Group 13"/>
                                    <wpg:cNvGrpSpPr>
                                      <a:grpSpLocks/>
                                    </wpg:cNvGrpSpPr>
                                    <wpg:grpSpPr bwMode="auto">
                                      <a:xfrm>
                                        <a:off x="3511" y="457"/>
                                        <a:ext cx="2197" cy="0"/>
                                        <a:chOff x="3511" y="457"/>
                                        <a:chExt cx="2197" cy="0"/>
                                      </a:xfrm>
                                    </wpg:grpSpPr>
                                    <wps:wsp>
                                      <wps:cNvPr id="24" name="Freeform 248"/>
                                      <wps:cNvSpPr>
                                        <a:spLocks noEditPoints="1"/>
                                      </wps:cNvSpPr>
                                      <wps:spPr bwMode="auto">
                                        <a:xfrm>
                                          <a:off x="7022" y="914"/>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5" name="Group 14"/>
                                      <wpg:cNvGrpSpPr>
                                        <a:grpSpLocks/>
                                      </wpg:cNvGrpSpPr>
                                      <wpg:grpSpPr bwMode="auto">
                                        <a:xfrm>
                                          <a:off x="3511" y="4"/>
                                          <a:ext cx="2197" cy="0"/>
                                          <a:chOff x="3511" y="4"/>
                                          <a:chExt cx="2197" cy="0"/>
                                        </a:xfrm>
                                      </wpg:grpSpPr>
                                      <wps:wsp>
                                        <wps:cNvPr id="26" name="Freeform 247"/>
                                        <wps:cNvSpPr>
                                          <a:spLocks noEditPoints="1"/>
                                        </wps:cNvSpPr>
                                        <wps:spPr bwMode="auto">
                                          <a:xfrm>
                                            <a:off x="7022" y="8"/>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7" name="Group 15"/>
                                        <wpg:cNvGrpSpPr>
                                          <a:grpSpLocks/>
                                        </wpg:cNvGrpSpPr>
                                        <wpg:grpSpPr bwMode="auto">
                                          <a:xfrm>
                                            <a:off x="3511" y="-448"/>
                                            <a:ext cx="2197" cy="0"/>
                                            <a:chOff x="3511" y="-448"/>
                                            <a:chExt cx="2197" cy="0"/>
                                          </a:xfrm>
                                        </wpg:grpSpPr>
                                        <wps:wsp>
                                          <wps:cNvPr id="28" name="Freeform 246"/>
                                          <wps:cNvSpPr>
                                            <a:spLocks noEditPoints="1"/>
                                          </wps:cNvSpPr>
                                          <wps:spPr bwMode="auto">
                                            <a:xfrm>
                                              <a:off x="7022" y="-896"/>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 name="Group 16"/>
                                          <wpg:cNvGrpSpPr>
                                            <a:grpSpLocks/>
                                          </wpg:cNvGrpSpPr>
                                          <wpg:grpSpPr bwMode="auto">
                                            <a:xfrm>
                                              <a:off x="3864" y="-732"/>
                                              <a:ext cx="0" cy="2274"/>
                                              <a:chOff x="3864" y="-732"/>
                                              <a:chExt cx="0" cy="2274"/>
                                            </a:xfrm>
                                          </wpg:grpSpPr>
                                          <wps:wsp>
                                            <wps:cNvPr id="30" name="Freeform 245"/>
                                            <wps:cNvSpPr>
                                              <a:spLocks noEditPoints="1"/>
                                            </wps:cNvSpPr>
                                            <wps:spPr bwMode="auto">
                                              <a:xfrm>
                                                <a:off x="7728"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 name="Group 17"/>
                                            <wpg:cNvGrpSpPr>
                                              <a:grpSpLocks/>
                                            </wpg:cNvGrpSpPr>
                                            <wpg:grpSpPr bwMode="auto">
                                              <a:xfrm>
                                                <a:off x="4257" y="-732"/>
                                                <a:ext cx="0" cy="2274"/>
                                                <a:chOff x="4257" y="-732"/>
                                                <a:chExt cx="0" cy="2274"/>
                                              </a:xfrm>
                                            </wpg:grpSpPr>
                                            <wps:wsp>
                                              <wps:cNvPr id="32" name="Freeform 244"/>
                                              <wps:cNvSpPr>
                                                <a:spLocks noEditPoints="1"/>
                                              </wps:cNvSpPr>
                                              <wps:spPr bwMode="auto">
                                                <a:xfrm>
                                                  <a:off x="8514"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 name="Group 18"/>
                                              <wpg:cNvGrpSpPr>
                                                <a:grpSpLocks/>
                                              </wpg:cNvGrpSpPr>
                                              <wpg:grpSpPr bwMode="auto">
                                                <a:xfrm>
                                                  <a:off x="5003" y="-732"/>
                                                  <a:ext cx="0" cy="2274"/>
                                                  <a:chOff x="5003" y="-732"/>
                                                  <a:chExt cx="0" cy="2274"/>
                                                </a:xfrm>
                                              </wpg:grpSpPr>
                                              <wps:wsp>
                                                <wps:cNvPr id="34" name="Freeform 243"/>
                                                <wps:cNvSpPr>
                                                  <a:spLocks noEditPoints="1"/>
                                                </wps:cNvSpPr>
                                                <wps:spPr bwMode="auto">
                                                  <a:xfrm>
                                                    <a:off x="10006"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5" name="Group 19"/>
                                                <wpg:cNvGrpSpPr>
                                                  <a:grpSpLocks/>
                                                </wpg:cNvGrpSpPr>
                                                <wpg:grpSpPr bwMode="auto">
                                                  <a:xfrm>
                                                    <a:off x="3511" y="1136"/>
                                                    <a:ext cx="2197" cy="0"/>
                                                    <a:chOff x="3511" y="1136"/>
                                                    <a:chExt cx="2197" cy="0"/>
                                                  </a:xfrm>
                                                </wpg:grpSpPr>
                                                <wps:wsp>
                                                  <wps:cNvPr id="36" name="Freeform 242"/>
                                                  <wps:cNvSpPr>
                                                    <a:spLocks noEditPoints="1"/>
                                                  </wps:cNvSpPr>
                                                  <wps:spPr bwMode="auto">
                                                    <a:xfrm>
                                                      <a:off x="7022" y="2272"/>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7" name="Group 20"/>
                                                  <wpg:cNvGrpSpPr>
                                                    <a:grpSpLocks/>
                                                  </wpg:cNvGrpSpPr>
                                                  <wpg:grpSpPr bwMode="auto">
                                                    <a:xfrm>
                                                      <a:off x="3511" y="683"/>
                                                      <a:ext cx="2197" cy="0"/>
                                                      <a:chOff x="3511" y="683"/>
                                                      <a:chExt cx="2197" cy="0"/>
                                                    </a:xfrm>
                                                  </wpg:grpSpPr>
                                                  <wps:wsp>
                                                    <wps:cNvPr id="38" name="Freeform 241"/>
                                                    <wps:cNvSpPr>
                                                      <a:spLocks noEditPoints="1"/>
                                                    </wps:cNvSpPr>
                                                    <wps:spPr bwMode="auto">
                                                      <a:xfrm>
                                                        <a:off x="7022" y="1366"/>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9" name="Group 21"/>
                                                    <wpg:cNvGrpSpPr>
                                                      <a:grpSpLocks/>
                                                    </wpg:cNvGrpSpPr>
                                                    <wpg:grpSpPr bwMode="auto">
                                                      <a:xfrm>
                                                        <a:off x="3511" y="231"/>
                                                        <a:ext cx="2197" cy="0"/>
                                                        <a:chOff x="3511" y="231"/>
                                                        <a:chExt cx="2197" cy="0"/>
                                                      </a:xfrm>
                                                    </wpg:grpSpPr>
                                                    <wps:wsp>
                                                      <wps:cNvPr id="40" name="Freeform 240"/>
                                                      <wps:cNvSpPr>
                                                        <a:spLocks noEditPoints="1"/>
                                                      </wps:cNvSpPr>
                                                      <wps:spPr bwMode="auto">
                                                        <a:xfrm>
                                                          <a:off x="7022" y="462"/>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 name="Group 22"/>
                                                      <wpg:cNvGrpSpPr>
                                                        <a:grpSpLocks/>
                                                      </wpg:cNvGrpSpPr>
                                                      <wpg:grpSpPr bwMode="auto">
                                                        <a:xfrm>
                                                          <a:off x="3511" y="-222"/>
                                                          <a:ext cx="2197" cy="0"/>
                                                          <a:chOff x="3511" y="-222"/>
                                                          <a:chExt cx="2197" cy="0"/>
                                                        </a:xfrm>
                                                      </wpg:grpSpPr>
                                                      <wps:wsp>
                                                        <wps:cNvPr id="42" name="Freeform 239"/>
                                                        <wps:cNvSpPr>
                                                          <a:spLocks noEditPoints="1"/>
                                                        </wps:cNvSpPr>
                                                        <wps:spPr bwMode="auto">
                                                          <a:xfrm>
                                                            <a:off x="7022" y="-444"/>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3" name="Group 23"/>
                                                        <wpg:cNvGrpSpPr>
                                                          <a:grpSpLocks/>
                                                        </wpg:cNvGrpSpPr>
                                                        <wpg:grpSpPr bwMode="auto">
                                                          <a:xfrm>
                                                            <a:off x="3511" y="-674"/>
                                                            <a:ext cx="2197" cy="0"/>
                                                            <a:chOff x="3511" y="-674"/>
                                                            <a:chExt cx="2197" cy="0"/>
                                                          </a:xfrm>
                                                        </wpg:grpSpPr>
                                                        <wps:wsp>
                                                          <wps:cNvPr id="44" name="Freeform 238"/>
                                                          <wps:cNvSpPr>
                                                            <a:spLocks noEditPoints="1"/>
                                                          </wps:cNvSpPr>
                                                          <wps:spPr bwMode="auto">
                                                            <a:xfrm>
                                                              <a:off x="7022" y="-1348"/>
                                                              <a:ext cx="2198" cy="0"/>
                                                            </a:xfrm>
                                                            <a:custGeom>
                                                              <a:avLst/>
                                                              <a:gdLst>
                                                                <a:gd name="T0" fmla="+- 0 3511 3511"/>
                                                                <a:gd name="T1" fmla="*/ T0 w 2197"/>
                                                                <a:gd name="T2" fmla="+- 0 5708 3511"/>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5" name="Group 24"/>
                                                          <wpg:cNvGrpSpPr>
                                                            <a:grpSpLocks/>
                                                          </wpg:cNvGrpSpPr>
                                                          <wpg:grpSpPr bwMode="auto">
                                                            <a:xfrm>
                                                              <a:off x="3667" y="-732"/>
                                                              <a:ext cx="0" cy="2274"/>
                                                              <a:chOff x="3667" y="-732"/>
                                                              <a:chExt cx="0" cy="2274"/>
                                                            </a:xfrm>
                                                          </wpg:grpSpPr>
                                                          <wps:wsp>
                                                            <wps:cNvPr id="46" name="Freeform 237"/>
                                                            <wps:cNvSpPr>
                                                              <a:spLocks noEditPoints="1"/>
                                                            </wps:cNvSpPr>
                                                            <wps:spPr bwMode="auto">
                                                              <a:xfrm>
                                                                <a:off x="7334"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 name="Group 25"/>
                                                            <wpg:cNvGrpSpPr>
                                                              <a:grpSpLocks/>
                                                            </wpg:cNvGrpSpPr>
                                                            <wpg:grpSpPr bwMode="auto">
                                                              <a:xfrm>
                                                                <a:off x="4060" y="-732"/>
                                                                <a:ext cx="0" cy="2274"/>
                                                                <a:chOff x="4060" y="-732"/>
                                                                <a:chExt cx="0" cy="2274"/>
                                                              </a:xfrm>
                                                            </wpg:grpSpPr>
                                                            <wps:wsp>
                                                              <wps:cNvPr id="48" name="Freeform 236"/>
                                                              <wps:cNvSpPr>
                                                                <a:spLocks noEditPoints="1"/>
                                                              </wps:cNvSpPr>
                                                              <wps:spPr bwMode="auto">
                                                                <a:xfrm>
                                                                  <a:off x="8120"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9" name="Group 26"/>
                                                              <wpg:cNvGrpSpPr>
                                                                <a:grpSpLocks/>
                                                              </wpg:cNvGrpSpPr>
                                                              <wpg:grpSpPr bwMode="auto">
                                                                <a:xfrm>
                                                                  <a:off x="4453" y="-732"/>
                                                                  <a:ext cx="0" cy="2274"/>
                                                                  <a:chOff x="4453" y="-732"/>
                                                                  <a:chExt cx="0" cy="2274"/>
                                                                </a:xfrm>
                                                              </wpg:grpSpPr>
                                                              <wps:wsp>
                                                                <wps:cNvPr id="50" name="Freeform 235"/>
                                                                <wps:cNvSpPr>
                                                                  <a:spLocks noEditPoints="1"/>
                                                                </wps:cNvSpPr>
                                                                <wps:spPr bwMode="auto">
                                                                  <a:xfrm>
                                                                    <a:off x="8906"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1" name="Group 27"/>
                                                                <wpg:cNvGrpSpPr>
                                                                  <a:grpSpLocks/>
                                                                </wpg:cNvGrpSpPr>
                                                                <wpg:grpSpPr bwMode="auto">
                                                                  <a:xfrm>
                                                                    <a:off x="5553" y="-732"/>
                                                                    <a:ext cx="0" cy="2274"/>
                                                                    <a:chOff x="5553" y="-732"/>
                                                                    <a:chExt cx="0" cy="2274"/>
                                                                  </a:xfrm>
                                                                </wpg:grpSpPr>
                                                                <wps:wsp>
                                                                  <wps:cNvPr id="52" name="Freeform 234"/>
                                                                  <wps:cNvSpPr>
                                                                    <a:spLocks noEditPoints="1"/>
                                                                  </wps:cNvSpPr>
                                                                  <wps:spPr bwMode="auto">
                                                                    <a:xfrm>
                                                                      <a:off x="11106"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3" name="Group 28"/>
                                                                  <wpg:cNvGrpSpPr>
                                                                    <a:grpSpLocks/>
                                                                  </wpg:cNvGrpSpPr>
                                                                  <wpg:grpSpPr bwMode="auto">
                                                                    <a:xfrm>
                                                                      <a:off x="3639" y="475"/>
                                                                      <a:ext cx="56" cy="0"/>
                                                                      <a:chOff x="3639" y="475"/>
                                                                      <a:chExt cx="56" cy="0"/>
                                                                    </a:xfrm>
                                                                  </wpg:grpSpPr>
                                                                  <wps:wsp>
                                                                    <wps:cNvPr id="54" name="Freeform 233"/>
                                                                    <wps:cNvSpPr>
                                                                      <a:spLocks noEditPoints="1"/>
                                                                    </wps:cNvSpPr>
                                                                    <wps:spPr bwMode="auto">
                                                                      <a:xfrm>
                                                                        <a:off x="7278" y="950"/>
                                                                        <a:ext cx="57" cy="0"/>
                                                                      </a:xfrm>
                                                                      <a:custGeom>
                                                                        <a:avLst/>
                                                                        <a:gdLst>
                                                                          <a:gd name="T0" fmla="+- 0 3639 3639"/>
                                                                          <a:gd name="T1" fmla="*/ T0 w 56"/>
                                                                          <a:gd name="T2" fmla="+- 0 3695 3639"/>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5" name="Group 29"/>
                                                                    <wpg:cNvGrpSpPr>
                                                                      <a:grpSpLocks/>
                                                                    </wpg:cNvGrpSpPr>
                                                                    <wpg:grpSpPr bwMode="auto">
                                                                      <a:xfrm>
                                                                        <a:off x="3667" y="475"/>
                                                                        <a:ext cx="0" cy="697"/>
                                                                        <a:chOff x="3667" y="475"/>
                                                                        <a:chExt cx="0" cy="697"/>
                                                                      </a:xfrm>
                                                                    </wpg:grpSpPr>
                                                                    <wps:wsp>
                                                                      <wps:cNvPr id="56" name="Freeform 232"/>
                                                                      <wps:cNvSpPr>
                                                                        <a:spLocks noEditPoints="1"/>
                                                                      </wps:cNvSpPr>
                                                                      <wps:spPr bwMode="auto">
                                                                        <a:xfrm>
                                                                          <a:off x="7334" y="950"/>
                                                                          <a:ext cx="0" cy="697"/>
                                                                        </a:xfrm>
                                                                        <a:custGeom>
                                                                          <a:avLst/>
                                                                          <a:gdLst>
                                                                            <a:gd name="T0" fmla="+- 0 475 475"/>
                                                                            <a:gd name="T1" fmla="*/ 475 h 697"/>
                                                                            <a:gd name="T2" fmla="+- 0 1172 475"/>
                                                                            <a:gd name="T3" fmla="*/ 1172 h 697"/>
                                                                          </a:gdLst>
                                                                          <a:ahLst/>
                                                                          <a:cxnLst>
                                                                            <a:cxn ang="0">
                                                                              <a:pos x="0" y="T1"/>
                                                                            </a:cxn>
                                                                            <a:cxn ang="0">
                                                                              <a:pos x="0" y="T3"/>
                                                                            </a:cxn>
                                                                          </a:cxnLst>
                                                                          <a:rect l="0" t="0" r="r" b="b"/>
                                                                          <a:pathLst>
                                                                            <a:path h="697">
                                                                              <a:moveTo>
                                                                                <a:pt x="0" y="0"/>
                                                                              </a:moveTo>
                                                                              <a:lnTo>
                                                                                <a:pt x="0" y="697"/>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 name="Group 30"/>
                                                                      <wpg:cNvGrpSpPr>
                                                                        <a:grpSpLocks/>
                                                                      </wpg:cNvGrpSpPr>
                                                                      <wpg:grpSpPr bwMode="auto">
                                                                        <a:xfrm>
                                                                          <a:off x="3639" y="1172"/>
                                                                          <a:ext cx="56" cy="0"/>
                                                                          <a:chOff x="3639" y="1172"/>
                                                                          <a:chExt cx="56" cy="0"/>
                                                                        </a:xfrm>
                                                                      </wpg:grpSpPr>
                                                                      <wps:wsp>
                                                                        <wps:cNvPr id="58" name="Freeform 231"/>
                                                                        <wps:cNvSpPr>
                                                                          <a:spLocks noEditPoints="1"/>
                                                                        </wps:cNvSpPr>
                                                                        <wps:spPr bwMode="auto">
                                                                          <a:xfrm>
                                                                            <a:off x="7278" y="2344"/>
                                                                            <a:ext cx="57" cy="0"/>
                                                                          </a:xfrm>
                                                                          <a:custGeom>
                                                                            <a:avLst/>
                                                                            <a:gdLst>
                                                                              <a:gd name="T0" fmla="+- 0 3639 3639"/>
                                                                              <a:gd name="T1" fmla="*/ T0 w 56"/>
                                                                              <a:gd name="T2" fmla="+- 0 3695 3639"/>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 name="Group 31"/>
                                                                        <wpg:cNvGrpSpPr>
                                                                          <a:grpSpLocks/>
                                                                        </wpg:cNvGrpSpPr>
                                                                        <wpg:grpSpPr bwMode="auto">
                                                                          <a:xfrm>
                                                                            <a:off x="4425" y="-221"/>
                                                                            <a:ext cx="56" cy="0"/>
                                                                            <a:chOff x="4425" y="-221"/>
                                                                            <a:chExt cx="56" cy="0"/>
                                                                          </a:xfrm>
                                                                        </wpg:grpSpPr>
                                                                        <wps:wsp>
                                                                          <wps:cNvPr id="60" name="Freeform 230"/>
                                                                          <wps:cNvSpPr>
                                                                            <a:spLocks noEditPoints="1"/>
                                                                          </wps:cNvSpPr>
                                                                          <wps:spPr bwMode="auto">
                                                                            <a:xfrm>
                                                                              <a:off x="8850" y="-442"/>
                                                                              <a:ext cx="56" cy="0"/>
                                                                            </a:xfrm>
                                                                            <a:custGeom>
                                                                              <a:avLst/>
                                                                              <a:gdLst>
                                                                                <a:gd name="T0" fmla="+- 0 4425 4425"/>
                                                                                <a:gd name="T1" fmla="*/ T0 w 56"/>
                                                                                <a:gd name="T2" fmla="+- 0 4481 4425"/>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1" name="Group 32"/>
                                                                          <wpg:cNvGrpSpPr>
                                                                            <a:grpSpLocks/>
                                                                          </wpg:cNvGrpSpPr>
                                                                          <wpg:grpSpPr bwMode="auto">
                                                                            <a:xfrm>
                                                                              <a:off x="4453" y="-221"/>
                                                                              <a:ext cx="0" cy="819"/>
                                                                              <a:chOff x="4453" y="-221"/>
                                                                              <a:chExt cx="0" cy="819"/>
                                                                            </a:xfrm>
                                                                          </wpg:grpSpPr>
                                                                          <wps:wsp>
                                                                            <wps:cNvPr id="62" name="Freeform 229"/>
                                                                            <wps:cNvSpPr>
                                                                              <a:spLocks noEditPoints="1"/>
                                                                            </wps:cNvSpPr>
                                                                            <wps:spPr bwMode="auto">
                                                                              <a:xfrm>
                                                                                <a:off x="8906" y="-442"/>
                                                                                <a:ext cx="0" cy="819"/>
                                                                              </a:xfrm>
                                                                              <a:custGeom>
                                                                                <a:avLst/>
                                                                                <a:gdLst>
                                                                                  <a:gd name="T0" fmla="+- 0 -221 -221"/>
                                                                                  <a:gd name="T1" fmla="*/ -221 h 819"/>
                                                                                  <a:gd name="T2" fmla="+- 0 598 -221"/>
                                                                                  <a:gd name="T3" fmla="*/ 598 h 819"/>
                                                                                </a:gdLst>
                                                                                <a:ahLst/>
                                                                                <a:cxnLst>
                                                                                  <a:cxn ang="0">
                                                                                    <a:pos x="0" y="T1"/>
                                                                                  </a:cxn>
                                                                                  <a:cxn ang="0">
                                                                                    <a:pos x="0" y="T3"/>
                                                                                  </a:cxn>
                                                                                </a:cxnLst>
                                                                                <a:rect l="0" t="0" r="r" b="b"/>
                                                                                <a:pathLst>
                                                                                  <a:path h="819">
                                                                                    <a:moveTo>
                                                                                      <a:pt x="0" y="0"/>
                                                                                    </a:moveTo>
                                                                                    <a:lnTo>
                                                                                      <a:pt x="0" y="819"/>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3" name="Group 33"/>
                                                                            <wpg:cNvGrpSpPr>
                                                                              <a:grpSpLocks/>
                                                                            </wpg:cNvGrpSpPr>
                                                                            <wpg:grpSpPr bwMode="auto">
                                                                              <a:xfrm>
                                                                                <a:off x="4425" y="598"/>
                                                                                <a:ext cx="56" cy="0"/>
                                                                                <a:chOff x="4425" y="598"/>
                                                                                <a:chExt cx="56" cy="0"/>
                                                                              </a:xfrm>
                                                                            </wpg:grpSpPr>
                                                                            <wps:wsp>
                                                                              <wps:cNvPr id="64" name="Freeform 228"/>
                                                                              <wps:cNvSpPr>
                                                                                <a:spLocks noEditPoints="1"/>
                                                                              </wps:cNvSpPr>
                                                                              <wps:spPr bwMode="auto">
                                                                                <a:xfrm>
                                                                                  <a:off x="8850" y="1196"/>
                                                                                  <a:ext cx="56" cy="0"/>
                                                                                </a:xfrm>
                                                                                <a:custGeom>
                                                                                  <a:avLst/>
                                                                                  <a:gdLst>
                                                                                    <a:gd name="T0" fmla="+- 0 4425 4425"/>
                                                                                    <a:gd name="T1" fmla="*/ T0 w 56"/>
                                                                                    <a:gd name="T2" fmla="+- 0 4481 4425"/>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 name="Group 34"/>
                                                                              <wpg:cNvGrpSpPr>
                                                                                <a:grpSpLocks/>
                                                                              </wpg:cNvGrpSpPr>
                                                                              <wpg:grpSpPr bwMode="auto">
                                                                                <a:xfrm>
                                                                                  <a:off x="3639" y="933"/>
                                                                                  <a:ext cx="56" cy="0"/>
                                                                                  <a:chOff x="3639" y="933"/>
                                                                                  <a:chExt cx="56" cy="0"/>
                                                                                </a:xfrm>
                                                                              </wpg:grpSpPr>
                                                                              <wps:wsp>
                                                                                <wps:cNvPr id="66" name="Freeform 227"/>
                                                                                <wps:cNvSpPr>
                                                                                  <a:spLocks noEditPoints="1"/>
                                                                                </wps:cNvSpPr>
                                                                                <wps:spPr bwMode="auto">
                                                                                  <a:xfrm>
                                                                                    <a:off x="7278" y="1866"/>
                                                                                    <a:ext cx="57" cy="0"/>
                                                                                  </a:xfrm>
                                                                                  <a:custGeom>
                                                                                    <a:avLst/>
                                                                                    <a:gdLst>
                                                                                      <a:gd name="T0" fmla="+- 0 3639 3639"/>
                                                                                      <a:gd name="T1" fmla="*/ T0 w 56"/>
                                                                                      <a:gd name="T2" fmla="+- 0 3695 3639"/>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7" name="Group 35"/>
                                                                                <wpg:cNvGrpSpPr>
                                                                                  <a:grpSpLocks/>
                                                                                </wpg:cNvGrpSpPr>
                                                                                <wpg:grpSpPr bwMode="auto">
                                                                                  <a:xfrm>
                                                                                    <a:off x="3667" y="933"/>
                                                                                    <a:ext cx="0" cy="400"/>
                                                                                    <a:chOff x="3667" y="933"/>
                                                                                    <a:chExt cx="0" cy="400"/>
                                                                                  </a:xfrm>
                                                                                </wpg:grpSpPr>
                                                                                <wps:wsp>
                                                                                  <wps:cNvPr id="68" name="Freeform 226"/>
                                                                                  <wps:cNvSpPr>
                                                                                    <a:spLocks noEditPoints="1"/>
                                                                                  </wps:cNvSpPr>
                                                                                  <wps:spPr bwMode="auto">
                                                                                    <a:xfrm>
                                                                                      <a:off x="7334" y="1866"/>
                                                                                      <a:ext cx="0" cy="400"/>
                                                                                    </a:xfrm>
                                                                                    <a:custGeom>
                                                                                      <a:avLst/>
                                                                                      <a:gdLst>
                                                                                        <a:gd name="T0" fmla="+- 0 933 933"/>
                                                                                        <a:gd name="T1" fmla="*/ 933 h 400"/>
                                                                                        <a:gd name="T2" fmla="+- 0 1333 933"/>
                                                                                        <a:gd name="T3" fmla="*/ 1333 h 400"/>
                                                                                      </a:gdLst>
                                                                                      <a:ahLst/>
                                                                                      <a:cxnLst>
                                                                                        <a:cxn ang="0">
                                                                                          <a:pos x="0" y="T1"/>
                                                                                        </a:cxn>
                                                                                        <a:cxn ang="0">
                                                                                          <a:pos x="0" y="T3"/>
                                                                                        </a:cxn>
                                                                                      </a:cxnLst>
                                                                                      <a:rect l="0" t="0" r="r" b="b"/>
                                                                                      <a:pathLst>
                                                                                        <a:path h="400">
                                                                                          <a:moveTo>
                                                                                            <a:pt x="0" y="0"/>
                                                                                          </a:moveTo>
                                                                                          <a:lnTo>
                                                                                            <a:pt x="0" y="40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9" name="Group 36"/>
                                                                                  <wpg:cNvGrpSpPr>
                                                                                    <a:grpSpLocks/>
                                                                                  </wpg:cNvGrpSpPr>
                                                                                  <wpg:grpSpPr bwMode="auto">
                                                                                    <a:xfrm>
                                                                                      <a:off x="3639" y="1333"/>
                                                                                      <a:ext cx="56" cy="0"/>
                                                                                      <a:chOff x="3639" y="1333"/>
                                                                                      <a:chExt cx="56" cy="0"/>
                                                                                    </a:xfrm>
                                                                                  </wpg:grpSpPr>
                                                                                  <wps:wsp>
                                                                                    <wps:cNvPr id="70" name="Freeform 225"/>
                                                                                    <wps:cNvSpPr>
                                                                                      <a:spLocks noEditPoints="1"/>
                                                                                    </wps:cNvSpPr>
                                                                                    <wps:spPr bwMode="auto">
                                                                                      <a:xfrm>
                                                                                        <a:off x="7278" y="2666"/>
                                                                                        <a:ext cx="57" cy="0"/>
                                                                                      </a:xfrm>
                                                                                      <a:custGeom>
                                                                                        <a:avLst/>
                                                                                        <a:gdLst>
                                                                                          <a:gd name="T0" fmla="+- 0 3639 3639"/>
                                                                                          <a:gd name="T1" fmla="*/ T0 w 56"/>
                                                                                          <a:gd name="T2" fmla="+- 0 3695 3639"/>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 name="Group 37"/>
                                                                                    <wpg:cNvGrpSpPr>
                                                                                      <a:grpSpLocks/>
                                                                                    </wpg:cNvGrpSpPr>
                                                                                    <wpg:grpSpPr bwMode="auto">
                                                                                      <a:xfrm>
                                                                                        <a:off x="4425" y="977"/>
                                                                                        <a:ext cx="56" cy="0"/>
                                                                                        <a:chOff x="4425" y="977"/>
                                                                                        <a:chExt cx="56" cy="0"/>
                                                                                      </a:xfrm>
                                                                                    </wpg:grpSpPr>
                                                                                    <wps:wsp>
                                                                                      <wps:cNvPr id="72" name="Freeform 224"/>
                                                                                      <wps:cNvSpPr>
                                                                                        <a:spLocks noEditPoints="1"/>
                                                                                      </wps:cNvSpPr>
                                                                                      <wps:spPr bwMode="auto">
                                                                                        <a:xfrm>
                                                                                          <a:off x="8850" y="1954"/>
                                                                                          <a:ext cx="56" cy="0"/>
                                                                                        </a:xfrm>
                                                                                        <a:custGeom>
                                                                                          <a:avLst/>
                                                                                          <a:gdLst>
                                                                                            <a:gd name="T0" fmla="+- 0 4425 4425"/>
                                                                                            <a:gd name="T1" fmla="*/ T0 w 56"/>
                                                                                            <a:gd name="T2" fmla="+- 0 4481 4425"/>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3" name="Group 38"/>
                                                                                      <wpg:cNvGrpSpPr>
                                                                                        <a:grpSpLocks/>
                                                                                      </wpg:cNvGrpSpPr>
                                                                                      <wpg:grpSpPr bwMode="auto">
                                                                                        <a:xfrm>
                                                                                          <a:off x="4453" y="977"/>
                                                                                          <a:ext cx="0" cy="321"/>
                                                                                          <a:chOff x="4453" y="977"/>
                                                                                          <a:chExt cx="0" cy="321"/>
                                                                                        </a:xfrm>
                                                                                      </wpg:grpSpPr>
                                                                                      <wps:wsp>
                                                                                        <wps:cNvPr id="74" name="Freeform 223"/>
                                                                                        <wps:cNvSpPr>
                                                                                          <a:spLocks noEditPoints="1"/>
                                                                                        </wps:cNvSpPr>
                                                                                        <wps:spPr bwMode="auto">
                                                                                          <a:xfrm>
                                                                                            <a:off x="8906" y="1954"/>
                                                                                            <a:ext cx="0" cy="320"/>
                                                                                          </a:xfrm>
                                                                                          <a:custGeom>
                                                                                            <a:avLst/>
                                                                                            <a:gdLst>
                                                                                              <a:gd name="T0" fmla="+- 0 977 977"/>
                                                                                              <a:gd name="T1" fmla="*/ 977 h 321"/>
                                                                                              <a:gd name="T2" fmla="+- 0 1298 977"/>
                                                                                              <a:gd name="T3" fmla="*/ 1298 h 321"/>
                                                                                            </a:gdLst>
                                                                                            <a:ahLst/>
                                                                                            <a:cxnLst>
                                                                                              <a:cxn ang="0">
                                                                                                <a:pos x="0" y="T1"/>
                                                                                              </a:cxn>
                                                                                              <a:cxn ang="0">
                                                                                                <a:pos x="0" y="T3"/>
                                                                                              </a:cxn>
                                                                                            </a:cxnLst>
                                                                                            <a:rect l="0" t="0" r="r" b="b"/>
                                                                                            <a:pathLst>
                                                                                              <a:path h="321">
                                                                                                <a:moveTo>
                                                                                                  <a:pt x="0" y="0"/>
                                                                                                </a:moveTo>
                                                                                                <a:lnTo>
                                                                                                  <a:pt x="0" y="321"/>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5" name="Group 39"/>
                                                                                        <wpg:cNvGrpSpPr>
                                                                                          <a:grpSpLocks/>
                                                                                        </wpg:cNvGrpSpPr>
                                                                                        <wpg:grpSpPr bwMode="auto">
                                                                                          <a:xfrm>
                                                                                            <a:off x="4425" y="1297"/>
                                                                                            <a:ext cx="56" cy="0"/>
                                                                                            <a:chOff x="4425" y="1297"/>
                                                                                            <a:chExt cx="56" cy="0"/>
                                                                                          </a:xfrm>
                                                                                        </wpg:grpSpPr>
                                                                                        <wps:wsp>
                                                                                          <wps:cNvPr id="76" name="Freeform 222"/>
                                                                                          <wps:cNvSpPr>
                                                                                            <a:spLocks noEditPoints="1"/>
                                                                                          </wps:cNvSpPr>
                                                                                          <wps:spPr bwMode="auto">
                                                                                            <a:xfrm>
                                                                                              <a:off x="8850" y="2594"/>
                                                                                              <a:ext cx="56" cy="0"/>
                                                                                            </a:xfrm>
                                                                                            <a:custGeom>
                                                                                              <a:avLst/>
                                                                                              <a:gdLst>
                                                                                                <a:gd name="T0" fmla="+- 0 4425 4425"/>
                                                                                                <a:gd name="T1" fmla="*/ T0 w 56"/>
                                                                                                <a:gd name="T2" fmla="+- 0 4481 4425"/>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7" name="Group 40"/>
                                                                                          <wpg:cNvGrpSpPr>
                                                                                            <a:grpSpLocks/>
                                                                                          </wpg:cNvGrpSpPr>
                                                                                          <wpg:grpSpPr bwMode="auto">
                                                                                            <a:xfrm>
                                                                                              <a:off x="3667" y="197"/>
                                                                                              <a:ext cx="786" cy="642"/>
                                                                                              <a:chOff x="3667" y="197"/>
                                                                                              <a:chExt cx="786" cy="642"/>
                                                                                            </a:xfrm>
                                                                                          </wpg:grpSpPr>
                                                                                          <wps:wsp>
                                                                                            <wps:cNvPr id="78" name="Freeform 221"/>
                                                                                            <wps:cNvSpPr>
                                                                                              <a:spLocks noEditPoints="1"/>
                                                                                            </wps:cNvSpPr>
                                                                                            <wps:spPr bwMode="auto">
                                                                                              <a:xfrm>
                                                                                                <a:off x="7334" y="394"/>
                                                                                                <a:ext cx="786" cy="642"/>
                                                                                              </a:xfrm>
                                                                                              <a:custGeom>
                                                                                                <a:avLst/>
                                                                                                <a:gdLst>
                                                                                                  <a:gd name="T0" fmla="+- 0 3677 3667"/>
                                                                                                  <a:gd name="T1" fmla="*/ T0 w 786"/>
                                                                                                  <a:gd name="T2" fmla="+- 0 831 197"/>
                                                                                                  <a:gd name="T3" fmla="*/ 831 h 642"/>
                                                                                                  <a:gd name="T4" fmla="+- 0 3697 3667"/>
                                                                                                  <a:gd name="T5" fmla="*/ T4 w 786"/>
                                                                                                  <a:gd name="T6" fmla="+- 0 815 197"/>
                                                                                                  <a:gd name="T7" fmla="*/ 815 h 642"/>
                                                                                                  <a:gd name="T8" fmla="+- 0 3717 3667"/>
                                                                                                  <a:gd name="T9" fmla="*/ T8 w 786"/>
                                                                                                  <a:gd name="T10" fmla="+- 0 799 197"/>
                                                                                                  <a:gd name="T11" fmla="*/ 799 h 642"/>
                                                                                                  <a:gd name="T12" fmla="+- 0 3737 3667"/>
                                                                                                  <a:gd name="T13" fmla="*/ T12 w 786"/>
                                                                                                  <a:gd name="T14" fmla="+- 0 783 197"/>
                                                                                                  <a:gd name="T15" fmla="*/ 783 h 642"/>
                                                                                                  <a:gd name="T16" fmla="+- 0 3757 3667"/>
                                                                                                  <a:gd name="T17" fmla="*/ T16 w 786"/>
                                                                                                  <a:gd name="T18" fmla="+- 0 766 197"/>
                                                                                                  <a:gd name="T19" fmla="*/ 766 h 642"/>
                                                                                                  <a:gd name="T20" fmla="+- 0 3777 3667"/>
                                                                                                  <a:gd name="T21" fmla="*/ T20 w 786"/>
                                                                                                  <a:gd name="T22" fmla="+- 0 750 197"/>
                                                                                                  <a:gd name="T23" fmla="*/ 750 h 642"/>
                                                                                                  <a:gd name="T24" fmla="+- 0 3797 3667"/>
                                                                                                  <a:gd name="T25" fmla="*/ T24 w 786"/>
                                                                                                  <a:gd name="T26" fmla="+- 0 734 197"/>
                                                                                                  <a:gd name="T27" fmla="*/ 734 h 642"/>
                                                                                                  <a:gd name="T28" fmla="+- 0 3817 3667"/>
                                                                                                  <a:gd name="T29" fmla="*/ T28 w 786"/>
                                                                                                  <a:gd name="T30" fmla="+- 0 718 197"/>
                                                                                                  <a:gd name="T31" fmla="*/ 718 h 642"/>
                                                                                                  <a:gd name="T32" fmla="+- 0 3836 3667"/>
                                                                                                  <a:gd name="T33" fmla="*/ T32 w 786"/>
                                                                                                  <a:gd name="T34" fmla="+- 0 701 197"/>
                                                                                                  <a:gd name="T35" fmla="*/ 701 h 642"/>
                                                                                                  <a:gd name="T36" fmla="+- 0 3856 3667"/>
                                                                                                  <a:gd name="T37" fmla="*/ T36 w 786"/>
                                                                                                  <a:gd name="T38" fmla="+- 0 685 197"/>
                                                                                                  <a:gd name="T39" fmla="*/ 685 h 642"/>
                                                                                                  <a:gd name="T40" fmla="+- 0 3876 3667"/>
                                                                                                  <a:gd name="T41" fmla="*/ T40 w 786"/>
                                                                                                  <a:gd name="T42" fmla="+- 0 669 197"/>
                                                                                                  <a:gd name="T43" fmla="*/ 669 h 642"/>
                                                                                                  <a:gd name="T44" fmla="+- 0 3896 3667"/>
                                                                                                  <a:gd name="T45" fmla="*/ T44 w 786"/>
                                                                                                  <a:gd name="T46" fmla="+- 0 652 197"/>
                                                                                                  <a:gd name="T47" fmla="*/ 652 h 642"/>
                                                                                                  <a:gd name="T48" fmla="+- 0 3916 3667"/>
                                                                                                  <a:gd name="T49" fmla="*/ T48 w 786"/>
                                                                                                  <a:gd name="T50" fmla="+- 0 636 197"/>
                                                                                                  <a:gd name="T51" fmla="*/ 636 h 642"/>
                                                                                                  <a:gd name="T52" fmla="+- 0 3936 3667"/>
                                                                                                  <a:gd name="T53" fmla="*/ T52 w 786"/>
                                                                                                  <a:gd name="T54" fmla="+- 0 620 197"/>
                                                                                                  <a:gd name="T55" fmla="*/ 620 h 642"/>
                                                                                                  <a:gd name="T56" fmla="+- 0 3956 3667"/>
                                                                                                  <a:gd name="T57" fmla="*/ T56 w 786"/>
                                                                                                  <a:gd name="T58" fmla="+- 0 604 197"/>
                                                                                                  <a:gd name="T59" fmla="*/ 604 h 642"/>
                                                                                                  <a:gd name="T60" fmla="+- 0 3976 3667"/>
                                                                                                  <a:gd name="T61" fmla="*/ T60 w 786"/>
                                                                                                  <a:gd name="T62" fmla="+- 0 588 197"/>
                                                                                                  <a:gd name="T63" fmla="*/ 588 h 642"/>
                                                                                                  <a:gd name="T64" fmla="+- 0 3996 3667"/>
                                                                                                  <a:gd name="T65" fmla="*/ T64 w 786"/>
                                                                                                  <a:gd name="T66" fmla="+- 0 571 197"/>
                                                                                                  <a:gd name="T67" fmla="*/ 571 h 642"/>
                                                                                                  <a:gd name="T68" fmla="+- 0 4015 3667"/>
                                                                                                  <a:gd name="T69" fmla="*/ T68 w 786"/>
                                                                                                  <a:gd name="T70" fmla="+- 0 555 197"/>
                                                                                                  <a:gd name="T71" fmla="*/ 555 h 642"/>
                                                                                                  <a:gd name="T72" fmla="+- 0 4035 3667"/>
                                                                                                  <a:gd name="T73" fmla="*/ T72 w 786"/>
                                                                                                  <a:gd name="T74" fmla="+- 0 539 197"/>
                                                                                                  <a:gd name="T75" fmla="*/ 539 h 642"/>
                                                                                                  <a:gd name="T76" fmla="+- 0 4055 3667"/>
                                                                                                  <a:gd name="T77" fmla="*/ T76 w 786"/>
                                                                                                  <a:gd name="T78" fmla="+- 0 522 197"/>
                                                                                                  <a:gd name="T79" fmla="*/ 522 h 642"/>
                                                                                                  <a:gd name="T80" fmla="+- 0 4075 3667"/>
                                                                                                  <a:gd name="T81" fmla="*/ T80 w 786"/>
                                                                                                  <a:gd name="T82" fmla="+- 0 506 197"/>
                                                                                                  <a:gd name="T83" fmla="*/ 506 h 642"/>
                                                                                                  <a:gd name="T84" fmla="+- 0 4095 3667"/>
                                                                                                  <a:gd name="T85" fmla="*/ T84 w 786"/>
                                                                                                  <a:gd name="T86" fmla="+- 0 490 197"/>
                                                                                                  <a:gd name="T87" fmla="*/ 490 h 642"/>
                                                                                                  <a:gd name="T88" fmla="+- 0 4115 3667"/>
                                                                                                  <a:gd name="T89" fmla="*/ T88 w 786"/>
                                                                                                  <a:gd name="T90" fmla="+- 0 474 197"/>
                                                                                                  <a:gd name="T91" fmla="*/ 474 h 642"/>
                                                                                                  <a:gd name="T92" fmla="+- 0 4135 3667"/>
                                                                                                  <a:gd name="T93" fmla="*/ T92 w 786"/>
                                                                                                  <a:gd name="T94" fmla="+- 0 457 197"/>
                                                                                                  <a:gd name="T95" fmla="*/ 457 h 642"/>
                                                                                                  <a:gd name="T96" fmla="+- 0 4155 3667"/>
                                                                                                  <a:gd name="T97" fmla="*/ T96 w 786"/>
                                                                                                  <a:gd name="T98" fmla="+- 0 441 197"/>
                                                                                                  <a:gd name="T99" fmla="*/ 441 h 642"/>
                                                                                                  <a:gd name="T100" fmla="+- 0 4174 3667"/>
                                                                                                  <a:gd name="T101" fmla="*/ T100 w 786"/>
                                                                                                  <a:gd name="T102" fmla="+- 0 425 197"/>
                                                                                                  <a:gd name="T103" fmla="*/ 425 h 642"/>
                                                                                                  <a:gd name="T104" fmla="+- 0 4194 3667"/>
                                                                                                  <a:gd name="T105" fmla="*/ T104 w 786"/>
                                                                                                  <a:gd name="T106" fmla="+- 0 409 197"/>
                                                                                                  <a:gd name="T107" fmla="*/ 409 h 642"/>
                                                                                                  <a:gd name="T108" fmla="+- 0 4214 3667"/>
                                                                                                  <a:gd name="T109" fmla="*/ T108 w 786"/>
                                                                                                  <a:gd name="T110" fmla="+- 0 393 197"/>
                                                                                                  <a:gd name="T111" fmla="*/ 393 h 642"/>
                                                                                                  <a:gd name="T112" fmla="+- 0 4234 3667"/>
                                                                                                  <a:gd name="T113" fmla="*/ T112 w 786"/>
                                                                                                  <a:gd name="T114" fmla="+- 0 376 197"/>
                                                                                                  <a:gd name="T115" fmla="*/ 376 h 642"/>
                                                                                                  <a:gd name="T116" fmla="+- 0 4254 3667"/>
                                                                                                  <a:gd name="T117" fmla="*/ T116 w 786"/>
                                                                                                  <a:gd name="T118" fmla="+- 0 360 197"/>
                                                                                                  <a:gd name="T119" fmla="*/ 360 h 642"/>
                                                                                                  <a:gd name="T120" fmla="+- 0 4274 3667"/>
                                                                                                  <a:gd name="T121" fmla="*/ T120 w 786"/>
                                                                                                  <a:gd name="T122" fmla="+- 0 344 197"/>
                                                                                                  <a:gd name="T123" fmla="*/ 344 h 642"/>
                                                                                                  <a:gd name="T124" fmla="+- 0 4294 3667"/>
                                                                                                  <a:gd name="T125" fmla="*/ T124 w 786"/>
                                                                                                  <a:gd name="T126" fmla="+- 0 327 197"/>
                                                                                                  <a:gd name="T127" fmla="*/ 327 h 642"/>
                                                                                                  <a:gd name="T128" fmla="+- 0 4314 3667"/>
                                                                                                  <a:gd name="T129" fmla="*/ T128 w 786"/>
                                                                                                  <a:gd name="T130" fmla="+- 0 311 197"/>
                                                                                                  <a:gd name="T131" fmla="*/ 311 h 642"/>
                                                                                                  <a:gd name="T132" fmla="+- 0 4334 3667"/>
                                                                                                  <a:gd name="T133" fmla="*/ T132 w 786"/>
                                                                                                  <a:gd name="T134" fmla="+- 0 295 197"/>
                                                                                                  <a:gd name="T135" fmla="*/ 295 h 642"/>
                                                                                                  <a:gd name="T136" fmla="+- 0 4353 3667"/>
                                                                                                  <a:gd name="T137" fmla="*/ T136 w 786"/>
                                                                                                  <a:gd name="T138" fmla="+- 0 279 197"/>
                                                                                                  <a:gd name="T139" fmla="*/ 279 h 642"/>
                                                                                                  <a:gd name="T140" fmla="+- 0 4373 3667"/>
                                                                                                  <a:gd name="T141" fmla="*/ T140 w 786"/>
                                                                                                  <a:gd name="T142" fmla="+- 0 262 197"/>
                                                                                                  <a:gd name="T143" fmla="*/ 262 h 642"/>
                                                                                                  <a:gd name="T144" fmla="+- 0 4393 3667"/>
                                                                                                  <a:gd name="T145" fmla="*/ T144 w 786"/>
                                                                                                  <a:gd name="T146" fmla="+- 0 246 197"/>
                                                                                                  <a:gd name="T147" fmla="*/ 246 h 642"/>
                                                                                                  <a:gd name="T148" fmla="+- 0 4413 3667"/>
                                                                                                  <a:gd name="T149" fmla="*/ T148 w 786"/>
                                                                                                  <a:gd name="T150" fmla="+- 0 230 197"/>
                                                                                                  <a:gd name="T151" fmla="*/ 230 h 642"/>
                                                                                                  <a:gd name="T152" fmla="+- 0 4433 3667"/>
                                                                                                  <a:gd name="T153" fmla="*/ T152 w 786"/>
                                                                                                  <a:gd name="T154" fmla="+- 0 214 197"/>
                                                                                                  <a:gd name="T155" fmla="*/ 214 h 642"/>
                                                                                                  <a:gd name="T156" fmla="+- 0 4453 3667"/>
                                                                                                  <a:gd name="T157" fmla="*/ T156 w 786"/>
                                                                                                  <a:gd name="T158" fmla="+- 0 197 197"/>
                                                                                                  <a:gd name="T159" fmla="*/ 197 h 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86" h="642">
                                                                                                    <a:moveTo>
                                                                                                      <a:pt x="0" y="642"/>
                                                                                                    </a:moveTo>
                                                                                                    <a:lnTo>
                                                                                                      <a:pt x="10" y="634"/>
                                                                                                    </a:lnTo>
                                                                                                    <a:lnTo>
                                                                                                      <a:pt x="20" y="626"/>
                                                                                                    </a:lnTo>
                                                                                                    <a:lnTo>
                                                                                                      <a:pt x="30" y="618"/>
                                                                                                    </a:lnTo>
                                                                                                    <a:lnTo>
                                                                                                      <a:pt x="40" y="610"/>
                                                                                                    </a:lnTo>
                                                                                                    <a:lnTo>
                                                                                                      <a:pt x="50" y="602"/>
                                                                                                    </a:lnTo>
                                                                                                    <a:lnTo>
                                                                                                      <a:pt x="60" y="594"/>
                                                                                                    </a:lnTo>
                                                                                                    <a:lnTo>
                                                                                                      <a:pt x="70" y="586"/>
                                                                                                    </a:lnTo>
                                                                                                    <a:lnTo>
                                                                                                      <a:pt x="80" y="577"/>
                                                                                                    </a:lnTo>
                                                                                                    <a:lnTo>
                                                                                                      <a:pt x="90" y="569"/>
                                                                                                    </a:lnTo>
                                                                                                    <a:lnTo>
                                                                                                      <a:pt x="100" y="561"/>
                                                                                                    </a:lnTo>
                                                                                                    <a:lnTo>
                                                                                                      <a:pt x="110" y="553"/>
                                                                                                    </a:lnTo>
                                                                                                    <a:lnTo>
                                                                                                      <a:pt x="120" y="545"/>
                                                                                                    </a:lnTo>
                                                                                                    <a:lnTo>
                                                                                                      <a:pt x="130" y="537"/>
                                                                                                    </a:lnTo>
                                                                                                    <a:lnTo>
                                                                                                      <a:pt x="140" y="529"/>
                                                                                                    </a:lnTo>
                                                                                                    <a:lnTo>
                                                                                                      <a:pt x="150" y="521"/>
                                                                                                    </a:lnTo>
                                                                                                    <a:lnTo>
                                                                                                      <a:pt x="160" y="512"/>
                                                                                                    </a:lnTo>
                                                                                                    <a:lnTo>
                                                                                                      <a:pt x="169" y="504"/>
                                                                                                    </a:lnTo>
                                                                                                    <a:lnTo>
                                                                                                      <a:pt x="179" y="496"/>
                                                                                                    </a:lnTo>
                                                                                                    <a:lnTo>
                                                                                                      <a:pt x="189" y="488"/>
                                                                                                    </a:lnTo>
                                                                                                    <a:lnTo>
                                                                                                      <a:pt x="199" y="480"/>
                                                                                                    </a:lnTo>
                                                                                                    <a:lnTo>
                                                                                                      <a:pt x="209" y="472"/>
                                                                                                    </a:lnTo>
                                                                                                    <a:lnTo>
                                                                                                      <a:pt x="219" y="464"/>
                                                                                                    </a:lnTo>
                                                                                                    <a:lnTo>
                                                                                                      <a:pt x="229" y="455"/>
                                                                                                    </a:lnTo>
                                                                                                    <a:lnTo>
                                                                                                      <a:pt x="239" y="447"/>
                                                                                                    </a:lnTo>
                                                                                                    <a:lnTo>
                                                                                                      <a:pt x="249" y="439"/>
                                                                                                    </a:lnTo>
                                                                                                    <a:lnTo>
                                                                                                      <a:pt x="259" y="431"/>
                                                                                                    </a:lnTo>
                                                                                                    <a:lnTo>
                                                                                                      <a:pt x="269" y="423"/>
                                                                                                    </a:lnTo>
                                                                                                    <a:lnTo>
                                                                                                      <a:pt x="279" y="415"/>
                                                                                                    </a:lnTo>
                                                                                                    <a:lnTo>
                                                                                                      <a:pt x="289" y="407"/>
                                                                                                    </a:lnTo>
                                                                                                    <a:lnTo>
                                                                                                      <a:pt x="299" y="399"/>
                                                                                                    </a:lnTo>
                                                                                                    <a:lnTo>
                                                                                                      <a:pt x="309" y="391"/>
                                                                                                    </a:lnTo>
                                                                                                    <a:lnTo>
                                                                                                      <a:pt x="319" y="382"/>
                                                                                                    </a:lnTo>
                                                                                                    <a:lnTo>
                                                                                                      <a:pt x="329" y="374"/>
                                                                                                    </a:lnTo>
                                                                                                    <a:lnTo>
                                                                                                      <a:pt x="339" y="366"/>
                                                                                                    </a:lnTo>
                                                                                                    <a:lnTo>
                                                                                                      <a:pt x="348" y="358"/>
                                                                                                    </a:lnTo>
                                                                                                    <a:lnTo>
                                                                                                      <a:pt x="358" y="350"/>
                                                                                                    </a:lnTo>
                                                                                                    <a:lnTo>
                                                                                                      <a:pt x="368" y="342"/>
                                                                                                    </a:lnTo>
                                                                                                    <a:lnTo>
                                                                                                      <a:pt x="378" y="334"/>
                                                                                                    </a:lnTo>
                                                                                                    <a:lnTo>
                                                                                                      <a:pt x="388" y="325"/>
                                                                                                    </a:lnTo>
                                                                                                    <a:lnTo>
                                                                                                      <a:pt x="398" y="317"/>
                                                                                                    </a:lnTo>
                                                                                                    <a:lnTo>
                                                                                                      <a:pt x="408" y="309"/>
                                                                                                    </a:lnTo>
                                                                                                    <a:lnTo>
                                                                                                      <a:pt x="418" y="301"/>
                                                                                                    </a:lnTo>
                                                                                                    <a:lnTo>
                                                                                                      <a:pt x="428" y="293"/>
                                                                                                    </a:lnTo>
                                                                                                    <a:lnTo>
                                                                                                      <a:pt x="438" y="285"/>
                                                                                                    </a:lnTo>
                                                                                                    <a:lnTo>
                                                                                                      <a:pt x="448" y="277"/>
                                                                                                    </a:lnTo>
                                                                                                    <a:lnTo>
                                                                                                      <a:pt x="458" y="269"/>
                                                                                                    </a:lnTo>
                                                                                                    <a:lnTo>
                                                                                                      <a:pt x="468" y="260"/>
                                                                                                    </a:lnTo>
                                                                                                    <a:lnTo>
                                                                                                      <a:pt x="478" y="252"/>
                                                                                                    </a:lnTo>
                                                                                                    <a:lnTo>
                                                                                                      <a:pt x="488" y="244"/>
                                                                                                    </a:lnTo>
                                                                                                    <a:lnTo>
                                                                                                      <a:pt x="498" y="236"/>
                                                                                                    </a:lnTo>
                                                                                                    <a:lnTo>
                                                                                                      <a:pt x="507" y="228"/>
                                                                                                    </a:lnTo>
                                                                                                    <a:lnTo>
                                                                                                      <a:pt x="517" y="220"/>
                                                                                                    </a:lnTo>
                                                                                                    <a:lnTo>
                                                                                                      <a:pt x="527" y="212"/>
                                                                                                    </a:lnTo>
                                                                                                    <a:lnTo>
                                                                                                      <a:pt x="537" y="204"/>
                                                                                                    </a:lnTo>
                                                                                                    <a:lnTo>
                                                                                                      <a:pt x="547" y="196"/>
                                                                                                    </a:lnTo>
                                                                                                    <a:lnTo>
                                                                                                      <a:pt x="557" y="187"/>
                                                                                                    </a:lnTo>
                                                                                                    <a:lnTo>
                                                                                                      <a:pt x="567" y="179"/>
                                                                                                    </a:lnTo>
                                                                                                    <a:lnTo>
                                                                                                      <a:pt x="577" y="171"/>
                                                                                                    </a:lnTo>
                                                                                                    <a:lnTo>
                                                                                                      <a:pt x="587" y="163"/>
                                                                                                    </a:lnTo>
                                                                                                    <a:lnTo>
                                                                                                      <a:pt x="597" y="155"/>
                                                                                                    </a:lnTo>
                                                                                                    <a:lnTo>
                                                                                                      <a:pt x="607" y="147"/>
                                                                                                    </a:lnTo>
                                                                                                    <a:lnTo>
                                                                                                      <a:pt x="617" y="138"/>
                                                                                                    </a:lnTo>
                                                                                                    <a:lnTo>
                                                                                                      <a:pt x="627" y="130"/>
                                                                                                    </a:lnTo>
                                                                                                    <a:lnTo>
                                                                                                      <a:pt x="637" y="122"/>
                                                                                                    </a:lnTo>
                                                                                                    <a:lnTo>
                                                                                                      <a:pt x="647" y="114"/>
                                                                                                    </a:lnTo>
                                                                                                    <a:lnTo>
                                                                                                      <a:pt x="657" y="106"/>
                                                                                                    </a:lnTo>
                                                                                                    <a:lnTo>
                                                                                                      <a:pt x="667" y="98"/>
                                                                                                    </a:lnTo>
                                                                                                    <a:lnTo>
                                                                                                      <a:pt x="677" y="90"/>
                                                                                                    </a:lnTo>
                                                                                                    <a:lnTo>
                                                                                                      <a:pt x="686" y="82"/>
                                                                                                    </a:lnTo>
                                                                                                    <a:lnTo>
                                                                                                      <a:pt x="696" y="74"/>
                                                                                                    </a:lnTo>
                                                                                                    <a:lnTo>
                                                                                                      <a:pt x="706" y="65"/>
                                                                                                    </a:lnTo>
                                                                                                    <a:lnTo>
                                                                                                      <a:pt x="716" y="57"/>
                                                                                                    </a:lnTo>
                                                                                                    <a:lnTo>
                                                                                                      <a:pt x="726" y="49"/>
                                                                                                    </a:lnTo>
                                                                                                    <a:lnTo>
                                                                                                      <a:pt x="736" y="41"/>
                                                                                                    </a:lnTo>
                                                                                                    <a:lnTo>
                                                                                                      <a:pt x="746" y="33"/>
                                                                                                    </a:lnTo>
                                                                                                    <a:lnTo>
                                                                                                      <a:pt x="756" y="25"/>
                                                                                                    </a:lnTo>
                                                                                                    <a:lnTo>
                                                                                                      <a:pt x="766" y="17"/>
                                                                                                    </a:lnTo>
                                                                                                    <a:lnTo>
                                                                                                      <a:pt x="776" y="9"/>
                                                                                                    </a:lnTo>
                                                                                                    <a:lnTo>
                                                                                                      <a:pt x="786" y="0"/>
                                                                                                    </a:lnTo>
                                                                                                  </a:path>
                                                                                                </a:pathLst>
                                                                                              </a:custGeom>
                                                                                              <a:noFill/>
                                                                                              <a:ln w="10209">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9" name="Group 41"/>
                                                                                            <wpg:cNvGrpSpPr>
                                                                                              <a:grpSpLocks/>
                                                                                            </wpg:cNvGrpSpPr>
                                                                                            <wpg:grpSpPr bwMode="auto">
                                                                                              <a:xfrm>
                                                                                                <a:off x="3667" y="1148"/>
                                                                                                <a:ext cx="786" cy="23"/>
                                                                                                <a:chOff x="3667" y="1148"/>
                                                                                                <a:chExt cx="786" cy="23"/>
                                                                                              </a:xfrm>
                                                                                            </wpg:grpSpPr>
                                                                                            <wps:wsp>
                                                                                              <wps:cNvPr id="80" name="Freeform 220"/>
                                                                                              <wps:cNvSpPr>
                                                                                                <a:spLocks noEditPoints="1"/>
                                                                                              </wps:cNvSpPr>
                                                                                              <wps:spPr bwMode="auto">
                                                                                                <a:xfrm>
                                                                                                  <a:off x="7334" y="2296"/>
                                                                                                  <a:ext cx="786" cy="23"/>
                                                                                                </a:xfrm>
                                                                                                <a:custGeom>
                                                                                                  <a:avLst/>
                                                                                                  <a:gdLst>
                                                                                                    <a:gd name="T0" fmla="+- 0 3677 3667"/>
                                                                                                    <a:gd name="T1" fmla="*/ T0 w 786"/>
                                                                                                    <a:gd name="T2" fmla="+- 0 1171 1148"/>
                                                                                                    <a:gd name="T3" fmla="*/ 1171 h 23"/>
                                                                                                    <a:gd name="T4" fmla="+- 0 3697 3667"/>
                                                                                                    <a:gd name="T5" fmla="*/ T4 w 786"/>
                                                                                                    <a:gd name="T6" fmla="+- 0 1170 1148"/>
                                                                                                    <a:gd name="T7" fmla="*/ 1170 h 23"/>
                                                                                                    <a:gd name="T8" fmla="+- 0 3717 3667"/>
                                                                                                    <a:gd name="T9" fmla="*/ T8 w 786"/>
                                                                                                    <a:gd name="T10" fmla="+- 0 1169 1148"/>
                                                                                                    <a:gd name="T11" fmla="*/ 1169 h 23"/>
                                                                                                    <a:gd name="T12" fmla="+- 0 3737 3667"/>
                                                                                                    <a:gd name="T13" fmla="*/ T12 w 786"/>
                                                                                                    <a:gd name="T14" fmla="+- 0 1169 1148"/>
                                                                                                    <a:gd name="T15" fmla="*/ 1169 h 23"/>
                                                                                                    <a:gd name="T16" fmla="+- 0 3757 3667"/>
                                                                                                    <a:gd name="T17" fmla="*/ T16 w 786"/>
                                                                                                    <a:gd name="T18" fmla="+- 0 1168 1148"/>
                                                                                                    <a:gd name="T19" fmla="*/ 1168 h 23"/>
                                                                                                    <a:gd name="T20" fmla="+- 0 3777 3667"/>
                                                                                                    <a:gd name="T21" fmla="*/ T20 w 786"/>
                                                                                                    <a:gd name="T22" fmla="+- 0 1168 1148"/>
                                                                                                    <a:gd name="T23" fmla="*/ 1168 h 23"/>
                                                                                                    <a:gd name="T24" fmla="+- 0 3797 3667"/>
                                                                                                    <a:gd name="T25" fmla="*/ T24 w 786"/>
                                                                                                    <a:gd name="T26" fmla="+- 0 1167 1148"/>
                                                                                                    <a:gd name="T27" fmla="*/ 1167 h 23"/>
                                                                                                    <a:gd name="T28" fmla="+- 0 3817 3667"/>
                                                                                                    <a:gd name="T29" fmla="*/ T28 w 786"/>
                                                                                                    <a:gd name="T30" fmla="+- 0 1166 1148"/>
                                                                                                    <a:gd name="T31" fmla="*/ 1166 h 23"/>
                                                                                                    <a:gd name="T32" fmla="+- 0 3836 3667"/>
                                                                                                    <a:gd name="T33" fmla="*/ T32 w 786"/>
                                                                                                    <a:gd name="T34" fmla="+- 0 1166 1148"/>
                                                                                                    <a:gd name="T35" fmla="*/ 1166 h 23"/>
                                                                                                    <a:gd name="T36" fmla="+- 0 3856 3667"/>
                                                                                                    <a:gd name="T37" fmla="*/ T36 w 786"/>
                                                                                                    <a:gd name="T38" fmla="+- 0 1165 1148"/>
                                                                                                    <a:gd name="T39" fmla="*/ 1165 h 23"/>
                                                                                                    <a:gd name="T40" fmla="+- 0 3876 3667"/>
                                                                                                    <a:gd name="T41" fmla="*/ T40 w 786"/>
                                                                                                    <a:gd name="T42" fmla="+- 0 1165 1148"/>
                                                                                                    <a:gd name="T43" fmla="*/ 1165 h 23"/>
                                                                                                    <a:gd name="T44" fmla="+- 0 3896 3667"/>
                                                                                                    <a:gd name="T45" fmla="*/ T44 w 786"/>
                                                                                                    <a:gd name="T46" fmla="+- 0 1164 1148"/>
                                                                                                    <a:gd name="T47" fmla="*/ 1164 h 23"/>
                                                                                                    <a:gd name="T48" fmla="+- 0 3916 3667"/>
                                                                                                    <a:gd name="T49" fmla="*/ T48 w 786"/>
                                                                                                    <a:gd name="T50" fmla="+- 0 1164 1148"/>
                                                                                                    <a:gd name="T51" fmla="*/ 1164 h 23"/>
                                                                                                    <a:gd name="T52" fmla="+- 0 3936 3667"/>
                                                                                                    <a:gd name="T53" fmla="*/ T52 w 786"/>
                                                                                                    <a:gd name="T54" fmla="+- 0 1163 1148"/>
                                                                                                    <a:gd name="T55" fmla="*/ 1163 h 23"/>
                                                                                                    <a:gd name="T56" fmla="+- 0 3956 3667"/>
                                                                                                    <a:gd name="T57" fmla="*/ T56 w 786"/>
                                                                                                    <a:gd name="T58" fmla="+- 0 1163 1148"/>
                                                                                                    <a:gd name="T59" fmla="*/ 1163 h 23"/>
                                                                                                    <a:gd name="T60" fmla="+- 0 3976 3667"/>
                                                                                                    <a:gd name="T61" fmla="*/ T60 w 786"/>
                                                                                                    <a:gd name="T62" fmla="+- 0 1162 1148"/>
                                                                                                    <a:gd name="T63" fmla="*/ 1162 h 23"/>
                                                                                                    <a:gd name="T64" fmla="+- 0 3996 3667"/>
                                                                                                    <a:gd name="T65" fmla="*/ T64 w 786"/>
                                                                                                    <a:gd name="T66" fmla="+- 0 1161 1148"/>
                                                                                                    <a:gd name="T67" fmla="*/ 1161 h 23"/>
                                                                                                    <a:gd name="T68" fmla="+- 0 4015 3667"/>
                                                                                                    <a:gd name="T69" fmla="*/ T68 w 786"/>
                                                                                                    <a:gd name="T70" fmla="+- 0 1161 1148"/>
                                                                                                    <a:gd name="T71" fmla="*/ 1161 h 23"/>
                                                                                                    <a:gd name="T72" fmla="+- 0 4035 3667"/>
                                                                                                    <a:gd name="T73" fmla="*/ T72 w 786"/>
                                                                                                    <a:gd name="T74" fmla="+- 0 1160 1148"/>
                                                                                                    <a:gd name="T75" fmla="*/ 1160 h 23"/>
                                                                                                    <a:gd name="T76" fmla="+- 0 4055 3667"/>
                                                                                                    <a:gd name="T77" fmla="*/ T76 w 786"/>
                                                                                                    <a:gd name="T78" fmla="+- 0 1160 1148"/>
                                                                                                    <a:gd name="T79" fmla="*/ 1160 h 23"/>
                                                                                                    <a:gd name="T80" fmla="+- 0 4075 3667"/>
                                                                                                    <a:gd name="T81" fmla="*/ T80 w 786"/>
                                                                                                    <a:gd name="T82" fmla="+- 0 1159 1148"/>
                                                                                                    <a:gd name="T83" fmla="*/ 1159 h 23"/>
                                                                                                    <a:gd name="T84" fmla="+- 0 4095 3667"/>
                                                                                                    <a:gd name="T85" fmla="*/ T84 w 786"/>
                                                                                                    <a:gd name="T86" fmla="+- 0 1158 1148"/>
                                                                                                    <a:gd name="T87" fmla="*/ 1158 h 23"/>
                                                                                                    <a:gd name="T88" fmla="+- 0 4115 3667"/>
                                                                                                    <a:gd name="T89" fmla="*/ T88 w 786"/>
                                                                                                    <a:gd name="T90" fmla="+- 0 1158 1148"/>
                                                                                                    <a:gd name="T91" fmla="*/ 1158 h 23"/>
                                                                                                    <a:gd name="T92" fmla="+- 0 4135 3667"/>
                                                                                                    <a:gd name="T93" fmla="*/ T92 w 786"/>
                                                                                                    <a:gd name="T94" fmla="+- 0 1157 1148"/>
                                                                                                    <a:gd name="T95" fmla="*/ 1157 h 23"/>
                                                                                                    <a:gd name="T96" fmla="+- 0 4155 3667"/>
                                                                                                    <a:gd name="T97" fmla="*/ T96 w 786"/>
                                                                                                    <a:gd name="T98" fmla="+- 0 1157 1148"/>
                                                                                                    <a:gd name="T99" fmla="*/ 1157 h 23"/>
                                                                                                    <a:gd name="T100" fmla="+- 0 4174 3667"/>
                                                                                                    <a:gd name="T101" fmla="*/ T100 w 786"/>
                                                                                                    <a:gd name="T102" fmla="+- 0 1156 1148"/>
                                                                                                    <a:gd name="T103" fmla="*/ 1156 h 23"/>
                                                                                                    <a:gd name="T104" fmla="+- 0 4194 3667"/>
                                                                                                    <a:gd name="T105" fmla="*/ T104 w 786"/>
                                                                                                    <a:gd name="T106" fmla="+- 0 1156 1148"/>
                                                                                                    <a:gd name="T107" fmla="*/ 1156 h 23"/>
                                                                                                    <a:gd name="T108" fmla="+- 0 4214 3667"/>
                                                                                                    <a:gd name="T109" fmla="*/ T108 w 786"/>
                                                                                                    <a:gd name="T110" fmla="+- 0 1155 1148"/>
                                                                                                    <a:gd name="T111" fmla="*/ 1155 h 23"/>
                                                                                                    <a:gd name="T112" fmla="+- 0 4234 3667"/>
                                                                                                    <a:gd name="T113" fmla="*/ T112 w 786"/>
                                                                                                    <a:gd name="T114" fmla="+- 0 1155 1148"/>
                                                                                                    <a:gd name="T115" fmla="*/ 1155 h 23"/>
                                                                                                    <a:gd name="T116" fmla="+- 0 4254 3667"/>
                                                                                                    <a:gd name="T117" fmla="*/ T116 w 786"/>
                                                                                                    <a:gd name="T118" fmla="+- 0 1154 1148"/>
                                                                                                    <a:gd name="T119" fmla="*/ 1154 h 23"/>
                                                                                                    <a:gd name="T120" fmla="+- 0 4274 3667"/>
                                                                                                    <a:gd name="T121" fmla="*/ T120 w 786"/>
                                                                                                    <a:gd name="T122" fmla="+- 0 1153 1148"/>
                                                                                                    <a:gd name="T123" fmla="*/ 1153 h 23"/>
                                                                                                    <a:gd name="T124" fmla="+- 0 4294 3667"/>
                                                                                                    <a:gd name="T125" fmla="*/ T124 w 786"/>
                                                                                                    <a:gd name="T126" fmla="+- 0 1153 1148"/>
                                                                                                    <a:gd name="T127" fmla="*/ 1153 h 23"/>
                                                                                                    <a:gd name="T128" fmla="+- 0 4314 3667"/>
                                                                                                    <a:gd name="T129" fmla="*/ T128 w 786"/>
                                                                                                    <a:gd name="T130" fmla="+- 0 1152 1148"/>
                                                                                                    <a:gd name="T131" fmla="*/ 1152 h 23"/>
                                                                                                    <a:gd name="T132" fmla="+- 0 4334 3667"/>
                                                                                                    <a:gd name="T133" fmla="*/ T132 w 786"/>
                                                                                                    <a:gd name="T134" fmla="+- 0 1152 1148"/>
                                                                                                    <a:gd name="T135" fmla="*/ 1152 h 23"/>
                                                                                                    <a:gd name="T136" fmla="+- 0 4353 3667"/>
                                                                                                    <a:gd name="T137" fmla="*/ T136 w 786"/>
                                                                                                    <a:gd name="T138" fmla="+- 0 1151 1148"/>
                                                                                                    <a:gd name="T139" fmla="*/ 1151 h 23"/>
                                                                                                    <a:gd name="T140" fmla="+- 0 4373 3667"/>
                                                                                                    <a:gd name="T141" fmla="*/ T140 w 786"/>
                                                                                                    <a:gd name="T142" fmla="+- 0 1150 1148"/>
                                                                                                    <a:gd name="T143" fmla="*/ 1150 h 23"/>
                                                                                                    <a:gd name="T144" fmla="+- 0 4393 3667"/>
                                                                                                    <a:gd name="T145" fmla="*/ T144 w 786"/>
                                                                                                    <a:gd name="T146" fmla="+- 0 1150 1148"/>
                                                                                                    <a:gd name="T147" fmla="*/ 1150 h 23"/>
                                                                                                    <a:gd name="T148" fmla="+- 0 4413 3667"/>
                                                                                                    <a:gd name="T149" fmla="*/ T148 w 786"/>
                                                                                                    <a:gd name="T150" fmla="+- 0 1149 1148"/>
                                                                                                    <a:gd name="T151" fmla="*/ 1149 h 23"/>
                                                                                                    <a:gd name="T152" fmla="+- 0 4433 3667"/>
                                                                                                    <a:gd name="T153" fmla="*/ T152 w 786"/>
                                                                                                    <a:gd name="T154" fmla="+- 0 1149 1148"/>
                                                                                                    <a:gd name="T155" fmla="*/ 1149 h 23"/>
                                                                                                    <a:gd name="T156" fmla="+- 0 4453 3667"/>
                                                                                                    <a:gd name="T157" fmla="*/ T156 w 786"/>
                                                                                                    <a:gd name="T158" fmla="+- 0 1148 1148"/>
                                                                                                    <a:gd name="T159" fmla="*/ 114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86" h="23">
                                                                                                      <a:moveTo>
                                                                                                        <a:pt x="0" y="23"/>
                                                                                                      </a:moveTo>
                                                                                                      <a:lnTo>
                                                                                                        <a:pt x="10" y="23"/>
                                                                                                      </a:lnTo>
                                                                                                      <a:lnTo>
                                                                                                        <a:pt x="20" y="22"/>
                                                                                                      </a:lnTo>
                                                                                                      <a:lnTo>
                                                                                                        <a:pt x="30" y="22"/>
                                                                                                      </a:lnTo>
                                                                                                      <a:lnTo>
                                                                                                        <a:pt x="40" y="22"/>
                                                                                                      </a:lnTo>
                                                                                                      <a:lnTo>
                                                                                                        <a:pt x="50" y="21"/>
                                                                                                      </a:lnTo>
                                                                                                      <a:lnTo>
                                                                                                        <a:pt x="60" y="21"/>
                                                                                                      </a:lnTo>
                                                                                                      <a:lnTo>
                                                                                                        <a:pt x="70" y="21"/>
                                                                                                      </a:lnTo>
                                                                                                      <a:lnTo>
                                                                                                        <a:pt x="80" y="21"/>
                                                                                                      </a:lnTo>
                                                                                                      <a:lnTo>
                                                                                                        <a:pt x="90" y="20"/>
                                                                                                      </a:lnTo>
                                                                                                      <a:lnTo>
                                                                                                        <a:pt x="100" y="20"/>
                                                                                                      </a:lnTo>
                                                                                                      <a:lnTo>
                                                                                                        <a:pt x="110" y="20"/>
                                                                                                      </a:lnTo>
                                                                                                      <a:lnTo>
                                                                                                        <a:pt x="120" y="19"/>
                                                                                                      </a:lnTo>
                                                                                                      <a:lnTo>
                                                                                                        <a:pt x="130" y="19"/>
                                                                                                      </a:lnTo>
                                                                                                      <a:lnTo>
                                                                                                        <a:pt x="140" y="19"/>
                                                                                                      </a:lnTo>
                                                                                                      <a:lnTo>
                                                                                                        <a:pt x="150" y="18"/>
                                                                                                      </a:lnTo>
                                                                                                      <a:lnTo>
                                                                                                        <a:pt x="160" y="18"/>
                                                                                                      </a:lnTo>
                                                                                                      <a:lnTo>
                                                                                                        <a:pt x="169" y="18"/>
                                                                                                      </a:lnTo>
                                                                                                      <a:lnTo>
                                                                                                        <a:pt x="179" y="18"/>
                                                                                                      </a:lnTo>
                                                                                                      <a:lnTo>
                                                                                                        <a:pt x="189" y="17"/>
                                                                                                      </a:lnTo>
                                                                                                      <a:lnTo>
                                                                                                        <a:pt x="199" y="17"/>
                                                                                                      </a:lnTo>
                                                                                                      <a:lnTo>
                                                                                                        <a:pt x="209" y="17"/>
                                                                                                      </a:lnTo>
                                                                                                      <a:lnTo>
                                                                                                        <a:pt x="219" y="17"/>
                                                                                                      </a:lnTo>
                                                                                                      <a:lnTo>
                                                                                                        <a:pt x="229" y="16"/>
                                                                                                      </a:lnTo>
                                                                                                      <a:lnTo>
                                                                                                        <a:pt x="239" y="16"/>
                                                                                                      </a:lnTo>
                                                                                                      <a:lnTo>
                                                                                                        <a:pt x="249" y="16"/>
                                                                                                      </a:lnTo>
                                                                                                      <a:lnTo>
                                                                                                        <a:pt x="259" y="15"/>
                                                                                                      </a:lnTo>
                                                                                                      <a:lnTo>
                                                                                                        <a:pt x="269" y="15"/>
                                                                                                      </a:lnTo>
                                                                                                      <a:lnTo>
                                                                                                        <a:pt x="279" y="15"/>
                                                                                                      </a:lnTo>
                                                                                                      <a:lnTo>
                                                                                                        <a:pt x="289" y="15"/>
                                                                                                      </a:lnTo>
                                                                                                      <a:lnTo>
                                                                                                        <a:pt x="299" y="14"/>
                                                                                                      </a:lnTo>
                                                                                                      <a:lnTo>
                                                                                                        <a:pt x="309" y="14"/>
                                                                                                      </a:lnTo>
                                                                                                      <a:lnTo>
                                                                                                        <a:pt x="319" y="14"/>
                                                                                                      </a:lnTo>
                                                                                                      <a:lnTo>
                                                                                                        <a:pt x="329" y="13"/>
                                                                                                      </a:lnTo>
                                                                                                      <a:lnTo>
                                                                                                        <a:pt x="339" y="13"/>
                                                                                                      </a:lnTo>
                                                                                                      <a:lnTo>
                                                                                                        <a:pt x="348" y="13"/>
                                                                                                      </a:lnTo>
                                                                                                      <a:lnTo>
                                                                                                        <a:pt x="358" y="13"/>
                                                                                                      </a:lnTo>
                                                                                                      <a:lnTo>
                                                                                                        <a:pt x="368" y="12"/>
                                                                                                      </a:lnTo>
                                                                                                      <a:lnTo>
                                                                                                        <a:pt x="378" y="12"/>
                                                                                                      </a:lnTo>
                                                                                                      <a:lnTo>
                                                                                                        <a:pt x="388" y="12"/>
                                                                                                      </a:lnTo>
                                                                                                      <a:lnTo>
                                                                                                        <a:pt x="398" y="11"/>
                                                                                                      </a:lnTo>
                                                                                                      <a:lnTo>
                                                                                                        <a:pt x="408" y="11"/>
                                                                                                      </a:lnTo>
                                                                                                      <a:lnTo>
                                                                                                        <a:pt x="418" y="11"/>
                                                                                                      </a:lnTo>
                                                                                                      <a:lnTo>
                                                                                                        <a:pt x="428" y="10"/>
                                                                                                      </a:lnTo>
                                                                                                      <a:lnTo>
                                                                                                        <a:pt x="438" y="10"/>
                                                                                                      </a:lnTo>
                                                                                                      <a:lnTo>
                                                                                                        <a:pt x="448" y="10"/>
                                                                                                      </a:lnTo>
                                                                                                      <a:lnTo>
                                                                                                        <a:pt x="458" y="10"/>
                                                                                                      </a:lnTo>
                                                                                                      <a:lnTo>
                                                                                                        <a:pt x="468" y="9"/>
                                                                                                      </a:lnTo>
                                                                                                      <a:lnTo>
                                                                                                        <a:pt x="478" y="9"/>
                                                                                                      </a:lnTo>
                                                                                                      <a:lnTo>
                                                                                                        <a:pt x="488" y="9"/>
                                                                                                      </a:lnTo>
                                                                                                      <a:lnTo>
                                                                                                        <a:pt x="498" y="8"/>
                                                                                                      </a:lnTo>
                                                                                                      <a:lnTo>
                                                                                                        <a:pt x="507" y="8"/>
                                                                                                      </a:lnTo>
                                                                                                      <a:lnTo>
                                                                                                        <a:pt x="517" y="8"/>
                                                                                                      </a:lnTo>
                                                                                                      <a:lnTo>
                                                                                                        <a:pt x="527" y="8"/>
                                                                                                      </a:lnTo>
                                                                                                      <a:lnTo>
                                                                                                        <a:pt x="537" y="7"/>
                                                                                                      </a:lnTo>
                                                                                                      <a:lnTo>
                                                                                                        <a:pt x="547" y="7"/>
                                                                                                      </a:lnTo>
                                                                                                      <a:lnTo>
                                                                                                        <a:pt x="557" y="7"/>
                                                                                                      </a:lnTo>
                                                                                                      <a:lnTo>
                                                                                                        <a:pt x="567" y="7"/>
                                                                                                      </a:lnTo>
                                                                                                      <a:lnTo>
                                                                                                        <a:pt x="577" y="6"/>
                                                                                                      </a:lnTo>
                                                                                                      <a:lnTo>
                                                                                                        <a:pt x="587" y="6"/>
                                                                                                      </a:lnTo>
                                                                                                      <a:lnTo>
                                                                                                        <a:pt x="597" y="6"/>
                                                                                                      </a:lnTo>
                                                                                                      <a:lnTo>
                                                                                                        <a:pt x="607" y="5"/>
                                                                                                      </a:lnTo>
                                                                                                      <a:lnTo>
                                                                                                        <a:pt x="617" y="5"/>
                                                                                                      </a:lnTo>
                                                                                                      <a:lnTo>
                                                                                                        <a:pt x="627" y="5"/>
                                                                                                      </a:lnTo>
                                                                                                      <a:lnTo>
                                                                                                        <a:pt x="637" y="4"/>
                                                                                                      </a:lnTo>
                                                                                                      <a:lnTo>
                                                                                                        <a:pt x="647" y="4"/>
                                                                                                      </a:lnTo>
                                                                                                      <a:lnTo>
                                                                                                        <a:pt x="657" y="4"/>
                                                                                                      </a:lnTo>
                                                                                                      <a:lnTo>
                                                                                                        <a:pt x="667" y="4"/>
                                                                                                      </a:lnTo>
                                                                                                      <a:lnTo>
                                                                                                        <a:pt x="677" y="3"/>
                                                                                                      </a:lnTo>
                                                                                                      <a:lnTo>
                                                                                                        <a:pt x="686" y="3"/>
                                                                                                      </a:lnTo>
                                                                                                      <a:lnTo>
                                                                                                        <a:pt x="696" y="3"/>
                                                                                                      </a:lnTo>
                                                                                                      <a:lnTo>
                                                                                                        <a:pt x="706" y="2"/>
                                                                                                      </a:lnTo>
                                                                                                      <a:lnTo>
                                                                                                        <a:pt x="716" y="2"/>
                                                                                                      </a:lnTo>
                                                                                                      <a:lnTo>
                                                                                                        <a:pt x="726" y="2"/>
                                                                                                      </a:lnTo>
                                                                                                      <a:lnTo>
                                                                                                        <a:pt x="736" y="2"/>
                                                                                                      </a:lnTo>
                                                                                                      <a:lnTo>
                                                                                                        <a:pt x="746" y="1"/>
                                                                                                      </a:lnTo>
                                                                                                      <a:lnTo>
                                                                                                        <a:pt x="756" y="1"/>
                                                                                                      </a:lnTo>
                                                                                                      <a:lnTo>
                                                                                                        <a:pt x="766" y="1"/>
                                                                                                      </a:lnTo>
                                                                                                      <a:lnTo>
                                                                                                        <a:pt x="776" y="0"/>
                                                                                                      </a:lnTo>
                                                                                                      <a:lnTo>
                                                                                                        <a:pt x="786" y="0"/>
                                                                                                      </a:lnTo>
                                                                                                    </a:path>
                                                                                                  </a:pathLst>
                                                                                                </a:custGeom>
                                                                                                <a:noFill/>
                                                                                                <a:ln w="10209">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1" name="Group 42"/>
                                                                                              <wpg:cNvGrpSpPr>
                                                                                                <a:grpSpLocks/>
                                                                                              </wpg:cNvGrpSpPr>
                                                                                              <wpg:grpSpPr bwMode="auto">
                                                                                                <a:xfrm>
                                                                                                  <a:off x="3511" y="-732"/>
                                                                                                  <a:ext cx="2197" cy="2274"/>
                                                                                                  <a:chOff x="3511" y="-732"/>
                                                                                                  <a:chExt cx="2197" cy="2274"/>
                                                                                                </a:xfrm>
                                                                                              </wpg:grpSpPr>
                                                                                              <wps:wsp>
                                                                                                <wps:cNvPr id="82" name="Freeform 219"/>
                                                                                                <wps:cNvSpPr>
                                                                                                  <a:spLocks/>
                                                                                                </wps:cNvSpPr>
                                                                                                <wps:spPr bwMode="auto">
                                                                                                  <a:xfrm>
                                                                                                    <a:off x="3511" y="-732"/>
                                                                                                    <a:ext cx="2197" cy="2274"/>
                                                                                                  </a:xfrm>
                                                                                                  <a:custGeom>
                                                                                                    <a:avLst/>
                                                                                                    <a:gdLst>
                                                                                                      <a:gd name="T0" fmla="+- 0 3511 3511"/>
                                                                                                      <a:gd name="T1" fmla="*/ T0 w 2197"/>
                                                                                                      <a:gd name="T2" fmla="+- 0 1542 -732"/>
                                                                                                      <a:gd name="T3" fmla="*/ 1542 h 2274"/>
                                                                                                      <a:gd name="T4" fmla="+- 0 5709 3511"/>
                                                                                                      <a:gd name="T5" fmla="*/ T4 w 2197"/>
                                                                                                      <a:gd name="T6" fmla="+- 0 1542 -732"/>
                                                                                                      <a:gd name="T7" fmla="*/ 1542 h 2274"/>
                                                                                                      <a:gd name="T8" fmla="+- 0 5709 3511"/>
                                                                                                      <a:gd name="T9" fmla="*/ T8 w 2197"/>
                                                                                                      <a:gd name="T10" fmla="+- 0 -732 -732"/>
                                                                                                      <a:gd name="T11" fmla="*/ -732 h 2274"/>
                                                                                                      <a:gd name="T12" fmla="+- 0 3511 3511"/>
                                                                                                      <a:gd name="T13" fmla="*/ T12 w 2197"/>
                                                                                                      <a:gd name="T14" fmla="+- 0 -732 -732"/>
                                                                                                      <a:gd name="T15" fmla="*/ -732 h 2274"/>
                                                                                                      <a:gd name="T16" fmla="+- 0 3511 3511"/>
                                                                                                      <a:gd name="T17" fmla="*/ T16 w 2197"/>
                                                                                                      <a:gd name="T18" fmla="+- 0 1542 -732"/>
                                                                                                      <a:gd name="T19" fmla="*/ 1542 h 2274"/>
                                                                                                    </a:gdLst>
                                                                                                    <a:ahLst/>
                                                                                                    <a:cxnLst>
                                                                                                      <a:cxn ang="0">
                                                                                                        <a:pos x="T1" y="T3"/>
                                                                                                      </a:cxn>
                                                                                                      <a:cxn ang="0">
                                                                                                        <a:pos x="T5" y="T7"/>
                                                                                                      </a:cxn>
                                                                                                      <a:cxn ang="0">
                                                                                                        <a:pos x="T9" y="T11"/>
                                                                                                      </a:cxn>
                                                                                                      <a:cxn ang="0">
                                                                                                        <a:pos x="T13" y="T15"/>
                                                                                                      </a:cxn>
                                                                                                      <a:cxn ang="0">
                                                                                                        <a:pos x="T17" y="T19"/>
                                                                                                      </a:cxn>
                                                                                                    </a:cxnLst>
                                                                                                    <a:rect l="0" t="0" r="r" b="b"/>
                                                                                                    <a:pathLst>
                                                                                                      <a:path w="2197" h="2274">
                                                                                                        <a:moveTo>
                                                                                                          <a:pt x="0" y="2274"/>
                                                                                                        </a:moveTo>
                                                                                                        <a:lnTo>
                                                                                                          <a:pt x="2198" y="2274"/>
                                                                                                        </a:lnTo>
                                                                                                        <a:lnTo>
                                                                                                          <a:pt x="2198" y="0"/>
                                                                                                        </a:lnTo>
                                                                                                        <a:lnTo>
                                                                                                          <a:pt x="0" y="0"/>
                                                                                                        </a:lnTo>
                                                                                                        <a:lnTo>
                                                                                                          <a:pt x="0" y="2274"/>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3" name="Group 43"/>
                                                                                                <wpg:cNvGrpSpPr>
                                                                                                  <a:grpSpLocks/>
                                                                                                </wpg:cNvGrpSpPr>
                                                                                                <wpg:grpSpPr bwMode="auto">
                                                                                                  <a:xfrm>
                                                                                                    <a:off x="5763" y="1362"/>
                                                                                                    <a:ext cx="2197" cy="0"/>
                                                                                                    <a:chOff x="5763" y="1362"/>
                                                                                                    <a:chExt cx="2197" cy="0"/>
                                                                                                  </a:xfrm>
                                                                                                </wpg:grpSpPr>
                                                                                                <wps:wsp>
                                                                                                  <wps:cNvPr id="84" name="Freeform 218"/>
                                                                                                  <wps:cNvSpPr>
                                                                                                    <a:spLocks noEditPoints="1"/>
                                                                                                  </wps:cNvSpPr>
                                                                                                  <wps:spPr bwMode="auto">
                                                                                                    <a:xfrm>
                                                                                                      <a:off x="11526" y="2724"/>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217"/>
                                                                                                  <wps:cNvSpPr>
                                                                                                    <a:spLocks noEditPoints="1"/>
                                                                                                  </wps:cNvSpPr>
                                                                                                  <wps:spPr bwMode="auto">
                                                                                                    <a:xfrm>
                                                                                                      <a:off x="11526" y="2724"/>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6" name="Group 44"/>
                                                                                                  <wpg:cNvGrpSpPr>
                                                                                                    <a:grpSpLocks/>
                                                                                                  </wpg:cNvGrpSpPr>
                                                                                                  <wpg:grpSpPr bwMode="auto">
                                                                                                    <a:xfrm>
                                                                                                      <a:off x="5763" y="909"/>
                                                                                                      <a:ext cx="2197" cy="0"/>
                                                                                                      <a:chOff x="5763" y="909"/>
                                                                                                      <a:chExt cx="2197" cy="0"/>
                                                                                                    </a:xfrm>
                                                                                                  </wpg:grpSpPr>
                                                                                                  <wps:wsp>
                                                                                                    <wps:cNvPr id="87" name="Freeform 216"/>
                                                                                                    <wps:cNvSpPr>
                                                                                                      <a:spLocks noEditPoints="1"/>
                                                                                                    </wps:cNvSpPr>
                                                                                                    <wps:spPr bwMode="auto">
                                                                                                      <a:xfrm>
                                                                                                        <a:off x="11526" y="1818"/>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215"/>
                                                                                                    <wps:cNvSpPr>
                                                                                                      <a:spLocks noEditPoints="1"/>
                                                                                                    </wps:cNvSpPr>
                                                                                                    <wps:spPr bwMode="auto">
                                                                                                      <a:xfrm>
                                                                                                        <a:off x="11526" y="1818"/>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 name="Group 45"/>
                                                                                                    <wpg:cNvGrpSpPr>
                                                                                                      <a:grpSpLocks/>
                                                                                                    </wpg:cNvGrpSpPr>
                                                                                                    <wpg:grpSpPr bwMode="auto">
                                                                                                      <a:xfrm>
                                                                                                        <a:off x="5763" y="457"/>
                                                                                                        <a:ext cx="2197" cy="0"/>
                                                                                                        <a:chOff x="5763" y="457"/>
                                                                                                        <a:chExt cx="2197" cy="0"/>
                                                                                                      </a:xfrm>
                                                                                                    </wpg:grpSpPr>
                                                                                                    <wps:wsp>
                                                                                                      <wps:cNvPr id="90" name="Freeform 214"/>
                                                                                                      <wps:cNvSpPr>
                                                                                                        <a:spLocks noEditPoints="1"/>
                                                                                                      </wps:cNvSpPr>
                                                                                                      <wps:spPr bwMode="auto">
                                                                                                        <a:xfrm>
                                                                                                          <a:off x="11526" y="914"/>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213"/>
                                                                                                      <wps:cNvSpPr>
                                                                                                        <a:spLocks noEditPoints="1"/>
                                                                                                      </wps:cNvSpPr>
                                                                                                      <wps:spPr bwMode="auto">
                                                                                                        <a:xfrm>
                                                                                                          <a:off x="11526" y="914"/>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2" name="Group 46"/>
                                                                                                      <wpg:cNvGrpSpPr>
                                                                                                        <a:grpSpLocks/>
                                                                                                      </wpg:cNvGrpSpPr>
                                                                                                      <wpg:grpSpPr bwMode="auto">
                                                                                                        <a:xfrm>
                                                                                                          <a:off x="5763" y="4"/>
                                                                                                          <a:ext cx="2197" cy="0"/>
                                                                                                          <a:chOff x="5763" y="4"/>
                                                                                                          <a:chExt cx="2197" cy="0"/>
                                                                                                        </a:xfrm>
                                                                                                      </wpg:grpSpPr>
                                                                                                      <wps:wsp>
                                                                                                        <wps:cNvPr id="93" name="Freeform 212"/>
                                                                                                        <wps:cNvSpPr>
                                                                                                          <a:spLocks noEditPoints="1"/>
                                                                                                        </wps:cNvSpPr>
                                                                                                        <wps:spPr bwMode="auto">
                                                                                                          <a:xfrm>
                                                                                                            <a:off x="11526" y="8"/>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211"/>
                                                                                                        <wps:cNvSpPr>
                                                                                                          <a:spLocks noEditPoints="1"/>
                                                                                                        </wps:cNvSpPr>
                                                                                                        <wps:spPr bwMode="auto">
                                                                                                          <a:xfrm>
                                                                                                            <a:off x="11526" y="8"/>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5" name="Group 47"/>
                                                                                                        <wpg:cNvGrpSpPr>
                                                                                                          <a:grpSpLocks/>
                                                                                                        </wpg:cNvGrpSpPr>
                                                                                                        <wpg:grpSpPr bwMode="auto">
                                                                                                          <a:xfrm>
                                                                                                            <a:off x="5763" y="-448"/>
                                                                                                            <a:ext cx="2197" cy="0"/>
                                                                                                            <a:chOff x="5763" y="-448"/>
                                                                                                            <a:chExt cx="2197" cy="0"/>
                                                                                                          </a:xfrm>
                                                                                                        </wpg:grpSpPr>
                                                                                                        <wps:wsp>
                                                                                                          <wps:cNvPr id="96" name="Freeform 210"/>
                                                                                                          <wps:cNvSpPr>
                                                                                                            <a:spLocks noEditPoints="1"/>
                                                                                                          </wps:cNvSpPr>
                                                                                                          <wps:spPr bwMode="auto">
                                                                                                            <a:xfrm>
                                                                                                              <a:off x="11526" y="-896"/>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209"/>
                                                                                                          <wps:cNvSpPr>
                                                                                                            <a:spLocks noEditPoints="1"/>
                                                                                                          </wps:cNvSpPr>
                                                                                                          <wps:spPr bwMode="auto">
                                                                                                            <a:xfrm>
                                                                                                              <a:off x="11526" y="-896"/>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 name="Group 48"/>
                                                                                                          <wpg:cNvGrpSpPr>
                                                                                                            <a:grpSpLocks/>
                                                                                                          </wpg:cNvGrpSpPr>
                                                                                                          <wpg:grpSpPr bwMode="auto">
                                                                                                            <a:xfrm>
                                                                                                              <a:off x="6116" y="-732"/>
                                                                                                              <a:ext cx="0" cy="2274"/>
                                                                                                              <a:chOff x="6116" y="-732"/>
                                                                                                              <a:chExt cx="0" cy="2274"/>
                                                                                                            </a:xfrm>
                                                                                                          </wpg:grpSpPr>
                                                                                                          <wps:wsp>
                                                                                                            <wps:cNvPr id="99" name="Freeform 208"/>
                                                                                                            <wps:cNvSpPr>
                                                                                                              <a:spLocks noEditPoints="1"/>
                                                                                                            </wps:cNvSpPr>
                                                                                                            <wps:spPr bwMode="auto">
                                                                                                              <a:xfrm>
                                                                                                                <a:off x="12232"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0" name="Group 49"/>
                                                                                                            <wpg:cNvGrpSpPr>
                                                                                                              <a:grpSpLocks/>
                                                                                                            </wpg:cNvGrpSpPr>
                                                                                                            <wpg:grpSpPr bwMode="auto">
                                                                                                              <a:xfrm>
                                                                                                                <a:off x="6508" y="-732"/>
                                                                                                                <a:ext cx="0" cy="2274"/>
                                                                                                                <a:chOff x="6508" y="-732"/>
                                                                                                                <a:chExt cx="0" cy="2274"/>
                                                                                                              </a:xfrm>
                                                                                                            </wpg:grpSpPr>
                                                                                                            <wps:wsp>
                                                                                                              <wps:cNvPr id="101" name="Freeform 207"/>
                                                                                                              <wps:cNvSpPr>
                                                                                                                <a:spLocks noEditPoints="1"/>
                                                                                                              </wps:cNvSpPr>
                                                                                                              <wps:spPr bwMode="auto">
                                                                                                                <a:xfrm>
                                                                                                                  <a:off x="13016"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2" name="Group 50"/>
                                                                                                              <wpg:cNvGrpSpPr>
                                                                                                                <a:grpSpLocks/>
                                                                                                              </wpg:cNvGrpSpPr>
                                                                                                              <wpg:grpSpPr bwMode="auto">
                                                                                                                <a:xfrm>
                                                                                                                  <a:off x="7255" y="-732"/>
                                                                                                                  <a:ext cx="0" cy="2274"/>
                                                                                                                  <a:chOff x="7255" y="-732"/>
                                                                                                                  <a:chExt cx="0" cy="2274"/>
                                                                                                                </a:xfrm>
                                                                                                              </wpg:grpSpPr>
                                                                                                              <wps:wsp>
                                                                                                                <wps:cNvPr id="103" name="Freeform 206"/>
                                                                                                                <wps:cNvSpPr>
                                                                                                                  <a:spLocks noEditPoints="1"/>
                                                                                                                </wps:cNvSpPr>
                                                                                                                <wps:spPr bwMode="auto">
                                                                                                                  <a:xfrm>
                                                                                                                    <a:off x="14510"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10209">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4" name="Group 51"/>
                                                                                                                <wpg:cNvGrpSpPr>
                                                                                                                  <a:grpSpLocks/>
                                                                                                                </wpg:cNvGrpSpPr>
                                                                                                                <wpg:grpSpPr bwMode="auto">
                                                                                                                  <a:xfrm>
                                                                                                                    <a:off x="5763" y="1136"/>
                                                                                                                    <a:ext cx="2197" cy="0"/>
                                                                                                                    <a:chOff x="5763" y="1136"/>
                                                                                                                    <a:chExt cx="2197" cy="0"/>
                                                                                                                  </a:xfrm>
                                                                                                                </wpg:grpSpPr>
                                                                                                                <wps:wsp>
                                                                                                                  <wps:cNvPr id="105" name="Freeform 205"/>
                                                                                                                  <wps:cNvSpPr>
                                                                                                                    <a:spLocks noEditPoints="1"/>
                                                                                                                  </wps:cNvSpPr>
                                                                                                                  <wps:spPr bwMode="auto">
                                                                                                                    <a:xfrm>
                                                                                                                      <a:off x="11526" y="2272"/>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204"/>
                                                                                                                  <wps:cNvSpPr>
                                                                                                                    <a:spLocks noEditPoints="1"/>
                                                                                                                  </wps:cNvSpPr>
                                                                                                                  <wps:spPr bwMode="auto">
                                                                                                                    <a:xfrm>
                                                                                                                      <a:off x="11526" y="2272"/>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7" name="Group 52"/>
                                                                                                                  <wpg:cNvGrpSpPr>
                                                                                                                    <a:grpSpLocks/>
                                                                                                                  </wpg:cNvGrpSpPr>
                                                                                                                  <wpg:grpSpPr bwMode="auto">
                                                                                                                    <a:xfrm>
                                                                                                                      <a:off x="5763" y="683"/>
                                                                                                                      <a:ext cx="2197" cy="0"/>
                                                                                                                      <a:chOff x="5763" y="683"/>
                                                                                                                      <a:chExt cx="2197" cy="0"/>
                                                                                                                    </a:xfrm>
                                                                                                                  </wpg:grpSpPr>
                                                                                                                  <wps:wsp>
                                                                                                                    <wps:cNvPr id="108" name="Freeform 203"/>
                                                                                                                    <wps:cNvSpPr>
                                                                                                                      <a:spLocks noEditPoints="1"/>
                                                                                                                    </wps:cNvSpPr>
                                                                                                                    <wps:spPr bwMode="auto">
                                                                                                                      <a:xfrm>
                                                                                                                        <a:off x="11526" y="1366"/>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202"/>
                                                                                                                    <wps:cNvSpPr>
                                                                                                                      <a:spLocks noEditPoints="1"/>
                                                                                                                    </wps:cNvSpPr>
                                                                                                                    <wps:spPr bwMode="auto">
                                                                                                                      <a:xfrm>
                                                                                                                        <a:off x="11526" y="1366"/>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0" name="Group 53"/>
                                                                                                                    <wpg:cNvGrpSpPr>
                                                                                                                      <a:grpSpLocks/>
                                                                                                                    </wpg:cNvGrpSpPr>
                                                                                                                    <wpg:grpSpPr bwMode="auto">
                                                                                                                      <a:xfrm>
                                                                                                                        <a:off x="5763" y="231"/>
                                                                                                                        <a:ext cx="2197" cy="0"/>
                                                                                                                        <a:chOff x="5763" y="231"/>
                                                                                                                        <a:chExt cx="2197" cy="0"/>
                                                                                                                      </a:xfrm>
                                                                                                                    </wpg:grpSpPr>
                                                                                                                    <wps:wsp>
                                                                                                                      <wps:cNvPr id="111" name="Freeform 201"/>
                                                                                                                      <wps:cNvSpPr>
                                                                                                                        <a:spLocks noEditPoints="1"/>
                                                                                                                      </wps:cNvSpPr>
                                                                                                                      <wps:spPr bwMode="auto">
                                                                                                                        <a:xfrm>
                                                                                                                          <a:off x="11526" y="462"/>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200"/>
                                                                                                                      <wps:cNvSpPr>
                                                                                                                        <a:spLocks noEditPoints="1"/>
                                                                                                                      </wps:cNvSpPr>
                                                                                                                      <wps:spPr bwMode="auto">
                                                                                                                        <a:xfrm>
                                                                                                                          <a:off x="11526" y="462"/>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3" name="Group 54"/>
                                                                                                                      <wpg:cNvGrpSpPr>
                                                                                                                        <a:grpSpLocks/>
                                                                                                                      </wpg:cNvGrpSpPr>
                                                                                                                      <wpg:grpSpPr bwMode="auto">
                                                                                                                        <a:xfrm>
                                                                                                                          <a:off x="5763" y="-222"/>
                                                                                                                          <a:ext cx="2197" cy="0"/>
                                                                                                                          <a:chOff x="5763" y="-222"/>
                                                                                                                          <a:chExt cx="2197" cy="0"/>
                                                                                                                        </a:xfrm>
                                                                                                                      </wpg:grpSpPr>
                                                                                                                      <wps:wsp>
                                                                                                                        <wps:cNvPr id="114" name="Freeform 199"/>
                                                                                                                        <wps:cNvSpPr>
                                                                                                                          <a:spLocks noEditPoints="1"/>
                                                                                                                        </wps:cNvSpPr>
                                                                                                                        <wps:spPr bwMode="auto">
                                                                                                                          <a:xfrm>
                                                                                                                            <a:off x="11526" y="-444"/>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98"/>
                                                                                                                        <wps:cNvSpPr>
                                                                                                                          <a:spLocks noEditPoints="1"/>
                                                                                                                        </wps:cNvSpPr>
                                                                                                                        <wps:spPr bwMode="auto">
                                                                                                                          <a:xfrm>
                                                                                                                            <a:off x="11526" y="-444"/>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6" name="Group 55"/>
                                                                                                                        <wpg:cNvGrpSpPr>
                                                                                                                          <a:grpSpLocks/>
                                                                                                                        </wpg:cNvGrpSpPr>
                                                                                                                        <wpg:grpSpPr bwMode="auto">
                                                                                                                          <a:xfrm>
                                                                                                                            <a:off x="5763" y="-674"/>
                                                                                                                            <a:ext cx="2197" cy="0"/>
                                                                                                                            <a:chOff x="5763" y="-674"/>
                                                                                                                            <a:chExt cx="2197" cy="0"/>
                                                                                                                          </a:xfrm>
                                                                                                                        </wpg:grpSpPr>
                                                                                                                        <wps:wsp>
                                                                                                                          <wps:cNvPr id="117" name="Freeform 197"/>
                                                                                                                          <wps:cNvSpPr>
                                                                                                                            <a:spLocks noEditPoints="1"/>
                                                                                                                          </wps:cNvSpPr>
                                                                                                                          <wps:spPr bwMode="auto">
                                                                                                                            <a:xfrm>
                                                                                                                              <a:off x="11526" y="-1348"/>
                                                                                                                              <a:ext cx="2198" cy="0"/>
                                                                                                                            </a:xfrm>
                                                                                                                            <a:custGeom>
                                                                                                                              <a:avLst/>
                                                                                                                              <a:gdLst>
                                                                                                                                <a:gd name="T0" fmla="+- 0 7960 5763"/>
                                                                                                                                <a:gd name="T1" fmla="*/ T0 w 2197"/>
                                                                                                                                <a:gd name="T2" fmla="+- 0 5763 5763"/>
                                                                                                                                <a:gd name="T3" fmla="*/ T2 w 2197"/>
                                                                                                                              </a:gdLst>
                                                                                                                              <a:ahLst/>
                                                                                                                              <a:cxnLst>
                                                                                                                                <a:cxn ang="0">
                                                                                                                                  <a:pos x="T1" y="0"/>
                                                                                                                                </a:cxn>
                                                                                                                                <a:cxn ang="0">
                                                                                                                                  <a:pos x="T3" y="0"/>
                                                                                                                                </a:cxn>
                                                                                                                              </a:cxnLst>
                                                                                                                              <a:rect l="0" t="0" r="r" b="b"/>
                                                                                                                              <a:pathLst>
                                                                                                                                <a:path w="2197">
                                                                                                                                  <a:moveTo>
                                                                                                                                    <a:pt x="2197" y="0"/>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96"/>
                                                                                                                          <wps:cNvSpPr>
                                                                                                                            <a:spLocks noEditPoints="1"/>
                                                                                                                          </wps:cNvSpPr>
                                                                                                                          <wps:spPr bwMode="auto">
                                                                                                                            <a:xfrm>
                                                                                                                              <a:off x="11526" y="-1348"/>
                                                                                                                              <a:ext cx="2198" cy="0"/>
                                                                                                                            </a:xfrm>
                                                                                                                            <a:custGeom>
                                                                                                                              <a:avLst/>
                                                                                                                              <a:gdLst>
                                                                                                                                <a:gd name="T0" fmla="+- 0 5763 5763"/>
                                                                                                                                <a:gd name="T1" fmla="*/ T0 w 2197"/>
                                                                                                                                <a:gd name="T2" fmla="+- 0 7960 5763"/>
                                                                                                                                <a:gd name="T3" fmla="*/ T2 w 2197"/>
                                                                                                                              </a:gdLst>
                                                                                                                              <a:ahLst/>
                                                                                                                              <a:cxnLst>
                                                                                                                                <a:cxn ang="0">
                                                                                                                                  <a:pos x="T1" y="0"/>
                                                                                                                                </a:cxn>
                                                                                                                                <a:cxn ang="0">
                                                                                                                                  <a:pos x="T3" y="0"/>
                                                                                                                                </a:cxn>
                                                                                                                              </a:cxnLst>
                                                                                                                              <a:rect l="0" t="0" r="r" b="b"/>
                                                                                                                              <a:pathLst>
                                                                                                                                <a:path w="2197">
                                                                                                                                  <a:moveTo>
                                                                                                                                    <a:pt x="0" y="0"/>
                                                                                                                                  </a:moveTo>
                                                                                                                                  <a:lnTo>
                                                                                                                                    <a:pt x="2197"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9" name="Group 56"/>
                                                                                                                          <wpg:cNvGrpSpPr>
                                                                                                                            <a:grpSpLocks/>
                                                                                                                          </wpg:cNvGrpSpPr>
                                                                                                                          <wpg:grpSpPr bwMode="auto">
                                                                                                                            <a:xfrm>
                                                                                                                              <a:off x="5919" y="-732"/>
                                                                                                                              <a:ext cx="0" cy="2274"/>
                                                                                                                              <a:chOff x="5919" y="-732"/>
                                                                                                                              <a:chExt cx="0" cy="2274"/>
                                                                                                                            </a:xfrm>
                                                                                                                          </wpg:grpSpPr>
                                                                                                                          <wps:wsp>
                                                                                                                            <wps:cNvPr id="120" name="Freeform 195"/>
                                                                                                                            <wps:cNvSpPr>
                                                                                                                              <a:spLocks noEditPoints="1"/>
                                                                                                                            </wps:cNvSpPr>
                                                                                                                            <wps:spPr bwMode="auto">
                                                                                                                              <a:xfrm>
                                                                                                                                <a:off x="11838"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1" name="Group 57"/>
                                                                                                                            <wpg:cNvGrpSpPr>
                                                                                                                              <a:grpSpLocks/>
                                                                                                                            </wpg:cNvGrpSpPr>
                                                                                                                            <wpg:grpSpPr bwMode="auto">
                                                                                                                              <a:xfrm>
                                                                                                                                <a:off x="6312" y="-732"/>
                                                                                                                                <a:ext cx="0" cy="2274"/>
                                                                                                                                <a:chOff x="6312" y="-732"/>
                                                                                                                                <a:chExt cx="0" cy="2274"/>
                                                                                                                              </a:xfrm>
                                                                                                                            </wpg:grpSpPr>
                                                                                                                            <wps:wsp>
                                                                                                                              <wps:cNvPr id="122" name="Freeform 194"/>
                                                                                                                              <wps:cNvSpPr>
                                                                                                                                <a:spLocks noEditPoints="1"/>
                                                                                                                              </wps:cNvSpPr>
                                                                                                                              <wps:spPr bwMode="auto">
                                                                                                                                <a:xfrm>
                                                                                                                                  <a:off x="12624"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3" name="Group 58"/>
                                                                                                                              <wpg:cNvGrpSpPr>
                                                                                                                                <a:grpSpLocks/>
                                                                                                                              </wpg:cNvGrpSpPr>
                                                                                                                              <wpg:grpSpPr bwMode="auto">
                                                                                                                                <a:xfrm>
                                                                                                                                  <a:off x="6705" y="-732"/>
                                                                                                                                  <a:ext cx="0" cy="2274"/>
                                                                                                                                  <a:chOff x="6705" y="-732"/>
                                                                                                                                  <a:chExt cx="0" cy="2274"/>
                                                                                                                                </a:xfrm>
                                                                                                                              </wpg:grpSpPr>
                                                                                                                              <wps:wsp>
                                                                                                                                <wps:cNvPr id="124" name="Freeform 193"/>
                                                                                                                                <wps:cNvSpPr>
                                                                                                                                  <a:spLocks noEditPoints="1"/>
                                                                                                                                </wps:cNvSpPr>
                                                                                                                                <wps:spPr bwMode="auto">
                                                                                                                                  <a:xfrm>
                                                                                                                                    <a:off x="13410"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5" name="Group 59"/>
                                                                                                                                <wpg:cNvGrpSpPr>
                                                                                                                                  <a:grpSpLocks/>
                                                                                                                                </wpg:cNvGrpSpPr>
                                                                                                                                <wpg:grpSpPr bwMode="auto">
                                                                                                                                  <a:xfrm>
                                                                                                                                    <a:off x="7805" y="-732"/>
                                                                                                                                    <a:ext cx="0" cy="2274"/>
                                                                                                                                    <a:chOff x="7805" y="-732"/>
                                                                                                                                    <a:chExt cx="0" cy="2274"/>
                                                                                                                                  </a:xfrm>
                                                                                                                                </wpg:grpSpPr>
                                                                                                                                <wps:wsp>
                                                                                                                                  <wps:cNvPr id="126" name="Freeform 192"/>
                                                                                                                                  <wps:cNvSpPr>
                                                                                                                                    <a:spLocks noEditPoints="1"/>
                                                                                                                                  </wps:cNvSpPr>
                                                                                                                                  <wps:spPr bwMode="auto">
                                                                                                                                    <a:xfrm>
                                                                                                                                      <a:off x="15610" y="-1464"/>
                                                                                                                                      <a:ext cx="0" cy="2274"/>
                                                                                                                                    </a:xfrm>
                                                                                                                                    <a:custGeom>
                                                                                                                                      <a:avLst/>
                                                                                                                                      <a:gdLst>
                                                                                                                                        <a:gd name="T0" fmla="+- 0 1542 -732"/>
                                                                                                                                        <a:gd name="T1" fmla="*/ 1542 h 2274"/>
                                                                                                                                        <a:gd name="T2" fmla="+- 0 -732 -732"/>
                                                                                                                                        <a:gd name="T3" fmla="*/ -732 h 2274"/>
                                                                                                                                      </a:gdLst>
                                                                                                                                      <a:ahLst/>
                                                                                                                                      <a:cxnLst>
                                                                                                                                        <a:cxn ang="0">
                                                                                                                                          <a:pos x="0" y="T1"/>
                                                                                                                                        </a:cxn>
                                                                                                                                        <a:cxn ang="0">
                                                                                                                                          <a:pos x="0" y="T3"/>
                                                                                                                                        </a:cxn>
                                                                                                                                      </a:cxnLst>
                                                                                                                                      <a:rect l="0" t="0" r="r" b="b"/>
                                                                                                                                      <a:pathLst>
                                                                                                                                        <a:path h="2274">
                                                                                                                                          <a:moveTo>
                                                                                                                                            <a:pt x="0" y="2274"/>
                                                                                                                                          </a:moveTo>
                                                                                                                                          <a:lnTo>
                                                                                                                                            <a:pt x="0" y="0"/>
                                                                                                                                          </a:lnTo>
                                                                                                                                        </a:path>
                                                                                                                                      </a:pathLst>
                                                                                                                                    </a:custGeom>
                                                                                                                                    <a:noFill/>
                                                                                                                                    <a:ln w="4141">
                                                                                                                                      <a:solidFill>
                                                                                                                                        <a:srgbClr val="E5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7" name="Group 60"/>
                                                                                                                                  <wpg:cNvGrpSpPr>
                                                                                                                                    <a:grpSpLocks/>
                                                                                                                                  </wpg:cNvGrpSpPr>
                                                                                                                                  <wpg:grpSpPr bwMode="auto">
                                                                                                                                    <a:xfrm>
                                                                                                                                      <a:off x="5891" y="256"/>
                                                                                                                                      <a:ext cx="56" cy="0"/>
                                                                                                                                      <a:chOff x="5891" y="256"/>
                                                                                                                                      <a:chExt cx="56" cy="0"/>
                                                                                                                                    </a:xfrm>
                                                                                                                                  </wpg:grpSpPr>
                                                                                                                                  <wps:wsp>
                                                                                                                                    <wps:cNvPr id="128" name="Freeform 191"/>
                                                                                                                                    <wps:cNvSpPr>
                                                                                                                                      <a:spLocks noEditPoints="1"/>
                                                                                                                                    </wps:cNvSpPr>
                                                                                                                                    <wps:spPr bwMode="auto">
                                                                                                                                      <a:xfrm>
                                                                                                                                        <a:off x="11782" y="512"/>
                                                                                                                                        <a:ext cx="56" cy="0"/>
                                                                                                                                      </a:xfrm>
                                                                                                                                      <a:custGeom>
                                                                                                                                        <a:avLst/>
                                                                                                                                        <a:gdLst>
                                                                                                                                          <a:gd name="T0" fmla="+- 0 5891 5891"/>
                                                                                                                                          <a:gd name="T1" fmla="*/ T0 w 56"/>
                                                                                                                                          <a:gd name="T2" fmla="+- 0 5947 5891"/>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 name="Group 61"/>
                                                                                                                                    <wpg:cNvGrpSpPr>
                                                                                                                                      <a:grpSpLocks/>
                                                                                                                                    </wpg:cNvGrpSpPr>
                                                                                                                                    <wpg:grpSpPr bwMode="auto">
                                                                                                                                      <a:xfrm>
                                                                                                                                        <a:off x="5919" y="256"/>
                                                                                                                                        <a:ext cx="0" cy="719"/>
                                                                                                                                        <a:chOff x="5919" y="256"/>
                                                                                                                                        <a:chExt cx="0" cy="719"/>
                                                                                                                                      </a:xfrm>
                                                                                                                                    </wpg:grpSpPr>
                                                                                                                                    <wps:wsp>
                                                                                                                                      <wps:cNvPr id="130" name="Freeform 190"/>
                                                                                                                                      <wps:cNvSpPr>
                                                                                                                                        <a:spLocks noEditPoints="1"/>
                                                                                                                                      </wps:cNvSpPr>
                                                                                                                                      <wps:spPr bwMode="auto">
                                                                                                                                        <a:xfrm>
                                                                                                                                          <a:off x="11838" y="512"/>
                                                                                                                                          <a:ext cx="0" cy="719"/>
                                                                                                                                        </a:xfrm>
                                                                                                                                        <a:custGeom>
                                                                                                                                          <a:avLst/>
                                                                                                                                          <a:gdLst>
                                                                                                                                            <a:gd name="T0" fmla="+- 0 256 256"/>
                                                                                                                                            <a:gd name="T1" fmla="*/ 256 h 719"/>
                                                                                                                                            <a:gd name="T2" fmla="+- 0 975 256"/>
                                                                                                                                            <a:gd name="T3" fmla="*/ 975 h 719"/>
                                                                                                                                          </a:gdLst>
                                                                                                                                          <a:ahLst/>
                                                                                                                                          <a:cxnLst>
                                                                                                                                            <a:cxn ang="0">
                                                                                                                                              <a:pos x="0" y="T1"/>
                                                                                                                                            </a:cxn>
                                                                                                                                            <a:cxn ang="0">
                                                                                                                                              <a:pos x="0" y="T3"/>
                                                                                                                                            </a:cxn>
                                                                                                                                          </a:cxnLst>
                                                                                                                                          <a:rect l="0" t="0" r="r" b="b"/>
                                                                                                                                          <a:pathLst>
                                                                                                                                            <a:path h="719">
                                                                                                                                              <a:moveTo>
                                                                                                                                                <a:pt x="0" y="0"/>
                                                                                                                                              </a:moveTo>
                                                                                                                                              <a:lnTo>
                                                                                                                                                <a:pt x="0" y="719"/>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1" name="Group 62"/>
                                                                                                                                      <wpg:cNvGrpSpPr>
                                                                                                                                        <a:grpSpLocks/>
                                                                                                                                      </wpg:cNvGrpSpPr>
                                                                                                                                      <wpg:grpSpPr bwMode="auto">
                                                                                                                                        <a:xfrm>
                                                                                                                                          <a:off x="5891" y="975"/>
                                                                                                                                          <a:ext cx="56" cy="0"/>
                                                                                                                                          <a:chOff x="5891" y="975"/>
                                                                                                                                          <a:chExt cx="56" cy="0"/>
                                                                                                                                        </a:xfrm>
                                                                                                                                      </wpg:grpSpPr>
                                                                                                                                      <wps:wsp>
                                                                                                                                        <wps:cNvPr id="132" name="Freeform 189"/>
                                                                                                                                        <wps:cNvSpPr>
                                                                                                                                          <a:spLocks noEditPoints="1"/>
                                                                                                                                        </wps:cNvSpPr>
                                                                                                                                        <wps:spPr bwMode="auto">
                                                                                                                                          <a:xfrm>
                                                                                                                                            <a:off x="11782" y="1950"/>
                                                                                                                                            <a:ext cx="56" cy="0"/>
                                                                                                                                          </a:xfrm>
                                                                                                                                          <a:custGeom>
                                                                                                                                            <a:avLst/>
                                                                                                                                            <a:gdLst>
                                                                                                                                              <a:gd name="T0" fmla="+- 0 5891 5891"/>
                                                                                                                                              <a:gd name="T1" fmla="*/ T0 w 56"/>
                                                                                                                                              <a:gd name="T2" fmla="+- 0 5947 5891"/>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3" name="Group 63"/>
                                                                                                                                        <wpg:cNvGrpSpPr>
                                                                                                                                          <a:grpSpLocks/>
                                                                                                                                        </wpg:cNvGrpSpPr>
                                                                                                                                        <wpg:grpSpPr bwMode="auto">
                                                                                                                                          <a:xfrm>
                                                                                                                                            <a:off x="6284" y="-162"/>
                                                                                                                                            <a:ext cx="56" cy="0"/>
                                                                                                                                            <a:chOff x="6284" y="-162"/>
                                                                                                                                            <a:chExt cx="56" cy="0"/>
                                                                                                                                          </a:xfrm>
                                                                                                                                        </wpg:grpSpPr>
                                                                                                                                        <wps:wsp>
                                                                                                                                          <wps:cNvPr id="134" name="Freeform 188"/>
                                                                                                                                          <wps:cNvSpPr>
                                                                                                                                            <a:spLocks noEditPoints="1"/>
                                                                                                                                          </wps:cNvSpPr>
                                                                                                                                          <wps:spPr bwMode="auto">
                                                                                                                                            <a:xfrm>
                                                                                                                                              <a:off x="12568" y="-324"/>
                                                                                                                                              <a:ext cx="56" cy="0"/>
                                                                                                                                            </a:xfrm>
                                                                                                                                            <a:custGeom>
                                                                                                                                              <a:avLst/>
                                                                                                                                              <a:gdLst>
                                                                                                                                                <a:gd name="T0" fmla="+- 0 6284 6284"/>
                                                                                                                                                <a:gd name="T1" fmla="*/ T0 w 56"/>
                                                                                                                                                <a:gd name="T2" fmla="+- 0 6340 6284"/>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5" name="Group 64"/>
                                                                                                                                          <wpg:cNvGrpSpPr>
                                                                                                                                            <a:grpSpLocks/>
                                                                                                                                          </wpg:cNvGrpSpPr>
                                                                                                                                          <wpg:grpSpPr bwMode="auto">
                                                                                                                                            <a:xfrm>
                                                                                                                                              <a:off x="6312" y="-162"/>
                                                                                                                                              <a:ext cx="0" cy="873"/>
                                                                                                                                              <a:chOff x="6312" y="-162"/>
                                                                                                                                              <a:chExt cx="0" cy="873"/>
                                                                                                                                            </a:xfrm>
                                                                                                                                          </wpg:grpSpPr>
                                                                                                                                          <wps:wsp>
                                                                                                                                            <wps:cNvPr id="136" name="Freeform 187"/>
                                                                                                                                            <wps:cNvSpPr>
                                                                                                                                              <a:spLocks noEditPoints="1"/>
                                                                                                                                            </wps:cNvSpPr>
                                                                                                                                            <wps:spPr bwMode="auto">
                                                                                                                                              <a:xfrm>
                                                                                                                                                <a:off x="12624" y="-324"/>
                                                                                                                                                <a:ext cx="0" cy="873"/>
                                                                                                                                              </a:xfrm>
                                                                                                                                              <a:custGeom>
                                                                                                                                                <a:avLst/>
                                                                                                                                                <a:gdLst>
                                                                                                                                                  <a:gd name="T0" fmla="+- 0 -162 -162"/>
                                                                                                                                                  <a:gd name="T1" fmla="*/ -162 h 873"/>
                                                                                                                                                  <a:gd name="T2" fmla="+- 0 711 -162"/>
                                                                                                                                                  <a:gd name="T3" fmla="*/ 711 h 873"/>
                                                                                                                                                </a:gdLst>
                                                                                                                                                <a:ahLst/>
                                                                                                                                                <a:cxnLst>
                                                                                                                                                  <a:cxn ang="0">
                                                                                                                                                    <a:pos x="0" y="T1"/>
                                                                                                                                                  </a:cxn>
                                                                                                                                                  <a:cxn ang="0">
                                                                                                                                                    <a:pos x="0" y="T3"/>
                                                                                                                                                  </a:cxn>
                                                                                                                                                </a:cxnLst>
                                                                                                                                                <a:rect l="0" t="0" r="r" b="b"/>
                                                                                                                                                <a:pathLst>
                                                                                                                                                  <a:path h="873">
                                                                                                                                                    <a:moveTo>
                                                                                                                                                      <a:pt x="0" y="0"/>
                                                                                                                                                    </a:moveTo>
                                                                                                                                                    <a:lnTo>
                                                                                                                                                      <a:pt x="0" y="87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7" name="Group 65"/>
                                                                                                                                            <wpg:cNvGrpSpPr>
                                                                                                                                              <a:grpSpLocks/>
                                                                                                                                            </wpg:cNvGrpSpPr>
                                                                                                                                            <wpg:grpSpPr bwMode="auto">
                                                                                                                                              <a:xfrm>
                                                                                                                                                <a:off x="6284" y="711"/>
                                                                                                                                                <a:ext cx="56" cy="0"/>
                                                                                                                                                <a:chOff x="6284" y="711"/>
                                                                                                                                                <a:chExt cx="56" cy="0"/>
                                                                                                                                              </a:xfrm>
                                                                                                                                            </wpg:grpSpPr>
                                                                                                                                            <wps:wsp>
                                                                                                                                              <wps:cNvPr id="138" name="Freeform 186"/>
                                                                                                                                              <wps:cNvSpPr>
                                                                                                                                                <a:spLocks noEditPoints="1"/>
                                                                                                                                              </wps:cNvSpPr>
                                                                                                                                              <wps:spPr bwMode="auto">
                                                                                                                                                <a:xfrm>
                                                                                                                                                  <a:off x="12568" y="1422"/>
                                                                                                                                                  <a:ext cx="56" cy="0"/>
                                                                                                                                                </a:xfrm>
                                                                                                                                                <a:custGeom>
                                                                                                                                                  <a:avLst/>
                                                                                                                                                  <a:gdLst>
                                                                                                                                                    <a:gd name="T0" fmla="+- 0 6284 6284"/>
                                                                                                                                                    <a:gd name="T1" fmla="*/ T0 w 56"/>
                                                                                                                                                    <a:gd name="T2" fmla="+- 0 6340 6284"/>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9" name="Group 66"/>
                                                                                                                                              <wpg:cNvGrpSpPr>
                                                                                                                                                <a:grpSpLocks/>
                                                                                                                                              </wpg:cNvGrpSpPr>
                                                                                                                                              <wpg:grpSpPr bwMode="auto">
                                                                                                                                                <a:xfrm>
                                                                                                                                                  <a:off x="6677" y="-1"/>
                                                                                                                                                  <a:ext cx="56" cy="0"/>
                                                                                                                                                  <a:chOff x="6677" y="-1"/>
                                                                                                                                                  <a:chExt cx="56" cy="0"/>
                                                                                                                                                </a:xfrm>
                                                                                                                                              </wpg:grpSpPr>
                                                                                                                                              <wps:wsp>
                                                                                                                                                <wps:cNvPr id="140" name="Freeform 185"/>
                                                                                                                                                <wps:cNvSpPr>
                                                                                                                                                  <a:spLocks noEditPoints="1"/>
                                                                                                                                                </wps:cNvSpPr>
                                                                                                                                                <wps:spPr bwMode="auto">
                                                                                                                                                  <a:xfrm>
                                                                                                                                                    <a:off x="13354" y="-2"/>
                                                                                                                                                    <a:ext cx="56" cy="0"/>
                                                                                                                                                  </a:xfrm>
                                                                                                                                                  <a:custGeom>
                                                                                                                                                    <a:avLst/>
                                                                                                                                                    <a:gdLst>
                                                                                                                                                      <a:gd name="T0" fmla="+- 0 6677 6677"/>
                                                                                                                                                      <a:gd name="T1" fmla="*/ T0 w 56"/>
                                                                                                                                                      <a:gd name="T2" fmla="+- 0 6733 66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1" name="Group 67"/>
                                                                                                                                                <wpg:cNvGrpSpPr>
                                                                                                                                                  <a:grpSpLocks/>
                                                                                                                                                </wpg:cNvGrpSpPr>
                                                                                                                                                <wpg:grpSpPr bwMode="auto">
                                                                                                                                                  <a:xfrm>
                                                                                                                                                    <a:off x="6705" y="-1"/>
                                                                                                                                                    <a:ext cx="0" cy="812"/>
                                                                                                                                                    <a:chOff x="6705" y="-1"/>
                                                                                                                                                    <a:chExt cx="0" cy="812"/>
                                                                                                                                                  </a:xfrm>
                                                                                                                                                </wpg:grpSpPr>
                                                                                                                                                <wps:wsp>
                                                                                                                                                  <wps:cNvPr id="142" name="Freeform 184"/>
                                                                                                                                                  <wps:cNvSpPr>
                                                                                                                                                    <a:spLocks noEditPoints="1"/>
                                                                                                                                                  </wps:cNvSpPr>
                                                                                                                                                  <wps:spPr bwMode="auto">
                                                                                                                                                    <a:xfrm>
                                                                                                                                                      <a:off x="13410" y="-2"/>
                                                                                                                                                      <a:ext cx="0" cy="811"/>
                                                                                                                                                    </a:xfrm>
                                                                                                                                                    <a:custGeom>
                                                                                                                                                      <a:avLst/>
                                                                                                                                                      <a:gdLst>
                                                                                                                                                        <a:gd name="T0" fmla="+- 0 -1 -1"/>
                                                                                                                                                        <a:gd name="T1" fmla="*/ -1 h 812"/>
                                                                                                                                                        <a:gd name="T2" fmla="+- 0 811 -1"/>
                                                                                                                                                        <a:gd name="T3" fmla="*/ 811 h 812"/>
                                                                                                                                                      </a:gdLst>
                                                                                                                                                      <a:ahLst/>
                                                                                                                                                      <a:cxnLst>
                                                                                                                                                        <a:cxn ang="0">
                                                                                                                                                          <a:pos x="0" y="T1"/>
                                                                                                                                                        </a:cxn>
                                                                                                                                                        <a:cxn ang="0">
                                                                                                                                                          <a:pos x="0" y="T3"/>
                                                                                                                                                        </a:cxn>
                                                                                                                                                      </a:cxnLst>
                                                                                                                                                      <a:rect l="0" t="0" r="r" b="b"/>
                                                                                                                                                      <a:pathLst>
                                                                                                                                                        <a:path h="812">
                                                                                                                                                          <a:moveTo>
                                                                                                                                                            <a:pt x="0" y="0"/>
                                                                                                                                                          </a:moveTo>
                                                                                                                                                          <a:lnTo>
                                                                                                                                                            <a:pt x="0" y="812"/>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3" name="Group 68"/>
                                                                                                                                                  <wpg:cNvGrpSpPr>
                                                                                                                                                    <a:grpSpLocks/>
                                                                                                                                                  </wpg:cNvGrpSpPr>
                                                                                                                                                  <wpg:grpSpPr bwMode="auto">
                                                                                                                                                    <a:xfrm>
                                                                                                                                                      <a:off x="6677" y="810"/>
                                                                                                                                                      <a:ext cx="56" cy="0"/>
                                                                                                                                                      <a:chOff x="6677" y="810"/>
                                                                                                                                                      <a:chExt cx="56" cy="0"/>
                                                                                                                                                    </a:xfrm>
                                                                                                                                                  </wpg:grpSpPr>
                                                                                                                                                  <wps:wsp>
                                                                                                                                                    <wps:cNvPr id="144" name="Freeform 183"/>
                                                                                                                                                    <wps:cNvSpPr>
                                                                                                                                                      <a:spLocks noEditPoints="1"/>
                                                                                                                                                    </wps:cNvSpPr>
                                                                                                                                                    <wps:spPr bwMode="auto">
                                                                                                                                                      <a:xfrm>
                                                                                                                                                        <a:off x="13354" y="1620"/>
                                                                                                                                                        <a:ext cx="56" cy="0"/>
                                                                                                                                                      </a:xfrm>
                                                                                                                                                      <a:custGeom>
                                                                                                                                                        <a:avLst/>
                                                                                                                                                        <a:gdLst>
                                                                                                                                                          <a:gd name="T0" fmla="+- 0 6677 6677"/>
                                                                                                                                                          <a:gd name="T1" fmla="*/ T0 w 56"/>
                                                                                                                                                          <a:gd name="T2" fmla="+- 0 6733 66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5" name="Group 69"/>
                                                                                                                                                    <wpg:cNvGrpSpPr>
                                                                                                                                                      <a:grpSpLocks/>
                                                                                                                                                    </wpg:cNvGrpSpPr>
                                                                                                                                                    <wpg:grpSpPr bwMode="auto">
                                                                                                                                                      <a:xfrm>
                                                                                                                                                        <a:off x="7777" y="-629"/>
                                                                                                                                                        <a:ext cx="56" cy="0"/>
                                                                                                                                                        <a:chOff x="7777" y="-629"/>
                                                                                                                                                        <a:chExt cx="56" cy="0"/>
                                                                                                                                                      </a:xfrm>
                                                                                                                                                    </wpg:grpSpPr>
                                                                                                                                                    <wps:wsp>
                                                                                                                                                      <wps:cNvPr id="146" name="Freeform 182"/>
                                                                                                                                                      <wps:cNvSpPr>
                                                                                                                                                        <a:spLocks noEditPoints="1"/>
                                                                                                                                                      </wps:cNvSpPr>
                                                                                                                                                      <wps:spPr bwMode="auto">
                                                                                                                                                        <a:xfrm>
                                                                                                                                                          <a:off x="15554" y="-1258"/>
                                                                                                                                                          <a:ext cx="56" cy="0"/>
                                                                                                                                                        </a:xfrm>
                                                                                                                                                        <a:custGeom>
                                                                                                                                                          <a:avLst/>
                                                                                                                                                          <a:gdLst>
                                                                                                                                                            <a:gd name="T0" fmla="+- 0 7777 7777"/>
                                                                                                                                                            <a:gd name="T1" fmla="*/ T0 w 56"/>
                                                                                                                                                            <a:gd name="T2" fmla="+- 0 7833 77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7" name="Group 70"/>
                                                                                                                                                      <wpg:cNvGrpSpPr>
                                                                                                                                                        <a:grpSpLocks/>
                                                                                                                                                      </wpg:cNvGrpSpPr>
                                                                                                                                                      <wpg:grpSpPr bwMode="auto">
                                                                                                                                                        <a:xfrm>
                                                                                                                                                          <a:off x="7805" y="-629"/>
                                                                                                                                                          <a:ext cx="0" cy="1043"/>
                                                                                                                                                          <a:chOff x="7805" y="-629"/>
                                                                                                                                                          <a:chExt cx="0" cy="1043"/>
                                                                                                                                                        </a:xfrm>
                                                                                                                                                      </wpg:grpSpPr>
                                                                                                                                                      <wps:wsp>
                                                                                                                                                        <wps:cNvPr id="148" name="Freeform 181"/>
                                                                                                                                                        <wps:cNvSpPr>
                                                                                                                                                          <a:spLocks noEditPoints="1"/>
                                                                                                                                                        </wps:cNvSpPr>
                                                                                                                                                        <wps:spPr bwMode="auto">
                                                                                                                                                          <a:xfrm>
                                                                                                                                                            <a:off x="15610" y="-1258"/>
                                                                                                                                                            <a:ext cx="0" cy="1044"/>
                                                                                                                                                          </a:xfrm>
                                                                                                                                                          <a:custGeom>
                                                                                                                                                            <a:avLst/>
                                                                                                                                                            <a:gdLst>
                                                                                                                                                              <a:gd name="T0" fmla="+- 0 -629 -629"/>
                                                                                                                                                              <a:gd name="T1" fmla="*/ -629 h 1043"/>
                                                                                                                                                              <a:gd name="T2" fmla="+- 0 414 -629"/>
                                                                                                                                                              <a:gd name="T3" fmla="*/ 414 h 1043"/>
                                                                                                                                                            </a:gdLst>
                                                                                                                                                            <a:ahLst/>
                                                                                                                                                            <a:cxnLst>
                                                                                                                                                              <a:cxn ang="0">
                                                                                                                                                                <a:pos x="0" y="T1"/>
                                                                                                                                                              </a:cxn>
                                                                                                                                                              <a:cxn ang="0">
                                                                                                                                                                <a:pos x="0" y="T3"/>
                                                                                                                                                              </a:cxn>
                                                                                                                                                            </a:cxnLst>
                                                                                                                                                            <a:rect l="0" t="0" r="r" b="b"/>
                                                                                                                                                            <a:pathLst>
                                                                                                                                                              <a:path h="1043">
                                                                                                                                                                <a:moveTo>
                                                                                                                                                                  <a:pt x="0" y="0"/>
                                                                                                                                                                </a:moveTo>
                                                                                                                                                                <a:lnTo>
                                                                                                                                                                  <a:pt x="0" y="104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9" name="Group 71"/>
                                                                                                                                                        <wpg:cNvGrpSpPr>
                                                                                                                                                          <a:grpSpLocks/>
                                                                                                                                                        </wpg:cNvGrpSpPr>
                                                                                                                                                        <wpg:grpSpPr bwMode="auto">
                                                                                                                                                          <a:xfrm>
                                                                                                                                                            <a:off x="7777" y="415"/>
                                                                                                                                                            <a:ext cx="56" cy="0"/>
                                                                                                                                                            <a:chOff x="7777" y="415"/>
                                                                                                                                                            <a:chExt cx="56" cy="0"/>
                                                                                                                                                          </a:xfrm>
                                                                                                                                                        </wpg:grpSpPr>
                                                                                                                                                        <wps:wsp>
                                                                                                                                                          <wps:cNvPr id="150" name="Freeform 180"/>
                                                                                                                                                          <wps:cNvSpPr>
                                                                                                                                                            <a:spLocks noEditPoints="1"/>
                                                                                                                                                          </wps:cNvSpPr>
                                                                                                                                                          <wps:spPr bwMode="auto">
                                                                                                                                                            <a:xfrm>
                                                                                                                                                              <a:off x="15554" y="830"/>
                                                                                                                                                              <a:ext cx="56" cy="0"/>
                                                                                                                                                            </a:xfrm>
                                                                                                                                                            <a:custGeom>
                                                                                                                                                              <a:avLst/>
                                                                                                                                                              <a:gdLst>
                                                                                                                                                                <a:gd name="T0" fmla="+- 0 7777 7777"/>
                                                                                                                                                                <a:gd name="T1" fmla="*/ T0 w 56"/>
                                                                                                                                                                <a:gd name="T2" fmla="+- 0 7833 77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1" name="Group 72"/>
                                                                                                                                                          <wpg:cNvGrpSpPr>
                                                                                                                                                            <a:grpSpLocks/>
                                                                                                                                                          </wpg:cNvGrpSpPr>
                                                                                                                                                          <wpg:grpSpPr bwMode="auto">
                                                                                                                                                            <a:xfrm>
                                                                                                                                                              <a:off x="5891" y="664"/>
                                                                                                                                                              <a:ext cx="56" cy="0"/>
                                                                                                                                                              <a:chOff x="5891" y="664"/>
                                                                                                                                                              <a:chExt cx="56" cy="0"/>
                                                                                                                                                            </a:xfrm>
                                                                                                                                                          </wpg:grpSpPr>
                                                                                                                                                          <wps:wsp>
                                                                                                                                                            <wps:cNvPr id="152" name="Freeform 179"/>
                                                                                                                                                            <wps:cNvSpPr>
                                                                                                                                                              <a:spLocks noEditPoints="1"/>
                                                                                                                                                            </wps:cNvSpPr>
                                                                                                                                                            <wps:spPr bwMode="auto">
                                                                                                                                                              <a:xfrm>
                                                                                                                                                                <a:off x="11782" y="1328"/>
                                                                                                                                                                <a:ext cx="56" cy="0"/>
                                                                                                                                                              </a:xfrm>
                                                                                                                                                              <a:custGeom>
                                                                                                                                                                <a:avLst/>
                                                                                                                                                                <a:gdLst>
                                                                                                                                                                  <a:gd name="T0" fmla="+- 0 5891 5891"/>
                                                                                                                                                                  <a:gd name="T1" fmla="*/ T0 w 56"/>
                                                                                                                                                                  <a:gd name="T2" fmla="+- 0 5947 5891"/>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3" name="Group 73"/>
                                                                                                                                                            <wpg:cNvGrpSpPr>
                                                                                                                                                              <a:grpSpLocks/>
                                                                                                                                                            </wpg:cNvGrpSpPr>
                                                                                                                                                            <wpg:grpSpPr bwMode="auto">
                                                                                                                                                              <a:xfrm>
                                                                                                                                                                <a:off x="5919" y="664"/>
                                                                                                                                                                <a:ext cx="0" cy="454"/>
                                                                                                                                                                <a:chOff x="5919" y="664"/>
                                                                                                                                                                <a:chExt cx="0" cy="454"/>
                                                                                                                                                              </a:xfrm>
                                                                                                                                                            </wpg:grpSpPr>
                                                                                                                                                            <wps:wsp>
                                                                                                                                                              <wps:cNvPr id="154" name="Freeform 178"/>
                                                                                                                                                              <wps:cNvSpPr>
                                                                                                                                                                <a:spLocks noEditPoints="1"/>
                                                                                                                                                              </wps:cNvSpPr>
                                                                                                                                                              <wps:spPr bwMode="auto">
                                                                                                                                                                <a:xfrm>
                                                                                                                                                                  <a:off x="11838" y="1328"/>
                                                                                                                                                                  <a:ext cx="0" cy="454"/>
                                                                                                                                                                </a:xfrm>
                                                                                                                                                                <a:custGeom>
                                                                                                                                                                  <a:avLst/>
                                                                                                                                                                  <a:gdLst>
                                                                                                                                                                    <a:gd name="T0" fmla="+- 0 664 664"/>
                                                                                                                                                                    <a:gd name="T1" fmla="*/ 664 h 454"/>
                                                                                                                                                                    <a:gd name="T2" fmla="+- 0 1118 664"/>
                                                                                                                                                                    <a:gd name="T3" fmla="*/ 1118 h 454"/>
                                                                                                                                                                  </a:gdLst>
                                                                                                                                                                  <a:ahLst/>
                                                                                                                                                                  <a:cxnLst>
                                                                                                                                                                    <a:cxn ang="0">
                                                                                                                                                                      <a:pos x="0" y="T1"/>
                                                                                                                                                                    </a:cxn>
                                                                                                                                                                    <a:cxn ang="0">
                                                                                                                                                                      <a:pos x="0" y="T3"/>
                                                                                                                                                                    </a:cxn>
                                                                                                                                                                  </a:cxnLst>
                                                                                                                                                                  <a:rect l="0" t="0" r="r" b="b"/>
                                                                                                                                                                  <a:pathLst>
                                                                                                                                                                    <a:path h="454">
                                                                                                                                                                      <a:moveTo>
                                                                                                                                                                        <a:pt x="0" y="0"/>
                                                                                                                                                                      </a:moveTo>
                                                                                                                                                                      <a:lnTo>
                                                                                                                                                                        <a:pt x="0" y="454"/>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5" name="Group 74"/>
                                                                                                                                                              <wpg:cNvGrpSpPr>
                                                                                                                                                                <a:grpSpLocks/>
                                                                                                                                                              </wpg:cNvGrpSpPr>
                                                                                                                                                              <wpg:grpSpPr bwMode="auto">
                                                                                                                                                                <a:xfrm>
                                                                                                                                                                  <a:off x="5891" y="1118"/>
                                                                                                                                                                  <a:ext cx="56" cy="0"/>
                                                                                                                                                                  <a:chOff x="5891" y="1118"/>
                                                                                                                                                                  <a:chExt cx="56" cy="0"/>
                                                                                                                                                                </a:xfrm>
                                                                                                                                                              </wpg:grpSpPr>
                                                                                                                                                              <wps:wsp>
                                                                                                                                                                <wps:cNvPr id="156" name="Freeform 177"/>
                                                                                                                                                                <wps:cNvSpPr>
                                                                                                                                                                  <a:spLocks noEditPoints="1"/>
                                                                                                                                                                </wps:cNvSpPr>
                                                                                                                                                                <wps:spPr bwMode="auto">
                                                                                                                                                                  <a:xfrm>
                                                                                                                                                                    <a:off x="11782" y="2236"/>
                                                                                                                                                                    <a:ext cx="56" cy="0"/>
                                                                                                                                                                  </a:xfrm>
                                                                                                                                                                  <a:custGeom>
                                                                                                                                                                    <a:avLst/>
                                                                                                                                                                    <a:gdLst>
                                                                                                                                                                      <a:gd name="T0" fmla="+- 0 5891 5891"/>
                                                                                                                                                                      <a:gd name="T1" fmla="*/ T0 w 56"/>
                                                                                                                                                                      <a:gd name="T2" fmla="+- 0 5947 5891"/>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7" name="Group 75"/>
                                                                                                                                                                <wpg:cNvGrpSpPr>
                                                                                                                                                                  <a:grpSpLocks/>
                                                                                                                                                                </wpg:cNvGrpSpPr>
                                                                                                                                                                <wpg:grpSpPr bwMode="auto">
                                                                                                                                                                  <a:xfrm>
                                                                                                                                                                    <a:off x="6284" y="400"/>
                                                                                                                                                                    <a:ext cx="56" cy="0"/>
                                                                                                                                                                    <a:chOff x="6284" y="400"/>
                                                                                                                                                                    <a:chExt cx="56" cy="0"/>
                                                                                                                                                                  </a:xfrm>
                                                                                                                                                                </wpg:grpSpPr>
                                                                                                                                                                <wps:wsp>
                                                                                                                                                                  <wps:cNvPr id="158" name="Freeform 176"/>
                                                                                                                                                                  <wps:cNvSpPr>
                                                                                                                                                                    <a:spLocks noEditPoints="1"/>
                                                                                                                                                                  </wps:cNvSpPr>
                                                                                                                                                                  <wps:spPr bwMode="auto">
                                                                                                                                                                    <a:xfrm>
                                                                                                                                                                      <a:off x="12568" y="800"/>
                                                                                                                                                                      <a:ext cx="56" cy="0"/>
                                                                                                                                                                    </a:xfrm>
                                                                                                                                                                    <a:custGeom>
                                                                                                                                                                      <a:avLst/>
                                                                                                                                                                      <a:gdLst>
                                                                                                                                                                        <a:gd name="T0" fmla="+- 0 6284 6284"/>
                                                                                                                                                                        <a:gd name="T1" fmla="*/ T0 w 56"/>
                                                                                                                                                                        <a:gd name="T2" fmla="+- 0 6340 6284"/>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9" name="Group 76"/>
                                                                                                                                                                  <wpg:cNvGrpSpPr>
                                                                                                                                                                    <a:grpSpLocks/>
                                                                                                                                                                  </wpg:cNvGrpSpPr>
                                                                                                                                                                  <wpg:grpSpPr bwMode="auto">
                                                                                                                                                                    <a:xfrm>
                                                                                                                                                                      <a:off x="6312" y="400"/>
                                                                                                                                                                      <a:ext cx="0" cy="779"/>
                                                                                                                                                                      <a:chOff x="6312" y="400"/>
                                                                                                                                                                      <a:chExt cx="0" cy="779"/>
                                                                                                                                                                    </a:xfrm>
                                                                                                                                                                  </wpg:grpSpPr>
                                                                                                                                                                  <wps:wsp>
                                                                                                                                                                    <wps:cNvPr id="160" name="Freeform 175"/>
                                                                                                                                                                    <wps:cNvSpPr>
                                                                                                                                                                      <a:spLocks noEditPoints="1"/>
                                                                                                                                                                    </wps:cNvSpPr>
                                                                                                                                                                    <wps:spPr bwMode="auto">
                                                                                                                                                                      <a:xfrm>
                                                                                                                                                                        <a:off x="12624" y="800"/>
                                                                                                                                                                        <a:ext cx="0" cy="779"/>
                                                                                                                                                                      </a:xfrm>
                                                                                                                                                                      <a:custGeom>
                                                                                                                                                                        <a:avLst/>
                                                                                                                                                                        <a:gdLst>
                                                                                                                                                                          <a:gd name="T0" fmla="+- 0 400 400"/>
                                                                                                                                                                          <a:gd name="T1" fmla="*/ 400 h 779"/>
                                                                                                                                                                          <a:gd name="T2" fmla="+- 0 1179 400"/>
                                                                                                                                                                          <a:gd name="T3" fmla="*/ 1179 h 779"/>
                                                                                                                                                                        </a:gdLst>
                                                                                                                                                                        <a:ahLst/>
                                                                                                                                                                        <a:cxnLst>
                                                                                                                                                                          <a:cxn ang="0">
                                                                                                                                                                            <a:pos x="0" y="T1"/>
                                                                                                                                                                          </a:cxn>
                                                                                                                                                                          <a:cxn ang="0">
                                                                                                                                                                            <a:pos x="0" y="T3"/>
                                                                                                                                                                          </a:cxn>
                                                                                                                                                                        </a:cxnLst>
                                                                                                                                                                        <a:rect l="0" t="0" r="r" b="b"/>
                                                                                                                                                                        <a:pathLst>
                                                                                                                                                                          <a:path h="779">
                                                                                                                                                                            <a:moveTo>
                                                                                                                                                                              <a:pt x="0" y="0"/>
                                                                                                                                                                            </a:moveTo>
                                                                                                                                                                            <a:lnTo>
                                                                                                                                                                              <a:pt x="0" y="779"/>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1" name="Group 77"/>
                                                                                                                                                                    <wpg:cNvGrpSpPr>
                                                                                                                                                                      <a:grpSpLocks/>
                                                                                                                                                                    </wpg:cNvGrpSpPr>
                                                                                                                                                                    <wpg:grpSpPr bwMode="auto">
                                                                                                                                                                      <a:xfrm>
                                                                                                                                                                        <a:off x="6284" y="1179"/>
                                                                                                                                                                        <a:ext cx="56" cy="0"/>
                                                                                                                                                                        <a:chOff x="6284" y="1179"/>
                                                                                                                                                                        <a:chExt cx="56" cy="0"/>
                                                                                                                                                                      </a:xfrm>
                                                                                                                                                                    </wpg:grpSpPr>
                                                                                                                                                                    <wps:wsp>
                                                                                                                                                                      <wps:cNvPr id="162" name="Freeform 174"/>
                                                                                                                                                                      <wps:cNvSpPr>
                                                                                                                                                                        <a:spLocks noEditPoints="1"/>
                                                                                                                                                                      </wps:cNvSpPr>
                                                                                                                                                                      <wps:spPr bwMode="auto">
                                                                                                                                                                        <a:xfrm>
                                                                                                                                                                          <a:off x="12568" y="2358"/>
                                                                                                                                                                          <a:ext cx="56" cy="0"/>
                                                                                                                                                                        </a:xfrm>
                                                                                                                                                                        <a:custGeom>
                                                                                                                                                                          <a:avLst/>
                                                                                                                                                                          <a:gdLst>
                                                                                                                                                                            <a:gd name="T0" fmla="+- 0 6284 6284"/>
                                                                                                                                                                            <a:gd name="T1" fmla="*/ T0 w 56"/>
                                                                                                                                                                            <a:gd name="T2" fmla="+- 0 6340 6284"/>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3" name="Group 78"/>
                                                                                                                                                                      <wpg:cNvGrpSpPr>
                                                                                                                                                                        <a:grpSpLocks/>
                                                                                                                                                                      </wpg:cNvGrpSpPr>
                                                                                                                                                                      <wpg:grpSpPr bwMode="auto">
                                                                                                                                                                        <a:xfrm>
                                                                                                                                                                          <a:off x="6677" y="426"/>
                                                                                                                                                                          <a:ext cx="56" cy="0"/>
                                                                                                                                                                          <a:chOff x="6677" y="426"/>
                                                                                                                                                                          <a:chExt cx="56" cy="0"/>
                                                                                                                                                                        </a:xfrm>
                                                                                                                                                                      </wpg:grpSpPr>
                                                                                                                                                                      <wps:wsp>
                                                                                                                                                                        <wps:cNvPr id="164" name="Freeform 173"/>
                                                                                                                                                                        <wps:cNvSpPr>
                                                                                                                                                                          <a:spLocks noEditPoints="1"/>
                                                                                                                                                                        </wps:cNvSpPr>
                                                                                                                                                                        <wps:spPr bwMode="auto">
                                                                                                                                                                          <a:xfrm>
                                                                                                                                                                            <a:off x="13354" y="852"/>
                                                                                                                                                                            <a:ext cx="56" cy="0"/>
                                                                                                                                                                          </a:xfrm>
                                                                                                                                                                          <a:custGeom>
                                                                                                                                                                            <a:avLst/>
                                                                                                                                                                            <a:gdLst>
                                                                                                                                                                              <a:gd name="T0" fmla="+- 0 6677 6677"/>
                                                                                                                                                                              <a:gd name="T1" fmla="*/ T0 w 56"/>
                                                                                                                                                                              <a:gd name="T2" fmla="+- 0 6733 66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5" name="Group 79"/>
                                                                                                                                                                        <wpg:cNvGrpSpPr>
                                                                                                                                                                          <a:grpSpLocks/>
                                                                                                                                                                        </wpg:cNvGrpSpPr>
                                                                                                                                                                        <wpg:grpSpPr bwMode="auto">
                                                                                                                                                                          <a:xfrm>
                                                                                                                                                                            <a:off x="6705" y="426"/>
                                                                                                                                                                            <a:ext cx="0" cy="606"/>
                                                                                                                                                                            <a:chOff x="6705" y="426"/>
                                                                                                                                                                            <a:chExt cx="0" cy="606"/>
                                                                                                                                                                          </a:xfrm>
                                                                                                                                                                        </wpg:grpSpPr>
                                                                                                                                                                        <wps:wsp>
                                                                                                                                                                          <wps:cNvPr id="166" name="Freeform 172"/>
                                                                                                                                                                          <wps:cNvSpPr>
                                                                                                                                                                            <a:spLocks noEditPoints="1"/>
                                                                                                                                                                          </wps:cNvSpPr>
                                                                                                                                                                          <wps:spPr bwMode="auto">
                                                                                                                                                                            <a:xfrm>
                                                                                                                                                                              <a:off x="13410" y="852"/>
                                                                                                                                                                              <a:ext cx="0" cy="606"/>
                                                                                                                                                                            </a:xfrm>
                                                                                                                                                                            <a:custGeom>
                                                                                                                                                                              <a:avLst/>
                                                                                                                                                                              <a:gdLst>
                                                                                                                                                                                <a:gd name="T0" fmla="+- 0 426 426"/>
                                                                                                                                                                                <a:gd name="T1" fmla="*/ 426 h 606"/>
                                                                                                                                                                                <a:gd name="T2" fmla="+- 0 1032 426"/>
                                                                                                                                                                                <a:gd name="T3" fmla="*/ 1032 h 606"/>
                                                                                                                                                                              </a:gdLst>
                                                                                                                                                                              <a:ahLst/>
                                                                                                                                                                              <a:cxnLst>
                                                                                                                                                                                <a:cxn ang="0">
                                                                                                                                                                                  <a:pos x="0" y="T1"/>
                                                                                                                                                                                </a:cxn>
                                                                                                                                                                                <a:cxn ang="0">
                                                                                                                                                                                  <a:pos x="0" y="T3"/>
                                                                                                                                                                                </a:cxn>
                                                                                                                                                                              </a:cxnLst>
                                                                                                                                                                              <a:rect l="0" t="0" r="r" b="b"/>
                                                                                                                                                                              <a:pathLst>
                                                                                                                                                                                <a:path h="606">
                                                                                                                                                                                  <a:moveTo>
                                                                                                                                                                                    <a:pt x="0" y="0"/>
                                                                                                                                                                                  </a:moveTo>
                                                                                                                                                                                  <a:lnTo>
                                                                                                                                                                                    <a:pt x="0" y="606"/>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7" name="Group 80"/>
                                                                                                                                                                          <wpg:cNvGrpSpPr>
                                                                                                                                                                            <a:grpSpLocks/>
                                                                                                                                                                          </wpg:cNvGrpSpPr>
                                                                                                                                                                          <wpg:grpSpPr bwMode="auto">
                                                                                                                                                                            <a:xfrm>
                                                                                                                                                                              <a:off x="6677" y="1032"/>
                                                                                                                                                                              <a:ext cx="56" cy="0"/>
                                                                                                                                                                              <a:chOff x="6677" y="1032"/>
                                                                                                                                                                              <a:chExt cx="56" cy="0"/>
                                                                                                                                                                            </a:xfrm>
                                                                                                                                                                          </wpg:grpSpPr>
                                                                                                                                                                          <wps:wsp>
                                                                                                                                                                            <wps:cNvPr id="168" name="Freeform 171"/>
                                                                                                                                                                            <wps:cNvSpPr>
                                                                                                                                                                              <a:spLocks noEditPoints="1"/>
                                                                                                                                                                            </wps:cNvSpPr>
                                                                                                                                                                            <wps:spPr bwMode="auto">
                                                                                                                                                                              <a:xfrm>
                                                                                                                                                                                <a:off x="13354" y="2064"/>
                                                                                                                                                                                <a:ext cx="56" cy="0"/>
                                                                                                                                                                              </a:xfrm>
                                                                                                                                                                              <a:custGeom>
                                                                                                                                                                                <a:avLst/>
                                                                                                                                                                                <a:gdLst>
                                                                                                                                                                                  <a:gd name="T0" fmla="+- 0 6677 6677"/>
                                                                                                                                                                                  <a:gd name="T1" fmla="*/ T0 w 56"/>
                                                                                                                                                                                  <a:gd name="T2" fmla="+- 0 6733 66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9" name="Group 81"/>
                                                                                                                                                                            <wpg:cNvGrpSpPr>
                                                                                                                                                                              <a:grpSpLocks/>
                                                                                                                                                                            </wpg:cNvGrpSpPr>
                                                                                                                                                                            <wpg:grpSpPr bwMode="auto">
                                                                                                                                                                              <a:xfrm>
                                                                                                                                                                                <a:off x="7777" y="491"/>
                                                                                                                                                                                <a:ext cx="56" cy="0"/>
                                                                                                                                                                                <a:chOff x="7777" y="491"/>
                                                                                                                                                                                <a:chExt cx="56" cy="0"/>
                                                                                                                                                                              </a:xfrm>
                                                                                                                                                                            </wpg:grpSpPr>
                                                                                                                                                                            <wps:wsp>
                                                                                                                                                                              <wps:cNvPr id="170" name="Freeform 170"/>
                                                                                                                                                                              <wps:cNvSpPr>
                                                                                                                                                                                <a:spLocks noEditPoints="1"/>
                                                                                                                                                                              </wps:cNvSpPr>
                                                                                                                                                                              <wps:spPr bwMode="auto">
                                                                                                                                                                                <a:xfrm>
                                                                                                                                                                                  <a:off x="15554" y="982"/>
                                                                                                                                                                                  <a:ext cx="56" cy="0"/>
                                                                                                                                                                                </a:xfrm>
                                                                                                                                                                                <a:custGeom>
                                                                                                                                                                                  <a:avLst/>
                                                                                                                                                                                  <a:gdLst>
                                                                                                                                                                                    <a:gd name="T0" fmla="+- 0 7777 7777"/>
                                                                                                                                                                                    <a:gd name="T1" fmla="*/ T0 w 56"/>
                                                                                                                                                                                    <a:gd name="T2" fmla="+- 0 7833 77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1" name="Group 82"/>
                                                                                                                                                                              <wpg:cNvGrpSpPr>
                                                                                                                                                                                <a:grpSpLocks/>
                                                                                                                                                                              </wpg:cNvGrpSpPr>
                                                                                                                                                                              <wpg:grpSpPr bwMode="auto">
                                                                                                                                                                                <a:xfrm>
                                                                                                                                                                                  <a:off x="7805" y="491"/>
                                                                                                                                                                                  <a:ext cx="0" cy="623"/>
                                                                                                                                                                                  <a:chOff x="7805" y="491"/>
                                                                                                                                                                                  <a:chExt cx="0" cy="623"/>
                                                                                                                                                                                </a:xfrm>
                                                                                                                                                                              </wpg:grpSpPr>
                                                                                                                                                                              <wps:wsp>
                                                                                                                                                                                <wps:cNvPr id="172" name="Freeform 169"/>
                                                                                                                                                                                <wps:cNvSpPr>
                                                                                                                                                                                  <a:spLocks noEditPoints="1"/>
                                                                                                                                                                                </wps:cNvSpPr>
                                                                                                                                                                                <wps:spPr bwMode="auto">
                                                                                                                                                                                  <a:xfrm>
                                                                                                                                                                                    <a:off x="15610" y="982"/>
                                                                                                                                                                                    <a:ext cx="0" cy="623"/>
                                                                                                                                                                                  </a:xfrm>
                                                                                                                                                                                  <a:custGeom>
                                                                                                                                                                                    <a:avLst/>
                                                                                                                                                                                    <a:gdLst>
                                                                                                                                                                                      <a:gd name="T0" fmla="+- 0 491 491"/>
                                                                                                                                                                                      <a:gd name="T1" fmla="*/ 491 h 623"/>
                                                                                                                                                                                      <a:gd name="T2" fmla="+- 0 1114 491"/>
                                                                                                                                                                                      <a:gd name="T3" fmla="*/ 1114 h 623"/>
                                                                                                                                                                                    </a:gdLst>
                                                                                                                                                                                    <a:ahLst/>
                                                                                                                                                                                    <a:cxnLst>
                                                                                                                                                                                      <a:cxn ang="0">
                                                                                                                                                                                        <a:pos x="0" y="T1"/>
                                                                                                                                                                                      </a:cxn>
                                                                                                                                                                                      <a:cxn ang="0">
                                                                                                                                                                                        <a:pos x="0" y="T3"/>
                                                                                                                                                                                      </a:cxn>
                                                                                                                                                                                    </a:cxnLst>
                                                                                                                                                                                    <a:rect l="0" t="0" r="r" b="b"/>
                                                                                                                                                                                    <a:pathLst>
                                                                                                                                                                                      <a:path h="623">
                                                                                                                                                                                        <a:moveTo>
                                                                                                                                                                                          <a:pt x="0" y="0"/>
                                                                                                                                                                                        </a:moveTo>
                                                                                                                                                                                        <a:lnTo>
                                                                                                                                                                                          <a:pt x="0" y="62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3" name="Group 83"/>
                                                                                                                                                                                <wpg:cNvGrpSpPr>
                                                                                                                                                                                  <a:grpSpLocks/>
                                                                                                                                                                                </wpg:cNvGrpSpPr>
                                                                                                                                                                                <wpg:grpSpPr bwMode="auto">
                                                                                                                                                                                  <a:xfrm>
                                                                                                                                                                                    <a:off x="7777" y="1114"/>
                                                                                                                                                                                    <a:ext cx="56" cy="0"/>
                                                                                                                                                                                    <a:chOff x="7777" y="1114"/>
                                                                                                                                                                                    <a:chExt cx="56" cy="0"/>
                                                                                                                                                                                  </a:xfrm>
                                                                                                                                                                                </wpg:grpSpPr>
                                                                                                                                                                                <wps:wsp>
                                                                                                                                                                                  <wps:cNvPr id="174" name="Freeform 168"/>
                                                                                                                                                                                  <wps:cNvSpPr>
                                                                                                                                                                                    <a:spLocks noEditPoints="1"/>
                                                                                                                                                                                  </wps:cNvSpPr>
                                                                                                                                                                                  <wps:spPr bwMode="auto">
                                                                                                                                                                                    <a:xfrm>
                                                                                                                                                                                      <a:off x="15554" y="2228"/>
                                                                                                                                                                                      <a:ext cx="56" cy="0"/>
                                                                                                                                                                                    </a:xfrm>
                                                                                                                                                                                    <a:custGeom>
                                                                                                                                                                                      <a:avLst/>
                                                                                                                                                                                      <a:gdLst>
                                                                                                                                                                                        <a:gd name="T0" fmla="+- 0 7777 7777"/>
                                                                                                                                                                                        <a:gd name="T1" fmla="*/ T0 w 56"/>
                                                                                                                                                                                        <a:gd name="T2" fmla="+- 0 7833 77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5" name="Group 84"/>
                                                                                                                                                                                  <wpg:cNvGrpSpPr>
                                                                                                                                                                                    <a:grpSpLocks/>
                                                                                                                                                                                  </wpg:cNvGrpSpPr>
                                                                                                                                                                                  <wpg:grpSpPr bwMode="auto">
                                                                                                                                                                                    <a:xfrm>
                                                                                                                                                                                      <a:off x="5891" y="986"/>
                                                                                                                                                                                      <a:ext cx="56" cy="0"/>
                                                                                                                                                                                      <a:chOff x="5891" y="986"/>
                                                                                                                                                                                      <a:chExt cx="56" cy="0"/>
                                                                                                                                                                                    </a:xfrm>
                                                                                                                                                                                  </wpg:grpSpPr>
                                                                                                                                                                                  <wps:wsp>
                                                                                                                                                                                    <wps:cNvPr id="176" name="Freeform 167"/>
                                                                                                                                                                                    <wps:cNvSpPr>
                                                                                                                                                                                      <a:spLocks noEditPoints="1"/>
                                                                                                                                                                                    </wps:cNvSpPr>
                                                                                                                                                                                    <wps:spPr bwMode="auto">
                                                                                                                                                                                      <a:xfrm>
                                                                                                                                                                                        <a:off x="11782" y="1972"/>
                                                                                                                                                                                        <a:ext cx="56" cy="0"/>
                                                                                                                                                                                      </a:xfrm>
                                                                                                                                                                                      <a:custGeom>
                                                                                                                                                                                        <a:avLst/>
                                                                                                                                                                                        <a:gdLst>
                                                                                                                                                                                          <a:gd name="T0" fmla="+- 0 5891 5891"/>
                                                                                                                                                                                          <a:gd name="T1" fmla="*/ T0 w 56"/>
                                                                                                                                                                                          <a:gd name="T2" fmla="+- 0 5947 5891"/>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7" name="Group 85"/>
                                                                                                                                                                                    <wpg:cNvGrpSpPr>
                                                                                                                                                                                      <a:grpSpLocks/>
                                                                                                                                                                                    </wpg:cNvGrpSpPr>
                                                                                                                                                                                    <wpg:grpSpPr bwMode="auto">
                                                                                                                                                                                      <a:xfrm>
                                                                                                                                                                                        <a:off x="5919" y="986"/>
                                                                                                                                                                                        <a:ext cx="0" cy="322"/>
                                                                                                                                                                                        <a:chOff x="5919" y="986"/>
                                                                                                                                                                                        <a:chExt cx="0" cy="322"/>
                                                                                                                                                                                      </a:xfrm>
                                                                                                                                                                                    </wpg:grpSpPr>
                                                                                                                                                                                    <wps:wsp>
                                                                                                                                                                                      <wps:cNvPr id="178" name="Freeform 166"/>
                                                                                                                                                                                      <wps:cNvSpPr>
                                                                                                                                                                                        <a:spLocks noEditPoints="1"/>
                                                                                                                                                                                      </wps:cNvSpPr>
                                                                                                                                                                                      <wps:spPr bwMode="auto">
                                                                                                                                                                                        <a:xfrm>
                                                                                                                                                                                          <a:off x="11838" y="1972"/>
                                                                                                                                                                                          <a:ext cx="0" cy="322"/>
                                                                                                                                                                                        </a:xfrm>
                                                                                                                                                                                        <a:custGeom>
                                                                                                                                                                                          <a:avLst/>
                                                                                                                                                                                          <a:gdLst>
                                                                                                                                                                                            <a:gd name="T0" fmla="+- 0 986 986"/>
                                                                                                                                                                                            <a:gd name="T1" fmla="*/ 986 h 322"/>
                                                                                                                                                                                            <a:gd name="T2" fmla="+- 0 1308 986"/>
                                                                                                                                                                                            <a:gd name="T3" fmla="*/ 1308 h 322"/>
                                                                                                                                                                                          </a:gdLst>
                                                                                                                                                                                          <a:ahLst/>
                                                                                                                                                                                          <a:cxnLst>
                                                                                                                                                                                            <a:cxn ang="0">
                                                                                                                                                                                              <a:pos x="0" y="T1"/>
                                                                                                                                                                                            </a:cxn>
                                                                                                                                                                                            <a:cxn ang="0">
                                                                                                                                                                                              <a:pos x="0" y="T3"/>
                                                                                                                                                                                            </a:cxn>
                                                                                                                                                                                          </a:cxnLst>
                                                                                                                                                                                          <a:rect l="0" t="0" r="r" b="b"/>
                                                                                                                                                                                          <a:pathLst>
                                                                                                                                                                                            <a:path h="322">
                                                                                                                                                                                              <a:moveTo>
                                                                                                                                                                                                <a:pt x="0" y="0"/>
                                                                                                                                                                                              </a:moveTo>
                                                                                                                                                                                              <a:lnTo>
                                                                                                                                                                                                <a:pt x="0" y="322"/>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9" name="Group 86"/>
                                                                                                                                                                                      <wpg:cNvGrpSpPr>
                                                                                                                                                                                        <a:grpSpLocks/>
                                                                                                                                                                                      </wpg:cNvGrpSpPr>
                                                                                                                                                                                      <wpg:grpSpPr bwMode="auto">
                                                                                                                                                                                        <a:xfrm>
                                                                                                                                                                                          <a:off x="5891" y="1308"/>
                                                                                                                                                                                          <a:ext cx="56" cy="0"/>
                                                                                                                                                                                          <a:chOff x="5891" y="1308"/>
                                                                                                                                                                                          <a:chExt cx="56" cy="0"/>
                                                                                                                                                                                        </a:xfrm>
                                                                                                                                                                                      </wpg:grpSpPr>
                                                                                                                                                                                      <wps:wsp>
                                                                                                                                                                                        <wps:cNvPr id="180" name="Freeform 165"/>
                                                                                                                                                                                        <wps:cNvSpPr>
                                                                                                                                                                                          <a:spLocks noEditPoints="1"/>
                                                                                                                                                                                        </wps:cNvSpPr>
                                                                                                                                                                                        <wps:spPr bwMode="auto">
                                                                                                                                                                                          <a:xfrm>
                                                                                                                                                                                            <a:off x="11782" y="2616"/>
                                                                                                                                                                                            <a:ext cx="56" cy="0"/>
                                                                                                                                                                                          </a:xfrm>
                                                                                                                                                                                          <a:custGeom>
                                                                                                                                                                                            <a:avLst/>
                                                                                                                                                                                            <a:gdLst>
                                                                                                                                                                                              <a:gd name="T0" fmla="+- 0 5891 5891"/>
                                                                                                                                                                                              <a:gd name="T1" fmla="*/ T0 w 56"/>
                                                                                                                                                                                              <a:gd name="T2" fmla="+- 0 5947 5891"/>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1" name="Group 87"/>
                                                                                                                                                                                        <wpg:cNvGrpSpPr>
                                                                                                                                                                                          <a:grpSpLocks/>
                                                                                                                                                                                        </wpg:cNvGrpSpPr>
                                                                                                                                                                                        <wpg:grpSpPr bwMode="auto">
                                                                                                                                                                                          <a:xfrm>
                                                                                                                                                                                            <a:off x="6284" y="1010"/>
                                                                                                                                                                                            <a:ext cx="56" cy="0"/>
                                                                                                                                                                                            <a:chOff x="6284" y="1010"/>
                                                                                                                                                                                            <a:chExt cx="56" cy="0"/>
                                                                                                                                                                                          </a:xfrm>
                                                                                                                                                                                        </wpg:grpSpPr>
                                                                                                                                                                                        <wps:wsp>
                                                                                                                                                                                          <wps:cNvPr id="182" name="Freeform 164"/>
                                                                                                                                                                                          <wps:cNvSpPr>
                                                                                                                                                                                            <a:spLocks noEditPoints="1"/>
                                                                                                                                                                                          </wps:cNvSpPr>
                                                                                                                                                                                          <wps:spPr bwMode="auto">
                                                                                                                                                                                            <a:xfrm>
                                                                                                                                                                                              <a:off x="12568" y="2020"/>
                                                                                                                                                                                              <a:ext cx="56" cy="0"/>
                                                                                                                                                                                            </a:xfrm>
                                                                                                                                                                                            <a:custGeom>
                                                                                                                                                                                              <a:avLst/>
                                                                                                                                                                                              <a:gdLst>
                                                                                                                                                                                                <a:gd name="T0" fmla="+- 0 6284 6284"/>
                                                                                                                                                                                                <a:gd name="T1" fmla="*/ T0 w 56"/>
                                                                                                                                                                                                <a:gd name="T2" fmla="+- 0 6340 6284"/>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3" name="Group 88"/>
                                                                                                                                                                                          <wpg:cNvGrpSpPr>
                                                                                                                                                                                            <a:grpSpLocks/>
                                                                                                                                                                                          </wpg:cNvGrpSpPr>
                                                                                                                                                                                          <wpg:grpSpPr bwMode="auto">
                                                                                                                                                                                            <a:xfrm>
                                                                                                                                                                                              <a:off x="6312" y="1010"/>
                                                                                                                                                                                              <a:ext cx="0" cy="282"/>
                                                                                                                                                                                              <a:chOff x="6312" y="1010"/>
                                                                                                                                                                                              <a:chExt cx="0" cy="282"/>
                                                                                                                                                                                            </a:xfrm>
                                                                                                                                                                                          </wpg:grpSpPr>
                                                                                                                                                                                          <wps:wsp>
                                                                                                                                                                                            <wps:cNvPr id="184" name="Freeform 163"/>
                                                                                                                                                                                            <wps:cNvSpPr>
                                                                                                                                                                                              <a:spLocks noEditPoints="1"/>
                                                                                                                                                                                            </wps:cNvSpPr>
                                                                                                                                                                                            <wps:spPr bwMode="auto">
                                                                                                                                                                                              <a:xfrm>
                                                                                                                                                                                                <a:off x="12624" y="2020"/>
                                                                                                                                                                                                <a:ext cx="0" cy="282"/>
                                                                                                                                                                                              </a:xfrm>
                                                                                                                                                                                              <a:custGeom>
                                                                                                                                                                                                <a:avLst/>
                                                                                                                                                                                                <a:gdLst>
                                                                                                                                                                                                  <a:gd name="T0" fmla="+- 0 1010 1010"/>
                                                                                                                                                                                                  <a:gd name="T1" fmla="*/ 1010 h 282"/>
                                                                                                                                                                                                  <a:gd name="T2" fmla="+- 0 1292 1010"/>
                                                                                                                                                                                                  <a:gd name="T3" fmla="*/ 1292 h 282"/>
                                                                                                                                                                                                </a:gdLst>
                                                                                                                                                                                                <a:ahLst/>
                                                                                                                                                                                                <a:cxnLst>
                                                                                                                                                                                                  <a:cxn ang="0">
                                                                                                                                                                                                    <a:pos x="0" y="T1"/>
                                                                                                                                                                                                  </a:cxn>
                                                                                                                                                                                                  <a:cxn ang="0">
                                                                                                                                                                                                    <a:pos x="0" y="T3"/>
                                                                                                                                                                                                  </a:cxn>
                                                                                                                                                                                                </a:cxnLst>
                                                                                                                                                                                                <a:rect l="0" t="0" r="r" b="b"/>
                                                                                                                                                                                                <a:pathLst>
                                                                                                                                                                                                  <a:path h="282">
                                                                                                                                                                                                    <a:moveTo>
                                                                                                                                                                                                      <a:pt x="0" y="0"/>
                                                                                                                                                                                                    </a:moveTo>
                                                                                                                                                                                                    <a:lnTo>
                                                                                                                                                                                                      <a:pt x="0" y="282"/>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5" name="Group 89"/>
                                                                                                                                                                                            <wpg:cNvGrpSpPr>
                                                                                                                                                                                              <a:grpSpLocks/>
                                                                                                                                                                                            </wpg:cNvGrpSpPr>
                                                                                                                                                                                            <wpg:grpSpPr bwMode="auto">
                                                                                                                                                                                              <a:xfrm>
                                                                                                                                                                                                <a:off x="6284" y="1292"/>
                                                                                                                                                                                                <a:ext cx="56" cy="0"/>
                                                                                                                                                                                                <a:chOff x="6284" y="1292"/>
                                                                                                                                                                                                <a:chExt cx="56" cy="0"/>
                                                                                                                                                                                              </a:xfrm>
                                                                                                                                                                                            </wpg:grpSpPr>
                                                                                                                                                                                            <wps:wsp>
                                                                                                                                                                                              <wps:cNvPr id="186" name="Freeform 162"/>
                                                                                                                                                                                              <wps:cNvSpPr>
                                                                                                                                                                                                <a:spLocks noEditPoints="1"/>
                                                                                                                                                                                              </wps:cNvSpPr>
                                                                                                                                                                                              <wps:spPr bwMode="auto">
                                                                                                                                                                                                <a:xfrm>
                                                                                                                                                                                                  <a:off x="12568" y="2584"/>
                                                                                                                                                                                                  <a:ext cx="56" cy="0"/>
                                                                                                                                                                                                </a:xfrm>
                                                                                                                                                                                                <a:custGeom>
                                                                                                                                                                                                  <a:avLst/>
                                                                                                                                                                                                  <a:gdLst>
                                                                                                                                                                                                    <a:gd name="T0" fmla="+- 0 6284 6284"/>
                                                                                                                                                                                                    <a:gd name="T1" fmla="*/ T0 w 56"/>
                                                                                                                                                                                                    <a:gd name="T2" fmla="+- 0 6340 6284"/>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7" name="Group 90"/>
                                                                                                                                                                                              <wpg:cNvGrpSpPr>
                                                                                                                                                                                                <a:grpSpLocks/>
                                                                                                                                                                                              </wpg:cNvGrpSpPr>
                                                                                                                                                                                              <wpg:grpSpPr bwMode="auto">
                                                                                                                                                                                                <a:xfrm>
                                                                                                                                                                                                  <a:off x="6677" y="821"/>
                                                                                                                                                                                                  <a:ext cx="56" cy="0"/>
                                                                                                                                                                                                  <a:chOff x="6677" y="821"/>
                                                                                                                                                                                                  <a:chExt cx="56" cy="0"/>
                                                                                                                                                                                                </a:xfrm>
                                                                                                                                                                                              </wpg:grpSpPr>
                                                                                                                                                                                              <wps:wsp>
                                                                                                                                                                                                <wps:cNvPr id="188" name="Freeform 161"/>
                                                                                                                                                                                                <wps:cNvSpPr>
                                                                                                                                                                                                  <a:spLocks noEditPoints="1"/>
                                                                                                                                                                                                </wps:cNvSpPr>
                                                                                                                                                                                                <wps:spPr bwMode="auto">
                                                                                                                                                                                                  <a:xfrm>
                                                                                                                                                                                                    <a:off x="13354" y="1642"/>
                                                                                                                                                                                                    <a:ext cx="56" cy="0"/>
                                                                                                                                                                                                  </a:xfrm>
                                                                                                                                                                                                  <a:custGeom>
                                                                                                                                                                                                    <a:avLst/>
                                                                                                                                                                                                    <a:gdLst>
                                                                                                                                                                                                      <a:gd name="T0" fmla="+- 0 6677 6677"/>
                                                                                                                                                                                                      <a:gd name="T1" fmla="*/ T0 w 56"/>
                                                                                                                                                                                                      <a:gd name="T2" fmla="+- 0 6733 66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9" name="Group 91"/>
                                                                                                                                                                                                <wpg:cNvGrpSpPr>
                                                                                                                                                                                                  <a:grpSpLocks/>
                                                                                                                                                                                                </wpg:cNvGrpSpPr>
                                                                                                                                                                                                <wpg:grpSpPr bwMode="auto">
                                                                                                                                                                                                  <a:xfrm>
                                                                                                                                                                                                    <a:off x="6705" y="821"/>
                                                                                                                                                                                                    <a:ext cx="0" cy="423"/>
                                                                                                                                                                                                    <a:chOff x="6705" y="821"/>
                                                                                                                                                                                                    <a:chExt cx="0" cy="423"/>
                                                                                                                                                                                                  </a:xfrm>
                                                                                                                                                                                                </wpg:grpSpPr>
                                                                                                                                                                                                <wps:wsp>
                                                                                                                                                                                                  <wps:cNvPr id="190" name="Freeform 160"/>
                                                                                                                                                                                                  <wps:cNvSpPr>
                                                                                                                                                                                                    <a:spLocks noEditPoints="1"/>
                                                                                                                                                                                                  </wps:cNvSpPr>
                                                                                                                                                                                                  <wps:spPr bwMode="auto">
                                                                                                                                                                                                    <a:xfrm>
                                                                                                                                                                                                      <a:off x="13410" y="1642"/>
                                                                                                                                                                                                      <a:ext cx="0" cy="423"/>
                                                                                                                                                                                                    </a:xfrm>
                                                                                                                                                                                                    <a:custGeom>
                                                                                                                                                                                                      <a:avLst/>
                                                                                                                                                                                                      <a:gdLst>
                                                                                                                                                                                                        <a:gd name="T0" fmla="+- 0 821 821"/>
                                                                                                                                                                                                        <a:gd name="T1" fmla="*/ 821 h 423"/>
                                                                                                                                                                                                        <a:gd name="T2" fmla="+- 0 1244 821"/>
                                                                                                                                                                                                        <a:gd name="T3" fmla="*/ 1244 h 423"/>
                                                                                                                                                                                                      </a:gdLst>
                                                                                                                                                                                                      <a:ahLst/>
                                                                                                                                                                                                      <a:cxnLst>
                                                                                                                                                                                                        <a:cxn ang="0">
                                                                                                                                                                                                          <a:pos x="0" y="T1"/>
                                                                                                                                                                                                        </a:cxn>
                                                                                                                                                                                                        <a:cxn ang="0">
                                                                                                                                                                                                          <a:pos x="0" y="T3"/>
                                                                                                                                                                                                        </a:cxn>
                                                                                                                                                                                                      </a:cxnLst>
                                                                                                                                                                                                      <a:rect l="0" t="0" r="r" b="b"/>
                                                                                                                                                                                                      <a:pathLst>
                                                                                                                                                                                                        <a:path h="423">
                                                                                                                                                                                                          <a:moveTo>
                                                                                                                                                                                                            <a:pt x="0" y="0"/>
                                                                                                                                                                                                          </a:moveTo>
                                                                                                                                                                                                          <a:lnTo>
                                                                                                                                                                                                            <a:pt x="0" y="423"/>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1" name="Group 92"/>
                                                                                                                                                                                                  <wpg:cNvGrpSpPr>
                                                                                                                                                                                                    <a:grpSpLocks/>
                                                                                                                                                                                                  </wpg:cNvGrpSpPr>
                                                                                                                                                                                                  <wpg:grpSpPr bwMode="auto">
                                                                                                                                                                                                    <a:xfrm>
                                                                                                                                                                                                      <a:off x="6677" y="1244"/>
                                                                                                                                                                                                      <a:ext cx="56" cy="0"/>
                                                                                                                                                                                                      <a:chOff x="6677" y="1244"/>
                                                                                                                                                                                                      <a:chExt cx="56" cy="0"/>
                                                                                                                                                                                                    </a:xfrm>
                                                                                                                                                                                                  </wpg:grpSpPr>
                                                                                                                                                                                                  <wps:wsp>
                                                                                                                                                                                                    <wps:cNvPr id="192" name="Freeform 159"/>
                                                                                                                                                                                                    <wps:cNvSpPr>
                                                                                                                                                                                                      <a:spLocks noEditPoints="1"/>
                                                                                                                                                                                                    </wps:cNvSpPr>
                                                                                                                                                                                                    <wps:spPr bwMode="auto">
                                                                                                                                                                                                      <a:xfrm>
                                                                                                                                                                                                        <a:off x="13354" y="2488"/>
                                                                                                                                                                                                        <a:ext cx="56" cy="0"/>
                                                                                                                                                                                                      </a:xfrm>
                                                                                                                                                                                                      <a:custGeom>
                                                                                                                                                                                                        <a:avLst/>
                                                                                                                                                                                                        <a:gdLst>
                                                                                                                                                                                                          <a:gd name="T0" fmla="+- 0 6677 6677"/>
                                                                                                                                                                                                          <a:gd name="T1" fmla="*/ T0 w 56"/>
                                                                                                                                                                                                          <a:gd name="T2" fmla="+- 0 6733 66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3" name="Group 93"/>
                                                                                                                                                                                                    <wpg:cNvGrpSpPr>
                                                                                                                                                                                                      <a:grpSpLocks/>
                                                                                                                                                                                                    </wpg:cNvGrpSpPr>
                                                                                                                                                                                                    <wpg:grpSpPr bwMode="auto">
                                                                                                                                                                                                      <a:xfrm>
                                                                                                                                                                                                        <a:off x="7777" y="912"/>
                                                                                                                                                                                                        <a:ext cx="56" cy="0"/>
                                                                                                                                                                                                        <a:chOff x="7777" y="912"/>
                                                                                                                                                                                                        <a:chExt cx="56" cy="0"/>
                                                                                                                                                                                                      </a:xfrm>
                                                                                                                                                                                                    </wpg:grpSpPr>
                                                                                                                                                                                                    <wps:wsp>
                                                                                                                                                                                                      <wps:cNvPr id="194" name="Freeform 158"/>
                                                                                                                                                                                                      <wps:cNvSpPr>
                                                                                                                                                                                                        <a:spLocks noEditPoints="1"/>
                                                                                                                                                                                                      </wps:cNvSpPr>
                                                                                                                                                                                                      <wps:spPr bwMode="auto">
                                                                                                                                                                                                        <a:xfrm>
                                                                                                                                                                                                          <a:off x="15554" y="1824"/>
                                                                                                                                                                                                          <a:ext cx="56" cy="0"/>
                                                                                                                                                                                                        </a:xfrm>
                                                                                                                                                                                                        <a:custGeom>
                                                                                                                                                                                                          <a:avLst/>
                                                                                                                                                                                                          <a:gdLst>
                                                                                                                                                                                                            <a:gd name="T0" fmla="+- 0 7777 7777"/>
                                                                                                                                                                                                            <a:gd name="T1" fmla="*/ T0 w 56"/>
                                                                                                                                                                                                            <a:gd name="T2" fmla="+- 0 7833 77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5" name="Group 94"/>
                                                                                                                                                                                                      <wpg:cNvGrpSpPr>
                                                                                                                                                                                                        <a:grpSpLocks/>
                                                                                                                                                                                                      </wpg:cNvGrpSpPr>
                                                                                                                                                                                                      <wpg:grpSpPr bwMode="auto">
                                                                                                                                                                                                        <a:xfrm>
                                                                                                                                                                                                          <a:off x="7805" y="912"/>
                                                                                                                                                                                                          <a:ext cx="0" cy="411"/>
                                                                                                                                                                                                          <a:chOff x="7805" y="912"/>
                                                                                                                                                                                                          <a:chExt cx="0" cy="411"/>
                                                                                                                                                                                                        </a:xfrm>
                                                                                                                                                                                                      </wpg:grpSpPr>
                                                                                                                                                                                                      <wps:wsp>
                                                                                                                                                                                                        <wps:cNvPr id="196" name="Freeform 157"/>
                                                                                                                                                                                                        <wps:cNvSpPr>
                                                                                                                                                                                                          <a:spLocks noEditPoints="1"/>
                                                                                                                                                                                                        </wps:cNvSpPr>
                                                                                                                                                                                                        <wps:spPr bwMode="auto">
                                                                                                                                                                                                          <a:xfrm>
                                                                                                                                                                                                            <a:off x="15610" y="1824"/>
                                                                                                                                                                                                            <a:ext cx="0" cy="411"/>
                                                                                                                                                                                                          </a:xfrm>
                                                                                                                                                                                                          <a:custGeom>
                                                                                                                                                                                                            <a:avLst/>
                                                                                                                                                                                                            <a:gdLst>
                                                                                                                                                                                                              <a:gd name="T0" fmla="+- 0 912 912"/>
                                                                                                                                                                                                              <a:gd name="T1" fmla="*/ 912 h 411"/>
                                                                                                                                                                                                              <a:gd name="T2" fmla="+- 0 1323 912"/>
                                                                                                                                                                                                              <a:gd name="T3" fmla="*/ 1323 h 411"/>
                                                                                                                                                                                                            </a:gdLst>
                                                                                                                                                                                                            <a:ahLst/>
                                                                                                                                                                                                            <a:cxnLst>
                                                                                                                                                                                                              <a:cxn ang="0">
                                                                                                                                                                                                                <a:pos x="0" y="T1"/>
                                                                                                                                                                                                              </a:cxn>
                                                                                                                                                                                                              <a:cxn ang="0">
                                                                                                                                                                                                                <a:pos x="0" y="T3"/>
                                                                                                                                                                                                              </a:cxn>
                                                                                                                                                                                                            </a:cxnLst>
                                                                                                                                                                                                            <a:rect l="0" t="0" r="r" b="b"/>
                                                                                                                                                                                                            <a:pathLst>
                                                                                                                                                                                                              <a:path h="411">
                                                                                                                                                                                                                <a:moveTo>
                                                                                                                                                                                                                  <a:pt x="0" y="0"/>
                                                                                                                                                                                                                </a:moveTo>
                                                                                                                                                                                                                <a:lnTo>
                                                                                                                                                                                                                  <a:pt x="0" y="411"/>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7" name="Group 95"/>
                                                                                                                                                                                                        <wpg:cNvGrpSpPr>
                                                                                                                                                                                                          <a:grpSpLocks/>
                                                                                                                                                                                                        </wpg:cNvGrpSpPr>
                                                                                                                                                                                                        <wpg:grpSpPr bwMode="auto">
                                                                                                                                                                                                          <a:xfrm>
                                                                                                                                                                                                            <a:off x="7777" y="1323"/>
                                                                                                                                                                                                            <a:ext cx="56" cy="0"/>
                                                                                                                                                                                                            <a:chOff x="7777" y="1323"/>
                                                                                                                                                                                                            <a:chExt cx="56" cy="0"/>
                                                                                                                                                                                                          </a:xfrm>
                                                                                                                                                                                                        </wpg:grpSpPr>
                                                                                                                                                                                                        <wps:wsp>
                                                                                                                                                                                                          <wps:cNvPr id="198" name="Freeform 156"/>
                                                                                                                                                                                                          <wps:cNvSpPr>
                                                                                                                                                                                                            <a:spLocks noEditPoints="1"/>
                                                                                                                                                                                                          </wps:cNvSpPr>
                                                                                                                                                                                                          <wps:spPr bwMode="auto">
                                                                                                                                                                                                            <a:xfrm>
                                                                                                                                                                                                              <a:off x="15554" y="2646"/>
                                                                                                                                                                                                              <a:ext cx="56" cy="0"/>
                                                                                                                                                                                                            </a:xfrm>
                                                                                                                                                                                                            <a:custGeom>
                                                                                                                                                                                                              <a:avLst/>
                                                                                                                                                                                                              <a:gdLst>
                                                                                                                                                                                                                <a:gd name="T0" fmla="+- 0 7777 7777"/>
                                                                                                                                                                                                                <a:gd name="T1" fmla="*/ T0 w 56"/>
                                                                                                                                                                                                                <a:gd name="T2" fmla="+- 0 7833 77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9" name="Group 96"/>
                                                                                                                                                                                                          <wpg:cNvGrpSpPr>
                                                                                                                                                                                                            <a:grpSpLocks/>
                                                                                                                                                                                                          </wpg:cNvGrpSpPr>
                                                                                                                                                                                                          <wpg:grpSpPr bwMode="auto">
                                                                                                                                                                                                            <a:xfrm>
                                                                                                                                                                                                              <a:off x="5891" y="1073"/>
                                                                                                                                                                                                              <a:ext cx="56" cy="0"/>
                                                                                                                                                                                                              <a:chOff x="5891" y="1073"/>
                                                                                                                                                                                                              <a:chExt cx="56" cy="0"/>
                                                                                                                                                                                                            </a:xfrm>
                                                                                                                                                                                                          </wpg:grpSpPr>
                                                                                                                                                                                                          <wps:wsp>
                                                                                                                                                                                                            <wps:cNvPr id="200" name="Freeform 155"/>
                                                                                                                                                                                                            <wps:cNvSpPr>
                                                                                                                                                                                                              <a:spLocks noEditPoints="1"/>
                                                                                                                                                                                                            </wps:cNvSpPr>
                                                                                                                                                                                                            <wps:spPr bwMode="auto">
                                                                                                                                                                                                              <a:xfrm>
                                                                                                                                                                                                                <a:off x="11782" y="2146"/>
                                                                                                                                                                                                                <a:ext cx="56" cy="0"/>
                                                                                                                                                                                                              </a:xfrm>
                                                                                                                                                                                                              <a:custGeom>
                                                                                                                                                                                                                <a:avLst/>
                                                                                                                                                                                                                <a:gdLst>
                                                                                                                                                                                                                  <a:gd name="T0" fmla="+- 0 5891 5891"/>
                                                                                                                                                                                                                  <a:gd name="T1" fmla="*/ T0 w 56"/>
                                                                                                                                                                                                                  <a:gd name="T2" fmla="+- 0 5947 5891"/>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1" name="Group 97"/>
                                                                                                                                                                                                            <wpg:cNvGrpSpPr>
                                                                                                                                                                                                              <a:grpSpLocks/>
                                                                                                                                                                                                            </wpg:cNvGrpSpPr>
                                                                                                                                                                                                            <wpg:grpSpPr bwMode="auto">
                                                                                                                                                                                                              <a:xfrm>
                                                                                                                                                                                                                <a:off x="5919" y="1073"/>
                                                                                                                                                                                                                <a:ext cx="0" cy="291"/>
                                                                                                                                                                                                                <a:chOff x="5919" y="1073"/>
                                                                                                                                                                                                                <a:chExt cx="0" cy="291"/>
                                                                                                                                                                                                              </a:xfrm>
                                                                                                                                                                                                            </wpg:grpSpPr>
                                                                                                                                                                                                            <wps:wsp>
                                                                                                                                                                                                              <wps:cNvPr id="202" name="Freeform 154"/>
                                                                                                                                                                                                              <wps:cNvSpPr>
                                                                                                                                                                                                                <a:spLocks noEditPoints="1"/>
                                                                                                                                                                                                              </wps:cNvSpPr>
                                                                                                                                                                                                              <wps:spPr bwMode="auto">
                                                                                                                                                                                                                <a:xfrm>
                                                                                                                                                                                                                  <a:off x="11838" y="2146"/>
                                                                                                                                                                                                                  <a:ext cx="0" cy="291"/>
                                                                                                                                                                                                                </a:xfrm>
                                                                                                                                                                                                                <a:custGeom>
                                                                                                                                                                                                                  <a:avLst/>
                                                                                                                                                                                                                  <a:gdLst>
                                                                                                                                                                                                                    <a:gd name="T0" fmla="+- 0 1073 1073"/>
                                                                                                                                                                                                                    <a:gd name="T1" fmla="*/ 1073 h 291"/>
                                                                                                                                                                                                                    <a:gd name="T2" fmla="+- 0 1364 1073"/>
                                                                                                                                                                                                                    <a:gd name="T3" fmla="*/ 1364 h 291"/>
                                                                                                                                                                                                                  </a:gdLst>
                                                                                                                                                                                                                  <a:ahLst/>
                                                                                                                                                                                                                  <a:cxnLst>
                                                                                                                                                                                                                    <a:cxn ang="0">
                                                                                                                                                                                                                      <a:pos x="0" y="T1"/>
                                                                                                                                                                                                                    </a:cxn>
                                                                                                                                                                                                                    <a:cxn ang="0">
                                                                                                                                                                                                                      <a:pos x="0" y="T3"/>
                                                                                                                                                                                                                    </a:cxn>
                                                                                                                                                                                                                  </a:cxnLst>
                                                                                                                                                                                                                  <a:rect l="0" t="0" r="r" b="b"/>
                                                                                                                                                                                                                  <a:pathLst>
                                                                                                                                                                                                                    <a:path h="291">
                                                                                                                                                                                                                      <a:moveTo>
                                                                                                                                                                                                                        <a:pt x="0" y="0"/>
                                                                                                                                                                                                                      </a:moveTo>
                                                                                                                                                                                                                      <a:lnTo>
                                                                                                                                                                                                                        <a:pt x="0" y="291"/>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3" name="Group 98"/>
                                                                                                                                                                                                              <wpg:cNvGrpSpPr>
                                                                                                                                                                                                                <a:grpSpLocks/>
                                                                                                                                                                                                              </wpg:cNvGrpSpPr>
                                                                                                                                                                                                              <wpg:grpSpPr bwMode="auto">
                                                                                                                                                                                                                <a:xfrm>
                                                                                                                                                                                                                  <a:off x="5891" y="1364"/>
                                                                                                                                                                                                                  <a:ext cx="56" cy="0"/>
                                                                                                                                                                                                                  <a:chOff x="5891" y="1364"/>
                                                                                                                                                                                                                  <a:chExt cx="56" cy="0"/>
                                                                                                                                                                                                                </a:xfrm>
                                                                                                                                                                                                              </wpg:grpSpPr>
                                                                                                                                                                                                              <wps:wsp>
                                                                                                                                                                                                                <wps:cNvPr id="204" name="Freeform 153"/>
                                                                                                                                                                                                                <wps:cNvSpPr>
                                                                                                                                                                                                                  <a:spLocks noEditPoints="1"/>
                                                                                                                                                                                                                </wps:cNvSpPr>
                                                                                                                                                                                                                <wps:spPr bwMode="auto">
                                                                                                                                                                                                                  <a:xfrm>
                                                                                                                                                                                                                    <a:off x="11782" y="2728"/>
                                                                                                                                                                                                                    <a:ext cx="56" cy="0"/>
                                                                                                                                                                                                                  </a:xfrm>
                                                                                                                                                                                                                  <a:custGeom>
                                                                                                                                                                                                                    <a:avLst/>
                                                                                                                                                                                                                    <a:gdLst>
                                                                                                                                                                                                                      <a:gd name="T0" fmla="+- 0 5891 5891"/>
                                                                                                                                                                                                                      <a:gd name="T1" fmla="*/ T0 w 56"/>
                                                                                                                                                                                                                      <a:gd name="T2" fmla="+- 0 5947 5891"/>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5" name="Group 99"/>
                                                                                                                                                                                                                <wpg:cNvGrpSpPr>
                                                                                                                                                                                                                  <a:grpSpLocks/>
                                                                                                                                                                                                                </wpg:cNvGrpSpPr>
                                                                                                                                                                                                                <wpg:grpSpPr bwMode="auto">
                                                                                                                                                                                                                  <a:xfrm>
                                                                                                                                                                                                                    <a:off x="6284" y="893"/>
                                                                                                                                                                                                                    <a:ext cx="56" cy="0"/>
                                                                                                                                                                                                                    <a:chOff x="6284" y="893"/>
                                                                                                                                                                                                                    <a:chExt cx="56" cy="0"/>
                                                                                                                                                                                                                  </a:xfrm>
                                                                                                                                                                                                                </wpg:grpSpPr>
                                                                                                                                                                                                                <wps:wsp>
                                                                                                                                                                                                                  <wps:cNvPr id="206" name="Freeform 152"/>
                                                                                                                                                                                                                  <wps:cNvSpPr>
                                                                                                                                                                                                                    <a:spLocks noEditPoints="1"/>
                                                                                                                                                                                                                  </wps:cNvSpPr>
                                                                                                                                                                                                                  <wps:spPr bwMode="auto">
                                                                                                                                                                                                                    <a:xfrm>
                                                                                                                                                                                                                      <a:off x="12568" y="1786"/>
                                                                                                                                                                                                                      <a:ext cx="56" cy="0"/>
                                                                                                                                                                                                                    </a:xfrm>
                                                                                                                                                                                                                    <a:custGeom>
                                                                                                                                                                                                                      <a:avLst/>
                                                                                                                                                                                                                      <a:gdLst>
                                                                                                                                                                                                                        <a:gd name="T0" fmla="+- 0 6284 6284"/>
                                                                                                                                                                                                                        <a:gd name="T1" fmla="*/ T0 w 56"/>
                                                                                                                                                                                                                        <a:gd name="T2" fmla="+- 0 6340 6284"/>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7" name="Group 100"/>
                                                                                                                                                                                                                  <wpg:cNvGrpSpPr>
                                                                                                                                                                                                                    <a:grpSpLocks/>
                                                                                                                                                                                                                  </wpg:cNvGrpSpPr>
                                                                                                                                                                                                                  <wpg:grpSpPr bwMode="auto">
                                                                                                                                                                                                                    <a:xfrm>
                                                                                                                                                                                                                      <a:off x="6312" y="893"/>
                                                                                                                                                                                                                      <a:ext cx="0" cy="356"/>
                                                                                                                                                                                                                      <a:chOff x="6312" y="893"/>
                                                                                                                                                                                                                      <a:chExt cx="0" cy="356"/>
                                                                                                                                                                                                                    </a:xfrm>
                                                                                                                                                                                                                  </wpg:grpSpPr>
                                                                                                                                                                                                                  <wps:wsp>
                                                                                                                                                                                                                    <wps:cNvPr id="208" name="Freeform 151"/>
                                                                                                                                                                                                                    <wps:cNvSpPr>
                                                                                                                                                                                                                      <a:spLocks noEditPoints="1"/>
                                                                                                                                                                                                                    </wps:cNvSpPr>
                                                                                                                                                                                                                    <wps:spPr bwMode="auto">
                                                                                                                                                                                                                      <a:xfrm>
                                                                                                                                                                                                                        <a:off x="12624" y="1786"/>
                                                                                                                                                                                                                        <a:ext cx="0" cy="356"/>
                                                                                                                                                                                                                      </a:xfrm>
                                                                                                                                                                                                                      <a:custGeom>
                                                                                                                                                                                                                        <a:avLst/>
                                                                                                                                                                                                                        <a:gdLst>
                                                                                                                                                                                                                          <a:gd name="T0" fmla="+- 0 893 893"/>
                                                                                                                                                                                                                          <a:gd name="T1" fmla="*/ 893 h 356"/>
                                                                                                                                                                                                                          <a:gd name="T2" fmla="+- 0 1249 893"/>
                                                                                                                                                                                                                          <a:gd name="T3" fmla="*/ 1249 h 356"/>
                                                                                                                                                                                                                        </a:gdLst>
                                                                                                                                                                                                                        <a:ahLst/>
                                                                                                                                                                                                                        <a:cxnLst>
                                                                                                                                                                                                                          <a:cxn ang="0">
                                                                                                                                                                                                                            <a:pos x="0" y="T1"/>
                                                                                                                                                                                                                          </a:cxn>
                                                                                                                                                                                                                          <a:cxn ang="0">
                                                                                                                                                                                                                            <a:pos x="0" y="T3"/>
                                                                                                                                                                                                                          </a:cxn>
                                                                                                                                                                                                                        </a:cxnLst>
                                                                                                                                                                                                                        <a:rect l="0" t="0" r="r" b="b"/>
                                                                                                                                                                                                                        <a:pathLst>
                                                                                                                                                                                                                          <a:path h="356">
                                                                                                                                                                                                                            <a:moveTo>
                                                                                                                                                                                                                              <a:pt x="0" y="0"/>
                                                                                                                                                                                                                            </a:moveTo>
                                                                                                                                                                                                                            <a:lnTo>
                                                                                                                                                                                                                              <a:pt x="0" y="356"/>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9" name="Group 101"/>
                                                                                                                                                                                                                    <wpg:cNvGrpSpPr>
                                                                                                                                                                                                                      <a:grpSpLocks/>
                                                                                                                                                                                                                    </wpg:cNvGrpSpPr>
                                                                                                                                                                                                                    <wpg:grpSpPr bwMode="auto">
                                                                                                                                                                                                                      <a:xfrm>
                                                                                                                                                                                                                        <a:off x="6284" y="1249"/>
                                                                                                                                                                                                                        <a:ext cx="56" cy="0"/>
                                                                                                                                                                                                                        <a:chOff x="6284" y="1249"/>
                                                                                                                                                                                                                        <a:chExt cx="56" cy="0"/>
                                                                                                                                                                                                                      </a:xfrm>
                                                                                                                                                                                                                    </wpg:grpSpPr>
                                                                                                                                                                                                                    <wps:wsp>
                                                                                                                                                                                                                      <wps:cNvPr id="210" name="Freeform 150"/>
                                                                                                                                                                                                                      <wps:cNvSpPr>
                                                                                                                                                                                                                        <a:spLocks noEditPoints="1"/>
                                                                                                                                                                                                                      </wps:cNvSpPr>
                                                                                                                                                                                                                      <wps:spPr bwMode="auto">
                                                                                                                                                                                                                        <a:xfrm>
                                                                                                                                                                                                                          <a:off x="12568" y="2498"/>
                                                                                                                                                                                                                          <a:ext cx="56" cy="0"/>
                                                                                                                                                                                                                        </a:xfrm>
                                                                                                                                                                                                                        <a:custGeom>
                                                                                                                                                                                                                          <a:avLst/>
                                                                                                                                                                                                                          <a:gdLst>
                                                                                                                                                                                                                            <a:gd name="T0" fmla="+- 0 6284 6284"/>
                                                                                                                                                                                                                            <a:gd name="T1" fmla="*/ T0 w 56"/>
                                                                                                                                                                                                                            <a:gd name="T2" fmla="+- 0 6340 6284"/>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1" name="Group 102"/>
                                                                                                                                                                                                                      <wpg:cNvGrpSpPr>
                                                                                                                                                                                                                        <a:grpSpLocks/>
                                                                                                                                                                                                                      </wpg:cNvGrpSpPr>
                                                                                                                                                                                                                      <wpg:grpSpPr bwMode="auto">
                                                                                                                                                                                                                        <a:xfrm>
                                                                                                                                                                                                                          <a:off x="6677" y="876"/>
                                                                                                                                                                                                                          <a:ext cx="56" cy="0"/>
                                                                                                                                                                                                                          <a:chOff x="6677" y="876"/>
                                                                                                                                                                                                                          <a:chExt cx="56" cy="0"/>
                                                                                                                                                                                                                        </a:xfrm>
                                                                                                                                                                                                                      </wpg:grpSpPr>
                                                                                                                                                                                                                      <wps:wsp>
                                                                                                                                                                                                                        <wps:cNvPr id="212" name="Freeform 149"/>
                                                                                                                                                                                                                        <wps:cNvSpPr>
                                                                                                                                                                                                                          <a:spLocks noEditPoints="1"/>
                                                                                                                                                                                                                        </wps:cNvSpPr>
                                                                                                                                                                                                                        <wps:spPr bwMode="auto">
                                                                                                                                                                                                                          <a:xfrm>
                                                                                                                                                                                                                            <a:off x="13354" y="1752"/>
                                                                                                                                                                                                                            <a:ext cx="56" cy="0"/>
                                                                                                                                                                                                                          </a:xfrm>
                                                                                                                                                                                                                          <a:custGeom>
                                                                                                                                                                                                                            <a:avLst/>
                                                                                                                                                                                                                            <a:gdLst>
                                                                                                                                                                                                                              <a:gd name="T0" fmla="+- 0 6677 6677"/>
                                                                                                                                                                                                                              <a:gd name="T1" fmla="*/ T0 w 56"/>
                                                                                                                                                                                                                              <a:gd name="T2" fmla="+- 0 6733 66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3" name="Group 103"/>
                                                                                                                                                                                                                        <wpg:cNvGrpSpPr>
                                                                                                                                                                                                                          <a:grpSpLocks/>
                                                                                                                                                                                                                        </wpg:cNvGrpSpPr>
                                                                                                                                                                                                                        <wpg:grpSpPr bwMode="auto">
                                                                                                                                                                                                                          <a:xfrm>
                                                                                                                                                                                                                            <a:off x="6705" y="876"/>
                                                                                                                                                                                                                            <a:ext cx="0" cy="326"/>
                                                                                                                                                                                                                            <a:chOff x="6705" y="876"/>
                                                                                                                                                                                                                            <a:chExt cx="0" cy="326"/>
                                                                                                                                                                                                                          </a:xfrm>
                                                                                                                                                                                                                        </wpg:grpSpPr>
                                                                                                                                                                                                                        <wps:wsp>
                                                                                                                                                                                                                          <wps:cNvPr id="214" name="Freeform 148"/>
                                                                                                                                                                                                                          <wps:cNvSpPr>
                                                                                                                                                                                                                            <a:spLocks noEditPoints="1"/>
                                                                                                                                                                                                                          </wps:cNvSpPr>
                                                                                                                                                                                                                          <wps:spPr bwMode="auto">
                                                                                                                                                                                                                            <a:xfrm>
                                                                                                                                                                                                                              <a:off x="13410" y="1752"/>
                                                                                                                                                                                                                              <a:ext cx="0" cy="327"/>
                                                                                                                                                                                                                            </a:xfrm>
                                                                                                                                                                                                                            <a:custGeom>
                                                                                                                                                                                                                              <a:avLst/>
                                                                                                                                                                                                                              <a:gdLst>
                                                                                                                                                                                                                                <a:gd name="T0" fmla="+- 0 876 876"/>
                                                                                                                                                                                                                                <a:gd name="T1" fmla="*/ 876 h 326"/>
                                                                                                                                                                                                                                <a:gd name="T2" fmla="+- 0 1202 876"/>
                                                                                                                                                                                                                                <a:gd name="T3" fmla="*/ 1202 h 326"/>
                                                                                                                                                                                                                              </a:gdLst>
                                                                                                                                                                                                                              <a:ahLst/>
                                                                                                                                                                                                                              <a:cxnLst>
                                                                                                                                                                                                                                <a:cxn ang="0">
                                                                                                                                                                                                                                  <a:pos x="0" y="T1"/>
                                                                                                                                                                                                                                </a:cxn>
                                                                                                                                                                                                                                <a:cxn ang="0">
                                                                                                                                                                                                                                  <a:pos x="0" y="T3"/>
                                                                                                                                                                                                                                </a:cxn>
                                                                                                                                                                                                                              </a:cxnLst>
                                                                                                                                                                                                                              <a:rect l="0" t="0" r="r" b="b"/>
                                                                                                                                                                                                                              <a:pathLst>
                                                                                                                                                                                                                                <a:path h="326">
                                                                                                                                                                                                                                  <a:moveTo>
                                                                                                                                                                                                                                    <a:pt x="0" y="0"/>
                                                                                                                                                                                                                                  </a:moveTo>
                                                                                                                                                                                                                                  <a:lnTo>
                                                                                                                                                                                                                                    <a:pt x="0" y="326"/>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5" name="Group 104"/>
                                                                                                                                                                                                                          <wpg:cNvGrpSpPr>
                                                                                                                                                                                                                            <a:grpSpLocks/>
                                                                                                                                                                                                                          </wpg:cNvGrpSpPr>
                                                                                                                                                                                                                          <wpg:grpSpPr bwMode="auto">
                                                                                                                                                                                                                            <a:xfrm>
                                                                                                                                                                                                                              <a:off x="6677" y="1203"/>
                                                                                                                                                                                                                              <a:ext cx="56" cy="0"/>
                                                                                                                                                                                                                              <a:chOff x="6677" y="1203"/>
                                                                                                                                                                                                                              <a:chExt cx="56" cy="0"/>
                                                                                                                                                                                                                            </a:xfrm>
                                                                                                                                                                                                                          </wpg:grpSpPr>
                                                                                                                                                                                                                          <wps:wsp>
                                                                                                                                                                                                                            <wps:cNvPr id="216" name="Freeform 147"/>
                                                                                                                                                                                                                            <wps:cNvSpPr>
                                                                                                                                                                                                                              <a:spLocks noEditPoints="1"/>
                                                                                                                                                                                                                            </wps:cNvSpPr>
                                                                                                                                                                                                                            <wps:spPr bwMode="auto">
                                                                                                                                                                                                                              <a:xfrm>
                                                                                                                                                                                                                                <a:off x="13354" y="2406"/>
                                                                                                                                                                                                                                <a:ext cx="56" cy="0"/>
                                                                                                                                                                                                                              </a:xfrm>
                                                                                                                                                                                                                              <a:custGeom>
                                                                                                                                                                                                                                <a:avLst/>
                                                                                                                                                                                                                                <a:gdLst>
                                                                                                                                                                                                                                  <a:gd name="T0" fmla="+- 0 6677 6677"/>
                                                                                                                                                                                                                                  <a:gd name="T1" fmla="*/ T0 w 56"/>
                                                                                                                                                                                                                                  <a:gd name="T2" fmla="+- 0 6733 66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7" name="Group 105"/>
                                                                                                                                                                                                                            <wpg:cNvGrpSpPr>
                                                                                                                                                                                                                              <a:grpSpLocks/>
                                                                                                                                                                                                                            </wpg:cNvGrpSpPr>
                                                                                                                                                                                                                            <wpg:grpSpPr bwMode="auto">
                                                                                                                                                                                                                              <a:xfrm>
                                                                                                                                                                                                                                <a:off x="7777" y="1031"/>
                                                                                                                                                                                                                                <a:ext cx="56" cy="0"/>
                                                                                                                                                                                                                                <a:chOff x="7777" y="1031"/>
                                                                                                                                                                                                                                <a:chExt cx="56" cy="0"/>
                                                                                                                                                                                                                              </a:xfrm>
                                                                                                                                                                                                                            </wpg:grpSpPr>
                                                                                                                                                                                                                            <wps:wsp>
                                                                                                                                                                                                                              <wps:cNvPr id="218" name="Freeform 146"/>
                                                                                                                                                                                                                              <wps:cNvSpPr>
                                                                                                                                                                                                                                <a:spLocks noEditPoints="1"/>
                                                                                                                                                                                                                              </wps:cNvSpPr>
                                                                                                                                                                                                                              <wps:spPr bwMode="auto">
                                                                                                                                                                                                                                <a:xfrm>
                                                                                                                                                                                                                                  <a:off x="15554" y="2062"/>
                                                                                                                                                                                                                                  <a:ext cx="56" cy="0"/>
                                                                                                                                                                                                                                </a:xfrm>
                                                                                                                                                                                                                                <a:custGeom>
                                                                                                                                                                                                                                  <a:avLst/>
                                                                                                                                                                                                                                  <a:gdLst>
                                                                                                                                                                                                                                    <a:gd name="T0" fmla="+- 0 7777 7777"/>
                                                                                                                                                                                                                                    <a:gd name="T1" fmla="*/ T0 w 56"/>
                                                                                                                                                                                                                                    <a:gd name="T2" fmla="+- 0 7833 77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9" name="Group 106"/>
                                                                                                                                                                                                                              <wpg:cNvGrpSpPr>
                                                                                                                                                                                                                                <a:grpSpLocks/>
                                                                                                                                                                                                                              </wpg:cNvGrpSpPr>
                                                                                                                                                                                                                              <wpg:grpSpPr bwMode="auto">
                                                                                                                                                                                                                                <a:xfrm>
                                                                                                                                                                                                                                  <a:off x="7805" y="1031"/>
                                                                                                                                                                                                                                  <a:ext cx="0" cy="408"/>
                                                                                                                                                                                                                                  <a:chOff x="7805" y="1031"/>
                                                                                                                                                                                                                                  <a:chExt cx="0" cy="408"/>
                                                                                                                                                                                                                                </a:xfrm>
                                                                                                                                                                                                                              </wpg:grpSpPr>
                                                                                                                                                                                                                              <wps:wsp>
                                                                                                                                                                                                                                <wps:cNvPr id="220" name="Freeform 145"/>
                                                                                                                                                                                                                                <wps:cNvSpPr>
                                                                                                                                                                                                                                  <a:spLocks noEditPoints="1"/>
                                                                                                                                                                                                                                </wps:cNvSpPr>
                                                                                                                                                                                                                                <wps:spPr bwMode="auto">
                                                                                                                                                                                                                                  <a:xfrm>
                                                                                                                                                                                                                                    <a:off x="15610" y="2062"/>
                                                                                                                                                                                                                                    <a:ext cx="0" cy="408"/>
                                                                                                                                                                                                                                  </a:xfrm>
                                                                                                                                                                                                                                  <a:custGeom>
                                                                                                                                                                                                                                    <a:avLst/>
                                                                                                                                                                                                                                    <a:gdLst>
                                                                                                                                                                                                                                      <a:gd name="T0" fmla="+- 0 1031 1031"/>
                                                                                                                                                                                                                                      <a:gd name="T1" fmla="*/ 1031 h 408"/>
                                                                                                                                                                                                                                      <a:gd name="T2" fmla="+- 0 1439 1031"/>
                                                                                                                                                                                                                                      <a:gd name="T3" fmla="*/ 1439 h 408"/>
                                                                                                                                                                                                                                    </a:gdLst>
                                                                                                                                                                                                                                    <a:ahLst/>
                                                                                                                                                                                                                                    <a:cxnLst>
                                                                                                                                                                                                                                      <a:cxn ang="0">
                                                                                                                                                                                                                                        <a:pos x="0" y="T1"/>
                                                                                                                                                                                                                                      </a:cxn>
                                                                                                                                                                                                                                      <a:cxn ang="0">
                                                                                                                                                                                                                                        <a:pos x="0" y="T3"/>
                                                                                                                                                                                                                                      </a:cxn>
                                                                                                                                                                                                                                    </a:cxnLst>
                                                                                                                                                                                                                                    <a:rect l="0" t="0" r="r" b="b"/>
                                                                                                                                                                                                                                    <a:pathLst>
                                                                                                                                                                                                                                      <a:path h="408">
                                                                                                                                                                                                                                        <a:moveTo>
                                                                                                                                                                                                                                          <a:pt x="0" y="0"/>
                                                                                                                                                                                                                                        </a:moveTo>
                                                                                                                                                                                                                                        <a:lnTo>
                                                                                                                                                                                                                                          <a:pt x="0" y="408"/>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1" name="Group 107"/>
                                                                                                                                                                                                                                <wpg:cNvGrpSpPr>
                                                                                                                                                                                                                                  <a:grpSpLocks/>
                                                                                                                                                                                                                                </wpg:cNvGrpSpPr>
                                                                                                                                                                                                                                <wpg:grpSpPr bwMode="auto">
                                                                                                                                                                                                                                  <a:xfrm>
                                                                                                                                                                                                                                    <a:off x="7777" y="1439"/>
                                                                                                                                                                                                                                    <a:ext cx="56" cy="0"/>
                                                                                                                                                                                                                                    <a:chOff x="7777" y="1439"/>
                                                                                                                                                                                                                                    <a:chExt cx="56" cy="0"/>
                                                                                                                                                                                                                                  </a:xfrm>
                                                                                                                                                                                                                                </wpg:grpSpPr>
                                                                                                                                                                                                                                <wps:wsp>
                                                                                                                                                                                                                                  <wps:cNvPr id="222" name="Freeform 144"/>
                                                                                                                                                                                                                                  <wps:cNvSpPr>
                                                                                                                                                                                                                                    <a:spLocks noEditPoints="1"/>
                                                                                                                                                                                                                                  </wps:cNvSpPr>
                                                                                                                                                                                                                                  <wps:spPr bwMode="auto">
                                                                                                                                                                                                                                    <a:xfrm>
                                                                                                                                                                                                                                      <a:off x="15554" y="2878"/>
                                                                                                                                                                                                                                      <a:ext cx="56" cy="0"/>
                                                                                                                                                                                                                                    </a:xfrm>
                                                                                                                                                                                                                                    <a:custGeom>
                                                                                                                                                                                                                                      <a:avLst/>
                                                                                                                                                                                                                                      <a:gdLst>
                                                                                                                                                                                                                                        <a:gd name="T0" fmla="+- 0 7777 7777"/>
                                                                                                                                                                                                                                        <a:gd name="T1" fmla="*/ T0 w 56"/>
                                                                                                                                                                                                                                        <a:gd name="T2" fmla="+- 0 7833 7777"/>
                                                                                                                                                                                                                                        <a:gd name="T3" fmla="*/ T2 w 56"/>
                                                                                                                                                                                                                                      </a:gdLst>
                                                                                                                                                                                                                                      <a:ahLst/>
                                                                                                                                                                                                                                      <a:cxnLst>
                                                                                                                                                                                                                                        <a:cxn ang="0">
                                                                                                                                                                                                                                          <a:pos x="T1" y="0"/>
                                                                                                                                                                                                                                        </a:cxn>
                                                                                                                                                                                                                                        <a:cxn ang="0">
                                                                                                                                                                                                                                          <a:pos x="T3" y="0"/>
                                                                                                                                                                                                                                        </a:cxn>
                                                                                                                                                                                                                                      </a:cxnLst>
                                                                                                                                                                                                                                      <a:rect l="0" t="0" r="r" b="b"/>
                                                                                                                                                                                                                                      <a:pathLst>
                                                                                                                                                                                                                                        <a:path w="56">
                                                                                                                                                                                                                                          <a:moveTo>
                                                                                                                                                                                                                                            <a:pt x="0" y="0"/>
                                                                                                                                                                                                                                          </a:moveTo>
                                                                                                                                                                                                                                          <a:lnTo>
                                                                                                                                                                                                                                            <a:pt x="56" y="0"/>
                                                                                                                                                                                                                                          </a:lnTo>
                                                                                                                                                                                                                                        </a:path>
                                                                                                                                                                                                                                      </a:pathLst>
                                                                                                                                                                                                                                    </a:custGeom>
                                                                                                                                                                                                                                    <a:noFill/>
                                                                                                                                                                                                                                    <a:ln w="10209">
                                                                                                                                                                                                                                      <a:solidFill>
                                                                                                                                                                                                                                        <a:srgbClr val="99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3" name="Group 108"/>
                                                                                                                                                                                                                                  <wpg:cNvGrpSpPr>
                                                                                                                                                                                                                                    <a:grpSpLocks/>
                                                                                                                                                                                                                                  </wpg:cNvGrpSpPr>
                                                                                                                                                                                                                                  <wpg:grpSpPr bwMode="auto">
                                                                                                                                                                                                                                    <a:xfrm>
                                                                                                                                                                                                                                      <a:off x="5919" y="-86"/>
                                                                                                                                                                                                                                      <a:ext cx="1885" cy="682"/>
                                                                                                                                                                                                                                      <a:chOff x="5919" y="-86"/>
                                                                                                                                                                                                                                      <a:chExt cx="1885" cy="682"/>
                                                                                                                                                                                                                                    </a:xfrm>
                                                                                                                                                                                                                                  </wpg:grpSpPr>
                                                                                                                                                                                                                                  <wps:wsp>
                                                                                                                                                                                                                                    <wps:cNvPr id="224" name="Freeform 143"/>
                                                                                                                                                                                                                                    <wps:cNvSpPr>
                                                                                                                                                                                                                                      <a:spLocks noEditPoints="1"/>
                                                                                                                                                                                                                                    </wps:cNvSpPr>
                                                                                                                                                                                                                                    <wps:spPr bwMode="auto">
                                                                                                                                                                                                                                      <a:xfrm>
                                                                                                                                                                                                                                        <a:off x="11838" y="-172"/>
                                                                                                                                                                                                                                        <a:ext cx="1886" cy="683"/>
                                                                                                                                                                                                                                      </a:xfrm>
                                                                                                                                                                                                                                      <a:custGeom>
                                                                                                                                                                                                                                        <a:avLst/>
                                                                                                                                                                                                                                        <a:gdLst>
                                                                                                                                                                                                                                          <a:gd name="T0" fmla="+- 0 5943 5919"/>
                                                                                                                                                                                                                                          <a:gd name="T1" fmla="*/ T0 w 1885"/>
                                                                                                                                                                                                                                          <a:gd name="T2" fmla="+- 0 587 -86"/>
                                                                                                                                                                                                                                          <a:gd name="T3" fmla="*/ 587 h 682"/>
                                                                                                                                                                                                                                          <a:gd name="T4" fmla="+- 0 5991 5919"/>
                                                                                                                                                                                                                                          <a:gd name="T5" fmla="*/ T4 w 1885"/>
                                                                                                                                                                                                                                          <a:gd name="T6" fmla="+- 0 570 -86"/>
                                                                                                                                                                                                                                          <a:gd name="T7" fmla="*/ 570 h 682"/>
                                                                                                                                                                                                                                          <a:gd name="T8" fmla="+- 0 6039 5919"/>
                                                                                                                                                                                                                                          <a:gd name="T9" fmla="*/ T8 w 1885"/>
                                                                                                                                                                                                                                          <a:gd name="T10" fmla="+- 0 552 -86"/>
                                                                                                                                                                                                                                          <a:gd name="T11" fmla="*/ 552 h 682"/>
                                                                                                                                                                                                                                          <a:gd name="T12" fmla="+- 0 6086 5919"/>
                                                                                                                                                                                                                                          <a:gd name="T13" fmla="*/ T12 w 1885"/>
                                                                                                                                                                                                                                          <a:gd name="T14" fmla="+- 0 535 -86"/>
                                                                                                                                                                                                                                          <a:gd name="T15" fmla="*/ 535 h 682"/>
                                                                                                                                                                                                                                          <a:gd name="T16" fmla="+- 0 6134 5919"/>
                                                                                                                                                                                                                                          <a:gd name="T17" fmla="*/ T16 w 1885"/>
                                                                                                                                                                                                                                          <a:gd name="T18" fmla="+- 0 518 -86"/>
                                                                                                                                                                                                                                          <a:gd name="T19" fmla="*/ 518 h 682"/>
                                                                                                                                                                                                                                          <a:gd name="T20" fmla="+- 0 6182 5919"/>
                                                                                                                                                                                                                                          <a:gd name="T21" fmla="*/ T20 w 1885"/>
                                                                                                                                                                                                                                          <a:gd name="T22" fmla="+- 0 500 -86"/>
                                                                                                                                                                                                                                          <a:gd name="T23" fmla="*/ 500 h 682"/>
                                                                                                                                                                                                                                          <a:gd name="T24" fmla="+- 0 6229 5919"/>
                                                                                                                                                                                                                                          <a:gd name="T25" fmla="*/ T24 w 1885"/>
                                                                                                                                                                                                                                          <a:gd name="T26" fmla="+- 0 483 -86"/>
                                                                                                                                                                                                                                          <a:gd name="T27" fmla="*/ 483 h 682"/>
                                                                                                                                                                                                                                          <a:gd name="T28" fmla="+- 0 6277 5919"/>
                                                                                                                                                                                                                                          <a:gd name="T29" fmla="*/ T28 w 1885"/>
                                                                                                                                                                                                                                          <a:gd name="T30" fmla="+- 0 466 -86"/>
                                                                                                                                                                                                                                          <a:gd name="T31" fmla="*/ 466 h 682"/>
                                                                                                                                                                                                                                          <a:gd name="T32" fmla="+- 0 6325 5919"/>
                                                                                                                                                                                                                                          <a:gd name="T33" fmla="*/ T32 w 1885"/>
                                                                                                                                                                                                                                          <a:gd name="T34" fmla="+- 0 449 -86"/>
                                                                                                                                                                                                                                          <a:gd name="T35" fmla="*/ 449 h 682"/>
                                                                                                                                                                                                                                          <a:gd name="T36" fmla="+- 0 6373 5919"/>
                                                                                                                                                                                                                                          <a:gd name="T37" fmla="*/ T36 w 1885"/>
                                                                                                                                                                                                                                          <a:gd name="T38" fmla="+- 0 431 -86"/>
                                                                                                                                                                                                                                          <a:gd name="T39" fmla="*/ 431 h 682"/>
                                                                                                                                                                                                                                          <a:gd name="T40" fmla="+- 0 6420 5919"/>
                                                                                                                                                                                                                                          <a:gd name="T41" fmla="*/ T40 w 1885"/>
                                                                                                                                                                                                                                          <a:gd name="T42" fmla="+- 0 414 -86"/>
                                                                                                                                                                                                                                          <a:gd name="T43" fmla="*/ 414 h 682"/>
                                                                                                                                                                                                                                          <a:gd name="T44" fmla="+- 0 6468 5919"/>
                                                                                                                                                                                                                                          <a:gd name="T45" fmla="*/ T44 w 1885"/>
                                                                                                                                                                                                                                          <a:gd name="T46" fmla="+- 0 397 -86"/>
                                                                                                                                                                                                                                          <a:gd name="T47" fmla="*/ 397 h 682"/>
                                                                                                                                                                                                                                          <a:gd name="T48" fmla="+- 0 6516 5919"/>
                                                                                                                                                                                                                                          <a:gd name="T49" fmla="*/ T48 w 1885"/>
                                                                                                                                                                                                                                          <a:gd name="T50" fmla="+- 0 380 -86"/>
                                                                                                                                                                                                                                          <a:gd name="T51" fmla="*/ 380 h 682"/>
                                                                                                                                                                                                                                          <a:gd name="T52" fmla="+- 0 6564 5919"/>
                                                                                                                                                                                                                                          <a:gd name="T53" fmla="*/ T52 w 1885"/>
                                                                                                                                                                                                                                          <a:gd name="T54" fmla="+- 0 362 -86"/>
                                                                                                                                                                                                                                          <a:gd name="T55" fmla="*/ 362 h 682"/>
                                                                                                                                                                                                                                          <a:gd name="T56" fmla="+- 0 6611 5919"/>
                                                                                                                                                                                                                                          <a:gd name="T57" fmla="*/ T56 w 1885"/>
                                                                                                                                                                                                                                          <a:gd name="T58" fmla="+- 0 345 -86"/>
                                                                                                                                                                                                                                          <a:gd name="T59" fmla="*/ 345 h 682"/>
                                                                                                                                                                                                                                          <a:gd name="T60" fmla="+- 0 6659 5919"/>
                                                                                                                                                                                                                                          <a:gd name="T61" fmla="*/ T60 w 1885"/>
                                                                                                                                                                                                                                          <a:gd name="T62" fmla="+- 0 328 -86"/>
                                                                                                                                                                                                                                          <a:gd name="T63" fmla="*/ 328 h 682"/>
                                                                                                                                                                                                                                          <a:gd name="T64" fmla="+- 0 6707 5919"/>
                                                                                                                                                                                                                                          <a:gd name="T65" fmla="*/ T64 w 1885"/>
                                                                                                                                                                                                                                          <a:gd name="T66" fmla="+- 0 311 -86"/>
                                                                                                                                                                                                                                          <a:gd name="T67" fmla="*/ 311 h 682"/>
                                                                                                                                                                                                                                          <a:gd name="T68" fmla="+- 0 6755 5919"/>
                                                                                                                                                                                                                                          <a:gd name="T69" fmla="*/ T68 w 1885"/>
                                                                                                                                                                                                                                          <a:gd name="T70" fmla="+- 0 293 -86"/>
                                                                                                                                                                                                                                          <a:gd name="T71" fmla="*/ 293 h 682"/>
                                                                                                                                                                                                                                          <a:gd name="T72" fmla="+- 0 6802 5919"/>
                                                                                                                                                                                                                                          <a:gd name="T73" fmla="*/ T72 w 1885"/>
                                                                                                                                                                                                                                          <a:gd name="T74" fmla="+- 0 276 -86"/>
                                                                                                                                                                                                                                          <a:gd name="T75" fmla="*/ 276 h 682"/>
                                                                                                                                                                                                                                          <a:gd name="T76" fmla="+- 0 6850 5919"/>
                                                                                                                                                                                                                                          <a:gd name="T77" fmla="*/ T76 w 1885"/>
                                                                                                                                                                                                                                          <a:gd name="T78" fmla="+- 0 259 -86"/>
                                                                                                                                                                                                                                          <a:gd name="T79" fmla="*/ 259 h 682"/>
                                                                                                                                                                                                                                          <a:gd name="T80" fmla="+- 0 6897 5919"/>
                                                                                                                                                                                                                                          <a:gd name="T81" fmla="*/ T80 w 1885"/>
                                                                                                                                                                                                                                          <a:gd name="T82" fmla="+- 0 243 -86"/>
                                                                                                                                                                                                                                          <a:gd name="T83" fmla="*/ 243 h 682"/>
                                                                                                                                                                                                                                          <a:gd name="T84" fmla="+- 0 6945 5919"/>
                                                                                                                                                                                                                                          <a:gd name="T85" fmla="*/ T84 w 1885"/>
                                                                                                                                                                                                                                          <a:gd name="T86" fmla="+- 0 225 -86"/>
                                                                                                                                                                                                                                          <a:gd name="T87" fmla="*/ 225 h 682"/>
                                                                                                                                                                                                                                          <a:gd name="T88" fmla="+- 0 6992 5919"/>
                                                                                                                                                                                                                                          <a:gd name="T89" fmla="*/ T88 w 1885"/>
                                                                                                                                                                                                                                          <a:gd name="T90" fmla="+- 0 208 -86"/>
                                                                                                                                                                                                                                          <a:gd name="T91" fmla="*/ 208 h 682"/>
                                                                                                                                                                                                                                          <a:gd name="T92" fmla="+- 0 7040 5919"/>
                                                                                                                                                                                                                                          <a:gd name="T93" fmla="*/ T92 w 1885"/>
                                                                                                                                                                                                                                          <a:gd name="T94" fmla="+- 0 191 -86"/>
                                                                                                                                                                                                                                          <a:gd name="T95" fmla="*/ 191 h 682"/>
                                                                                                                                                                                                                                          <a:gd name="T96" fmla="+- 0 7088 5919"/>
                                                                                                                                                                                                                                          <a:gd name="T97" fmla="*/ T96 w 1885"/>
                                                                                                                                                                                                                                          <a:gd name="T98" fmla="+- 0 173 -86"/>
                                                                                                                                                                                                                                          <a:gd name="T99" fmla="*/ 173 h 682"/>
                                                                                                                                                                                                                                          <a:gd name="T100" fmla="+- 0 7135 5919"/>
                                                                                                                                                                                                                                          <a:gd name="T101" fmla="*/ T100 w 1885"/>
                                                                                                                                                                                                                                          <a:gd name="T102" fmla="+- 0 156 -86"/>
                                                                                                                                                                                                                                          <a:gd name="T103" fmla="*/ 156 h 682"/>
                                                                                                                                                                                                                                          <a:gd name="T104" fmla="+- 0 7183 5919"/>
                                                                                                                                                                                                                                          <a:gd name="T105" fmla="*/ T104 w 1885"/>
                                                                                                                                                                                                                                          <a:gd name="T106" fmla="+- 0 139 -86"/>
                                                                                                                                                                                                                                          <a:gd name="T107" fmla="*/ 139 h 682"/>
                                                                                                                                                                                                                                          <a:gd name="T108" fmla="+- 0 7231 5919"/>
                                                                                                                                                                                                                                          <a:gd name="T109" fmla="*/ T108 w 1885"/>
                                                                                                                                                                                                                                          <a:gd name="T110" fmla="+- 0 122 -86"/>
                                                                                                                                                                                                                                          <a:gd name="T111" fmla="*/ 122 h 682"/>
                                                                                                                                                                                                                                          <a:gd name="T112" fmla="+- 0 7279 5919"/>
                                                                                                                                                                                                                                          <a:gd name="T113" fmla="*/ T112 w 1885"/>
                                                                                                                                                                                                                                          <a:gd name="T114" fmla="+- 0 104 -86"/>
                                                                                                                                                                                                                                          <a:gd name="T115" fmla="*/ 104 h 682"/>
                                                                                                                                                                                                                                          <a:gd name="T116" fmla="+- 0 7326 5919"/>
                                                                                                                                                                                                                                          <a:gd name="T117" fmla="*/ T116 w 1885"/>
                                                                                                                                                                                                                                          <a:gd name="T118" fmla="+- 0 87 -86"/>
                                                                                                                                                                                                                                          <a:gd name="T119" fmla="*/ 87 h 682"/>
                                                                                                                                                                                                                                          <a:gd name="T120" fmla="+- 0 7374 5919"/>
                                                                                                                                                                                                                                          <a:gd name="T121" fmla="*/ T120 w 1885"/>
                                                                                                                                                                                                                                          <a:gd name="T122" fmla="+- 0 70 -86"/>
                                                                                                                                                                                                                                          <a:gd name="T123" fmla="*/ 70 h 682"/>
                                                                                                                                                                                                                                          <a:gd name="T124" fmla="+- 0 7422 5919"/>
                                                                                                                                                                                                                                          <a:gd name="T125" fmla="*/ T124 w 1885"/>
                                                                                                                                                                                                                                          <a:gd name="T126" fmla="+- 0 53 -86"/>
                                                                                                                                                                                                                                          <a:gd name="T127" fmla="*/ 53 h 682"/>
                                                                                                                                                                                                                                          <a:gd name="T128" fmla="+- 0 7469 5919"/>
                                                                                                                                                                                                                                          <a:gd name="T129" fmla="*/ T128 w 1885"/>
                                                                                                                                                                                                                                          <a:gd name="T130" fmla="+- 0 35 -86"/>
                                                                                                                                                                                                                                          <a:gd name="T131" fmla="*/ 35 h 682"/>
                                                                                                                                                                                                                                          <a:gd name="T132" fmla="+- 0 7517 5919"/>
                                                                                                                                                                                                                                          <a:gd name="T133" fmla="*/ T132 w 1885"/>
                                                                                                                                                                                                                                          <a:gd name="T134" fmla="+- 0 18 -86"/>
                                                                                                                                                                                                                                          <a:gd name="T135" fmla="*/ 18 h 682"/>
                                                                                                                                                                                                                                          <a:gd name="T136" fmla="+- 0 7565 5919"/>
                                                                                                                                                                                                                                          <a:gd name="T137" fmla="*/ T136 w 1885"/>
                                                                                                                                                                                                                                          <a:gd name="T138" fmla="+- 0 1 -86"/>
                                                                                                                                                                                                                                          <a:gd name="T139" fmla="*/ 1 h 682"/>
                                                                                                                                                                                                                                          <a:gd name="T140" fmla="+- 0 7613 5919"/>
                                                                                                                                                                                                                                          <a:gd name="T141" fmla="*/ T140 w 1885"/>
                                                                                                                                                                                                                                          <a:gd name="T142" fmla="+- 0 -17 -86"/>
                                                                                                                                                                                                                                          <a:gd name="T143" fmla="*/ -17 h 682"/>
                                                                                                                                                                                                                                          <a:gd name="T144" fmla="+- 0 7660 5919"/>
                                                                                                                                                                                                                                          <a:gd name="T145" fmla="*/ T144 w 1885"/>
                                                                                                                                                                                                                                          <a:gd name="T146" fmla="+- 0 -34 -86"/>
                                                                                                                                                                                                                                          <a:gd name="T147" fmla="*/ -34 h 682"/>
                                                                                                                                                                                                                                          <a:gd name="T148" fmla="+- 0 7708 5919"/>
                                                                                                                                                                                                                                          <a:gd name="T149" fmla="*/ T148 w 1885"/>
                                                                                                                                                                                                                                          <a:gd name="T150" fmla="+- 0 -51 -86"/>
                                                                                                                                                                                                                                          <a:gd name="T151" fmla="*/ -51 h 682"/>
                                                                                                                                                                                                                                          <a:gd name="T152" fmla="+- 0 7756 5919"/>
                                                                                                                                                                                                                                          <a:gd name="T153" fmla="*/ T152 w 1885"/>
                                                                                                                                                                                                                                          <a:gd name="T154" fmla="+- 0 -68 -86"/>
                                                                                                                                                                                                                                          <a:gd name="T155" fmla="*/ -68 h 682"/>
                                                                                                                                                                                                                                          <a:gd name="T156" fmla="+- 0 7804 5919"/>
                                                                                                                                                                                                                                          <a:gd name="T157" fmla="*/ T156 w 1885"/>
                                                                                                                                                                                                                                          <a:gd name="T158" fmla="+- 0 -86 -86"/>
                                                                                                                                                                                                                                          <a:gd name="T159" fmla="*/ -86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85" h="682">
                                                                                                                                                                                                                                            <a:moveTo>
                                                                                                                                                                                                                                              <a:pt x="0" y="682"/>
                                                                                                                                                                                                                                            </a:moveTo>
                                                                                                                                                                                                                                            <a:lnTo>
                                                                                                                                                                                                                                              <a:pt x="24" y="673"/>
                                                                                                                                                                                                                                            </a:lnTo>
                                                                                                                                                                                                                                            <a:lnTo>
                                                                                                                                                                                                                                              <a:pt x="48" y="664"/>
                                                                                                                                                                                                                                            </a:lnTo>
                                                                                                                                                                                                                                            <a:lnTo>
                                                                                                                                                                                                                                              <a:pt x="72" y="656"/>
                                                                                                                                                                                                                                            </a:lnTo>
                                                                                                                                                                                                                                            <a:lnTo>
                                                                                                                                                                                                                                              <a:pt x="96" y="647"/>
                                                                                                                                                                                                                                            </a:lnTo>
                                                                                                                                                                                                                                            <a:lnTo>
                                                                                                                                                                                                                                              <a:pt x="120" y="638"/>
                                                                                                                                                                                                                                            </a:lnTo>
                                                                                                                                                                                                                                            <a:lnTo>
                                                                                                                                                                                                                                              <a:pt x="143" y="630"/>
                                                                                                                                                                                                                                            </a:lnTo>
                                                                                                                                                                                                                                            <a:lnTo>
                                                                                                                                                                                                                                              <a:pt x="167" y="621"/>
                                                                                                                                                                                                                                            </a:lnTo>
                                                                                                                                                                                                                                            <a:lnTo>
                                                                                                                                                                                                                                              <a:pt x="191" y="612"/>
                                                                                                                                                                                                                                            </a:lnTo>
                                                                                                                                                                                                                                            <a:lnTo>
                                                                                                                                                                                                                                              <a:pt x="215" y="604"/>
                                                                                                                                                                                                                                            </a:lnTo>
                                                                                                                                                                                                                                            <a:lnTo>
                                                                                                                                                                                                                                              <a:pt x="239" y="595"/>
                                                                                                                                                                                                                                            </a:lnTo>
                                                                                                                                                                                                                                            <a:lnTo>
                                                                                                                                                                                                                                              <a:pt x="263" y="586"/>
                                                                                                                                                                                                                                            </a:lnTo>
                                                                                                                                                                                                                                            <a:lnTo>
                                                                                                                                                                                                                                              <a:pt x="287" y="578"/>
                                                                                                                                                                                                                                            </a:lnTo>
                                                                                                                                                                                                                                            <a:lnTo>
                                                                                                                                                                                                                                              <a:pt x="310" y="569"/>
                                                                                                                                                                                                                                            </a:lnTo>
                                                                                                                                                                                                                                            <a:lnTo>
                                                                                                                                                                                                                                              <a:pt x="334" y="561"/>
                                                                                                                                                                                                                                            </a:lnTo>
                                                                                                                                                                                                                                            <a:lnTo>
                                                                                                                                                                                                                                              <a:pt x="358" y="552"/>
                                                                                                                                                                                                                                            </a:lnTo>
                                                                                                                                                                                                                                            <a:lnTo>
                                                                                                                                                                                                                                              <a:pt x="382" y="543"/>
                                                                                                                                                                                                                                            </a:lnTo>
                                                                                                                                                                                                                                            <a:lnTo>
                                                                                                                                                                                                                                              <a:pt x="406" y="535"/>
                                                                                                                                                                                                                                            </a:lnTo>
                                                                                                                                                                                                                                            <a:lnTo>
                                                                                                                                                                                                                                              <a:pt x="430" y="526"/>
                                                                                                                                                                                                                                            </a:lnTo>
                                                                                                                                                                                                                                            <a:lnTo>
                                                                                                                                                                                                                                              <a:pt x="454" y="517"/>
                                                                                                                                                                                                                                            </a:lnTo>
                                                                                                                                                                                                                                            <a:lnTo>
                                                                                                                                                                                                                                              <a:pt x="478" y="509"/>
                                                                                                                                                                                                                                            </a:lnTo>
                                                                                                                                                                                                                                            <a:lnTo>
                                                                                                                                                                                                                                              <a:pt x="501" y="500"/>
                                                                                                                                                                                                                                            </a:lnTo>
                                                                                                                                                                                                                                            <a:lnTo>
                                                                                                                                                                                                                                              <a:pt x="525" y="491"/>
                                                                                                                                                                                                                                            </a:lnTo>
                                                                                                                                                                                                                                            <a:lnTo>
                                                                                                                                                                                                                                              <a:pt x="549" y="483"/>
                                                                                                                                                                                                                                            </a:lnTo>
                                                                                                                                                                                                                                            <a:lnTo>
                                                                                                                                                                                                                                              <a:pt x="573" y="474"/>
                                                                                                                                                                                                                                            </a:lnTo>
                                                                                                                                                                                                                                            <a:lnTo>
                                                                                                                                                                                                                                              <a:pt x="597" y="466"/>
                                                                                                                                                                                                                                            </a:lnTo>
                                                                                                                                                                                                                                            <a:lnTo>
                                                                                                                                                                                                                                              <a:pt x="621" y="457"/>
                                                                                                                                                                                                                                            </a:lnTo>
                                                                                                                                                                                                                                            <a:lnTo>
                                                                                                                                                                                                                                              <a:pt x="645" y="448"/>
                                                                                                                                                                                                                                            </a:lnTo>
                                                                                                                                                                                                                                            <a:lnTo>
                                                                                                                                                                                                                                              <a:pt x="669" y="440"/>
                                                                                                                                                                                                                                            </a:lnTo>
                                                                                                                                                                                                                                            <a:lnTo>
                                                                                                                                                                                                                                              <a:pt x="692" y="431"/>
                                                                                                                                                                                                                                            </a:lnTo>
                                                                                                                                                                                                                                            <a:lnTo>
                                                                                                                                                                                                                                              <a:pt x="716" y="422"/>
                                                                                                                                                                                                                                            </a:lnTo>
                                                                                                                                                                                                                                            <a:lnTo>
                                                                                                                                                                                                                                              <a:pt x="740" y="414"/>
                                                                                                                                                                                                                                            </a:lnTo>
                                                                                                                                                                                                                                            <a:lnTo>
                                                                                                                                                                                                                                              <a:pt x="764" y="405"/>
                                                                                                                                                                                                                                            </a:lnTo>
                                                                                                                                                                                                                                            <a:lnTo>
                                                                                                                                                                                                                                              <a:pt x="788" y="397"/>
                                                                                                                                                                                                                                            </a:lnTo>
                                                                                                                                                                                                                                            <a:lnTo>
                                                                                                                                                                                                                                              <a:pt x="812" y="388"/>
                                                                                                                                                                                                                                            </a:lnTo>
                                                                                                                                                                                                                                            <a:lnTo>
                                                                                                                                                                                                                                              <a:pt x="836" y="379"/>
                                                                                                                                                                                                                                            </a:lnTo>
                                                                                                                                                                                                                                            <a:lnTo>
                                                                                                                                                                                                                                              <a:pt x="859" y="371"/>
                                                                                                                                                                                                                                            </a:lnTo>
                                                                                                                                                                                                                                            <a:lnTo>
                                                                                                                                                                                                                                              <a:pt x="883" y="362"/>
                                                                                                                                                                                                                                            </a:lnTo>
                                                                                                                                                                                                                                            <a:lnTo>
                                                                                                                                                                                                                                              <a:pt x="907" y="353"/>
                                                                                                                                                                                                                                            </a:lnTo>
                                                                                                                                                                                                                                            <a:lnTo>
                                                                                                                                                                                                                                              <a:pt x="931" y="345"/>
                                                                                                                                                                                                                                            </a:lnTo>
                                                                                                                                                                                                                                            <a:lnTo>
                                                                                                                                                                                                                                              <a:pt x="954" y="337"/>
                                                                                                                                                                                                                                            </a:lnTo>
                                                                                                                                                                                                                                            <a:lnTo>
                                                                                                                                                                                                                                              <a:pt x="978" y="329"/>
                                                                                                                                                                                                                                            </a:lnTo>
                                                                                                                                                                                                                                            <a:lnTo>
                                                                                                                                                                                                                                              <a:pt x="1002" y="320"/>
                                                                                                                                                                                                                                            </a:lnTo>
                                                                                                                                                                                                                                            <a:lnTo>
                                                                                                                                                                                                                                              <a:pt x="1026" y="311"/>
                                                                                                                                                                                                                                            </a:lnTo>
                                                                                                                                                                                                                                            <a:lnTo>
                                                                                                                                                                                                                                              <a:pt x="1049" y="303"/>
                                                                                                                                                                                                                                            </a:lnTo>
                                                                                                                                                                                                                                            <a:lnTo>
                                                                                                                                                                                                                                              <a:pt x="1073" y="294"/>
                                                                                                                                                                                                                                            </a:lnTo>
                                                                                                                                                                                                                                            <a:lnTo>
                                                                                                                                                                                                                                              <a:pt x="1097" y="285"/>
                                                                                                                                                                                                                                            </a:lnTo>
                                                                                                                                                                                                                                            <a:lnTo>
                                                                                                                                                                                                                                              <a:pt x="1121" y="277"/>
                                                                                                                                                                                                                                            </a:lnTo>
                                                                                                                                                                                                                                            <a:lnTo>
                                                                                                                                                                                                                                              <a:pt x="1145" y="268"/>
                                                                                                                                                                                                                                            </a:lnTo>
                                                                                                                                                                                                                                            <a:lnTo>
                                                                                                                                                                                                                                              <a:pt x="1169" y="259"/>
                                                                                                                                                                                                                                            </a:lnTo>
                                                                                                                                                                                                                                            <a:lnTo>
                                                                                                                                                                                                                                              <a:pt x="1193" y="251"/>
                                                                                                                                                                                                                                            </a:lnTo>
                                                                                                                                                                                                                                            <a:lnTo>
                                                                                                                                                                                                                                              <a:pt x="1216" y="242"/>
                                                                                                                                                                                                                                            </a:lnTo>
                                                                                                                                                                                                                                            <a:lnTo>
                                                                                                                                                                                                                                              <a:pt x="1240" y="234"/>
                                                                                                                                                                                                                                            </a:lnTo>
                                                                                                                                                                                                                                            <a:lnTo>
                                                                                                                                                                                                                                              <a:pt x="1264" y="225"/>
                                                                                                                                                                                                                                            </a:lnTo>
                                                                                                                                                                                                                                            <a:lnTo>
                                                                                                                                                                                                                                              <a:pt x="1288" y="216"/>
                                                                                                                                                                                                                                            </a:lnTo>
                                                                                                                                                                                                                                            <a:lnTo>
                                                                                                                                                                                                                                              <a:pt x="1312" y="208"/>
                                                                                                                                                                                                                                            </a:lnTo>
                                                                                                                                                                                                                                            <a:lnTo>
                                                                                                                                                                                                                                              <a:pt x="1336" y="199"/>
                                                                                                                                                                                                                                            </a:lnTo>
                                                                                                                                                                                                                                            <a:lnTo>
                                                                                                                                                                                                                                              <a:pt x="1360" y="190"/>
                                                                                                                                                                                                                                            </a:lnTo>
                                                                                                                                                                                                                                            <a:lnTo>
                                                                                                                                                                                                                                              <a:pt x="1383" y="182"/>
                                                                                                                                                                                                                                            </a:lnTo>
                                                                                                                                                                                                                                            <a:lnTo>
                                                                                                                                                                                                                                              <a:pt x="1407" y="173"/>
                                                                                                                                                                                                                                            </a:lnTo>
                                                                                                                                                                                                                                            <a:lnTo>
                                                                                                                                                                                                                                              <a:pt x="1431" y="164"/>
                                                                                                                                                                                                                                            </a:lnTo>
                                                                                                                                                                                                                                            <a:lnTo>
                                                                                                                                                                                                                                              <a:pt x="1455" y="156"/>
                                                                                                                                                                                                                                            </a:lnTo>
                                                                                                                                                                                                                                            <a:lnTo>
                                                                                                                                                                                                                                              <a:pt x="1479" y="147"/>
                                                                                                                                                                                                                                            </a:lnTo>
                                                                                                                                                                                                                                            <a:lnTo>
                                                                                                                                                                                                                                              <a:pt x="1503" y="139"/>
                                                                                                                                                                                                                                            </a:lnTo>
                                                                                                                                                                                                                                            <a:lnTo>
                                                                                                                                                                                                                                              <a:pt x="1527" y="130"/>
                                                                                                                                                                                                                                            </a:lnTo>
                                                                                                                                                                                                                                            <a:lnTo>
                                                                                                                                                                                                                                              <a:pt x="1550" y="121"/>
                                                                                                                                                                                                                                            </a:lnTo>
                                                                                                                                                                                                                                            <a:lnTo>
                                                                                                                                                                                                                                              <a:pt x="1574" y="113"/>
                                                                                                                                                                                                                                            </a:lnTo>
                                                                                                                                                                                                                                            <a:lnTo>
                                                                                                                                                                                                                                              <a:pt x="1598" y="104"/>
                                                                                                                                                                                                                                            </a:lnTo>
                                                                                                                                                                                                                                            <a:lnTo>
                                                                                                                                                                                                                                              <a:pt x="1622" y="95"/>
                                                                                                                                                                                                                                            </a:lnTo>
                                                                                                                                                                                                                                            <a:lnTo>
                                                                                                                                                                                                                                              <a:pt x="1646" y="87"/>
                                                                                                                                                                                                                                            </a:lnTo>
                                                                                                                                                                                                                                            <a:lnTo>
                                                                                                                                                                                                                                              <a:pt x="1670" y="78"/>
                                                                                                                                                                                                                                            </a:lnTo>
                                                                                                                                                                                                                                            <a:lnTo>
                                                                                                                                                                                                                                              <a:pt x="1694" y="69"/>
                                                                                                                                                                                                                                            </a:lnTo>
                                                                                                                                                                                                                                            <a:lnTo>
                                                                                                                                                                                                                                              <a:pt x="1718" y="61"/>
                                                                                                                                                                                                                                            </a:lnTo>
                                                                                                                                                                                                                                            <a:lnTo>
                                                                                                                                                                                                                                              <a:pt x="1741" y="52"/>
                                                                                                                                                                                                                                            </a:lnTo>
                                                                                                                                                                                                                                            <a:lnTo>
                                                                                                                                                                                                                                              <a:pt x="1765" y="44"/>
                                                                                                                                                                                                                                            </a:lnTo>
                                                                                                                                                                                                                                            <a:lnTo>
                                                                                                                                                                                                                                              <a:pt x="1789" y="35"/>
                                                                                                                                                                                                                                            </a:lnTo>
                                                                                                                                                                                                                                            <a:lnTo>
                                                                                                                                                                                                                                              <a:pt x="1813" y="26"/>
                                                                                                                                                                                                                                            </a:lnTo>
                                                                                                                                                                                                                                            <a:lnTo>
                                                                                                                                                                                                                                              <a:pt x="1837" y="18"/>
                                                                                                                                                                                                                                            </a:lnTo>
                                                                                                                                                                                                                                            <a:lnTo>
                                                                                                                                                                                                                                              <a:pt x="1861" y="9"/>
                                                                                                                                                                                                                                            </a:lnTo>
                                                                                                                                                                                                                                            <a:lnTo>
                                                                                                                                                                                                                                              <a:pt x="1885" y="0"/>
                                                                                                                                                                                                                                            </a:lnTo>
                                                                                                                                                                                                                                          </a:path>
                                                                                                                                                                                                                                        </a:pathLst>
                                                                                                                                                                                                                                      </a:custGeom>
                                                                                                                                                                                                                                      <a:noFill/>
                                                                                                                                                                                                                                      <a:ln w="10209">
                                                                                                                                                                                                                                        <a:solidFill>
                                                                                                                                                                                                                                          <a:srgbClr val="F8766C"/>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5" name="Group 109"/>
                                                                                                                                                                                                                                    <wpg:cNvGrpSpPr>
                                                                                                                                                                                                                                      <a:grpSpLocks/>
                                                                                                                                                                                                                                    </wpg:cNvGrpSpPr>
                                                                                                                                                                                                                                    <wpg:grpSpPr bwMode="auto">
                                                                                                                                                                                                                                      <a:xfrm>
                                                                                                                                                                                                                                        <a:off x="5919" y="788"/>
                                                                                                                                                                                                                                        <a:ext cx="1885" cy="65"/>
                                                                                                                                                                                                                                        <a:chOff x="5919" y="788"/>
                                                                                                                                                                                                                                        <a:chExt cx="1885" cy="65"/>
                                                                                                                                                                                                                                      </a:xfrm>
                                                                                                                                                                                                                                    </wpg:grpSpPr>
                                                                                                                                                                                                                                    <wps:wsp>
                                                                                                                                                                                                                                      <wps:cNvPr id="226" name="Freeform 142"/>
                                                                                                                                                                                                                                      <wps:cNvSpPr>
                                                                                                                                                                                                                                        <a:spLocks noEditPoints="1"/>
                                                                                                                                                                                                                                      </wps:cNvSpPr>
                                                                                                                                                                                                                                      <wps:spPr bwMode="auto">
                                                                                                                                                                                                                                        <a:xfrm>
                                                                                                                                                                                                                                          <a:off x="11838" y="1576"/>
                                                                                                                                                                                                                                          <a:ext cx="1886" cy="64"/>
                                                                                                                                                                                                                                        </a:xfrm>
                                                                                                                                                                                                                                        <a:custGeom>
                                                                                                                                                                                                                                          <a:avLst/>
                                                                                                                                                                                                                                          <a:gdLst>
                                                                                                                                                                                                                                            <a:gd name="T0" fmla="+- 0 5943 5919"/>
                                                                                                                                                                                                                                            <a:gd name="T1" fmla="*/ T0 w 1885"/>
                                                                                                                                                                                                                                            <a:gd name="T2" fmla="+- 0 853 788"/>
                                                                                                                                                                                                                                            <a:gd name="T3" fmla="*/ 853 h 65"/>
                                                                                                                                                                                                                                            <a:gd name="T4" fmla="+- 0 5991 5919"/>
                                                                                                                                                                                                                                            <a:gd name="T5" fmla="*/ T4 w 1885"/>
                                                                                                                                                                                                                                            <a:gd name="T6" fmla="+- 0 851 788"/>
                                                                                                                                                                                                                                            <a:gd name="T7" fmla="*/ 851 h 65"/>
                                                                                                                                                                                                                                            <a:gd name="T8" fmla="+- 0 6039 5919"/>
                                                                                                                                                                                                                                            <a:gd name="T9" fmla="*/ T8 w 1885"/>
                                                                                                                                                                                                                                            <a:gd name="T10" fmla="+- 0 849 788"/>
                                                                                                                                                                                                                                            <a:gd name="T11" fmla="*/ 849 h 65"/>
                                                                                                                                                                                                                                            <a:gd name="T12" fmla="+- 0 6086 5919"/>
                                                                                                                                                                                                                                            <a:gd name="T13" fmla="*/ T12 w 1885"/>
                                                                                                                                                                                                                                            <a:gd name="T14" fmla="+- 0 848 788"/>
                                                                                                                                                                                                                                            <a:gd name="T15" fmla="*/ 848 h 65"/>
                                                                                                                                                                                                                                            <a:gd name="T16" fmla="+- 0 6134 5919"/>
                                                                                                                                                                                                                                            <a:gd name="T17" fmla="*/ T16 w 1885"/>
                                                                                                                                                                                                                                            <a:gd name="T18" fmla="+- 0 846 788"/>
                                                                                                                                                                                                                                            <a:gd name="T19" fmla="*/ 846 h 65"/>
                                                                                                                                                                                                                                            <a:gd name="T20" fmla="+- 0 6182 5919"/>
                                                                                                                                                                                                                                            <a:gd name="T21" fmla="*/ T20 w 1885"/>
                                                                                                                                                                                                                                            <a:gd name="T22" fmla="+- 0 844 788"/>
                                                                                                                                                                                                                                            <a:gd name="T23" fmla="*/ 844 h 65"/>
                                                                                                                                                                                                                                            <a:gd name="T24" fmla="+- 0 6229 5919"/>
                                                                                                                                                                                                                                            <a:gd name="T25" fmla="*/ T24 w 1885"/>
                                                                                                                                                                                                                                            <a:gd name="T26" fmla="+- 0 843 788"/>
                                                                                                                                                                                                                                            <a:gd name="T27" fmla="*/ 843 h 65"/>
                                                                                                                                                                                                                                            <a:gd name="T28" fmla="+- 0 6277 5919"/>
                                                                                                                                                                                                                                            <a:gd name="T29" fmla="*/ T28 w 1885"/>
                                                                                                                                                                                                                                            <a:gd name="T30" fmla="+- 0 841 788"/>
                                                                                                                                                                                                                                            <a:gd name="T31" fmla="*/ 841 h 65"/>
                                                                                                                                                                                                                                            <a:gd name="T32" fmla="+- 0 6325 5919"/>
                                                                                                                                                                                                                                            <a:gd name="T33" fmla="*/ T32 w 1885"/>
                                                                                                                                                                                                                                            <a:gd name="T34" fmla="+- 0 839 788"/>
                                                                                                                                                                                                                                            <a:gd name="T35" fmla="*/ 839 h 65"/>
                                                                                                                                                                                                                                            <a:gd name="T36" fmla="+- 0 6373 5919"/>
                                                                                                                                                                                                                                            <a:gd name="T37" fmla="*/ T36 w 1885"/>
                                                                                                                                                                                                                                            <a:gd name="T38" fmla="+- 0 838 788"/>
                                                                                                                                                                                                                                            <a:gd name="T39" fmla="*/ 838 h 65"/>
                                                                                                                                                                                                                                            <a:gd name="T40" fmla="+- 0 6420 5919"/>
                                                                                                                                                                                                                                            <a:gd name="T41" fmla="*/ T40 w 1885"/>
                                                                                                                                                                                                                                            <a:gd name="T42" fmla="+- 0 836 788"/>
                                                                                                                                                                                                                                            <a:gd name="T43" fmla="*/ 836 h 65"/>
                                                                                                                                                                                                                                            <a:gd name="T44" fmla="+- 0 6468 5919"/>
                                                                                                                                                                                                                                            <a:gd name="T45" fmla="*/ T44 w 1885"/>
                                                                                                                                                                                                                                            <a:gd name="T46" fmla="+- 0 835 788"/>
                                                                                                                                                                                                                                            <a:gd name="T47" fmla="*/ 835 h 65"/>
                                                                                                                                                                                                                                            <a:gd name="T48" fmla="+- 0 6516 5919"/>
                                                                                                                                                                                                                                            <a:gd name="T49" fmla="*/ T48 w 1885"/>
                                                                                                                                                                                                                                            <a:gd name="T50" fmla="+- 0 833 788"/>
                                                                                                                                                                                                                                            <a:gd name="T51" fmla="*/ 833 h 65"/>
                                                                                                                                                                                                                                            <a:gd name="T52" fmla="+- 0 6564 5919"/>
                                                                                                                                                                                                                                            <a:gd name="T53" fmla="*/ T52 w 1885"/>
                                                                                                                                                                                                                                            <a:gd name="T54" fmla="+- 0 831 788"/>
                                                                                                                                                                                                                                            <a:gd name="T55" fmla="*/ 831 h 65"/>
                                                                                                                                                                                                                                            <a:gd name="T56" fmla="+- 0 6611 5919"/>
                                                                                                                                                                                                                                            <a:gd name="T57" fmla="*/ T56 w 1885"/>
                                                                                                                                                                                                                                            <a:gd name="T58" fmla="+- 0 830 788"/>
                                                                                                                                                                                                                                            <a:gd name="T59" fmla="*/ 830 h 65"/>
                                                                                                                                                                                                                                            <a:gd name="T60" fmla="+- 0 6659 5919"/>
                                                                                                                                                                                                                                            <a:gd name="T61" fmla="*/ T60 w 1885"/>
                                                                                                                                                                                                                                            <a:gd name="T62" fmla="+- 0 828 788"/>
                                                                                                                                                                                                                                            <a:gd name="T63" fmla="*/ 828 h 65"/>
                                                                                                                                                                                                                                            <a:gd name="T64" fmla="+- 0 6707 5919"/>
                                                                                                                                                                                                                                            <a:gd name="T65" fmla="*/ T64 w 1885"/>
                                                                                                                                                                                                                                            <a:gd name="T66" fmla="+- 0 826 788"/>
                                                                                                                                                                                                                                            <a:gd name="T67" fmla="*/ 826 h 65"/>
                                                                                                                                                                                                                                            <a:gd name="T68" fmla="+- 0 6755 5919"/>
                                                                                                                                                                                                                                            <a:gd name="T69" fmla="*/ T68 w 1885"/>
                                                                                                                                                                                                                                            <a:gd name="T70" fmla="+- 0 825 788"/>
                                                                                                                                                                                                                                            <a:gd name="T71" fmla="*/ 825 h 65"/>
                                                                                                                                                                                                                                            <a:gd name="T72" fmla="+- 0 6802 5919"/>
                                                                                                                                                                                                                                            <a:gd name="T73" fmla="*/ T72 w 1885"/>
                                                                                                                                                                                                                                            <a:gd name="T74" fmla="+- 0 823 788"/>
                                                                                                                                                                                                                                            <a:gd name="T75" fmla="*/ 823 h 65"/>
                                                                                                                                                                                                                                            <a:gd name="T76" fmla="+- 0 6850 5919"/>
                                                                                                                                                                                                                                            <a:gd name="T77" fmla="*/ T76 w 1885"/>
                                                                                                                                                                                                                                            <a:gd name="T78" fmla="+- 0 822 788"/>
                                                                                                                                                                                                                                            <a:gd name="T79" fmla="*/ 822 h 65"/>
                                                                                                                                                                                                                                            <a:gd name="T80" fmla="+- 0 6897 5919"/>
                                                                                                                                                                                                                                            <a:gd name="T81" fmla="*/ T80 w 1885"/>
                                                                                                                                                                                                                                            <a:gd name="T82" fmla="+- 0 819 788"/>
                                                                                                                                                                                                                                            <a:gd name="T83" fmla="*/ 819 h 65"/>
                                                                                                                                                                                                                                            <a:gd name="T84" fmla="+- 0 6945 5919"/>
                                                                                                                                                                                                                                            <a:gd name="T85" fmla="*/ T84 w 1885"/>
                                                                                                                                                                                                                                            <a:gd name="T86" fmla="+- 0 817 788"/>
                                                                                                                                                                                                                                            <a:gd name="T87" fmla="*/ 817 h 65"/>
                                                                                                                                                                                                                                            <a:gd name="T88" fmla="+- 0 6992 5919"/>
                                                                                                                                                                                                                                            <a:gd name="T89" fmla="*/ T88 w 1885"/>
                                                                                                                                                                                                                                            <a:gd name="T90" fmla="+- 0 816 788"/>
                                                                                                                                                                                                                                            <a:gd name="T91" fmla="*/ 816 h 65"/>
                                                                                                                                                                                                                                            <a:gd name="T92" fmla="+- 0 7040 5919"/>
                                                                                                                                                                                                                                            <a:gd name="T93" fmla="*/ T92 w 1885"/>
                                                                                                                                                                                                                                            <a:gd name="T94" fmla="+- 0 814 788"/>
                                                                                                                                                                                                                                            <a:gd name="T95" fmla="*/ 814 h 65"/>
                                                                                                                                                                                                                                            <a:gd name="T96" fmla="+- 0 7088 5919"/>
                                                                                                                                                                                                                                            <a:gd name="T97" fmla="*/ T96 w 1885"/>
                                                                                                                                                                                                                                            <a:gd name="T98" fmla="+- 0 812 788"/>
                                                                                                                                                                                                                                            <a:gd name="T99" fmla="*/ 812 h 65"/>
                                                                                                                                                                                                                                            <a:gd name="T100" fmla="+- 0 7135 5919"/>
                                                                                                                                                                                                                                            <a:gd name="T101" fmla="*/ T100 w 1885"/>
                                                                                                                                                                                                                                            <a:gd name="T102" fmla="+- 0 811 788"/>
                                                                                                                                                                                                                                            <a:gd name="T103" fmla="*/ 811 h 65"/>
                                                                                                                                                                                                                                            <a:gd name="T104" fmla="+- 0 7183 5919"/>
                                                                                                                                                                                                                                            <a:gd name="T105" fmla="*/ T104 w 1885"/>
                                                                                                                                                                                                                                            <a:gd name="T106" fmla="+- 0 809 788"/>
                                                                                                                                                                                                                                            <a:gd name="T107" fmla="*/ 809 h 65"/>
                                                                                                                                                                                                                                            <a:gd name="T108" fmla="+- 0 7231 5919"/>
                                                                                                                                                                                                                                            <a:gd name="T109" fmla="*/ T108 w 1885"/>
                                                                                                                                                                                                                                            <a:gd name="T110" fmla="+- 0 807 788"/>
                                                                                                                                                                                                                                            <a:gd name="T111" fmla="*/ 807 h 65"/>
                                                                                                                                                                                                                                            <a:gd name="T112" fmla="+- 0 7279 5919"/>
                                                                                                                                                                                                                                            <a:gd name="T113" fmla="*/ T112 w 1885"/>
                                                                                                                                                                                                                                            <a:gd name="T114" fmla="+- 0 806 788"/>
                                                                                                                                                                                                                                            <a:gd name="T115" fmla="*/ 806 h 65"/>
                                                                                                                                                                                                                                            <a:gd name="T116" fmla="+- 0 7326 5919"/>
                                                                                                                                                                                                                                            <a:gd name="T117" fmla="*/ T116 w 1885"/>
                                                                                                                                                                                                                                            <a:gd name="T118" fmla="+- 0 804 788"/>
                                                                                                                                                                                                                                            <a:gd name="T119" fmla="*/ 804 h 65"/>
                                                                                                                                                                                                                                            <a:gd name="T120" fmla="+- 0 7374 5919"/>
                                                                                                                                                                                                                                            <a:gd name="T121" fmla="*/ T120 w 1885"/>
                                                                                                                                                                                                                                            <a:gd name="T122" fmla="+- 0 802 788"/>
                                                                                                                                                                                                                                            <a:gd name="T123" fmla="*/ 802 h 65"/>
                                                                                                                                                                                                                                            <a:gd name="T124" fmla="+- 0 7422 5919"/>
                                                                                                                                                                                                                                            <a:gd name="T125" fmla="*/ T124 w 1885"/>
                                                                                                                                                                                                                                            <a:gd name="T126" fmla="+- 0 801 788"/>
                                                                                                                                                                                                                                            <a:gd name="T127" fmla="*/ 801 h 65"/>
                                                                                                                                                                                                                                            <a:gd name="T128" fmla="+- 0 7469 5919"/>
                                                                                                                                                                                                                                            <a:gd name="T129" fmla="*/ T128 w 1885"/>
                                                                                                                                                                                                                                            <a:gd name="T130" fmla="+- 0 799 788"/>
                                                                                                                                                                                                                                            <a:gd name="T131" fmla="*/ 799 h 65"/>
                                                                                                                                                                                                                                            <a:gd name="T132" fmla="+- 0 7517 5919"/>
                                                                                                                                                                                                                                            <a:gd name="T133" fmla="*/ T132 w 1885"/>
                                                                                                                                                                                                                                            <a:gd name="T134" fmla="+- 0 798 788"/>
                                                                                                                                                                                                                                            <a:gd name="T135" fmla="*/ 798 h 65"/>
                                                                                                                                                                                                                                            <a:gd name="T136" fmla="+- 0 7565 5919"/>
                                                                                                                                                                                                                                            <a:gd name="T137" fmla="*/ T136 w 1885"/>
                                                                                                                                                                                                                                            <a:gd name="T138" fmla="+- 0 796 788"/>
                                                                                                                                                                                                                                            <a:gd name="T139" fmla="*/ 796 h 65"/>
                                                                                                                                                                                                                                            <a:gd name="T140" fmla="+- 0 7613 5919"/>
                                                                                                                                                                                                                                            <a:gd name="T141" fmla="*/ T140 w 1885"/>
                                                                                                                                                                                                                                            <a:gd name="T142" fmla="+- 0 794 788"/>
                                                                                                                                                                                                                                            <a:gd name="T143" fmla="*/ 794 h 65"/>
                                                                                                                                                                                                                                            <a:gd name="T144" fmla="+- 0 7660 5919"/>
                                                                                                                                                                                                                                            <a:gd name="T145" fmla="*/ T144 w 1885"/>
                                                                                                                                                                                                                                            <a:gd name="T146" fmla="+- 0 793 788"/>
                                                                                                                                                                                                                                            <a:gd name="T147" fmla="*/ 793 h 65"/>
                                                                                                                                                                                                                                            <a:gd name="T148" fmla="+- 0 7708 5919"/>
                                                                                                                                                                                                                                            <a:gd name="T149" fmla="*/ T148 w 1885"/>
                                                                                                                                                                                                                                            <a:gd name="T150" fmla="+- 0 791 788"/>
                                                                                                                                                                                                                                            <a:gd name="T151" fmla="*/ 791 h 65"/>
                                                                                                                                                                                                                                            <a:gd name="T152" fmla="+- 0 7756 5919"/>
                                                                                                                                                                                                                                            <a:gd name="T153" fmla="*/ T152 w 1885"/>
                                                                                                                                                                                                                                            <a:gd name="T154" fmla="+- 0 789 788"/>
                                                                                                                                                                                                                                            <a:gd name="T155" fmla="*/ 789 h 65"/>
                                                                                                                                                                                                                                            <a:gd name="T156" fmla="+- 0 7804 5919"/>
                                                                                                                                                                                                                                            <a:gd name="T157" fmla="*/ T156 w 1885"/>
                                                                                                                                                                                                                                            <a:gd name="T158" fmla="+- 0 788 788"/>
                                                                                                                                                                                                                                            <a:gd name="T159" fmla="*/ 78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85" h="65">
                                                                                                                                                                                                                                              <a:moveTo>
                                                                                                                                                                                                                                                <a:pt x="0" y="65"/>
                                                                                                                                                                                                                                              </a:moveTo>
                                                                                                                                                                                                                                              <a:lnTo>
                                                                                                                                                                                                                                                <a:pt x="24" y="65"/>
                                                                                                                                                                                                                                              </a:lnTo>
                                                                                                                                                                                                                                              <a:lnTo>
                                                                                                                                                                                                                                                <a:pt x="48" y="64"/>
                                                                                                                                                                                                                                              </a:lnTo>
                                                                                                                                                                                                                                              <a:lnTo>
                                                                                                                                                                                                                                                <a:pt x="72" y="63"/>
                                                                                                                                                                                                                                              </a:lnTo>
                                                                                                                                                                                                                                              <a:lnTo>
                                                                                                                                                                                                                                                <a:pt x="96" y="62"/>
                                                                                                                                                                                                                                              </a:lnTo>
                                                                                                                                                                                                                                              <a:lnTo>
                                                                                                                                                                                                                                                <a:pt x="120" y="61"/>
                                                                                                                                                                                                                                              </a:lnTo>
                                                                                                                                                                                                                                              <a:lnTo>
                                                                                                                                                                                                                                                <a:pt x="143" y="61"/>
                                                                                                                                                                                                                                              </a:lnTo>
                                                                                                                                                                                                                                              <a:lnTo>
                                                                                                                                                                                                                                                <a:pt x="167" y="60"/>
                                                                                                                                                                                                                                              </a:lnTo>
                                                                                                                                                                                                                                              <a:lnTo>
                                                                                                                                                                                                                                                <a:pt x="191" y="59"/>
                                                                                                                                                                                                                                              </a:lnTo>
                                                                                                                                                                                                                                              <a:lnTo>
                                                                                                                                                                                                                                                <a:pt x="215" y="58"/>
                                                                                                                                                                                                                                              </a:lnTo>
                                                                                                                                                                                                                                              <a:lnTo>
                                                                                                                                                                                                                                                <a:pt x="239" y="57"/>
                                                                                                                                                                                                                                              </a:lnTo>
                                                                                                                                                                                                                                              <a:lnTo>
                                                                                                                                                                                                                                                <a:pt x="263" y="56"/>
                                                                                                                                                                                                                                              </a:lnTo>
                                                                                                                                                                                                                                              <a:lnTo>
                                                                                                                                                                                                                                                <a:pt x="287" y="56"/>
                                                                                                                                                                                                                                              </a:lnTo>
                                                                                                                                                                                                                                              <a:lnTo>
                                                                                                                                                                                                                                                <a:pt x="310" y="55"/>
                                                                                                                                                                                                                                              </a:lnTo>
                                                                                                                                                                                                                                              <a:lnTo>
                                                                                                                                                                                                                                                <a:pt x="334" y="54"/>
                                                                                                                                                                                                                                              </a:lnTo>
                                                                                                                                                                                                                                              <a:lnTo>
                                                                                                                                                                                                                                                <a:pt x="358" y="53"/>
                                                                                                                                                                                                                                              </a:lnTo>
                                                                                                                                                                                                                                              <a:lnTo>
                                                                                                                                                                                                                                                <a:pt x="382" y="52"/>
                                                                                                                                                                                                                                              </a:lnTo>
                                                                                                                                                                                                                                              <a:lnTo>
                                                                                                                                                                                                                                                <a:pt x="406" y="51"/>
                                                                                                                                                                                                                                              </a:lnTo>
                                                                                                                                                                                                                                              <a:lnTo>
                                                                                                                                                                                                                                                <a:pt x="430" y="51"/>
                                                                                                                                                                                                                                              </a:lnTo>
                                                                                                                                                                                                                                              <a:lnTo>
                                                                                                                                                                                                                                                <a:pt x="454" y="50"/>
                                                                                                                                                                                                                                              </a:lnTo>
                                                                                                                                                                                                                                              <a:lnTo>
                                                                                                                                                                                                                                                <a:pt x="478" y="49"/>
                                                                                                                                                                                                                                              </a:lnTo>
                                                                                                                                                                                                                                              <a:lnTo>
                                                                                                                                                                                                                                                <a:pt x="501" y="48"/>
                                                                                                                                                                                                                                              </a:lnTo>
                                                                                                                                                                                                                                              <a:lnTo>
                                                                                                                                                                                                                                                <a:pt x="525" y="47"/>
                                                                                                                                                                                                                                              </a:lnTo>
                                                                                                                                                                                                                                              <a:lnTo>
                                                                                                                                                                                                                                                <a:pt x="549" y="47"/>
                                                                                                                                                                                                                                              </a:lnTo>
                                                                                                                                                                                                                                              <a:lnTo>
                                                                                                                                                                                                                                                <a:pt x="573" y="46"/>
                                                                                                                                                                                                                                              </a:lnTo>
                                                                                                                                                                                                                                              <a:lnTo>
                                                                                                                                                                                                                                                <a:pt x="597" y="45"/>
                                                                                                                                                                                                                                              </a:lnTo>
                                                                                                                                                                                                                                              <a:lnTo>
                                                                                                                                                                                                                                                <a:pt x="621" y="44"/>
                                                                                                                                                                                                                                              </a:lnTo>
                                                                                                                                                                                                                                              <a:lnTo>
                                                                                                                                                                                                                                                <a:pt x="645" y="43"/>
                                                                                                                                                                                                                                              </a:lnTo>
                                                                                                                                                                                                                                              <a:lnTo>
                                                                                                                                                                                                                                                <a:pt x="669" y="42"/>
                                                                                                                                                                                                                                              </a:lnTo>
                                                                                                                                                                                                                                              <a:lnTo>
                                                                                                                                                                                                                                                <a:pt x="692" y="42"/>
                                                                                                                                                                                                                                              </a:lnTo>
                                                                                                                                                                                                                                              <a:lnTo>
                                                                                                                                                                                                                                                <a:pt x="716" y="41"/>
                                                                                                                                                                                                                                              </a:lnTo>
                                                                                                                                                                                                                                              <a:lnTo>
                                                                                                                                                                                                                                                <a:pt x="740" y="40"/>
                                                                                                                                                                                                                                              </a:lnTo>
                                                                                                                                                                                                                                              <a:lnTo>
                                                                                                                                                                                                                                                <a:pt x="764" y="39"/>
                                                                                                                                                                                                                                              </a:lnTo>
                                                                                                                                                                                                                                              <a:lnTo>
                                                                                                                                                                                                                                                <a:pt x="788" y="38"/>
                                                                                                                                                                                                                                              </a:lnTo>
                                                                                                                                                                                                                                              <a:lnTo>
                                                                                                                                                                                                                                                <a:pt x="812" y="38"/>
                                                                                                                                                                                                                                              </a:lnTo>
                                                                                                                                                                                                                                              <a:lnTo>
                                                                                                                                                                                                                                                <a:pt x="836" y="37"/>
                                                                                                                                                                                                                                              </a:lnTo>
                                                                                                                                                                                                                                              <a:lnTo>
                                                                                                                                                                                                                                                <a:pt x="859" y="36"/>
                                                                                                                                                                                                                                              </a:lnTo>
                                                                                                                                                                                                                                              <a:lnTo>
                                                                                                                                                                                                                                                <a:pt x="883" y="35"/>
                                                                                                                                                                                                                                              </a:lnTo>
                                                                                                                                                                                                                                              <a:lnTo>
                                                                                                                                                                                                                                                <a:pt x="907" y="34"/>
                                                                                                                                                                                                                                              </a:lnTo>
                                                                                                                                                                                                                                              <a:lnTo>
                                                                                                                                                                                                                                                <a:pt x="931" y="34"/>
                                                                                                                                                                                                                                              </a:lnTo>
                                                                                                                                                                                                                                              <a:lnTo>
                                                                                                                                                                                                                                                <a:pt x="954" y="33"/>
                                                                                                                                                                                                                                              </a:lnTo>
                                                                                                                                                                                                                                              <a:lnTo>
                                                                                                                                                                                                                                                <a:pt x="978" y="31"/>
                                                                                                                                                                                                                                              </a:lnTo>
                                                                                                                                                                                                                                              <a:lnTo>
                                                                                                                                                                                                                                                <a:pt x="1002" y="30"/>
                                                                                                                                                                                                                                              </a:lnTo>
                                                                                                                                                                                                                                              <a:lnTo>
                                                                                                                                                                                                                                                <a:pt x="1026" y="29"/>
                                                                                                                                                                                                                                              </a:lnTo>
                                                                                                                                                                                                                                              <a:lnTo>
                                                                                                                                                                                                                                                <a:pt x="1049" y="28"/>
                                                                                                                                                                                                                                              </a:lnTo>
                                                                                                                                                                                                                                              <a:lnTo>
                                                                                                                                                                                                                                                <a:pt x="1073" y="28"/>
                                                                                                                                                                                                                                              </a:lnTo>
                                                                                                                                                                                                                                              <a:lnTo>
                                                                                                                                                                                                                                                <a:pt x="1097" y="27"/>
                                                                                                                                                                                                                                              </a:lnTo>
                                                                                                                                                                                                                                              <a:lnTo>
                                                                                                                                                                                                                                                <a:pt x="1121" y="26"/>
                                                                                                                                                                                                                                              </a:lnTo>
                                                                                                                                                                                                                                              <a:lnTo>
                                                                                                                                                                                                                                                <a:pt x="1145" y="25"/>
                                                                                                                                                                                                                                              </a:lnTo>
                                                                                                                                                                                                                                              <a:lnTo>
                                                                                                                                                                                                                                                <a:pt x="1169" y="24"/>
                                                                                                                                                                                                                                              </a:lnTo>
                                                                                                                                                                                                                                              <a:lnTo>
                                                                                                                                                                                                                                                <a:pt x="1193" y="24"/>
                                                                                                                                                                                                                                              </a:lnTo>
                                                                                                                                                                                                                                              <a:lnTo>
                                                                                                                                                                                                                                                <a:pt x="1216" y="23"/>
                                                                                                                                                                                                                                              </a:lnTo>
                                                                                                                                                                                                                                              <a:lnTo>
                                                                                                                                                                                                                                                <a:pt x="1240" y="22"/>
                                                                                                                                                                                                                                              </a:lnTo>
                                                                                                                                                                                                                                              <a:lnTo>
                                                                                                                                                                                                                                                <a:pt x="1264" y="21"/>
                                                                                                                                                                                                                                              </a:lnTo>
                                                                                                                                                                                                                                              <a:lnTo>
                                                                                                                                                                                                                                                <a:pt x="1288" y="20"/>
                                                                                                                                                                                                                                              </a:lnTo>
                                                                                                                                                                                                                                              <a:lnTo>
                                                                                                                                                                                                                                                <a:pt x="1312" y="19"/>
                                                                                                                                                                                                                                              </a:lnTo>
                                                                                                                                                                                                                                              <a:lnTo>
                                                                                                                                                                                                                                                <a:pt x="1336" y="19"/>
                                                                                                                                                                                                                                              </a:lnTo>
                                                                                                                                                                                                                                              <a:lnTo>
                                                                                                                                                                                                                                                <a:pt x="1360" y="18"/>
                                                                                                                                                                                                                                              </a:lnTo>
                                                                                                                                                                                                                                              <a:lnTo>
                                                                                                                                                                                                                                                <a:pt x="1383" y="17"/>
                                                                                                                                                                                                                                              </a:lnTo>
                                                                                                                                                                                                                                              <a:lnTo>
                                                                                                                                                                                                                                                <a:pt x="1407" y="16"/>
                                                                                                                                                                                                                                              </a:lnTo>
                                                                                                                                                                                                                                              <a:lnTo>
                                                                                                                                                                                                                                                <a:pt x="1431" y="15"/>
                                                                                                                                                                                                                                              </a:lnTo>
                                                                                                                                                                                                                                              <a:lnTo>
                                                                                                                                                                                                                                                <a:pt x="1455" y="14"/>
                                                                                                                                                                                                                                              </a:lnTo>
                                                                                                                                                                                                                                              <a:lnTo>
                                                                                                                                                                                                                                                <a:pt x="1479" y="14"/>
                                                                                                                                                                                                                                              </a:lnTo>
                                                                                                                                                                                                                                              <a:lnTo>
                                                                                                                                                                                                                                                <a:pt x="1503" y="13"/>
                                                                                                                                                                                                                                              </a:lnTo>
                                                                                                                                                                                                                                              <a:lnTo>
                                                                                                                                                                                                                                                <a:pt x="1527" y="12"/>
                                                                                                                                                                                                                                              </a:lnTo>
                                                                                                                                                                                                                                              <a:lnTo>
                                                                                                                                                                                                                                                <a:pt x="1550" y="11"/>
                                                                                                                                                                                                                                              </a:lnTo>
                                                                                                                                                                                                                                              <a:lnTo>
                                                                                                                                                                                                                                                <a:pt x="1574" y="10"/>
                                                                                                                                                                                                                                              </a:lnTo>
                                                                                                                                                                                                                                              <a:lnTo>
                                                                                                                                                                                                                                                <a:pt x="1598" y="10"/>
                                                                                                                                                                                                                                              </a:lnTo>
                                                                                                                                                                                                                                              <a:lnTo>
                                                                                                                                                                                                                                                <a:pt x="1622" y="9"/>
                                                                                                                                                                                                                                              </a:lnTo>
                                                                                                                                                                                                                                              <a:lnTo>
                                                                                                                                                                                                                                                <a:pt x="1646" y="8"/>
                                                                                                                                                                                                                                              </a:lnTo>
                                                                                                                                                                                                                                              <a:lnTo>
                                                                                                                                                                                                                                                <a:pt x="1670" y="7"/>
                                                                                                                                                                                                                                              </a:lnTo>
                                                                                                                                                                                                                                              <a:lnTo>
                                                                                                                                                                                                                                                <a:pt x="1694" y="6"/>
                                                                                                                                                                                                                                              </a:lnTo>
                                                                                                                                                                                                                                              <a:lnTo>
                                                                                                                                                                                                                                                <a:pt x="1718" y="6"/>
                                                                                                                                                                                                                                              </a:lnTo>
                                                                                                                                                                                                                                              <a:lnTo>
                                                                                                                                                                                                                                                <a:pt x="1741" y="5"/>
                                                                                                                                                                                                                                              </a:lnTo>
                                                                                                                                                                                                                                              <a:lnTo>
                                                                                                                                                                                                                                                <a:pt x="1765" y="4"/>
                                                                                                                                                                                                                                              </a:lnTo>
                                                                                                                                                                                                                                              <a:lnTo>
                                                                                                                                                                                                                                                <a:pt x="1789" y="3"/>
                                                                                                                                                                                                                                              </a:lnTo>
                                                                                                                                                                                                                                              <a:lnTo>
                                                                                                                                                                                                                                                <a:pt x="1813" y="2"/>
                                                                                                                                                                                                                                              </a:lnTo>
                                                                                                                                                                                                                                              <a:lnTo>
                                                                                                                                                                                                                                                <a:pt x="1837" y="1"/>
                                                                                                                                                                                                                                              </a:lnTo>
                                                                                                                                                                                                                                              <a:lnTo>
                                                                                                                                                                                                                                                <a:pt x="1861" y="1"/>
                                                                                                                                                                                                                                              </a:lnTo>
                                                                                                                                                                                                                                              <a:lnTo>
                                                                                                                                                                                                                                                <a:pt x="1885" y="0"/>
                                                                                                                                                                                                                                              </a:lnTo>
                                                                                                                                                                                                                                            </a:path>
                                                                                                                                                                                                                                          </a:pathLst>
                                                                                                                                                                                                                                        </a:custGeom>
                                                                                                                                                                                                                                        <a:noFill/>
                                                                                                                                                                                                                                        <a:ln w="10209">
                                                                                                                                                                                                                                          <a:solidFill>
                                                                                                                                                                                                                                            <a:srgbClr val="7BAD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7" name="Group 110"/>
                                                                                                                                                                                                                                      <wpg:cNvGrpSpPr>
                                                                                                                                                                                                                                        <a:grpSpLocks/>
                                                                                                                                                                                                                                      </wpg:cNvGrpSpPr>
                                                                                                                                                                                                                                      <wpg:grpSpPr bwMode="auto">
                                                                                                                                                                                                                                        <a:xfrm>
                                                                                                                                                                                                                                          <a:off x="5919" y="1087"/>
                                                                                                                                                                                                                                          <a:ext cx="1885" cy="51"/>
                                                                                                                                                                                                                                          <a:chOff x="5919" y="1087"/>
                                                                                                                                                                                                                                          <a:chExt cx="1885" cy="51"/>
                                                                                                                                                                                                                                        </a:xfrm>
                                                                                                                                                                                                                                      </wpg:grpSpPr>
                                                                                                                                                                                                                                      <wps:wsp>
                                                                                                                                                                                                                                        <wps:cNvPr id="228" name="Freeform 141"/>
                                                                                                                                                                                                                                        <wps:cNvSpPr>
                                                                                                                                                                                                                                          <a:spLocks noEditPoints="1"/>
                                                                                                                                                                                                                                        </wps:cNvSpPr>
                                                                                                                                                                                                                                        <wps:spPr bwMode="auto">
                                                                                                                                                                                                                                          <a:xfrm>
                                                                                                                                                                                                                                            <a:off x="11838" y="2174"/>
                                                                                                                                                                                                                                            <a:ext cx="1886" cy="51"/>
                                                                                                                                                                                                                                          </a:xfrm>
                                                                                                                                                                                                                                          <a:custGeom>
                                                                                                                                                                                                                                            <a:avLst/>
                                                                                                                                                                                                                                            <a:gdLst>
                                                                                                                                                                                                                                              <a:gd name="T0" fmla="+- 0 5943 5919"/>
                                                                                                                                                                                                                                              <a:gd name="T1" fmla="*/ T0 w 1885"/>
                                                                                                                                                                                                                                              <a:gd name="T2" fmla="+- 0 1138 1087"/>
                                                                                                                                                                                                                                              <a:gd name="T3" fmla="*/ 1138 h 51"/>
                                                                                                                                                                                                                                              <a:gd name="T4" fmla="+- 0 5991 5919"/>
                                                                                                                                                                                                                                              <a:gd name="T5" fmla="*/ T4 w 1885"/>
                                                                                                                                                                                                                                              <a:gd name="T6" fmla="+- 0 1136 1087"/>
                                                                                                                                                                                                                                              <a:gd name="T7" fmla="*/ 1136 h 51"/>
                                                                                                                                                                                                                                              <a:gd name="T8" fmla="+- 0 6039 5919"/>
                                                                                                                                                                                                                                              <a:gd name="T9" fmla="*/ T8 w 1885"/>
                                                                                                                                                                                                                                              <a:gd name="T10" fmla="+- 0 1135 1087"/>
                                                                                                                                                                                                                                              <a:gd name="T11" fmla="*/ 1135 h 51"/>
                                                                                                                                                                                                                                              <a:gd name="T12" fmla="+- 0 6086 5919"/>
                                                                                                                                                                                                                                              <a:gd name="T13" fmla="*/ T12 w 1885"/>
                                                                                                                                                                                                                                              <a:gd name="T14" fmla="+- 0 1134 1087"/>
                                                                                                                                                                                                                                              <a:gd name="T15" fmla="*/ 1134 h 51"/>
                                                                                                                                                                                                                                              <a:gd name="T16" fmla="+- 0 6134 5919"/>
                                                                                                                                                                                                                                              <a:gd name="T17" fmla="*/ T16 w 1885"/>
                                                                                                                                                                                                                                              <a:gd name="T18" fmla="+- 0 1132 1087"/>
                                                                                                                                                                                                                                              <a:gd name="T19" fmla="*/ 1132 h 51"/>
                                                                                                                                                                                                                                              <a:gd name="T20" fmla="+- 0 6182 5919"/>
                                                                                                                                                                                                                                              <a:gd name="T21" fmla="*/ T20 w 1885"/>
                                                                                                                                                                                                                                              <a:gd name="T22" fmla="+- 0 1131 1087"/>
                                                                                                                                                                                                                                              <a:gd name="T23" fmla="*/ 1131 h 51"/>
                                                                                                                                                                                                                                              <a:gd name="T24" fmla="+- 0 6229 5919"/>
                                                                                                                                                                                                                                              <a:gd name="T25" fmla="*/ T24 w 1885"/>
                                                                                                                                                                                                                                              <a:gd name="T26" fmla="+- 0 1130 1087"/>
                                                                                                                                                                                                                                              <a:gd name="T27" fmla="*/ 1130 h 51"/>
                                                                                                                                                                                                                                              <a:gd name="T28" fmla="+- 0 6277 5919"/>
                                                                                                                                                                                                                                              <a:gd name="T29" fmla="*/ T28 w 1885"/>
                                                                                                                                                                                                                                              <a:gd name="T30" fmla="+- 0 1128 1087"/>
                                                                                                                                                                                                                                              <a:gd name="T31" fmla="*/ 1128 h 51"/>
                                                                                                                                                                                                                                              <a:gd name="T32" fmla="+- 0 6325 5919"/>
                                                                                                                                                                                                                                              <a:gd name="T33" fmla="*/ T32 w 1885"/>
                                                                                                                                                                                                                                              <a:gd name="T34" fmla="+- 0 1127 1087"/>
                                                                                                                                                                                                                                              <a:gd name="T35" fmla="*/ 1127 h 51"/>
                                                                                                                                                                                                                                              <a:gd name="T36" fmla="+- 0 6373 5919"/>
                                                                                                                                                                                                                                              <a:gd name="T37" fmla="*/ T36 w 1885"/>
                                                                                                                                                                                                                                              <a:gd name="T38" fmla="+- 0 1126 1087"/>
                                                                                                                                                                                                                                              <a:gd name="T39" fmla="*/ 1126 h 51"/>
                                                                                                                                                                                                                                              <a:gd name="T40" fmla="+- 0 6420 5919"/>
                                                                                                                                                                                                                                              <a:gd name="T41" fmla="*/ T40 w 1885"/>
                                                                                                                                                                                                                                              <a:gd name="T42" fmla="+- 0 1124 1087"/>
                                                                                                                                                                                                                                              <a:gd name="T43" fmla="*/ 1124 h 51"/>
                                                                                                                                                                                                                                              <a:gd name="T44" fmla="+- 0 6468 5919"/>
                                                                                                                                                                                                                                              <a:gd name="T45" fmla="*/ T44 w 1885"/>
                                                                                                                                                                                                                                              <a:gd name="T46" fmla="+- 0 1123 1087"/>
                                                                                                                                                                                                                                              <a:gd name="T47" fmla="*/ 1123 h 51"/>
                                                                                                                                                                                                                                              <a:gd name="T48" fmla="+- 0 6516 5919"/>
                                                                                                                                                                                                                                              <a:gd name="T49" fmla="*/ T48 w 1885"/>
                                                                                                                                                                                                                                              <a:gd name="T50" fmla="+- 0 1122 1087"/>
                                                                                                                                                                                                                                              <a:gd name="T51" fmla="*/ 1122 h 51"/>
                                                                                                                                                                                                                                              <a:gd name="T52" fmla="+- 0 6564 5919"/>
                                                                                                                                                                                                                                              <a:gd name="T53" fmla="*/ T52 w 1885"/>
                                                                                                                                                                                                                                              <a:gd name="T54" fmla="+- 0 1121 1087"/>
                                                                                                                                                                                                                                              <a:gd name="T55" fmla="*/ 1121 h 51"/>
                                                                                                                                                                                                                                              <a:gd name="T56" fmla="+- 0 6611 5919"/>
                                                                                                                                                                                                                                              <a:gd name="T57" fmla="*/ T56 w 1885"/>
                                                                                                                                                                                                                                              <a:gd name="T58" fmla="+- 0 1119 1087"/>
                                                                                                                                                                                                                                              <a:gd name="T59" fmla="*/ 1119 h 51"/>
                                                                                                                                                                                                                                              <a:gd name="T60" fmla="+- 0 6659 5919"/>
                                                                                                                                                                                                                                              <a:gd name="T61" fmla="*/ T60 w 1885"/>
                                                                                                                                                                                                                                              <a:gd name="T62" fmla="+- 0 1118 1087"/>
                                                                                                                                                                                                                                              <a:gd name="T63" fmla="*/ 1118 h 51"/>
                                                                                                                                                                                                                                              <a:gd name="T64" fmla="+- 0 6707 5919"/>
                                                                                                                                                                                                                                              <a:gd name="T65" fmla="*/ T64 w 1885"/>
                                                                                                                                                                                                                                              <a:gd name="T66" fmla="+- 0 1117 1087"/>
                                                                                                                                                                                                                                              <a:gd name="T67" fmla="*/ 1117 h 51"/>
                                                                                                                                                                                                                                              <a:gd name="T68" fmla="+- 0 6755 5919"/>
                                                                                                                                                                                                                                              <a:gd name="T69" fmla="*/ T68 w 1885"/>
                                                                                                                                                                                                                                              <a:gd name="T70" fmla="+- 0 1116 1087"/>
                                                                                                                                                                                                                                              <a:gd name="T71" fmla="*/ 1116 h 51"/>
                                                                                                                                                                                                                                              <a:gd name="T72" fmla="+- 0 6802 5919"/>
                                                                                                                                                                                                                                              <a:gd name="T73" fmla="*/ T72 w 1885"/>
                                                                                                                                                                                                                                              <a:gd name="T74" fmla="+- 0 1114 1087"/>
                                                                                                                                                                                                                                              <a:gd name="T75" fmla="*/ 1114 h 51"/>
                                                                                                                                                                                                                                              <a:gd name="T76" fmla="+- 0 6850 5919"/>
                                                                                                                                                                                                                                              <a:gd name="T77" fmla="*/ T76 w 1885"/>
                                                                                                                                                                                                                                              <a:gd name="T78" fmla="+- 0 1113 1087"/>
                                                                                                                                                                                                                                              <a:gd name="T79" fmla="*/ 1113 h 51"/>
                                                                                                                                                                                                                                              <a:gd name="T80" fmla="+- 0 6897 5919"/>
                                                                                                                                                                                                                                              <a:gd name="T81" fmla="*/ T80 w 1885"/>
                                                                                                                                                                                                                                              <a:gd name="T82" fmla="+- 0 1112 1087"/>
                                                                                                                                                                                                                                              <a:gd name="T83" fmla="*/ 1112 h 51"/>
                                                                                                                                                                                                                                              <a:gd name="T84" fmla="+- 0 6945 5919"/>
                                                                                                                                                                                                                                              <a:gd name="T85" fmla="*/ T84 w 1885"/>
                                                                                                                                                                                                                                              <a:gd name="T86" fmla="+- 0 1110 1087"/>
                                                                                                                                                                                                                                              <a:gd name="T87" fmla="*/ 1110 h 51"/>
                                                                                                                                                                                                                                              <a:gd name="T88" fmla="+- 0 6992 5919"/>
                                                                                                                                                                                                                                              <a:gd name="T89" fmla="*/ T88 w 1885"/>
                                                                                                                                                                                                                                              <a:gd name="T90" fmla="+- 0 1109 1087"/>
                                                                                                                                                                                                                                              <a:gd name="T91" fmla="*/ 1109 h 51"/>
                                                                                                                                                                                                                                              <a:gd name="T92" fmla="+- 0 7040 5919"/>
                                                                                                                                                                                                                                              <a:gd name="T93" fmla="*/ T92 w 1885"/>
                                                                                                                                                                                                                                              <a:gd name="T94" fmla="+- 0 1108 1087"/>
                                                                                                                                                                                                                                              <a:gd name="T95" fmla="*/ 1108 h 51"/>
                                                                                                                                                                                                                                              <a:gd name="T96" fmla="+- 0 7088 5919"/>
                                                                                                                                                                                                                                              <a:gd name="T97" fmla="*/ T96 w 1885"/>
                                                                                                                                                                                                                                              <a:gd name="T98" fmla="+- 0 1106 1087"/>
                                                                                                                                                                                                                                              <a:gd name="T99" fmla="*/ 1106 h 51"/>
                                                                                                                                                                                                                                              <a:gd name="T100" fmla="+- 0 7135 5919"/>
                                                                                                                                                                                                                                              <a:gd name="T101" fmla="*/ T100 w 1885"/>
                                                                                                                                                                                                                                              <a:gd name="T102" fmla="+- 0 1105 1087"/>
                                                                                                                                                                                                                                              <a:gd name="T103" fmla="*/ 1105 h 51"/>
                                                                                                                                                                                                                                              <a:gd name="T104" fmla="+- 0 7183 5919"/>
                                                                                                                                                                                                                                              <a:gd name="T105" fmla="*/ T104 w 1885"/>
                                                                                                                                                                                                                                              <a:gd name="T106" fmla="+- 0 1104 1087"/>
                                                                                                                                                                                                                                              <a:gd name="T107" fmla="*/ 1104 h 51"/>
                                                                                                                                                                                                                                              <a:gd name="T108" fmla="+- 0 7231 5919"/>
                                                                                                                                                                                                                                              <a:gd name="T109" fmla="*/ T108 w 1885"/>
                                                                                                                                                                                                                                              <a:gd name="T110" fmla="+- 0 1102 1087"/>
                                                                                                                                                                                                                                              <a:gd name="T111" fmla="*/ 1102 h 51"/>
                                                                                                                                                                                                                                              <a:gd name="T112" fmla="+- 0 7279 5919"/>
                                                                                                                                                                                                                                              <a:gd name="T113" fmla="*/ T112 w 1885"/>
                                                                                                                                                                                                                                              <a:gd name="T114" fmla="+- 0 1101 1087"/>
                                                                                                                                                                                                                                              <a:gd name="T115" fmla="*/ 1101 h 51"/>
                                                                                                                                                                                                                                              <a:gd name="T116" fmla="+- 0 7326 5919"/>
                                                                                                                                                                                                                                              <a:gd name="T117" fmla="*/ T116 w 1885"/>
                                                                                                                                                                                                                                              <a:gd name="T118" fmla="+- 0 1100 1087"/>
                                                                                                                                                                                                                                              <a:gd name="T119" fmla="*/ 1100 h 51"/>
                                                                                                                                                                                                                                              <a:gd name="T120" fmla="+- 0 7374 5919"/>
                                                                                                                                                                                                                                              <a:gd name="T121" fmla="*/ T120 w 1885"/>
                                                                                                                                                                                                                                              <a:gd name="T122" fmla="+- 0 1099 1087"/>
                                                                                                                                                                                                                                              <a:gd name="T123" fmla="*/ 1099 h 51"/>
                                                                                                                                                                                                                                              <a:gd name="T124" fmla="+- 0 7422 5919"/>
                                                                                                                                                                                                                                              <a:gd name="T125" fmla="*/ T124 w 1885"/>
                                                                                                                                                                                                                                              <a:gd name="T126" fmla="+- 0 1097 1087"/>
                                                                                                                                                                                                                                              <a:gd name="T127" fmla="*/ 1097 h 51"/>
                                                                                                                                                                                                                                              <a:gd name="T128" fmla="+- 0 7469 5919"/>
                                                                                                                                                                                                                                              <a:gd name="T129" fmla="*/ T128 w 1885"/>
                                                                                                                                                                                                                                              <a:gd name="T130" fmla="+- 0 1096 1087"/>
                                                                                                                                                                                                                                              <a:gd name="T131" fmla="*/ 1096 h 51"/>
                                                                                                                                                                                                                                              <a:gd name="T132" fmla="+- 0 7517 5919"/>
                                                                                                                                                                                                                                              <a:gd name="T133" fmla="*/ T132 w 1885"/>
                                                                                                                                                                                                                                              <a:gd name="T134" fmla="+- 0 1095 1087"/>
                                                                                                                                                                                                                                              <a:gd name="T135" fmla="*/ 1095 h 51"/>
                                                                                                                                                                                                                                              <a:gd name="T136" fmla="+- 0 7565 5919"/>
                                                                                                                                                                                                                                              <a:gd name="T137" fmla="*/ T136 w 1885"/>
                                                                                                                                                                                                                                              <a:gd name="T138" fmla="+- 0 1093 1087"/>
                                                                                                                                                                                                                                              <a:gd name="T139" fmla="*/ 1093 h 51"/>
                                                                                                                                                                                                                                              <a:gd name="T140" fmla="+- 0 7613 5919"/>
                                                                                                                                                                                                                                              <a:gd name="T141" fmla="*/ T140 w 1885"/>
                                                                                                                                                                                                                                              <a:gd name="T142" fmla="+- 0 1092 1087"/>
                                                                                                                                                                                                                                              <a:gd name="T143" fmla="*/ 1092 h 51"/>
                                                                                                                                                                                                                                              <a:gd name="T144" fmla="+- 0 7660 5919"/>
                                                                                                                                                                                                                                              <a:gd name="T145" fmla="*/ T144 w 1885"/>
                                                                                                                                                                                                                                              <a:gd name="T146" fmla="+- 0 1091 1087"/>
                                                                                                                                                                                                                                              <a:gd name="T147" fmla="*/ 1091 h 51"/>
                                                                                                                                                                                                                                              <a:gd name="T148" fmla="+- 0 7708 5919"/>
                                                                                                                                                                                                                                              <a:gd name="T149" fmla="*/ T148 w 1885"/>
                                                                                                                                                                                                                                              <a:gd name="T150" fmla="+- 0 1090 1087"/>
                                                                                                                                                                                                                                              <a:gd name="T151" fmla="*/ 1090 h 51"/>
                                                                                                                                                                                                                                              <a:gd name="T152" fmla="+- 0 7756 5919"/>
                                                                                                                                                                                                                                              <a:gd name="T153" fmla="*/ T152 w 1885"/>
                                                                                                                                                                                                                                              <a:gd name="T154" fmla="+- 0 1088 1087"/>
                                                                                                                                                                                                                                              <a:gd name="T155" fmla="*/ 1088 h 51"/>
                                                                                                                                                                                                                                              <a:gd name="T156" fmla="+- 0 7804 5919"/>
                                                                                                                                                                                                                                              <a:gd name="T157" fmla="*/ T156 w 1885"/>
                                                                                                                                                                                                                                              <a:gd name="T158" fmla="+- 0 1087 1087"/>
                                                                                                                                                                                                                                              <a:gd name="T159" fmla="*/ 108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85" h="51">
                                                                                                                                                                                                                                                <a:moveTo>
                                                                                                                                                                                                                                                  <a:pt x="0" y="51"/>
                                                                                                                                                                                                                                                </a:moveTo>
                                                                                                                                                                                                                                                <a:lnTo>
                                                                                                                                                                                                                                                  <a:pt x="24" y="51"/>
                                                                                                                                                                                                                                                </a:lnTo>
                                                                                                                                                                                                                                                <a:lnTo>
                                                                                                                                                                                                                                                  <a:pt x="48" y="50"/>
                                                                                                                                                                                                                                                </a:lnTo>
                                                                                                                                                                                                                                                <a:lnTo>
                                                                                                                                                                                                                                                  <a:pt x="72" y="49"/>
                                                                                                                                                                                                                                                </a:lnTo>
                                                                                                                                                                                                                                                <a:lnTo>
                                                                                                                                                                                                                                                  <a:pt x="96" y="49"/>
                                                                                                                                                                                                                                                </a:lnTo>
                                                                                                                                                                                                                                                <a:lnTo>
                                                                                                                                                                                                                                                  <a:pt x="120" y="48"/>
                                                                                                                                                                                                                                                </a:lnTo>
                                                                                                                                                                                                                                                <a:lnTo>
                                                                                                                                                                                                                                                  <a:pt x="143" y="47"/>
                                                                                                                                                                                                                                                </a:lnTo>
                                                                                                                                                                                                                                                <a:lnTo>
                                                                                                                                                                                                                                                  <a:pt x="167" y="47"/>
                                                                                                                                                                                                                                                </a:lnTo>
                                                                                                                                                                                                                                                <a:lnTo>
                                                                                                                                                                                                                                                  <a:pt x="191" y="46"/>
                                                                                                                                                                                                                                                </a:lnTo>
                                                                                                                                                                                                                                                <a:lnTo>
                                                                                                                                                                                                                                                  <a:pt x="215" y="45"/>
                                                                                                                                                                                                                                                </a:lnTo>
                                                                                                                                                                                                                                                <a:lnTo>
                                                                                                                                                                                                                                                  <a:pt x="239" y="45"/>
                                                                                                                                                                                                                                                </a:lnTo>
                                                                                                                                                                                                                                                <a:lnTo>
                                                                                                                                                                                                                                                  <a:pt x="263" y="44"/>
                                                                                                                                                                                                                                                </a:lnTo>
                                                                                                                                                                                                                                                <a:lnTo>
                                                                                                                                                                                                                                                  <a:pt x="287" y="43"/>
                                                                                                                                                                                                                                                </a:lnTo>
                                                                                                                                                                                                                                                <a:lnTo>
                                                                                                                                                                                                                                                  <a:pt x="310" y="43"/>
                                                                                                                                                                                                                                                </a:lnTo>
                                                                                                                                                                                                                                                <a:lnTo>
                                                                                                                                                                                                                                                  <a:pt x="334" y="42"/>
                                                                                                                                                                                                                                                </a:lnTo>
                                                                                                                                                                                                                                                <a:lnTo>
                                                                                                                                                                                                                                                  <a:pt x="358" y="41"/>
                                                                                                                                                                                                                                                </a:lnTo>
                                                                                                                                                                                                                                                <a:lnTo>
                                                                                                                                                                                                                                                  <a:pt x="382" y="41"/>
                                                                                                                                                                                                                                                </a:lnTo>
                                                                                                                                                                                                                                                <a:lnTo>
                                                                                                                                                                                                                                                  <a:pt x="406" y="40"/>
                                                                                                                                                                                                                                                </a:lnTo>
                                                                                                                                                                                                                                                <a:lnTo>
                                                                                                                                                                                                                                                  <a:pt x="430" y="39"/>
                                                                                                                                                                                                                                                </a:lnTo>
                                                                                                                                                                                                                                                <a:lnTo>
                                                                                                                                                                                                                                                  <a:pt x="454" y="39"/>
                                                                                                                                                                                                                                                </a:lnTo>
                                                                                                                                                                                                                                                <a:lnTo>
                                                                                                                                                                                                                                                  <a:pt x="478" y="38"/>
                                                                                                                                                                                                                                                </a:lnTo>
                                                                                                                                                                                                                                                <a:lnTo>
                                                                                                                                                                                                                                                  <a:pt x="501" y="37"/>
                                                                                                                                                                                                                                                </a:lnTo>
                                                                                                                                                                                                                                                <a:lnTo>
                                                                                                                                                                                                                                                  <a:pt x="525" y="37"/>
                                                                                                                                                                                                                                                </a:lnTo>
                                                                                                                                                                                                                                                <a:lnTo>
                                                                                                                                                                                                                                                  <a:pt x="549" y="36"/>
                                                                                                                                                                                                                                                </a:lnTo>
                                                                                                                                                                                                                                                <a:lnTo>
                                                                                                                                                                                                                                                  <a:pt x="573" y="36"/>
                                                                                                                                                                                                                                                </a:lnTo>
                                                                                                                                                                                                                                                <a:lnTo>
                                                                                                                                                                                                                                                  <a:pt x="597" y="35"/>
                                                                                                                                                                                                                                                </a:lnTo>
                                                                                                                                                                                                                                                <a:lnTo>
                                                                                                                                                                                                                                                  <a:pt x="621" y="34"/>
                                                                                                                                                                                                                                                </a:lnTo>
                                                                                                                                                                                                                                                <a:lnTo>
                                                                                                                                                                                                                                                  <a:pt x="645" y="34"/>
                                                                                                                                                                                                                                                </a:lnTo>
                                                                                                                                                                                                                                                <a:lnTo>
                                                                                                                                                                                                                                                  <a:pt x="669" y="33"/>
                                                                                                                                                                                                                                                </a:lnTo>
                                                                                                                                                                                                                                                <a:lnTo>
                                                                                                                                                                                                                                                  <a:pt x="692" y="32"/>
                                                                                                                                                                                                                                                </a:lnTo>
                                                                                                                                                                                                                                                <a:lnTo>
                                                                                                                                                                                                                                                  <a:pt x="716" y="32"/>
                                                                                                                                                                                                                                                </a:lnTo>
                                                                                                                                                                                                                                                <a:lnTo>
                                                                                                                                                                                                                                                  <a:pt x="740" y="31"/>
                                                                                                                                                                                                                                                </a:lnTo>
                                                                                                                                                                                                                                                <a:lnTo>
                                                                                                                                                                                                                                                  <a:pt x="764" y="30"/>
                                                                                                                                                                                                                                                </a:lnTo>
                                                                                                                                                                                                                                                <a:lnTo>
                                                                                                                                                                                                                                                  <a:pt x="788" y="30"/>
                                                                                                                                                                                                                                                </a:lnTo>
                                                                                                                                                                                                                                                <a:lnTo>
                                                                                                                                                                                                                                                  <a:pt x="812" y="29"/>
                                                                                                                                                                                                                                                </a:lnTo>
                                                                                                                                                                                                                                                <a:lnTo>
                                                                                                                                                                                                                                                  <a:pt x="836" y="29"/>
                                                                                                                                                                                                                                                </a:lnTo>
                                                                                                                                                                                                                                                <a:lnTo>
                                                                                                                                                                                                                                                  <a:pt x="859" y="28"/>
                                                                                                                                                                                                                                                </a:lnTo>
                                                                                                                                                                                                                                                <a:lnTo>
                                                                                                                                                                                                                                                  <a:pt x="883" y="27"/>
                                                                                                                                                                                                                                                </a:lnTo>
                                                                                                                                                                                                                                                <a:lnTo>
                                                                                                                                                                                                                                                  <a:pt x="907" y="27"/>
                                                                                                                                                                                                                                                </a:lnTo>
                                                                                                                                                                                                                                                <a:lnTo>
                                                                                                                                                                                                                                                  <a:pt x="931" y="26"/>
                                                                                                                                                                                                                                                </a:lnTo>
                                                                                                                                                                                                                                                <a:lnTo>
                                                                                                                                                                                                                                                  <a:pt x="954" y="25"/>
                                                                                                                                                                                                                                                </a:lnTo>
                                                                                                                                                                                                                                                <a:lnTo>
                                                                                                                                                                                                                                                  <a:pt x="978" y="25"/>
                                                                                                                                                                                                                                                </a:lnTo>
                                                                                                                                                                                                                                                <a:lnTo>
                                                                                                                                                                                                                                                  <a:pt x="1002" y="24"/>
                                                                                                                                                                                                                                                </a:lnTo>
                                                                                                                                                                                                                                                <a:lnTo>
                                                                                                                                                                                                                                                  <a:pt x="1026" y="23"/>
                                                                                                                                                                                                                                                </a:lnTo>
                                                                                                                                                                                                                                                <a:lnTo>
                                                                                                                                                                                                                                                  <a:pt x="1049" y="23"/>
                                                                                                                                                                                                                                                </a:lnTo>
                                                                                                                                                                                                                                                <a:lnTo>
                                                                                                                                                                                                                                                  <a:pt x="1073" y="22"/>
                                                                                                                                                                                                                                                </a:lnTo>
                                                                                                                                                                                                                                                <a:lnTo>
                                                                                                                                                                                                                                                  <a:pt x="1097" y="21"/>
                                                                                                                                                                                                                                                </a:lnTo>
                                                                                                                                                                                                                                                <a:lnTo>
                                                                                                                                                                                                                                                  <a:pt x="1121" y="21"/>
                                                                                                                                                                                                                                                </a:lnTo>
                                                                                                                                                                                                                                                <a:lnTo>
                                                                                                                                                                                                                                                  <a:pt x="1145" y="20"/>
                                                                                                                                                                                                                                                </a:lnTo>
                                                                                                                                                                                                                                                <a:lnTo>
                                                                                                                                                                                                                                                  <a:pt x="1169" y="19"/>
                                                                                                                                                                                                                                                </a:lnTo>
                                                                                                                                                                                                                                                <a:lnTo>
                                                                                                                                                                                                                                                  <a:pt x="1193" y="19"/>
                                                                                                                                                                                                                                                </a:lnTo>
                                                                                                                                                                                                                                                <a:lnTo>
                                                                                                                                                                                                                                                  <a:pt x="1216" y="18"/>
                                                                                                                                                                                                                                                </a:lnTo>
                                                                                                                                                                                                                                                <a:lnTo>
                                                                                                                                                                                                                                                  <a:pt x="1240" y="17"/>
                                                                                                                                                                                                                                                </a:lnTo>
                                                                                                                                                                                                                                                <a:lnTo>
                                                                                                                                                                                                                                                  <a:pt x="1264" y="17"/>
                                                                                                                                                                                                                                                </a:lnTo>
                                                                                                                                                                                                                                                <a:lnTo>
                                                                                                                                                                                                                                                  <a:pt x="1288" y="16"/>
                                                                                                                                                                                                                                                </a:lnTo>
                                                                                                                                                                                                                                                <a:lnTo>
                                                                                                                                                                                                                                                  <a:pt x="1312" y="15"/>
                                                                                                                                                                                                                                                </a:lnTo>
                                                                                                                                                                                                                                                <a:lnTo>
                                                                                                                                                                                                                                                  <a:pt x="1336" y="15"/>
                                                                                                                                                                                                                                                </a:lnTo>
                                                                                                                                                                                                                                                <a:lnTo>
                                                                                                                                                                                                                                                  <a:pt x="1360" y="14"/>
                                                                                                                                                                                                                                                </a:lnTo>
                                                                                                                                                                                                                                                <a:lnTo>
                                                                                                                                                                                                                                                  <a:pt x="1383" y="14"/>
                                                                                                                                                                                                                                                </a:lnTo>
                                                                                                                                                                                                                                                <a:lnTo>
                                                                                                                                                                                                                                                  <a:pt x="1407" y="13"/>
                                                                                                                                                                                                                                                </a:lnTo>
                                                                                                                                                                                                                                                <a:lnTo>
                                                                                                                                                                                                                                                  <a:pt x="1431" y="12"/>
                                                                                                                                                                                                                                                </a:lnTo>
                                                                                                                                                                                                                                                <a:lnTo>
                                                                                                                                                                                                                                                  <a:pt x="1455" y="12"/>
                                                                                                                                                                                                                                                </a:lnTo>
                                                                                                                                                                                                                                                <a:lnTo>
                                                                                                                                                                                                                                                  <a:pt x="1479" y="11"/>
                                                                                                                                                                                                                                                </a:lnTo>
                                                                                                                                                                                                                                                <a:lnTo>
                                                                                                                                                                                                                                                  <a:pt x="1503" y="10"/>
                                                                                                                                                                                                                                                </a:lnTo>
                                                                                                                                                                                                                                                <a:lnTo>
                                                                                                                                                                                                                                                  <a:pt x="1527" y="10"/>
                                                                                                                                                                                                                                                </a:lnTo>
                                                                                                                                                                                                                                                <a:lnTo>
                                                                                                                                                                                                                                                  <a:pt x="1550" y="9"/>
                                                                                                                                                                                                                                                </a:lnTo>
                                                                                                                                                                                                                                                <a:lnTo>
                                                                                                                                                                                                                                                  <a:pt x="1574" y="8"/>
                                                                                                                                                                                                                                                </a:lnTo>
                                                                                                                                                                                                                                                <a:lnTo>
                                                                                                                                                                                                                                                  <a:pt x="1598" y="8"/>
                                                                                                                                                                                                                                                </a:lnTo>
                                                                                                                                                                                                                                                <a:lnTo>
                                                                                                                                                                                                                                                  <a:pt x="1622" y="7"/>
                                                                                                                                                                                                                                                </a:lnTo>
                                                                                                                                                                                                                                                <a:lnTo>
                                                                                                                                                                                                                                                  <a:pt x="1646" y="6"/>
                                                                                                                                                                                                                                                </a:lnTo>
                                                                                                                                                                                                                                                <a:lnTo>
                                                                                                                                                                                                                                                  <a:pt x="1670" y="6"/>
                                                                                                                                                                                                                                                </a:lnTo>
                                                                                                                                                                                                                                                <a:lnTo>
                                                                                                                                                                                                                                                  <a:pt x="1694" y="5"/>
                                                                                                                                                                                                                                                </a:lnTo>
                                                                                                                                                                                                                                                <a:lnTo>
                                                                                                                                                                                                                                                  <a:pt x="1718" y="4"/>
                                                                                                                                                                                                                                                </a:lnTo>
                                                                                                                                                                                                                                                <a:lnTo>
                                                                                                                                                                                                                                                  <a:pt x="1741" y="4"/>
                                                                                                                                                                                                                                                </a:lnTo>
                                                                                                                                                                                                                                                <a:lnTo>
                                                                                                                                                                                                                                                  <a:pt x="1765" y="3"/>
                                                                                                                                                                                                                                                </a:lnTo>
                                                                                                                                                                                                                                                <a:lnTo>
                                                                                                                                                                                                                                                  <a:pt x="1789" y="3"/>
                                                                                                                                                                                                                                                </a:lnTo>
                                                                                                                                                                                                                                                <a:lnTo>
                                                                                                                                                                                                                                                  <a:pt x="1813" y="2"/>
                                                                                                                                                                                                                                                </a:lnTo>
                                                                                                                                                                                                                                                <a:lnTo>
                                                                                                                                                                                                                                                  <a:pt x="1837" y="1"/>
                                                                                                                                                                                                                                                </a:lnTo>
                                                                                                                                                                                                                                                <a:lnTo>
                                                                                                                                                                                                                                                  <a:pt x="1861" y="1"/>
                                                                                                                                                                                                                                                </a:lnTo>
                                                                                                                                                                                                                                                <a:lnTo>
                                                                                                                                                                                                                                                  <a:pt x="1885" y="0"/>
                                                                                                                                                                                                                                                </a:lnTo>
                                                                                                                                                                                                                                              </a:path>
                                                                                                                                                                                                                                            </a:pathLst>
                                                                                                                                                                                                                                          </a:custGeom>
                                                                                                                                                                                                                                          <a:noFill/>
                                                                                                                                                                                                                                          <a:ln w="10209">
                                                                                                                                                                                                                                            <a:solidFill>
                                                                                                                                                                                                                                              <a:srgbClr val="00BEC4"/>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9" name="Group 111"/>
                                                                                                                                                                                                                                        <wpg:cNvGrpSpPr>
                                                                                                                                                                                                                                          <a:grpSpLocks/>
                                                                                                                                                                                                                                        </wpg:cNvGrpSpPr>
                                                                                                                                                                                                                                        <wpg:grpSpPr bwMode="auto">
                                                                                                                                                                                                                                          <a:xfrm>
                                                                                                                                                                                                                                            <a:off x="5919" y="1108"/>
                                                                                                                                                                                                                                            <a:ext cx="1885" cy="74"/>
                                                                                                                                                                                                                                            <a:chOff x="5919" y="1108"/>
                                                                                                                                                                                                                                            <a:chExt cx="1885" cy="74"/>
                                                                                                                                                                                                                                          </a:xfrm>
                                                                                                                                                                                                                                        </wpg:grpSpPr>
                                                                                                                                                                                                                                        <wps:wsp>
                                                                                                                                                                                                                                          <wps:cNvPr id="230" name="Freeform 140"/>
                                                                                                                                                                                                                                          <wps:cNvSpPr>
                                                                                                                                                                                                                                            <a:spLocks noEditPoints="1"/>
                                                                                                                                                                                                                                          </wps:cNvSpPr>
                                                                                                                                                                                                                                          <wps:spPr bwMode="auto">
                                                                                                                                                                                                                                            <a:xfrm>
                                                                                                                                                                                                                                              <a:off x="11838" y="2216"/>
                                                                                                                                                                                                                                              <a:ext cx="1886" cy="74"/>
                                                                                                                                                                                                                                            </a:xfrm>
                                                                                                                                                                                                                                            <a:custGeom>
                                                                                                                                                                                                                                              <a:avLst/>
                                                                                                                                                                                                                                              <a:gdLst>
                                                                                                                                                                                                                                                <a:gd name="T0" fmla="+- 0 5943 5919"/>
                                                                                                                                                                                                                                                <a:gd name="T1" fmla="*/ T0 w 1885"/>
                                                                                                                                                                                                                                                <a:gd name="T2" fmla="+- 0 1109 1108"/>
                                                                                                                                                                                                                                                <a:gd name="T3" fmla="*/ 1109 h 74"/>
                                                                                                                                                                                                                                                <a:gd name="T4" fmla="+- 0 5991 5919"/>
                                                                                                                                                                                                                                                <a:gd name="T5" fmla="*/ T4 w 1885"/>
                                                                                                                                                                                                                                                <a:gd name="T6" fmla="+- 0 1111 1108"/>
                                                                                                                                                                                                                                                <a:gd name="T7" fmla="*/ 1111 h 74"/>
                                                                                                                                                                                                                                                <a:gd name="T8" fmla="+- 0 6039 5919"/>
                                                                                                                                                                                                                                                <a:gd name="T9" fmla="*/ T8 w 1885"/>
                                                                                                                                                                                                                                                <a:gd name="T10" fmla="+- 0 1112 1108"/>
                                                                                                                                                                                                                                                <a:gd name="T11" fmla="*/ 1112 h 74"/>
                                                                                                                                                                                                                                                <a:gd name="T12" fmla="+- 0 6086 5919"/>
                                                                                                                                                                                                                                                <a:gd name="T13" fmla="*/ T12 w 1885"/>
                                                                                                                                                                                                                                                <a:gd name="T14" fmla="+- 0 1114 1108"/>
                                                                                                                                                                                                                                                <a:gd name="T15" fmla="*/ 1114 h 74"/>
                                                                                                                                                                                                                                                <a:gd name="T16" fmla="+- 0 6134 5919"/>
                                                                                                                                                                                                                                                <a:gd name="T17" fmla="*/ T16 w 1885"/>
                                                                                                                                                                                                                                                <a:gd name="T18" fmla="+- 0 1116 1108"/>
                                                                                                                                                                                                                                                <a:gd name="T19" fmla="*/ 1116 h 74"/>
                                                                                                                                                                                                                                                <a:gd name="T20" fmla="+- 0 6182 5919"/>
                                                                                                                                                                                                                                                <a:gd name="T21" fmla="*/ T20 w 1885"/>
                                                                                                                                                                                                                                                <a:gd name="T22" fmla="+- 0 1118 1108"/>
                                                                                                                                                                                                                                                <a:gd name="T23" fmla="*/ 1118 h 74"/>
                                                                                                                                                                                                                                                <a:gd name="T24" fmla="+- 0 6229 5919"/>
                                                                                                                                                                                                                                                <a:gd name="T25" fmla="*/ T24 w 1885"/>
                                                                                                                                                                                                                                                <a:gd name="T26" fmla="+- 0 1120 1108"/>
                                                                                                                                                                                                                                                <a:gd name="T27" fmla="*/ 1120 h 74"/>
                                                                                                                                                                                                                                                <a:gd name="T28" fmla="+- 0 6277 5919"/>
                                                                                                                                                                                                                                                <a:gd name="T29" fmla="*/ T28 w 1885"/>
                                                                                                                                                                                                                                                <a:gd name="T30" fmla="+- 0 1122 1108"/>
                                                                                                                                                                                                                                                <a:gd name="T31" fmla="*/ 1122 h 74"/>
                                                                                                                                                                                                                                                <a:gd name="T32" fmla="+- 0 6325 5919"/>
                                                                                                                                                                                                                                                <a:gd name="T33" fmla="*/ T32 w 1885"/>
                                                                                                                                                                                                                                                <a:gd name="T34" fmla="+- 0 1124 1108"/>
                                                                                                                                                                                                                                                <a:gd name="T35" fmla="*/ 1124 h 74"/>
                                                                                                                                                                                                                                                <a:gd name="T36" fmla="+- 0 6373 5919"/>
                                                                                                                                                                                                                                                <a:gd name="T37" fmla="*/ T36 w 1885"/>
                                                                                                                                                                                                                                                <a:gd name="T38" fmla="+- 0 1126 1108"/>
                                                                                                                                                                                                                                                <a:gd name="T39" fmla="*/ 1126 h 74"/>
                                                                                                                                                                                                                                                <a:gd name="T40" fmla="+- 0 6420 5919"/>
                                                                                                                                                                                                                                                <a:gd name="T41" fmla="*/ T40 w 1885"/>
                                                                                                                                                                                                                                                <a:gd name="T42" fmla="+- 0 1127 1108"/>
                                                                                                                                                                                                                                                <a:gd name="T43" fmla="*/ 1127 h 74"/>
                                                                                                                                                                                                                                                <a:gd name="T44" fmla="+- 0 6468 5919"/>
                                                                                                                                                                                                                                                <a:gd name="T45" fmla="*/ T44 w 1885"/>
                                                                                                                                                                                                                                                <a:gd name="T46" fmla="+- 0 1129 1108"/>
                                                                                                                                                                                                                                                <a:gd name="T47" fmla="*/ 1129 h 74"/>
                                                                                                                                                                                                                                                <a:gd name="T48" fmla="+- 0 6516 5919"/>
                                                                                                                                                                                                                                                <a:gd name="T49" fmla="*/ T48 w 1885"/>
                                                                                                                                                                                                                                                <a:gd name="T50" fmla="+- 0 1131 1108"/>
                                                                                                                                                                                                                                                <a:gd name="T51" fmla="*/ 1131 h 74"/>
                                                                                                                                                                                                                                                <a:gd name="T52" fmla="+- 0 6564 5919"/>
                                                                                                                                                                                                                                                <a:gd name="T53" fmla="*/ T52 w 1885"/>
                                                                                                                                                                                                                                                <a:gd name="T54" fmla="+- 0 1133 1108"/>
                                                                                                                                                                                                                                                <a:gd name="T55" fmla="*/ 1133 h 74"/>
                                                                                                                                                                                                                                                <a:gd name="T56" fmla="+- 0 6611 5919"/>
                                                                                                                                                                                                                                                <a:gd name="T57" fmla="*/ T56 w 1885"/>
                                                                                                                                                                                                                                                <a:gd name="T58" fmla="+- 0 1135 1108"/>
                                                                                                                                                                                                                                                <a:gd name="T59" fmla="*/ 1135 h 74"/>
                                                                                                                                                                                                                                                <a:gd name="T60" fmla="+- 0 6659 5919"/>
                                                                                                                                                                                                                                                <a:gd name="T61" fmla="*/ T60 w 1885"/>
                                                                                                                                                                                                                                                <a:gd name="T62" fmla="+- 0 1137 1108"/>
                                                                                                                                                                                                                                                <a:gd name="T63" fmla="*/ 1137 h 74"/>
                                                                                                                                                                                                                                                <a:gd name="T64" fmla="+- 0 6707 5919"/>
                                                                                                                                                                                                                                                <a:gd name="T65" fmla="*/ T64 w 1885"/>
                                                                                                                                                                                                                                                <a:gd name="T66" fmla="+- 0 1139 1108"/>
                                                                                                                                                                                                                                                <a:gd name="T67" fmla="*/ 1139 h 74"/>
                                                                                                                                                                                                                                                <a:gd name="T68" fmla="+- 0 6755 5919"/>
                                                                                                                                                                                                                                                <a:gd name="T69" fmla="*/ T68 w 1885"/>
                                                                                                                                                                                                                                                <a:gd name="T70" fmla="+- 0 1141 1108"/>
                                                                                                                                                                                                                                                <a:gd name="T71" fmla="*/ 1141 h 74"/>
                                                                                                                                                                                                                                                <a:gd name="T72" fmla="+- 0 6802 5919"/>
                                                                                                                                                                                                                                                <a:gd name="T73" fmla="*/ T72 w 1885"/>
                                                                                                                                                                                                                                                <a:gd name="T74" fmla="+- 0 1142 1108"/>
                                                                                                                                                                                                                                                <a:gd name="T75" fmla="*/ 1142 h 74"/>
                                                                                                                                                                                                                                                <a:gd name="T76" fmla="+- 0 6850 5919"/>
                                                                                                                                                                                                                                                <a:gd name="T77" fmla="*/ T76 w 1885"/>
                                                                                                                                                                                                                                                <a:gd name="T78" fmla="+- 0 1144 1108"/>
                                                                                                                                                                                                                                                <a:gd name="T79" fmla="*/ 1144 h 74"/>
                                                                                                                                                                                                                                                <a:gd name="T80" fmla="+- 0 6897 5919"/>
                                                                                                                                                                                                                                                <a:gd name="T81" fmla="*/ T80 w 1885"/>
                                                                                                                                                                                                                                                <a:gd name="T82" fmla="+- 0 1146 1108"/>
                                                                                                                                                                                                                                                <a:gd name="T83" fmla="*/ 1146 h 74"/>
                                                                                                                                                                                                                                                <a:gd name="T84" fmla="+- 0 6945 5919"/>
                                                                                                                                                                                                                                                <a:gd name="T85" fmla="*/ T84 w 1885"/>
                                                                                                                                                                                                                                                <a:gd name="T86" fmla="+- 0 1148 1108"/>
                                                                                                                                                                                                                                                <a:gd name="T87" fmla="*/ 1148 h 74"/>
                                                                                                                                                                                                                                                <a:gd name="T88" fmla="+- 0 6992 5919"/>
                                                                                                                                                                                                                                                <a:gd name="T89" fmla="*/ T88 w 1885"/>
                                                                                                                                                                                                                                                <a:gd name="T90" fmla="+- 0 1150 1108"/>
                                                                                                                                                                                                                                                <a:gd name="T91" fmla="*/ 1150 h 74"/>
                                                                                                                                                                                                                                                <a:gd name="T92" fmla="+- 0 7040 5919"/>
                                                                                                                                                                                                                                                <a:gd name="T93" fmla="*/ T92 w 1885"/>
                                                                                                                                                                                                                                                <a:gd name="T94" fmla="+- 0 1152 1108"/>
                                                                                                                                                                                                                                                <a:gd name="T95" fmla="*/ 1152 h 74"/>
                                                                                                                                                                                                                                                <a:gd name="T96" fmla="+- 0 7088 5919"/>
                                                                                                                                                                                                                                                <a:gd name="T97" fmla="*/ T96 w 1885"/>
                                                                                                                                                                                                                                                <a:gd name="T98" fmla="+- 0 1154 1108"/>
                                                                                                                                                                                                                                                <a:gd name="T99" fmla="*/ 1154 h 74"/>
                                                                                                                                                                                                                                                <a:gd name="T100" fmla="+- 0 7135 5919"/>
                                                                                                                                                                                                                                                <a:gd name="T101" fmla="*/ T100 w 1885"/>
                                                                                                                                                                                                                                                <a:gd name="T102" fmla="+- 0 1155 1108"/>
                                                                                                                                                                                                                                                <a:gd name="T103" fmla="*/ 1155 h 74"/>
                                                                                                                                                                                                                                                <a:gd name="T104" fmla="+- 0 7183 5919"/>
                                                                                                                                                                                                                                                <a:gd name="T105" fmla="*/ T104 w 1885"/>
                                                                                                                                                                                                                                                <a:gd name="T106" fmla="+- 0 1157 1108"/>
                                                                                                                                                                                                                                                <a:gd name="T107" fmla="*/ 1157 h 74"/>
                                                                                                                                                                                                                                                <a:gd name="T108" fmla="+- 0 7231 5919"/>
                                                                                                                                                                                                                                                <a:gd name="T109" fmla="*/ T108 w 1885"/>
                                                                                                                                                                                                                                                <a:gd name="T110" fmla="+- 0 1159 1108"/>
                                                                                                                                                                                                                                                <a:gd name="T111" fmla="*/ 1159 h 74"/>
                                                                                                                                                                                                                                                <a:gd name="T112" fmla="+- 0 7279 5919"/>
                                                                                                                                                                                                                                                <a:gd name="T113" fmla="*/ T112 w 1885"/>
                                                                                                                                                                                                                                                <a:gd name="T114" fmla="+- 0 1161 1108"/>
                                                                                                                                                                                                                                                <a:gd name="T115" fmla="*/ 1161 h 74"/>
                                                                                                                                                                                                                                                <a:gd name="T116" fmla="+- 0 7326 5919"/>
                                                                                                                                                                                                                                                <a:gd name="T117" fmla="*/ T116 w 1885"/>
                                                                                                                                                                                                                                                <a:gd name="T118" fmla="+- 0 1163 1108"/>
                                                                                                                                                                                                                                                <a:gd name="T119" fmla="*/ 1163 h 74"/>
                                                                                                                                                                                                                                                <a:gd name="T120" fmla="+- 0 7374 5919"/>
                                                                                                                                                                                                                                                <a:gd name="T121" fmla="*/ T120 w 1885"/>
                                                                                                                                                                                                                                                <a:gd name="T122" fmla="+- 0 1165 1108"/>
                                                                                                                                                                                                                                                <a:gd name="T123" fmla="*/ 1165 h 74"/>
                                                                                                                                                                                                                                                <a:gd name="T124" fmla="+- 0 7422 5919"/>
                                                                                                                                                                                                                                                <a:gd name="T125" fmla="*/ T124 w 1885"/>
                                                                                                                                                                                                                                                <a:gd name="T126" fmla="+- 0 1167 1108"/>
                                                                                                                                                                                                                                                <a:gd name="T127" fmla="*/ 1167 h 74"/>
                                                                                                                                                                                                                                                <a:gd name="T128" fmla="+- 0 7469 5919"/>
                                                                                                                                                                                                                                                <a:gd name="T129" fmla="*/ T128 w 1885"/>
                                                                                                                                                                                                                                                <a:gd name="T130" fmla="+- 0 1169 1108"/>
                                                                                                                                                                                                                                                <a:gd name="T131" fmla="*/ 1169 h 74"/>
                                                                                                                                                                                                                                                <a:gd name="T132" fmla="+- 0 7517 5919"/>
                                                                                                                                                                                                                                                <a:gd name="T133" fmla="*/ T132 w 1885"/>
                                                                                                                                                                                                                                                <a:gd name="T134" fmla="+- 0 1170 1108"/>
                                                                                                                                                                                                                                                <a:gd name="T135" fmla="*/ 1170 h 74"/>
                                                                                                                                                                                                                                                <a:gd name="T136" fmla="+- 0 7565 5919"/>
                                                                                                                                                                                                                                                <a:gd name="T137" fmla="*/ T136 w 1885"/>
                                                                                                                                                                                                                                                <a:gd name="T138" fmla="+- 0 1172 1108"/>
                                                                                                                                                                                                                                                <a:gd name="T139" fmla="*/ 1172 h 74"/>
                                                                                                                                                                                                                                                <a:gd name="T140" fmla="+- 0 7613 5919"/>
                                                                                                                                                                                                                                                <a:gd name="T141" fmla="*/ T140 w 1885"/>
                                                                                                                                                                                                                                                <a:gd name="T142" fmla="+- 0 1174 1108"/>
                                                                                                                                                                                                                                                <a:gd name="T143" fmla="*/ 1174 h 74"/>
                                                                                                                                                                                                                                                <a:gd name="T144" fmla="+- 0 7660 5919"/>
                                                                                                                                                                                                                                                <a:gd name="T145" fmla="*/ T144 w 1885"/>
                                                                                                                                                                                                                                                <a:gd name="T146" fmla="+- 0 1176 1108"/>
                                                                                                                                                                                                                                                <a:gd name="T147" fmla="*/ 1176 h 74"/>
                                                                                                                                                                                                                                                <a:gd name="T148" fmla="+- 0 7708 5919"/>
                                                                                                                                                                                                                                                <a:gd name="T149" fmla="*/ T148 w 1885"/>
                                                                                                                                                                                                                                                <a:gd name="T150" fmla="+- 0 1178 1108"/>
                                                                                                                                                                                                                                                <a:gd name="T151" fmla="*/ 1178 h 74"/>
                                                                                                                                                                                                                                                <a:gd name="T152" fmla="+- 0 7756 5919"/>
                                                                                                                                                                                                                                                <a:gd name="T153" fmla="*/ T152 w 1885"/>
                                                                                                                                                                                                                                                <a:gd name="T154" fmla="+- 0 1180 1108"/>
                                                                                                                                                                                                                                                <a:gd name="T155" fmla="*/ 1180 h 74"/>
                                                                                                                                                                                                                                                <a:gd name="T156" fmla="+- 0 7804 5919"/>
                                                                                                                                                                                                                                                <a:gd name="T157" fmla="*/ T156 w 1885"/>
                                                                                                                                                                                                                                                <a:gd name="T158" fmla="+- 0 1182 1108"/>
                                                                                                                                                                                                                                                <a:gd name="T159" fmla="*/ 118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85" h="74">
                                                                                                                                                                                                                                                  <a:moveTo>
                                                                                                                                                                                                                                                    <a:pt x="0" y="0"/>
                                                                                                                                                                                                                                                  </a:moveTo>
                                                                                                                                                                                                                                                  <a:lnTo>
                                                                                                                                                                                                                                                    <a:pt x="24" y="1"/>
                                                                                                                                                                                                                                                  </a:lnTo>
                                                                                                                                                                                                                                                  <a:lnTo>
                                                                                                                                                                                                                                                    <a:pt x="48" y="2"/>
                                                                                                                                                                                                                                                  </a:lnTo>
                                                                                                                                                                                                                                                  <a:lnTo>
                                                                                                                                                                                                                                                    <a:pt x="72" y="3"/>
                                                                                                                                                                                                                                                  </a:lnTo>
                                                                                                                                                                                                                                                  <a:lnTo>
                                                                                                                                                                                                                                                    <a:pt x="96" y="3"/>
                                                                                                                                                                                                                                                  </a:lnTo>
                                                                                                                                                                                                                                                  <a:lnTo>
                                                                                                                                                                                                                                                    <a:pt x="120" y="4"/>
                                                                                                                                                                                                                                                  </a:lnTo>
                                                                                                                                                                                                                                                  <a:lnTo>
                                                                                                                                                                                                                                                    <a:pt x="143" y="5"/>
                                                                                                                                                                                                                                                  </a:lnTo>
                                                                                                                                                                                                                                                  <a:lnTo>
                                                                                                                                                                                                                                                    <a:pt x="167" y="6"/>
                                                                                                                                                                                                                                                  </a:lnTo>
                                                                                                                                                                                                                                                  <a:lnTo>
                                                                                                                                                                                                                                                    <a:pt x="191" y="7"/>
                                                                                                                                                                                                                                                  </a:lnTo>
                                                                                                                                                                                                                                                  <a:lnTo>
                                                                                                                                                                                                                                                    <a:pt x="215" y="8"/>
                                                                                                                                                                                                                                                  </a:lnTo>
                                                                                                                                                                                                                                                  <a:lnTo>
                                                                                                                                                                                                                                                    <a:pt x="239" y="9"/>
                                                                                                                                                                                                                                                  </a:lnTo>
                                                                                                                                                                                                                                                  <a:lnTo>
                                                                                                                                                                                                                                                    <a:pt x="263" y="10"/>
                                                                                                                                                                                                                                                  </a:lnTo>
                                                                                                                                                                                                                                                  <a:lnTo>
                                                                                                                                                                                                                                                    <a:pt x="287" y="11"/>
                                                                                                                                                                                                                                                  </a:lnTo>
                                                                                                                                                                                                                                                  <a:lnTo>
                                                                                                                                                                                                                                                    <a:pt x="310" y="12"/>
                                                                                                                                                                                                                                                  </a:lnTo>
                                                                                                                                                                                                                                                  <a:lnTo>
                                                                                                                                                                                                                                                    <a:pt x="334" y="13"/>
                                                                                                                                                                                                                                                  </a:lnTo>
                                                                                                                                                                                                                                                  <a:lnTo>
                                                                                                                                                                                                                                                    <a:pt x="358" y="14"/>
                                                                                                                                                                                                                                                  </a:lnTo>
                                                                                                                                                                                                                                                  <a:lnTo>
                                                                                                                                                                                                                                                    <a:pt x="382" y="15"/>
                                                                                                                                                                                                                                                  </a:lnTo>
                                                                                                                                                                                                                                                  <a:lnTo>
                                                                                                                                                                                                                                                    <a:pt x="406" y="16"/>
                                                                                                                                                                                                                                                  </a:lnTo>
                                                                                                                                                                                                                                                  <a:lnTo>
                                                                                                                                                                                                                                                    <a:pt x="430" y="17"/>
                                                                                                                                                                                                                                                  </a:lnTo>
                                                                                                                                                                                                                                                  <a:lnTo>
                                                                                                                                                                                                                                                    <a:pt x="454" y="18"/>
                                                                                                                                                                                                                                                  </a:lnTo>
                                                                                                                                                                                                                                                  <a:lnTo>
                                                                                                                                                                                                                                                    <a:pt x="478" y="18"/>
                                                                                                                                                                                                                                                  </a:lnTo>
                                                                                                                                                                                                                                                  <a:lnTo>
                                                                                                                                                                                                                                                    <a:pt x="501" y="19"/>
                                                                                                                                                                                                                                                  </a:lnTo>
                                                                                                                                                                                                                                                  <a:lnTo>
                                                                                                                                                                                                                                                    <a:pt x="525" y="20"/>
                                                                                                                                                                                                                                                  </a:lnTo>
                                                                                                                                                                                                                                                  <a:lnTo>
                                                                                                                                                                                                                                                    <a:pt x="549" y="21"/>
                                                                                                                                                                                                                                                  </a:lnTo>
                                                                                                                                                                                                                                                  <a:lnTo>
                                                                                                                                                                                                                                                    <a:pt x="573" y="22"/>
                                                                                                                                                                                                                                                  </a:lnTo>
                                                                                                                                                                                                                                                  <a:lnTo>
                                                                                                                                                                                                                                                    <a:pt x="597" y="23"/>
                                                                                                                                                                                                                                                  </a:lnTo>
                                                                                                                                                                                                                                                  <a:lnTo>
                                                                                                                                                                                                                                                    <a:pt x="621" y="24"/>
                                                                                                                                                                                                                                                  </a:lnTo>
                                                                                                                                                                                                                                                  <a:lnTo>
                                                                                                                                                                                                                                                    <a:pt x="645" y="25"/>
                                                                                                                                                                                                                                                  </a:lnTo>
                                                                                                                                                                                                                                                  <a:lnTo>
                                                                                                                                                                                                                                                    <a:pt x="669" y="26"/>
                                                                                                                                                                                                                                                  </a:lnTo>
                                                                                                                                                                                                                                                  <a:lnTo>
                                                                                                                                                                                                                                                    <a:pt x="692" y="27"/>
                                                                                                                                                                                                                                                  </a:lnTo>
                                                                                                                                                                                                                                                  <a:lnTo>
                                                                                                                                                                                                                                                    <a:pt x="716" y="28"/>
                                                                                                                                                                                                                                                  </a:lnTo>
                                                                                                                                                                                                                                                  <a:lnTo>
                                                                                                                                                                                                                                                    <a:pt x="740" y="29"/>
                                                                                                                                                                                                                                                  </a:lnTo>
                                                                                                                                                                                                                                                  <a:lnTo>
                                                                                                                                                                                                                                                    <a:pt x="764" y="30"/>
                                                                                                                                                                                                                                                  </a:lnTo>
                                                                                                                                                                                                                                                  <a:lnTo>
                                                                                                                                                                                                                                                    <a:pt x="788" y="31"/>
                                                                                                                                                                                                                                                  </a:lnTo>
                                                                                                                                                                                                                                                  <a:lnTo>
                                                                                                                                                                                                                                                    <a:pt x="812" y="31"/>
                                                                                                                                                                                                                                                  </a:lnTo>
                                                                                                                                                                                                                                                  <a:lnTo>
                                                                                                                                                                                                                                                    <a:pt x="836" y="33"/>
                                                                                                                                                                                                                                                  </a:lnTo>
                                                                                                                                                                                                                                                  <a:lnTo>
                                                                                                                                                                                                                                                    <a:pt x="859" y="33"/>
                                                                                                                                                                                                                                                  </a:lnTo>
                                                                                                                                                                                                                                                  <a:lnTo>
                                                                                                                                                                                                                                                    <a:pt x="883" y="34"/>
                                                                                                                                                                                                                                                  </a:lnTo>
                                                                                                                                                                                                                                                  <a:lnTo>
                                                                                                                                                                                                                                                    <a:pt x="907" y="35"/>
                                                                                                                                                                                                                                                  </a:lnTo>
                                                                                                                                                                                                                                                  <a:lnTo>
                                                                                                                                                                                                                                                    <a:pt x="931" y="36"/>
                                                                                                                                                                                                                                                  </a:lnTo>
                                                                                                                                                                                                                                                  <a:lnTo>
                                                                                                                                                                                                                                                    <a:pt x="954" y="37"/>
                                                                                                                                                                                                                                                  </a:lnTo>
                                                                                                                                                                                                                                                  <a:lnTo>
                                                                                                                                                                                                                                                    <a:pt x="978" y="38"/>
                                                                                                                                                                                                                                                  </a:lnTo>
                                                                                                                                                                                                                                                  <a:lnTo>
                                                                                                                                                                                                                                                    <a:pt x="1002" y="39"/>
                                                                                                                                                                                                                                                  </a:lnTo>
                                                                                                                                                                                                                                                  <a:lnTo>
                                                                                                                                                                                                                                                    <a:pt x="1026" y="40"/>
                                                                                                                                                                                                                                                  </a:lnTo>
                                                                                                                                                                                                                                                  <a:lnTo>
                                                                                                                                                                                                                                                    <a:pt x="1049" y="41"/>
                                                                                                                                                                                                                                                  </a:lnTo>
                                                                                                                                                                                                                                                  <a:lnTo>
                                                                                                                                                                                                                                                    <a:pt x="1073" y="42"/>
                                                                                                                                                                                                                                                  </a:lnTo>
                                                                                                                                                                                                                                                  <a:lnTo>
                                                                                                                                                                                                                                                    <a:pt x="1097" y="43"/>
                                                                                                                                                                                                                                                  </a:lnTo>
                                                                                                                                                                                                                                                  <a:lnTo>
                                                                                                                                                                                                                                                    <a:pt x="1121" y="44"/>
                                                                                                                                                                                                                                                  </a:lnTo>
                                                                                                                                                                                                                                                  <a:lnTo>
                                                                                                                                                                                                                                                    <a:pt x="1145" y="45"/>
                                                                                                                                                                                                                                                  </a:lnTo>
                                                                                                                                                                                                                                                  <a:lnTo>
                                                                                                                                                                                                                                                    <a:pt x="1169" y="46"/>
                                                                                                                                                                                                                                                  </a:lnTo>
                                                                                                                                                                                                                                                  <a:lnTo>
                                                                                                                                                                                                                                                    <a:pt x="1193" y="47"/>
                                                                                                                                                                                                                                                  </a:lnTo>
                                                                                                                                                                                                                                                  <a:lnTo>
                                                                                                                                                                                                                                                    <a:pt x="1216" y="47"/>
                                                                                                                                                                                                                                                  </a:lnTo>
                                                                                                                                                                                                                                                  <a:lnTo>
                                                                                                                                                                                                                                                    <a:pt x="1240" y="48"/>
                                                                                                                                                                                                                                                  </a:lnTo>
                                                                                                                                                                                                                                                  <a:lnTo>
                                                                                                                                                                                                                                                    <a:pt x="1264" y="49"/>
                                                                                                                                                                                                                                                  </a:lnTo>
                                                                                                                                                                                                                                                  <a:lnTo>
                                                                                                                                                                                                                                                    <a:pt x="1288" y="50"/>
                                                                                                                                                                                                                                                  </a:lnTo>
                                                                                                                                                                                                                                                  <a:lnTo>
                                                                                                                                                                                                                                                    <a:pt x="1312" y="51"/>
                                                                                                                                                                                                                                                  </a:lnTo>
                                                                                                                                                                                                                                                  <a:lnTo>
                                                                                                                                                                                                                                                    <a:pt x="1336" y="52"/>
                                                                                                                                                                                                                                                  </a:lnTo>
                                                                                                                                                                                                                                                  <a:lnTo>
                                                                                                                                                                                                                                                    <a:pt x="1360" y="53"/>
                                                                                                                                                                                                                                                  </a:lnTo>
                                                                                                                                                                                                                                                  <a:lnTo>
                                                                                                                                                                                                                                                    <a:pt x="1383" y="54"/>
                                                                                                                                                                                                                                                  </a:lnTo>
                                                                                                                                                                                                                                                  <a:lnTo>
                                                                                                                                                                                                                                                    <a:pt x="1407" y="55"/>
                                                                                                                                                                                                                                                  </a:lnTo>
                                                                                                                                                                                                                                                  <a:lnTo>
                                                                                                                                                                                                                                                    <a:pt x="1431" y="56"/>
                                                                                                                                                                                                                                                  </a:lnTo>
                                                                                                                                                                                                                                                  <a:lnTo>
                                                                                                                                                                                                                                                    <a:pt x="1455" y="57"/>
                                                                                                                                                                                                                                                  </a:lnTo>
                                                                                                                                                                                                                                                  <a:lnTo>
                                                                                                                                                                                                                                                    <a:pt x="1479" y="58"/>
                                                                                                                                                                                                                                                  </a:lnTo>
                                                                                                                                                                                                                                                  <a:lnTo>
                                                                                                                                                                                                                                                    <a:pt x="1503" y="59"/>
                                                                                                                                                                                                                                                  </a:lnTo>
                                                                                                                                                                                                                                                  <a:lnTo>
                                                                                                                                                                                                                                                    <a:pt x="1527" y="60"/>
                                                                                                                                                                                                                                                  </a:lnTo>
                                                                                                                                                                                                                                                  <a:lnTo>
                                                                                                                                                                                                                                                    <a:pt x="1550" y="61"/>
                                                                                                                                                                                                                                                  </a:lnTo>
                                                                                                                                                                                                                                                  <a:lnTo>
                                                                                                                                                                                                                                                    <a:pt x="1574" y="62"/>
                                                                                                                                                                                                                                                  </a:lnTo>
                                                                                                                                                                                                                                                  <a:lnTo>
                                                                                                                                                                                                                                                    <a:pt x="1598" y="62"/>
                                                                                                                                                                                                                                                  </a:lnTo>
                                                                                                                                                                                                                                                  <a:lnTo>
                                                                                                                                                                                                                                                    <a:pt x="1622" y="63"/>
                                                                                                                                                                                                                                                  </a:lnTo>
                                                                                                                                                                                                                                                  <a:lnTo>
                                                                                                                                                                                                                                                    <a:pt x="1646" y="64"/>
                                                                                                                                                                                                                                                  </a:lnTo>
                                                                                                                                                                                                                                                  <a:lnTo>
                                                                                                                                                                                                                                                    <a:pt x="1670" y="65"/>
                                                                                                                                                                                                                                                  </a:lnTo>
                                                                                                                                                                                                                                                  <a:lnTo>
                                                                                                                                                                                                                                                    <a:pt x="1694" y="66"/>
                                                                                                                                                                                                                                                  </a:lnTo>
                                                                                                                                                                                                                                                  <a:lnTo>
                                                                                                                                                                                                                                                    <a:pt x="1718" y="67"/>
                                                                                                                                                                                                                                                  </a:lnTo>
                                                                                                                                                                                                                                                  <a:lnTo>
                                                                                                                                                                                                                                                    <a:pt x="1741" y="68"/>
                                                                                                                                                                                                                                                  </a:lnTo>
                                                                                                                                                                                                                                                  <a:lnTo>
                                                                                                                                                                                                                                                    <a:pt x="1765" y="69"/>
                                                                                                                                                                                                                                                  </a:lnTo>
                                                                                                                                                                                                                                                  <a:lnTo>
                                                                                                                                                                                                                                                    <a:pt x="1789" y="70"/>
                                                                                                                                                                                                                                                  </a:lnTo>
                                                                                                                                                                                                                                                  <a:lnTo>
                                                                                                                                                                                                                                                    <a:pt x="1813" y="71"/>
                                                                                                                                                                                                                                                  </a:lnTo>
                                                                                                                                                                                                                                                  <a:lnTo>
                                                                                                                                                                                                                                                    <a:pt x="1837" y="72"/>
                                                                                                                                                                                                                                                  </a:lnTo>
                                                                                                                                                                                                                                                  <a:lnTo>
                                                                                                                                                                                                                                                    <a:pt x="1861" y="73"/>
                                                                                                                                                                                                                                                  </a:lnTo>
                                                                                                                                                                                                                                                  <a:lnTo>
                                                                                                                                                                                                                                                    <a:pt x="1885" y="74"/>
                                                                                                                                                                                                                                                  </a:lnTo>
                                                                                                                                                                                                                                                </a:path>
                                                                                                                                                                                                                                              </a:pathLst>
                                                                                                                                                                                                                                            </a:custGeom>
                                                                                                                                                                                                                                            <a:noFill/>
                                                                                                                                                                                                                                            <a:ln w="10209">
                                                                                                                                                                                                                                              <a:solidFill>
                                                                                                                                                                                                                                                <a:srgbClr val="C67BF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1" name="Group 112"/>
                                                                                                                                                                                                                                          <wpg:cNvGrpSpPr>
                                                                                                                                                                                                                                            <a:grpSpLocks/>
                                                                                                                                                                                                                                          </wpg:cNvGrpSpPr>
                                                                                                                                                                                                                                          <wpg:grpSpPr bwMode="auto">
                                                                                                                                                                                                                                            <a:xfrm>
                                                                                                                                                                                                                                              <a:off x="5763" y="-732"/>
                                                                                                                                                                                                                                              <a:ext cx="2197" cy="2274"/>
                                                                                                                                                                                                                                              <a:chOff x="5763" y="-732"/>
                                                                                                                                                                                                                                              <a:chExt cx="2197" cy="2274"/>
                                                                                                                                                                                                                                            </a:xfrm>
                                                                                                                                                                                                                                          </wpg:grpSpPr>
                                                                                                                                                                                                                                          <wps:wsp>
                                                                                                                                                                                                                                            <wps:cNvPr id="232" name="Freeform 139"/>
                                                                                                                                                                                                                                            <wps:cNvSpPr>
                                                                                                                                                                                                                                              <a:spLocks/>
                                                                                                                                                                                                                                            </wps:cNvSpPr>
                                                                                                                                                                                                                                            <wps:spPr bwMode="auto">
                                                                                                                                                                                                                                              <a:xfrm>
                                                                                                                                                                                                                                                <a:off x="5763" y="-732"/>
                                                                                                                                                                                                                                                <a:ext cx="2197" cy="2274"/>
                                                                                                                                                                                                                                              </a:xfrm>
                                                                                                                                                                                                                                              <a:custGeom>
                                                                                                                                                                                                                                                <a:avLst/>
                                                                                                                                                                                                                                                <a:gdLst>
                                                                                                                                                                                                                                                  <a:gd name="T0" fmla="+- 0 5763 5763"/>
                                                                                                                                                                                                                                                  <a:gd name="T1" fmla="*/ T0 w 2197"/>
                                                                                                                                                                                                                                                  <a:gd name="T2" fmla="+- 0 1542 -732"/>
                                                                                                                                                                                                                                                  <a:gd name="T3" fmla="*/ 1542 h 2274"/>
                                                                                                                                                                                                                                                  <a:gd name="T4" fmla="+- 0 7961 5763"/>
                                                                                                                                                                                                                                                  <a:gd name="T5" fmla="*/ T4 w 2197"/>
                                                                                                                                                                                                                                                  <a:gd name="T6" fmla="+- 0 1542 -732"/>
                                                                                                                                                                                                                                                  <a:gd name="T7" fmla="*/ 1542 h 2274"/>
                                                                                                                                                                                                                                                  <a:gd name="T8" fmla="+- 0 7961 5763"/>
                                                                                                                                                                                                                                                  <a:gd name="T9" fmla="*/ T8 w 2197"/>
                                                                                                                                                                                                                                                  <a:gd name="T10" fmla="+- 0 -732 -732"/>
                                                                                                                                                                                                                                                  <a:gd name="T11" fmla="*/ -732 h 2274"/>
                                                                                                                                                                                                                                                  <a:gd name="T12" fmla="+- 0 5763 5763"/>
                                                                                                                                                                                                                                                  <a:gd name="T13" fmla="*/ T12 w 2197"/>
                                                                                                                                                                                                                                                  <a:gd name="T14" fmla="+- 0 -732 -732"/>
                                                                                                                                                                                                                                                  <a:gd name="T15" fmla="*/ -732 h 2274"/>
                                                                                                                                                                                                                                                  <a:gd name="T16" fmla="+- 0 5763 5763"/>
                                                                                                                                                                                                                                                  <a:gd name="T17" fmla="*/ T16 w 2197"/>
                                                                                                                                                                                                                                                  <a:gd name="T18" fmla="+- 0 1542 -732"/>
                                                                                                                                                                                                                                                  <a:gd name="T19" fmla="*/ 1542 h 2274"/>
                                                                                                                                                                                                                                                </a:gdLst>
                                                                                                                                                                                                                                                <a:ahLst/>
                                                                                                                                                                                                                                                <a:cxnLst>
                                                                                                                                                                                                                                                  <a:cxn ang="0">
                                                                                                                                                                                                                                                    <a:pos x="T1" y="T3"/>
                                                                                                                                                                                                                                                  </a:cxn>
                                                                                                                                                                                                                                                  <a:cxn ang="0">
                                                                                                                                                                                                                                                    <a:pos x="T5" y="T7"/>
                                                                                                                                                                                                                                                  </a:cxn>
                                                                                                                                                                                                                                                  <a:cxn ang="0">
                                                                                                                                                                                                                                                    <a:pos x="T9" y="T11"/>
                                                                                                                                                                                                                                                  </a:cxn>
                                                                                                                                                                                                                                                  <a:cxn ang="0">
                                                                                                                                                                                                                                                    <a:pos x="T13" y="T15"/>
                                                                                                                                                                                                                                                  </a:cxn>
                                                                                                                                                                                                                                                  <a:cxn ang="0">
                                                                                                                                                                                                                                                    <a:pos x="T17" y="T19"/>
                                                                                                                                                                                                                                                  </a:cxn>
                                                                                                                                                                                                                                                </a:cxnLst>
                                                                                                                                                                                                                                                <a:rect l="0" t="0" r="r" b="b"/>
                                                                                                                                                                                                                                                <a:pathLst>
                                                                                                                                                                                                                                                  <a:path w="2197" h="2274">
                                                                                                                                                                                                                                                    <a:moveTo>
                                                                                                                                                                                                                                                      <a:pt x="0" y="2274"/>
                                                                                                                                                                                                                                                    </a:moveTo>
                                                                                                                                                                                                                                                    <a:lnTo>
                                                                                                                                                                                                                                                      <a:pt x="2198" y="2274"/>
                                                                                                                                                                                                                                                    </a:lnTo>
                                                                                                                                                                                                                                                    <a:lnTo>
                                                                                                                                                                                                                                                      <a:pt x="2198" y="0"/>
                                                                                                                                                                                                                                                    </a:lnTo>
                                                                                                                                                                                                                                                    <a:lnTo>
                                                                                                                                                                                                                                                      <a:pt x="0" y="0"/>
                                                                                                                                                                                                                                                    </a:lnTo>
                                                                                                                                                                                                                                                    <a:lnTo>
                                                                                                                                                                                                                                                      <a:pt x="0" y="2274"/>
                                                                                                                                                                                                                                                    </a:lnTo>
                                                                                                                                                                                                                                                    <a:close/>
                                                                                                                                                                                                                                                  </a:path>
                                                                                                                                                                                                                                                </a:pathLst>
                                                                                                                                                                                                                                              </a:custGeom>
                                                                                                                                                                                                                                              <a:noFill/>
                                                                                                                                                                                                                                              <a:ln w="10209">
                                                                                                                                                                                                                                                <a:solidFill>
                                                                                                                                                                                                                                                  <a:srgbClr val="7F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3" name="Group 113"/>
                                                                                                                                                                                                                                            <wpg:cNvGrpSpPr>
                                                                                                                                                                                                                                              <a:grpSpLocks/>
                                                                                                                                                                                                                                            </wpg:cNvGrpSpPr>
                                                                                                                                                                                                                                            <wpg:grpSpPr bwMode="auto">
                                                                                                                                                                                                                                              <a:xfrm>
                                                                                                                                                                                                                                                <a:off x="3447" y="1136"/>
                                                                                                                                                                                                                                                <a:ext cx="64" cy="0"/>
                                                                                                                                                                                                                                                <a:chOff x="3447" y="1136"/>
                                                                                                                                                                                                                                                <a:chExt cx="64" cy="0"/>
                                                                                                                                                                                                                                              </a:xfrm>
                                                                                                                                                                                                                                            </wpg:grpSpPr>
                                                                                                                                                                                                                                            <wps:wsp>
                                                                                                                                                                                                                                              <wps:cNvPr id="234" name="Freeform 138"/>
                                                                                                                                                                                                                                              <wps:cNvSpPr>
                                                                                                                                                                                                                                                <a:spLocks noEditPoints="1"/>
                                                                                                                                                                                                                                              </wps:cNvSpPr>
                                                                                                                                                                                                                                              <wps:spPr bwMode="auto">
                                                                                                                                                                                                                                                <a:xfrm>
                                                                                                                                                                                                                                                  <a:off x="6894" y="2272"/>
                                                                                                                                                                                                                                                  <a:ext cx="64" cy="0"/>
                                                                                                                                                                                                                                                </a:xfrm>
                                                                                                                                                                                                                                                <a:custGeom>
                                                                                                                                                                                                                                                  <a:avLst/>
                                                                                                                                                                                                                                                  <a:gdLst>
                                                                                                                                                                                                                                                    <a:gd name="T0" fmla="+- 0 3447 3447"/>
                                                                                                                                                                                                                                                    <a:gd name="T1" fmla="*/ T0 w 64"/>
                                                                                                                                                                                                                                                    <a:gd name="T2" fmla="+- 0 3511 3447"/>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5" name="Group 114"/>
                                                                                                                                                                                                                                              <wpg:cNvGrpSpPr>
                                                                                                                                                                                                                                                <a:grpSpLocks/>
                                                                                                                                                                                                                                              </wpg:cNvGrpSpPr>
                                                                                                                                                                                                                                              <wpg:grpSpPr bwMode="auto">
                                                                                                                                                                                                                                                <a:xfrm>
                                                                                                                                                                                                                                                  <a:off x="3447" y="683"/>
                                                                                                                                                                                                                                                  <a:ext cx="64" cy="0"/>
                                                                                                                                                                                                                                                  <a:chOff x="3447" y="683"/>
                                                                                                                                                                                                                                                  <a:chExt cx="64" cy="0"/>
                                                                                                                                                                                                                                                </a:xfrm>
                                                                                                                                                                                                                                              </wpg:grpSpPr>
                                                                                                                                                                                                                                              <wps:wsp>
                                                                                                                                                                                                                                                <wps:cNvPr id="236" name="Freeform 137"/>
                                                                                                                                                                                                                                                <wps:cNvSpPr>
                                                                                                                                                                                                                                                  <a:spLocks noEditPoints="1"/>
                                                                                                                                                                                                                                                </wps:cNvSpPr>
                                                                                                                                                                                                                                                <wps:spPr bwMode="auto">
                                                                                                                                                                                                                                                  <a:xfrm>
                                                                                                                                                                                                                                                    <a:off x="6894" y="1366"/>
                                                                                                                                                                                                                                                    <a:ext cx="64" cy="0"/>
                                                                                                                                                                                                                                                  </a:xfrm>
                                                                                                                                                                                                                                                  <a:custGeom>
                                                                                                                                                                                                                                                    <a:avLst/>
                                                                                                                                                                                                                                                    <a:gdLst>
                                                                                                                                                                                                                                                      <a:gd name="T0" fmla="+- 0 3447 3447"/>
                                                                                                                                                                                                                                                      <a:gd name="T1" fmla="*/ T0 w 64"/>
                                                                                                                                                                                                                                                      <a:gd name="T2" fmla="+- 0 3511 3447"/>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7" name="Group 115"/>
                                                                                                                                                                                                                                                <wpg:cNvGrpSpPr>
                                                                                                                                                                                                                                                  <a:grpSpLocks/>
                                                                                                                                                                                                                                                </wpg:cNvGrpSpPr>
                                                                                                                                                                                                                                                <wpg:grpSpPr bwMode="auto">
                                                                                                                                                                                                                                                  <a:xfrm>
                                                                                                                                                                                                                                                    <a:off x="3447" y="231"/>
                                                                                                                                                                                                                                                    <a:ext cx="64" cy="0"/>
                                                                                                                                                                                                                                                    <a:chOff x="3447" y="231"/>
                                                                                                                                                                                                                                                    <a:chExt cx="64" cy="0"/>
                                                                                                                                                                                                                                                  </a:xfrm>
                                                                                                                                                                                                                                                </wpg:grpSpPr>
                                                                                                                                                                                                                                                <wps:wsp>
                                                                                                                                                                                                                                                  <wps:cNvPr id="238" name="Freeform 136"/>
                                                                                                                                                                                                                                                  <wps:cNvSpPr>
                                                                                                                                                                                                                                                    <a:spLocks noEditPoints="1"/>
                                                                                                                                                                                                                                                  </wps:cNvSpPr>
                                                                                                                                                                                                                                                  <wps:spPr bwMode="auto">
                                                                                                                                                                                                                                                    <a:xfrm>
                                                                                                                                                                                                                                                      <a:off x="6894" y="462"/>
                                                                                                                                                                                                                                                      <a:ext cx="64" cy="0"/>
                                                                                                                                                                                                                                                    </a:xfrm>
                                                                                                                                                                                                                                                    <a:custGeom>
                                                                                                                                                                                                                                                      <a:avLst/>
                                                                                                                                                                                                                                                      <a:gdLst>
                                                                                                                                                                                                                                                        <a:gd name="T0" fmla="+- 0 3447 3447"/>
                                                                                                                                                                                                                                                        <a:gd name="T1" fmla="*/ T0 w 64"/>
                                                                                                                                                                                                                                                        <a:gd name="T2" fmla="+- 0 3511 3447"/>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9" name="Group 116"/>
                                                                                                                                                                                                                                                  <wpg:cNvGrpSpPr>
                                                                                                                                                                                                                                                    <a:grpSpLocks/>
                                                                                                                                                                                                                                                  </wpg:cNvGrpSpPr>
                                                                                                                                                                                                                                                  <wpg:grpSpPr bwMode="auto">
                                                                                                                                                                                                                                                    <a:xfrm>
                                                                                                                                                                                                                                                      <a:off x="3447" y="-222"/>
                                                                                                                                                                                                                                                      <a:ext cx="64" cy="0"/>
                                                                                                                                                                                                                                                      <a:chOff x="3447" y="-222"/>
                                                                                                                                                                                                                                                      <a:chExt cx="64" cy="0"/>
                                                                                                                                                                                                                                                    </a:xfrm>
                                                                                                                                                                                                                                                  </wpg:grpSpPr>
                                                                                                                                                                                                                                                  <wps:wsp>
                                                                                                                                                                                                                                                    <wps:cNvPr id="240" name="Freeform 135"/>
                                                                                                                                                                                                                                                    <wps:cNvSpPr>
                                                                                                                                                                                                                                                      <a:spLocks noEditPoints="1"/>
                                                                                                                                                                                                                                                    </wps:cNvSpPr>
                                                                                                                                                                                                                                                    <wps:spPr bwMode="auto">
                                                                                                                                                                                                                                                      <a:xfrm>
                                                                                                                                                                                                                                                        <a:off x="6894" y="-444"/>
                                                                                                                                                                                                                                                        <a:ext cx="64" cy="0"/>
                                                                                                                                                                                                                                                      </a:xfrm>
                                                                                                                                                                                                                                                      <a:custGeom>
                                                                                                                                                                                                                                                        <a:avLst/>
                                                                                                                                                                                                                                                        <a:gdLst>
                                                                                                                                                                                                                                                          <a:gd name="T0" fmla="+- 0 3447 3447"/>
                                                                                                                                                                                                                                                          <a:gd name="T1" fmla="*/ T0 w 64"/>
                                                                                                                                                                                                                                                          <a:gd name="T2" fmla="+- 0 3511 3447"/>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41" name="Group 117"/>
                                                                                                                                                                                                                                                    <wpg:cNvGrpSpPr>
                                                                                                                                                                                                                                                      <a:grpSpLocks/>
                                                                                                                                                                                                                                                    </wpg:cNvGrpSpPr>
                                                                                                                                                                                                                                                    <wpg:grpSpPr bwMode="auto">
                                                                                                                                                                                                                                                      <a:xfrm>
                                                                                                                                                                                                                                                        <a:off x="3447" y="-674"/>
                                                                                                                                                                                                                                                        <a:ext cx="64" cy="0"/>
                                                                                                                                                                                                                                                        <a:chOff x="3447" y="-674"/>
                                                                                                                                                                                                                                                        <a:chExt cx="64" cy="0"/>
                                                                                                                                                                                                                                                      </a:xfrm>
                                                                                                                                                                                                                                                    </wpg:grpSpPr>
                                                                                                                                                                                                                                                    <wps:wsp>
                                                                                                                                                                                                                                                      <wps:cNvPr id="242" name="Freeform 134"/>
                                                                                                                                                                                                                                                      <wps:cNvSpPr>
                                                                                                                                                                                                                                                        <a:spLocks noEditPoints="1"/>
                                                                                                                                                                                                                                                      </wps:cNvSpPr>
                                                                                                                                                                                                                                                      <wps:spPr bwMode="auto">
                                                                                                                                                                                                                                                        <a:xfrm>
                                                                                                                                                                                                                                                          <a:off x="6894" y="-1348"/>
                                                                                                                                                                                                                                                          <a:ext cx="64" cy="0"/>
                                                                                                                                                                                                                                                        </a:xfrm>
                                                                                                                                                                                                                                                        <a:custGeom>
                                                                                                                                                                                                                                                          <a:avLst/>
                                                                                                                                                                                                                                                          <a:gdLst>
                                                                                                                                                                                                                                                            <a:gd name="T0" fmla="+- 0 3447 3447"/>
                                                                                                                                                                                                                                                            <a:gd name="T1" fmla="*/ T0 w 64"/>
                                                                                                                                                                                                                                                            <a:gd name="T2" fmla="+- 0 3511 3447"/>
                                                                                                                                                                                                                                                            <a:gd name="T3" fmla="*/ T2 w 64"/>
                                                                                                                                                                                                                                                          </a:gdLst>
                                                                                                                                                                                                                                                          <a:ahLst/>
                                                                                                                                                                                                                                                          <a:cxnLst>
                                                                                                                                                                                                                                                            <a:cxn ang="0">
                                                                                                                                                                                                                                                              <a:pos x="T1" y="0"/>
                                                                                                                                                                                                                                                            </a:cxn>
                                                                                                                                                                                                                                                            <a:cxn ang="0">
                                                                                                                                                                                                                                                              <a:pos x="T3" y="0"/>
                                                                                                                                                                                                                                                            </a:cxn>
                                                                                                                                                                                                                                                          </a:cxnLst>
                                                                                                                                                                                                                                                          <a:rect l="0" t="0" r="r" b="b"/>
                                                                                                                                                                                                                                                          <a:pathLst>
                                                                                                                                                                                                                                                            <a:path w="64">
                                                                                                                                                                                                                                                              <a:moveTo>
                                                                                                                                                                                                                                                                <a:pt x="0" y="0"/>
                                                                                                                                                                                                                                                              </a:moveTo>
                                                                                                                                                                                                                                                              <a:lnTo>
                                                                                                                                                                                                                                                                <a:pt x="64"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43" name="Group 118"/>
                                                                                                                                                                                                                                                      <wpg:cNvGrpSpPr>
                                                                                                                                                                                                                                                        <a:grpSpLocks/>
                                                                                                                                                                                                                                                      </wpg:cNvGrpSpPr>
                                                                                                                                                                                                                                                      <wpg:grpSpPr bwMode="auto">
                                                                                                                                                                                                                                                        <a:xfrm>
                                                                                                                                                                                                                                                          <a:off x="3667" y="1542"/>
                                                                                                                                                                                                                                                          <a:ext cx="0" cy="64"/>
                                                                                                                                                                                                                                                          <a:chOff x="3667" y="1542"/>
                                                                                                                                                                                                                                                          <a:chExt cx="0" cy="64"/>
                                                                                                                                                                                                                                                        </a:xfrm>
                                                                                                                                                                                                                                                      </wpg:grpSpPr>
                                                                                                                                                                                                                                                      <wps:wsp>
                                                                                                                                                                                                                                                        <wps:cNvPr id="244" name="Freeform 133"/>
                                                                                                                                                                                                                                                        <wps:cNvSpPr>
                                                                                                                                                                                                                                                          <a:spLocks noEditPoints="1"/>
                                                                                                                                                                                                                                                        </wps:cNvSpPr>
                                                                                                                                                                                                                                                        <wps:spPr bwMode="auto">
                                                                                                                                                                                                                                                          <a:xfrm>
                                                                                                                                                                                                                                                            <a:off x="7334" y="3084"/>
                                                                                                                                                                                                                                                            <a:ext cx="0" cy="64"/>
                                                                                                                                                                                                                                                          </a:xfrm>
                                                                                                                                                                                                                                                          <a:custGeom>
                                                                                                                                                                                                                                                            <a:avLst/>
                                                                                                                                                                                                                                                            <a:gdLst>
                                                                                                                                                                                                                                                              <a:gd name="T0" fmla="+- 0 1606 1542"/>
                                                                                                                                                                                                                                                              <a:gd name="T1" fmla="*/ 1606 h 64"/>
                                                                                                                                                                                                                                                              <a:gd name="T2" fmla="+- 0 1542 1542"/>
                                                                                                                                                                                                                                                              <a:gd name="T3" fmla="*/ 154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45" name="Group 119"/>
                                                                                                                                                                                                                                                        <wpg:cNvGrpSpPr>
                                                                                                                                                                                                                                                          <a:grpSpLocks/>
                                                                                                                                                                                                                                                        </wpg:cNvGrpSpPr>
                                                                                                                                                                                                                                                        <wpg:grpSpPr bwMode="auto">
                                                                                                                                                                                                                                                          <a:xfrm>
                                                                                                                                                                                                                                                            <a:off x="4060" y="1542"/>
                                                                                                                                                                                                                                                            <a:ext cx="0" cy="64"/>
                                                                                                                                                                                                                                                            <a:chOff x="4060" y="1542"/>
                                                                                                                                                                                                                                                            <a:chExt cx="0" cy="64"/>
                                                                                                                                                                                                                                                          </a:xfrm>
                                                                                                                                                                                                                                                        </wpg:grpSpPr>
                                                                                                                                                                                                                                                        <wps:wsp>
                                                                                                                                                                                                                                                          <wps:cNvPr id="246" name="Freeform 132"/>
                                                                                                                                                                                                                                                          <wps:cNvSpPr>
                                                                                                                                                                                                                                                            <a:spLocks noEditPoints="1"/>
                                                                                                                                                                                                                                                          </wps:cNvSpPr>
                                                                                                                                                                                                                                                          <wps:spPr bwMode="auto">
                                                                                                                                                                                                                                                            <a:xfrm>
                                                                                                                                                                                                                                                              <a:off x="8120" y="3084"/>
                                                                                                                                                                                                                                                              <a:ext cx="0" cy="64"/>
                                                                                                                                                                                                                                                            </a:xfrm>
                                                                                                                                                                                                                                                            <a:custGeom>
                                                                                                                                                                                                                                                              <a:avLst/>
                                                                                                                                                                                                                                                              <a:gdLst>
                                                                                                                                                                                                                                                                <a:gd name="T0" fmla="+- 0 1606 1542"/>
                                                                                                                                                                                                                                                                <a:gd name="T1" fmla="*/ 1606 h 64"/>
                                                                                                                                                                                                                                                                <a:gd name="T2" fmla="+- 0 1542 1542"/>
                                                                                                                                                                                                                                                                <a:gd name="T3" fmla="*/ 154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47" name="Group 120"/>
                                                                                                                                                                                                                                                          <wpg:cNvGrpSpPr>
                                                                                                                                                                                                                                                            <a:grpSpLocks/>
                                                                                                                                                                                                                                                          </wpg:cNvGrpSpPr>
                                                                                                                                                                                                                                                          <wpg:grpSpPr bwMode="auto">
                                                                                                                                                                                                                                                            <a:xfrm>
                                                                                                                                                                                                                                                              <a:off x="4453" y="1542"/>
                                                                                                                                                                                                                                                              <a:ext cx="0" cy="64"/>
                                                                                                                                                                                                                                                              <a:chOff x="4453" y="1542"/>
                                                                                                                                                                                                                                                              <a:chExt cx="0" cy="64"/>
                                                                                                                                                                                                                                                            </a:xfrm>
                                                                                                                                                                                                                                                          </wpg:grpSpPr>
                                                                                                                                                                                                                                                          <wps:wsp>
                                                                                                                                                                                                                                                            <wps:cNvPr id="248" name="Freeform 131"/>
                                                                                                                                                                                                                                                            <wps:cNvSpPr>
                                                                                                                                                                                                                                                              <a:spLocks noEditPoints="1"/>
                                                                                                                                                                                                                                                            </wps:cNvSpPr>
                                                                                                                                                                                                                                                            <wps:spPr bwMode="auto">
                                                                                                                                                                                                                                                              <a:xfrm>
                                                                                                                                                                                                                                                                <a:off x="8906" y="3084"/>
                                                                                                                                                                                                                                                                <a:ext cx="0" cy="64"/>
                                                                                                                                                                                                                                                              </a:xfrm>
                                                                                                                                                                                                                                                              <a:custGeom>
                                                                                                                                                                                                                                                                <a:avLst/>
                                                                                                                                                                                                                                                                <a:gdLst>
                                                                                                                                                                                                                                                                  <a:gd name="T0" fmla="+- 0 1606 1542"/>
                                                                                                                                                                                                                                                                  <a:gd name="T1" fmla="*/ 1606 h 64"/>
                                                                                                                                                                                                                                                                  <a:gd name="T2" fmla="+- 0 1542 1542"/>
                                                                                                                                                                                                                                                                  <a:gd name="T3" fmla="*/ 154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49" name="Group 121"/>
                                                                                                                                                                                                                                                            <wpg:cNvGrpSpPr>
                                                                                                                                                                                                                                                              <a:grpSpLocks/>
                                                                                                                                                                                                                                                            </wpg:cNvGrpSpPr>
                                                                                                                                                                                                                                                            <wpg:grpSpPr bwMode="auto">
                                                                                                                                                                                                                                                              <a:xfrm>
                                                                                                                                                                                                                                                                <a:off x="5553" y="1542"/>
                                                                                                                                                                                                                                                                <a:ext cx="0" cy="64"/>
                                                                                                                                                                                                                                                                <a:chOff x="5553" y="1542"/>
                                                                                                                                                                                                                                                                <a:chExt cx="0" cy="64"/>
                                                                                                                                                                                                                                                              </a:xfrm>
                                                                                                                                                                                                                                                            </wpg:grpSpPr>
                                                                                                                                                                                                                                                            <wps:wsp>
                                                                                                                                                                                                                                                              <wps:cNvPr id="250" name="Freeform 130"/>
                                                                                                                                                                                                                                                              <wps:cNvSpPr>
                                                                                                                                                                                                                                                                <a:spLocks noEditPoints="1"/>
                                                                                                                                                                                                                                                              </wps:cNvSpPr>
                                                                                                                                                                                                                                                              <wps:spPr bwMode="auto">
                                                                                                                                                                                                                                                                <a:xfrm>
                                                                                                                                                                                                                                                                  <a:off x="11106" y="3084"/>
                                                                                                                                                                                                                                                                  <a:ext cx="0" cy="64"/>
                                                                                                                                                                                                                                                                </a:xfrm>
                                                                                                                                                                                                                                                                <a:custGeom>
                                                                                                                                                                                                                                                                  <a:avLst/>
                                                                                                                                                                                                                                                                  <a:gdLst>
                                                                                                                                                                                                                                                                    <a:gd name="T0" fmla="+- 0 1606 1542"/>
                                                                                                                                                                                                                                                                    <a:gd name="T1" fmla="*/ 1606 h 64"/>
                                                                                                                                                                                                                                                                    <a:gd name="T2" fmla="+- 0 1542 1542"/>
                                                                                                                                                                                                                                                                    <a:gd name="T3" fmla="*/ 154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51" name="Group 122"/>
                                                                                                                                                                                                                                                              <wpg:cNvGrpSpPr>
                                                                                                                                                                                                                                                                <a:grpSpLocks/>
                                                                                                                                                                                                                                                              </wpg:cNvGrpSpPr>
                                                                                                                                                                                                                                                              <wpg:grpSpPr bwMode="auto">
                                                                                                                                                                                                                                                                <a:xfrm>
                                                                                                                                                                                                                                                                  <a:off x="5919" y="1542"/>
                                                                                                                                                                                                                                                                  <a:ext cx="0" cy="64"/>
                                                                                                                                                                                                                                                                  <a:chOff x="5919" y="1542"/>
                                                                                                                                                                                                                                                                  <a:chExt cx="0" cy="64"/>
                                                                                                                                                                                                                                                                </a:xfrm>
                                                                                                                                                                                                                                                              </wpg:grpSpPr>
                                                                                                                                                                                                                                                              <wps:wsp>
                                                                                                                                                                                                                                                                <wps:cNvPr id="252" name="Freeform 129"/>
                                                                                                                                                                                                                                                                <wps:cNvSpPr>
                                                                                                                                                                                                                                                                  <a:spLocks noEditPoints="1"/>
                                                                                                                                                                                                                                                                </wps:cNvSpPr>
                                                                                                                                                                                                                                                                <wps:spPr bwMode="auto">
                                                                                                                                                                                                                                                                  <a:xfrm>
                                                                                                                                                                                                                                                                    <a:off x="11838" y="3084"/>
                                                                                                                                                                                                                                                                    <a:ext cx="0" cy="64"/>
                                                                                                                                                                                                                                                                  </a:xfrm>
                                                                                                                                                                                                                                                                  <a:custGeom>
                                                                                                                                                                                                                                                                    <a:avLst/>
                                                                                                                                                                                                                                                                    <a:gdLst>
                                                                                                                                                                                                                                                                      <a:gd name="T0" fmla="+- 0 1606 1542"/>
                                                                                                                                                                                                                                                                      <a:gd name="T1" fmla="*/ 1606 h 64"/>
                                                                                                                                                                                                                                                                      <a:gd name="T2" fmla="+- 0 1542 1542"/>
                                                                                                                                                                                                                                                                      <a:gd name="T3" fmla="*/ 154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53" name="Group 123"/>
                                                                                                                                                                                                                                                                <wpg:cNvGrpSpPr>
                                                                                                                                                                                                                                                                  <a:grpSpLocks/>
                                                                                                                                                                                                                                                                </wpg:cNvGrpSpPr>
                                                                                                                                                                                                                                                                <wpg:grpSpPr bwMode="auto">
                                                                                                                                                                                                                                                                  <a:xfrm>
                                                                                                                                                                                                                                                                    <a:off x="6312" y="1542"/>
                                                                                                                                                                                                                                                                    <a:ext cx="0" cy="64"/>
                                                                                                                                                                                                                                                                    <a:chOff x="6312" y="1542"/>
                                                                                                                                                                                                                                                                    <a:chExt cx="0" cy="64"/>
                                                                                                                                                                                                                                                                  </a:xfrm>
                                                                                                                                                                                                                                                                </wpg:grpSpPr>
                                                                                                                                                                                                                                                                <wps:wsp>
                                                                                                                                                                                                                                                                  <wps:cNvPr id="254" name="Freeform 128"/>
                                                                                                                                                                                                                                                                  <wps:cNvSpPr>
                                                                                                                                                                                                                                                                    <a:spLocks noEditPoints="1"/>
                                                                                                                                                                                                                                                                  </wps:cNvSpPr>
                                                                                                                                                                                                                                                                  <wps:spPr bwMode="auto">
                                                                                                                                                                                                                                                                    <a:xfrm>
                                                                                                                                                                                                                                                                      <a:off x="12624" y="3084"/>
                                                                                                                                                                                                                                                                      <a:ext cx="0" cy="64"/>
                                                                                                                                                                                                                                                                    </a:xfrm>
                                                                                                                                                                                                                                                                    <a:custGeom>
                                                                                                                                                                                                                                                                      <a:avLst/>
                                                                                                                                                                                                                                                                      <a:gdLst>
                                                                                                                                                                                                                                                                        <a:gd name="T0" fmla="+- 0 1606 1542"/>
                                                                                                                                                                                                                                                                        <a:gd name="T1" fmla="*/ 1606 h 64"/>
                                                                                                                                                                                                                                                                        <a:gd name="T2" fmla="+- 0 1542 1542"/>
                                                                                                                                                                                                                                                                        <a:gd name="T3" fmla="*/ 154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55" name="Group 124"/>
                                                                                                                                                                                                                                                                  <wpg:cNvGrpSpPr>
                                                                                                                                                                                                                                                                    <a:grpSpLocks/>
                                                                                                                                                                                                                                                                  </wpg:cNvGrpSpPr>
                                                                                                                                                                                                                                                                  <wpg:grpSpPr bwMode="auto">
                                                                                                                                                                                                                                                                    <a:xfrm>
                                                                                                                                                                                                                                                                      <a:off x="6705" y="1542"/>
                                                                                                                                                                                                                                                                      <a:ext cx="0" cy="64"/>
                                                                                                                                                                                                                                                                      <a:chOff x="6705" y="1542"/>
                                                                                                                                                                                                                                                                      <a:chExt cx="0" cy="64"/>
                                                                                                                                                                                                                                                                    </a:xfrm>
                                                                                                                                                                                                                                                                  </wpg:grpSpPr>
                                                                                                                                                                                                                                                                  <wps:wsp>
                                                                                                                                                                                                                                                                    <wps:cNvPr id="256" name="Freeform 127"/>
                                                                                                                                                                                                                                                                    <wps:cNvSpPr>
                                                                                                                                                                                                                                                                      <a:spLocks noEditPoints="1"/>
                                                                                                                                                                                                                                                                    </wps:cNvSpPr>
                                                                                                                                                                                                                                                                    <wps:spPr bwMode="auto">
                                                                                                                                                                                                                                                                      <a:xfrm>
                                                                                                                                                                                                                                                                        <a:off x="13410" y="3084"/>
                                                                                                                                                                                                                                                                        <a:ext cx="0" cy="64"/>
                                                                                                                                                                                                                                                                      </a:xfrm>
                                                                                                                                                                                                                                                                      <a:custGeom>
                                                                                                                                                                                                                                                                        <a:avLst/>
                                                                                                                                                                                                                                                                        <a:gdLst>
                                                                                                                                                                                                                                                                          <a:gd name="T0" fmla="+- 0 1606 1542"/>
                                                                                                                                                                                                                                                                          <a:gd name="T1" fmla="*/ 1606 h 64"/>
                                                                                                                                                                                                                                                                          <a:gd name="T2" fmla="+- 0 1542 1542"/>
                                                                                                                                                                                                                                                                          <a:gd name="T3" fmla="*/ 154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57" name="Group 125"/>
                                                                                                                                                                                                                                                                    <wpg:cNvGrpSpPr>
                                                                                                                                                                                                                                                                      <a:grpSpLocks/>
                                                                                                                                                                                                                                                                    </wpg:cNvGrpSpPr>
                                                                                                                                                                                                                                                                    <wpg:grpSpPr bwMode="auto">
                                                                                                                                                                                                                                                                      <a:xfrm>
                                                                                                                                                                                                                                                                        <a:off x="7805" y="1542"/>
                                                                                                                                                                                                                                                                        <a:ext cx="0" cy="64"/>
                                                                                                                                                                                                                                                                        <a:chOff x="7805" y="1542"/>
                                                                                                                                                                                                                                                                        <a:chExt cx="0" cy="64"/>
                                                                                                                                                                                                                                                                      </a:xfrm>
                                                                                                                                                                                                                                                                    </wpg:grpSpPr>
                                                                                                                                                                                                                                                                    <wps:wsp>
                                                                                                                                                                                                                                                                      <wps:cNvPr id="258" name="Freeform 126"/>
                                                                                                                                                                                                                                                                      <wps:cNvSpPr>
                                                                                                                                                                                                                                                                        <a:spLocks noEditPoints="1"/>
                                                                                                                                                                                                                                                                      </wps:cNvSpPr>
                                                                                                                                                                                                                                                                      <wps:spPr bwMode="auto">
                                                                                                                                                                                                                                                                        <a:xfrm>
                                                                                                                                                                                                                                                                          <a:off x="15610" y="3084"/>
                                                                                                                                                                                                                                                                          <a:ext cx="0" cy="64"/>
                                                                                                                                                                                                                                                                        </a:xfrm>
                                                                                                                                                                                                                                                                        <a:custGeom>
                                                                                                                                                                                                                                                                          <a:avLst/>
                                                                                                                                                                                                                                                                          <a:gdLst>
                                                                                                                                                                                                                                                                            <a:gd name="T0" fmla="+- 0 1606 1542"/>
                                                                                                                                                                                                                                                                            <a:gd name="T1" fmla="*/ 1606 h 64"/>
                                                                                                                                                                                                                                                                            <a:gd name="T2" fmla="+- 0 1542 1542"/>
                                                                                                                                                                                                                                                                            <a:gd name="T3" fmla="*/ 1542 h 64"/>
                                                                                                                                                                                                                                                                          </a:gdLst>
                                                                                                                                                                                                                                                                          <a:ahLst/>
                                                                                                                                                                                                                                                                          <a:cxnLst>
                                                                                                                                                                                                                                                                            <a:cxn ang="0">
                                                                                                                                                                                                                                                                              <a:pos x="0" y="T1"/>
                                                                                                                                                                                                                                                                            </a:cxn>
                                                                                                                                                                                                                                                                            <a:cxn ang="0">
                                                                                                                                                                                                                                                                              <a:pos x="0" y="T3"/>
                                                                                                                                                                                                                                                                            </a:cxn>
                                                                                                                                                                                                                                                                          </a:cxnLst>
                                                                                                                                                                                                                                                                          <a:rect l="0" t="0" r="r" b="b"/>
                                                                                                                                                                                                                                                                          <a:pathLst>
                                                                                                                                                                                                                                                                            <a:path h="64">
                                                                                                                                                                                                                                                                              <a:moveTo>
                                                                                                                                                                                                                                                                                <a:pt x="0" y="64"/>
                                                                                                                                                                                                                                                                              </a:moveTo>
                                                                                                                                                                                                                                                                              <a:lnTo>
                                                                                                                                                                                                                                                                                <a:pt x="0" y="0"/>
                                                                                                                                                                                                                                                                              </a:lnTo>
                                                                                                                                                                                                                                                                            </a:path>
                                                                                                                                                                                                                                                                          </a:pathLst>
                                                                                                                                                                                                                                                                        </a:custGeom>
                                                                                                                                                                                                                                                                        <a:noFill/>
                                                                                                                                                                                                                                                                        <a:ln w="10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71.9pt;margin-top:-47.85pt;width:226.45pt;height:128.6pt;z-index:-2131;mso-position-horizontal-relative:page" coordorigin="3439,-958" coordsize="4530,25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">
                <v:group id="Group 7" o:spid="_x0000_s1027" style="position:absolute;left:3511;top:-950;width:2197;height:218" coordorigin="3511,-950" coordsize="2197,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Freeform 254" o:spid="_x0000_s1028" style="position:absolute;left:3511;top:-950;width:2197;height:218;visibility:visible;mso-wrap-style:square;v-text-anchor:top" coordsize="2197,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nbQwQAA&#10;ANsAAAAPAAAAZHJzL2Rvd25yZXYueG1sRE9Na8JAEL0X/A/LCL0E3TSFEqKraCGlx1aF9jhkxySa&#10;nQ272yT9992C4G0e73PW28l0YiDnW8sKnpYpCOLK6pZrBadjuchB+ICssbNMCn7Jw3Yze1hjoe3I&#10;nzQcQi1iCPsCFTQh9IWUvmrIoF/anjhyZ+sMhghdLbXDMYabTmZp+iINthwbGuzptaHqevgxCi6J&#10;67/f6o8SExmSr/y0p93zpNTjfNqtQASawl18c7/rOD+D/1/iAXLz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x520MEAAADbAAAADwAAAAAAAAAAAAAAAACXAgAAZHJzL2Rvd25y&#10;ZXYueG1sUEsFBgAAAAAEAAQA9QAAAIUDAAAAAA==&#10;" path="m0,218l2198,218,2198,,,,,218xe" fillcolor="#cccbcb" stroked="f">
                    <v:path arrowok="t" o:connecttype="custom" o:connectlocs="0,-732;2198,-732;2198,-950;0,-950;0,-732" o:connectangles="0,0,0,0,0"/>
                  </v:shape>
                  <v:group id="Group 8" o:spid="_x0000_s1029" style="position:absolute;left:3511;top:-950;width:2197;height:218" coordorigin="3511,-950" coordsize="2197,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Freeform 253" o:spid="_x0000_s1030" style="position:absolute;left:3511;top:-950;width:2197;height:218;visibility:visible;mso-wrap-style:square;v-text-anchor:top" coordsize="2197,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1xehwAAA&#10;ANsAAAAPAAAAZHJzL2Rvd25yZXYueG1sRE9Li8IwEL4L/ocwgjdNdxGRahTZRdSTb3ePQzPblm0m&#10;pYlt/fdGELzNx/ec2aI1haipcrllBR/DCARxYnXOqYLzaTWYgHAeWWNhmRTcycFi3u3MMNa24QPV&#10;R5+KEMIuRgWZ92UspUsyMuiGtiQO3J+tDPoAq1TqCpsQbgr5GUVjaTDn0JBhSV8ZJf/Hm1HQNMlp&#10;v9vUy/TX3lc5X36239e1Uv1eu5yC8NT6t/jl3ugwfwTPX8IBcv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1xehwAAAANsAAAAPAAAAAAAAAAAAAAAAAJcCAABkcnMvZG93bnJl&#10;di54bWxQSwUGAAAAAAQABAD1AAAAhAMAAAAA&#10;" path="m0,218l2198,218,2198,,,,,218xe" filled="f" strokecolor="#7f7e7e" strokeweight="10209emu">
                      <v:path arrowok="t" o:connecttype="custom" o:connectlocs="0,-732;2198,-732;2198,-950;0,-950;0,-732" o:connectangles="0,0,0,0,0"/>
                    </v:shape>
                    <v:group id="Group 9" o:spid="_x0000_s1031" style="position:absolute;left:5763;top:-950;width:2197;height:218" coordorigin="5763,-950" coordsize="2197,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Freeform 252" o:spid="_x0000_s1032" style="position:absolute;left:5763;top:-950;width:2197;height:218;visibility:visible;mso-wrap-style:square;v-text-anchor:top" coordsize="2197,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JXDTvwAA&#10;ANsAAAAPAAAAZHJzL2Rvd25yZXYueG1sRE9Li8IwEL4L/ocwgpeypqsg0jWKLigefYEeh2a27dpM&#10;ShK1/nsjCN7m43vOdN6aWtzI+cqygu9BCoI4t7riQsHxsPqagPABWWNtmRQ8yMN81u1MMdP2zju6&#10;7UMhYgj7DBWUITSZlD4vyaAf2IY4cn/WGQwRukJqh/cYbmo5TNOxNFhxbCixod+S8sv+ahT8J645&#10;r4vtChMZktPkuKTFqFWq32sXPyACteEjfrs3Os4fw+uXeIC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QlcNO/AAAA2wAAAA8AAAAAAAAAAAAAAAAAlwIAAGRycy9kb3ducmV2&#10;LnhtbFBLBQYAAAAABAAEAPUAAACDAwAAAAA=&#10;" path="m0,218l2198,218,2198,,,,,218xe" fillcolor="#cccbcb" stroked="f">
                        <v:path arrowok="t" o:connecttype="custom" o:connectlocs="0,-732;2198,-732;2198,-950;0,-950;0,-732" o:connectangles="0,0,0,0,0"/>
                      </v:shape>
                      <v:group id="Group 10" o:spid="_x0000_s1033" style="position:absolute;left:5763;top:-950;width:2197;height:218" coordorigin="5763,-950" coordsize="2197,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251" o:spid="_x0000_s1034" style="position:absolute;left:5763;top:-950;width:2197;height:218;visibility:visible;mso-wrap-style:square;v-text-anchor:top" coordsize="2197,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mh2kxQAA&#10;ANsAAAAPAAAAZHJzL2Rvd25yZXYueG1sRI/NbsJADITvSH2HlStxg017QCiwRFErVDhBgf4crayb&#10;RM16o+w2CW9fH5C42ZrxzOd1NrpG9dSF2rOBp3kCirjwtubSwOW8nS1BhYhssfFMBq4UINs8TNaY&#10;Wj/wO/WnWCoJ4ZCigSrGNtU6FBU5DHPfEov24zuHUdau1LbDQcJdo5+TZKEd1iwNFbb0UlHxe/pz&#10;BoahOB8Puz4vv/11W/PH1/71882Y6eOYr0BFGuPdfLveWcEXWPlFBtCb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aHaTFAAAA2wAAAA8AAAAAAAAAAAAAAAAAlwIAAGRycy9k&#10;b3ducmV2LnhtbFBLBQYAAAAABAAEAPUAAACJAwAAAAA=&#10;" path="m0,218l2198,218,2198,,,,,218xe" filled="f" strokecolor="#7f7e7e" strokeweight="10209emu">
                          <v:path arrowok="t" o:connecttype="custom" o:connectlocs="0,-732;2198,-732;2198,-950;0,-950;0,-732" o:connectangles="0,0,0,0,0"/>
                        </v:shape>
                        <v:group id="Group 11" o:spid="_x0000_s1035" style="position:absolute;left:3511;top:1362;width:2197;height:0" coordorigin="3511,1362"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shape id="Freeform 250" o:spid="_x0000_s1036" style="position:absolute;left:7022;top:272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qt2yvwAA&#10;ANsAAAAPAAAAZHJzL2Rvd25yZXYueG1sRE9Ni8IwEL0v+B/CCN7WVHFdqUZxFwQPIuiK56EZm2Iz&#10;qUnU6q/fHASPj/c9W7S2FjfyoXKsYNDPQBAXTldcKjj8rT4nIEJE1lg7JgUPCrCYdz5mmGt35x3d&#10;9rEUKYRDjgpMjE0uZSgMWQx91xAn7uS8xZigL6X2eE/htpbDLBtLixWnBoMN/RoqzvurVXAdNZvv&#10;bXxefr683jhzbC+l2ynV67bLKYhIbXyLX+61VjBM69OX9APk/B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aq3bK/AAAA2wAAAA8AAAAAAAAAAAAAAAAAlwIAAGRycy9kb3ducmV2&#10;LnhtbFBLBQYAAAAABAAEAPUAAACDAwAAAAA=&#10;" path="m0,0l2197,0e" filled="f" strokecolor="#f9f9f9" strokeweight="10209emu">
                            <v:path arrowok="t" o:connecttype="custom" o:connectlocs="0,0;2198,0" o:connectangles="0,0"/>
                            <o:lock v:ext="edit" verticies="t"/>
                          </v:shape>
                          <v:group id="Group 12" o:spid="_x0000_s1037" style="position:absolute;left:3511;top:909;width:2197;height:0" coordorigin="3511,909"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shape id="Freeform 249" o:spid="_x0000_s1038" style="position:absolute;left:7022;top:181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OZewwAA&#10;ANsAAAAPAAAAZHJzL2Rvd25yZXYueG1sRI9PawIxFMTvQr9DeIXeNNvFP2VrlCoIPYiglp4fm9fN&#10;0s3LmkRd/fRGEDwOM/MbZjrvbCNO5EPtWMH7IANBXDpdc6XgZ7/qf4AIEVlj45gUXCjAfPbSm2Kh&#10;3Zm3dNrFSiQIhwIVmBjbQspQGrIYBq4lTt6f8xZjkr6S2uM5wW0j8ywbS4s1pwWDLS0Nlf+7o1Vw&#10;HLbrySZeD4uR12tnfrtD5bZKvb12X58gInXxGX60v7WCPIf7l/QD5O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NOZewwAAANsAAAAPAAAAAAAAAAAAAAAAAJcCAABkcnMvZG93&#10;bnJldi54bWxQSwUGAAAAAAQABAD1AAAAhwMAAAAA&#10;" path="m0,0l2197,0e" filled="f" strokecolor="#f9f9f9" strokeweight="10209emu">
                              <v:path arrowok="t" o:connecttype="custom" o:connectlocs="0,0;2198,0" o:connectangles="0,0"/>
                              <o:lock v:ext="edit" verticies="t"/>
                            </v:shape>
                            <v:group id="Group 13" o:spid="_x0000_s1039" style="position:absolute;left:3511;top:457;width:2197;height:0" coordorigin="3511,457"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Freeform 248" o:spid="_x0000_s1040" style="position:absolute;left:7022;top:91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kduxwwAA&#10;ANsAAAAPAAAAZHJzL2Rvd25yZXYueG1sRI9BawIxFITvQv9DeAVvblZRK6tR2kLBgwja4vmxeW4W&#10;Ny9rEnXbX28EocdhZr5hFqvONuJKPtSOFQyzHARx6XTNlYKf76/BDESIyBobx6TglwKsli+9BRba&#10;3XhH132sRIJwKFCBibEtpAylIYshcy1x8o7OW4xJ+kpqj7cEt40c5flUWqw5LRhs6dNQedpfrILL&#10;uN28bePf+WPi9caZQ3eu3E6p/mv3PgcRqYv/4Wd7rRWMxvD4kn6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kduxwwAAANsAAAAPAAAAAAAAAAAAAAAAAJcCAABkcnMvZG93&#10;bnJldi54bWxQSwUGAAAAAAQABAD1AAAAhwMAAAAA&#10;" path="m0,0l2197,0e" filled="f" strokecolor="#f9f9f9" strokeweight="10209emu">
                                <v:path arrowok="t" o:connecttype="custom" o:connectlocs="0,0;2198,0" o:connectangles="0,0"/>
                                <o:lock v:ext="edit" verticies="t"/>
                              </v:shape>
                              <v:group id="Group 14" o:spid="_x0000_s1041" style="position:absolute;left:3511;top:4;width:2197;height:0" coordorigin="3511,4"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shape id="Freeform 247" o:spid="_x0000_s1042" style="position:absolute;left:7022;top: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D+BdwwAA&#10;ANsAAAAPAAAAZHJzL2Rvd25yZXYueG1sRI9BawIxFITvhf6H8AreullFraxGaQuFHkRQi+fH5rlZ&#10;3LysSdStv94IgsdhZr5hZovONuJMPtSOFfSzHARx6XTNlYK/7c/7BESIyBobx6TgnwIs5q8vMyy0&#10;u/CazptYiQThUKACE2NbSBlKQxZD5lri5O2dtxiT9JXUHi8Jbhs5yPOxtFhzWjDY0reh8rA5WQWn&#10;Ybv8WMXr8Wvk9dKZXXes3Fqp3lv3OQURqYvP8KP9qxUMxnD/kn6An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D+BdwwAAANsAAAAPAAAAAAAAAAAAAAAAAJcCAABkcnMvZG93&#10;bnJldi54bWxQSwUGAAAAAAQABAD1AAAAhwMAAAAA&#10;" path="m0,0l2197,0e" filled="f" strokecolor="#f9f9f9" strokeweight="10209emu">
                                  <v:path arrowok="t" o:connecttype="custom" o:connectlocs="0,0;2198,0" o:connectangles="0,0"/>
                                  <o:lock v:ext="edit" verticies="t"/>
                                </v:shape>
                                <v:group id="Group 15" o:spid="_x0000_s1043" style="position:absolute;left:3511;top:-448;width:2197;height:0" coordorigin="3511,-448"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shape id="Freeform 246" o:spid="_x0000_s1044" style="position:absolute;left:7022;top:-896;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3NG0vwAA&#10;ANsAAAAPAAAAZHJzL2Rvd25yZXYueG1sRE9Ni8IwEL0v+B/CCN7WVHFdqUZxFwQPIuiK56EZm2Iz&#10;qUnU6q/fHASPj/c9W7S2FjfyoXKsYNDPQBAXTldcKjj8rT4nIEJE1lg7JgUPCrCYdz5mmGt35x3d&#10;9rEUKYRDjgpMjE0uZSgMWQx91xAn7uS8xZigL6X2eE/htpbDLBtLixWnBoMN/RoqzvurVXAdNZvv&#10;bXxefr683jhzbC+l2ynV67bLKYhIbXyLX+61VjBMY9OX9APk/B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jc0bS/AAAA2wAAAA8AAAAAAAAAAAAAAAAAlwIAAGRycy9kb3ducmV2&#10;LnhtbFBLBQYAAAAABAAEAPUAAACDAwAAAAA=&#10;" path="m0,0l2197,0e" filled="f" strokecolor="#f9f9f9" strokeweight="10209emu">
                                    <v:path arrowok="t" o:connecttype="custom" o:connectlocs="0,0;2198,0" o:connectangles="0,0"/>
                                    <o:lock v:ext="edit" verticies="t"/>
                                  </v:shape>
                                  <v:group id="Group 16" o:spid="_x0000_s1045" style="position:absolute;left:3864;top:-732;width:0;height:2274" coordorigin="3864,-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polyline id="Freeform 245" o:spid="_x0000_s1046" style="position:absolute;visibility:visible;mso-wrap-style:square;v-text-anchor:top" points="7728,810,7728,-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WC16wAAA&#10;ANsAAAAPAAAAZHJzL2Rvd25yZXYueG1sRE9NS8NAEL0L/Q/LFLzZjRVKid2W2lIVPLURz0N2TEKz&#10;s2F3bKO/3jkIHh/ve7UZQ28ulHIX2cH9rABDXEffcePgvTrcLcFkQfbYRyYH35Rhs57crLD08cpH&#10;upykMRrCuUQHrchQWpvrlgLmWRyIlfuMKaAoTI31Ca8aHno7L4qFDdixNrQ40K6l+nz6ClrSyeGp&#10;erM/Hws6VvPl84ukPTt3Ox23j2CERvkX/7lfvYMHXa9f9AfY9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WC16wAAAANsAAAAPAAAAAAAAAAAAAAAAAJcCAABkcnMvZG93bnJl&#10;di54bWxQSwUGAAAAAAQABAD1AAAAhAMAAAAA&#10;" filled="f" strokecolor="#f9f9f9" strokeweight="10209emu">
                                      <v:path arrowok="t" o:connecttype="custom" o:connectlocs="0,1542;0,-732" o:connectangles="0,0"/>
                                      <o:lock v:ext="edit" verticies="t"/>
                                    </v:polyline>
                                    <v:group id="Group 17" o:spid="_x0000_s1047" style="position:absolute;left:4257;top:-732;width:0;height:2274" coordorigin="4257,-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polyline id="Freeform 244" o:spid="_x0000_s1048" style="position:absolute;visibility:visible;mso-wrap-style:square;v-text-anchor:top" points="8514,810,8514,-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haWwgAA&#10;ANsAAAAPAAAAZHJzL2Rvd25yZXYueG1sRI9Pa8JAEMXvhX6HZQq91U0jiKSuoi1qoSeN9DxkxySY&#10;nQ27U0399N2C4PHx/vx4s8XgOnWmEFvPBl5HGSjiytuWawOHcv0yBRUF2WLnmQz8UoTF/PFhhoX1&#10;F97ReS+1SiMcCzTQiPSF1rFqyGEc+Z44eUcfHEqSodY24CWNu07nWTbRDltOhAZ7em+oOu1/XIK0&#10;sl6VX/r6PaFdmU83WwkfbMzz07B8AyU0yD18a39aA+Mc/r+kH6Dn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7GFpbCAAAA2wAAAA8AAAAAAAAAAAAAAAAAlwIAAGRycy9kb3du&#10;cmV2LnhtbFBLBQYAAAAABAAEAPUAAACGAwAAAAA=&#10;" filled="f" strokecolor="#f9f9f9" strokeweight="10209emu">
                                        <v:path arrowok="t" o:connecttype="custom" o:connectlocs="0,1542;0,-732" o:connectangles="0,0"/>
                                        <o:lock v:ext="edit" verticies="t"/>
                                      </v:polyline>
                                      <v:group id="Group 18" o:spid="_x0000_s1049" style="position:absolute;left:5003;top:-732;width:0;height:2274" coordorigin="5003,-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polyline id="Freeform 243" o:spid="_x0000_s1050" style="position:absolute;visibility:visible;mso-wrap-style:square;v-text-anchor:top" points="10006,810,10006,-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Yyt5wgAA&#10;ANsAAAAPAAAAZHJzL2Rvd25yZXYueG1sRI9Pa8JAEMXvgt9hGcGbbtQikrqKWmyFnjSl5yE7TUKz&#10;s2F3qmk/fVco9Ph4f3689bZ3rbpSiI1nA7NpBoq49LbhysBbcZysQEVBtth6JgPfFGG7GQ7WmFt/&#10;4zNdL1KpNMIxRwO1SJdrHcuaHMap74iT9+GDQ0kyVNoGvKVx1+p5li21w4YTocaODjWVn5cvlyCN&#10;HPfFq/55X9K5mK+eXyQ8sTHjUb97BCXUy3/4r32yBhYPcP+SfoD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jK3nCAAAA2wAAAA8AAAAAAAAAAAAAAAAAlwIAAGRycy9kb3du&#10;cmV2LnhtbFBLBQYAAAAABAAEAPUAAACGAwAAAAA=&#10;" filled="f" strokecolor="#f9f9f9" strokeweight="10209emu">
                                          <v:path arrowok="t" o:connecttype="custom" o:connectlocs="0,1542;0,-732" o:connectangles="0,0"/>
                                          <o:lock v:ext="edit" verticies="t"/>
                                        </v:polyline>
                                        <v:group id="Group 19" o:spid="_x0000_s1051" style="position:absolute;left:3511;top:1136;width:2197;height:0" coordorigin="3511,1136"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Freeform 242" o:spid="_x0000_s1052" style="position:absolute;left:7022;top:2272;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dQ/WwgAA&#10;ANsAAAAPAAAAZHJzL2Rvd25yZXYueG1sRI9Pi8IwFMTvwn6H8Ba8abIrK9o1ivgHvG714PHRPNvS&#10;5qU02bb66TeCsMdhZn7DrDaDrUVHrS8da/iYKhDEmTMl5xou5+NkAcIHZIO1Y9JwJw+b9dtohYlx&#10;Pf9Ql4ZcRAj7BDUUITSJlD4ryKKfuoY4ejfXWgxRtrk0LfYRbmv5qdRcWiw5LhTY0K6grEp/rQZS&#10;dKj6r2vY549T1aR31d2WF63H78P2G0SgIfyHX+2T0TCbw/NL/A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x1D9bCAAAA2wAAAA8AAAAAAAAAAAAAAAAAlwIAAGRycy9kb3du&#10;cmV2LnhtbFBLBQYAAAAABAAEAPUAAACGAwAAAAA=&#10;" path="m0,0l2197,0e" filled="f" strokecolor="#e5e4e4" strokeweight="4141emu">
                                            <v:path arrowok="t" o:connecttype="custom" o:connectlocs="0,0;2198,0" o:connectangles="0,0"/>
                                            <o:lock v:ext="edit" verticies="t"/>
                                          </v:shape>
                                          <v:group id="Group 20" o:spid="_x0000_s1053" style="position:absolute;left:3511;top:683;width:2197;height:0" coordorigin="3511,683"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shape id="Freeform 241" o:spid="_x0000_s1054" style="position:absolute;left:7022;top:1366;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pj4/vwAA&#10;ANsAAAAPAAAAZHJzL2Rvd25yZXYueG1sRE9Ni8IwEL0L+x/CLHjTREVxq1GW1QWvVg97HJqxLW0m&#10;pYlt3V9vDoLHx/ve7gdbi45aXzrWMJsqEMSZMyXnGq6X38kahA/IBmvHpOFBHva7j9EWE+N6PlOX&#10;hlzEEPYJaihCaBIpfVaQRT91DXHkbq61GCJsc2la7GO4reVcqZW0WHJsKLChn4KyKr1bDaToWPXL&#10;v3DI/09Vkz5Ud/u6aj3+HL43IAIN4S1+uU9GwyKOjV/iD5C7J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KmPj+/AAAA2wAAAA8AAAAAAAAAAAAAAAAAlwIAAGRycy9kb3ducmV2&#10;LnhtbFBLBQYAAAAABAAEAPUAAACDAwAAAAA=&#10;" path="m0,0l2197,0e" filled="f" strokecolor="#e5e4e4" strokeweight="4141emu">
                                              <v:path arrowok="t" o:connecttype="custom" o:connectlocs="0,0;2198,0" o:connectangles="0,0"/>
                                              <o:lock v:ext="edit" verticies="t"/>
                                            </v:shape>
                                            <v:group id="Group 21" o:spid="_x0000_s1055" style="position:absolute;left:3511;top:231;width:2197;height:0" coordorigin="3511,231"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shape id="Freeform 240" o:spid="_x0000_s1056" style="position:absolute;left:7022;top:462;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1kFEvwAA&#10;ANsAAAAPAAAAZHJzL2Rvd25yZXYueG1sRE9Ni8IwEL0L+x/CLHjTRFFxq1GW1QWvVg97HJqxLW0m&#10;pYlt3V9vDoLHx/ve7gdbi45aXzrWMJsqEMSZMyXnGq6X38kahA/IBmvHpOFBHva7j9EWE+N6PlOX&#10;hlzEEPYJaihCaBIpfVaQRT91DXHkbq61GCJsc2la7GO4reVcqZW0WHJsKLChn4KyKr1bDaToWPXL&#10;v3DI/09Vkz5Ud/u6aj3+HL43IAIN4S1+uU9GwyKuj1/iD5C7J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TWQUS/AAAA2wAAAA8AAAAAAAAAAAAAAAAAlwIAAGRycy9kb3ducmV2&#10;LnhtbFBLBQYAAAAABAAEAPUAAACDAwAAAAA=&#10;" path="m0,0l2197,0e" filled="f" strokecolor="#e5e4e4" strokeweight="4141emu">
                                                <v:path arrowok="t" o:connecttype="custom" o:connectlocs="0,0;2198,0" o:connectangles="0,0"/>
                                                <o:lock v:ext="edit" verticies="t"/>
                                              </v:shape>
                                              <v:group id="Group 22" o:spid="_x0000_s1057" style="position:absolute;left:3511;top:-222;width:2197;height:0" coordorigin="3511,-222"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shape id="Freeform 239" o:spid="_x0000_s1058" style="position:absolute;left:7022;top:-44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SHqowwAA&#10;ANsAAAAPAAAAZHJzL2Rvd25yZXYueG1sRI9Ba8JAFITvBf/D8oTe6q5iS43ZiKgFr009eHxkn0lI&#10;9m3Irknsr+8WCj0OM/MNk+4m24qBel871rBcKBDEhTM1lxouXx8v7yB8QDbYOiYND/Kwy2ZPKSbG&#10;jfxJQx5KESHsE9RQhdAlUvqiIot+4Tri6N1cbzFE2ZfS9DhGuG3lSqk3abHmuFBhR4eKiia/Ww2k&#10;6NSMr9dwLL/PTZc/1HDbXLR+nk/7LYhAU/gP/7XPRsN6Bb9f4g+Q2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SHqowwAAANsAAAAPAAAAAAAAAAAAAAAAAJcCAABkcnMvZG93&#10;bnJldi54bWxQSwUGAAAAAAQABAD1AAAAhwMAAAAA&#10;" path="m0,0l2197,0e" filled="f" strokecolor="#e5e4e4" strokeweight="4141emu">
                                                  <v:path arrowok="t" o:connecttype="custom" o:connectlocs="0,0;2198,0" o:connectangles="0,0"/>
                                                  <o:lock v:ext="edit" verticies="t"/>
                                                </v:shape>
                                                <v:group id="Group 23" o:spid="_x0000_s1059" style="position:absolute;left:3511;top:-674;width:2197;height:0" coordorigin="3511,-674"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Freeform 238" o:spid="_x0000_s1060" style="position:absolute;left:7022;top:-134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7UdHwgAA&#10;ANsAAAAPAAAAZHJzL2Rvd25yZXYueG1sRI9Pi8IwFMTvwn6H8Ba8abKi4naNsuwf8GrtYY+P5tmW&#10;Ni+liW31028EweMwM79htvvRNqKnzleONbzNFQji3JmKCw3Z6Xe2AeEDssHGMWm4kof97mWyxcS4&#10;gY/Up6EQEcI+QQ1lCG0ipc9LsujnriWO3tl1FkOUXSFNh0OE20YulFpLixXHhRJb+iopr9OL1UCK&#10;fuph9Re+i9uhbtOr6s/vmdbT1/HzA0SgMTzDj/bBaFgu4f4l/gC5+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tR0fCAAAA2wAAAA8AAAAAAAAAAAAAAAAAlwIAAGRycy9kb3du&#10;cmV2LnhtbFBLBQYAAAAABAAEAPUAAACGAwAAAAA=&#10;" path="m0,0l2197,0e" filled="f" strokecolor="#e5e4e4" strokeweight="4141emu">
                                                    <v:path arrowok="t" o:connecttype="custom" o:connectlocs="0,0;2198,0" o:connectangles="0,0"/>
                                                    <o:lock v:ext="edit" verticies="t"/>
                                                  </v:shape>
                                                  <v:group id="Group 24" o:spid="_x0000_s1061" style="position:absolute;left:3667;top:-732;width:0;height:2274" coordorigin="3667,-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polyline id="Freeform 237" o:spid="_x0000_s1062" style="position:absolute;visibility:visible;mso-wrap-style:square;v-text-anchor:top" points="7334,810,7334,-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ypE9xAAA&#10;ANsAAAAPAAAAZHJzL2Rvd25yZXYueG1sRI9Ba8JAFITvQv/D8gq9mY1SQkldRQRBShGM5tDbM/tM&#10;grtvY3bV+O/dQqHHYWa+YWaLwRpxo963jhVMkhQEceV0y7WCw349/gDhA7JG45gUPMjDYv4ymmGu&#10;3Z13dCtCLSKEfY4KmhC6XEpfNWTRJ64jjt7J9RZDlH0tdY/3CLdGTtM0kxZbjgsNdrRqqDoXV6tg&#10;+PFf+20rL4ZLWXb19Xj+Nkel3l6H5SeIQEP4D/+1N1rBewa/X+IP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sqRPcQAAADbAAAADwAAAAAAAAAAAAAAAACXAgAAZHJzL2Rv&#10;d25yZXYueG1sUEsFBgAAAAAEAAQA9QAAAIgDAAAAAA==&#10;" filled="f" strokecolor="#e5e4e4" strokeweight="4141emu">
                                                      <v:path arrowok="t" o:connecttype="custom" o:connectlocs="0,1542;0,-732" o:connectangles="0,0"/>
                                                      <o:lock v:ext="edit" verticies="t"/>
                                                    </v:polyline>
                                                    <v:group id="Group 25" o:spid="_x0000_s1063" style="position:absolute;left:4060;top:-732;width:0;height:2274" coordorigin="4060,-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polyline id="Freeform 236" o:spid="_x0000_s1064" style="position:absolute;visibility:visible;mso-wrap-style:square;v-text-anchor:top" points="8120,810,8120,-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GaDUwQAA&#10;ANsAAAAPAAAAZHJzL2Rvd25yZXYueG1sRE/LasJAFN0L/YfhFrrTiVJEUkcpQkFECkaz6O6auU2C&#10;M3fSzOTRv3cWgsvDea+3ozWip9bXjhXMZwkI4sLpmksFl/PXdAXCB2SNxjEp+CcP283LZI2pdgOf&#10;qM9CKWII+xQVVCE0qZS+qMiin7mGOHK/rrUYImxLqVscYrg1cpEkS2mx5thQYUO7iopb1lkF448/&#10;nL9r+Wc4l3lTdtfb0VyVensdPz9ABBrDU/xw77WC9zg2fok/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Bmg1MEAAADbAAAADwAAAAAAAAAAAAAAAACXAgAAZHJzL2Rvd25y&#10;ZXYueG1sUEsFBgAAAAAEAAQA9QAAAIUDAAAAAA==&#10;" filled="f" strokecolor="#e5e4e4" strokeweight="4141emu">
                                                        <v:path arrowok="t" o:connecttype="custom" o:connectlocs="0,1542;0,-732" o:connectangles="0,0"/>
                                                        <o:lock v:ext="edit" verticies="t"/>
                                                      </v:polyline>
                                                      <v:group id="Group 26" o:spid="_x0000_s1065" style="position:absolute;left:4453;top:-732;width:0;height:2274" coordorigin="4453,-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polyline id="Freeform 235" o:spid="_x0000_s1066" style="position:absolute;visibility:visible;mso-wrap-style:square;v-text-anchor:top" points="8906,810,8906,-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tjoPwQAA&#10;ANsAAAAPAAAAZHJzL2Rvd25yZXYueG1sRE/LasJAFN0L/YfhFrrTiUJFUkcpQkFECkaz6O6auU2C&#10;M3fSzOTRv3cWgsvDea+3ozWip9bXjhXMZwkI4sLpmksFl/PXdAXCB2SNxjEp+CcP283LZI2pdgOf&#10;qM9CKWII+xQVVCE0qZS+qMiin7mGOHK/rrUYImxLqVscYrg1cpEkS2mx5thQYUO7iopb1lkF448/&#10;nL9r+Wc4l3lTdtfb0VyVensdPz9ABBrDU/xw77WC97g+fok/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7Y6D8EAAADbAAAADwAAAAAAAAAAAAAAAACXAgAAZHJzL2Rvd25y&#10;ZXYueG1sUEsFBgAAAAAEAAQA9QAAAIUDAAAAAA==&#10;" filled="f" strokecolor="#e5e4e4" strokeweight="4141emu">
                                                          <v:path arrowok="t" o:connecttype="custom" o:connectlocs="0,1542;0,-732" o:connectangles="0,0"/>
                                                          <o:lock v:ext="edit" verticies="t"/>
                                                        </v:polyline>
                                                        <v:group id="Group 27" o:spid="_x0000_s1067" style="position:absolute;left:5553;top:-732;width:0;height:2274" coordorigin="5553,-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polyline id="Freeform 234" o:spid="_x0000_s1068" style="position:absolute;visibility:visible;mso-wrap-style:square;v-text-anchor:top" points="11106,810,11106,-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KAHjwgAA&#10;ANsAAAAPAAAAZHJzL2Rvd25yZXYueG1sRI/NqsIwFIT3gu8QjuBOUwXlUo0igiAign8Ld8fm2BaT&#10;k9pE7X37G0G4y2FmvmGm88Ya8aLal44VDPoJCOLM6ZJzBafjqvcDwgdkjcYxKfglD/NZuzXFVLs3&#10;7+l1CLmIEPYpKihCqFIpfVaQRd93FXH0bq62GKKsc6lrfEe4NXKYJGNpseS4UGBFy4Ky++FpFTQX&#10;vznuSvkwfJbnKn9e71tzVarbaRYTEIGa8B/+ttdawWgIny/xB8jZ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woAePCAAAA2wAAAA8AAAAAAAAAAAAAAAAAlwIAAGRycy9kb3du&#10;cmV2LnhtbFBLBQYAAAAABAAEAPUAAACGAwAAAAA=&#10;" filled="f" strokecolor="#e5e4e4" strokeweight="4141emu">
                                                            <v:path arrowok="t" o:connecttype="custom" o:connectlocs="0,1542;0,-732" o:connectangles="0,0"/>
                                                            <o:lock v:ext="edit" verticies="t"/>
                                                          </v:polyline>
                                                          <v:group id="Group 28" o:spid="_x0000_s1069" style="position:absolute;left:3639;top:475;width:56;height:0" coordorigin="3639,475"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 id="Freeform 233" o:spid="_x0000_s1070" style="position:absolute;left:7278;top:950;width:57;height:0;visibility:visible;mso-wrap-style:square;v-text-anchor:top"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GixQAA&#10;ANsAAAAPAAAAZHJzL2Rvd25yZXYueG1sRI9Lb8IwEITvlfgP1lbqrTitwitgEOIhcaugHDgu8ZJE&#10;xOvUdkPaX48rIfU4mplvNLNFZ2rRkvOVZQVv/QQEcW51xYWC4+f2dQzCB2SNtWVS8EMeFvPe0wwz&#10;bW+8p/YQChEh7DNUUIbQZFL6vCSDvm8b4uhdrDMYonSF1A5vEW5q+Z4kQ2mw4rhQYkOrkvLr4dtE&#10;ylmnH1s3GE02o69Ne6V1ejr/KvXy3C2nIAJ14T/8aO+0gkEKf1/iD5D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H50aLFAAAA2wAAAA8AAAAAAAAAAAAAAAAAlwIAAGRycy9k&#10;b3ducmV2LnhtbFBLBQYAAAAABAAEAPUAAACJAwAAAAA=&#10;" path="m0,0l56,0e" filled="f" strokecolor="#999898" strokeweight="10209emu">
                                                              <v:path arrowok="t" o:connecttype="custom" o:connectlocs="0,0;57,0" o:connectangles="0,0"/>
                                                              <o:lock v:ext="edit" verticies="t"/>
                                                            </v:shape>
                                                            <v:group id="Group 29" o:spid="_x0000_s1071" style="position:absolute;left:3667;top:475;width:0;height:697" coordorigin="3667,475" coordsize="0,6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polyline id="Freeform 232" o:spid="_x0000_s1072" style="position:absolute;visibility:visible;mso-wrap-style:square;v-text-anchor:top" points="7334,950,7334,1647" coordsize="0,6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epo7xQAA&#10;ANsAAAAPAAAAZHJzL2Rvd25yZXYueG1sRI9Pi8IwFMTvwn6H8Bb2smjqgn/oGmWtiAperF68PZpn&#10;W2xeShO1+umNsOBxmJnfMJNZaypxpcaVlhX0exEI4szqknMFh/2yOwbhPLLGyjIpuJOD2fSjM8FY&#10;2xvv6Jr6XAQIuxgVFN7XsZQuK8ig69maOHgn2xj0QTa51A3eAtxU8ieKhtJgyWGhwJqSgrJzejEK&#10;tmUy2rj54iJPy3M9P64e30m7V+rrs/37BeGp9e/wf3utFQyG8PoSfoCcP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B6mjvFAAAA2wAAAA8AAAAAAAAAAAAAAAAAlwIAAGRycy9k&#10;b3ducmV2LnhtbFBLBQYAAAAABAAEAPUAAACJAwAAAAA=&#10;" filled="f" strokecolor="#999898" strokeweight="10209emu">
                                                                <v:path arrowok="t" o:connecttype="custom" o:connectlocs="0,475;0,1172" o:connectangles="0,0"/>
                                                                <o:lock v:ext="edit" verticies="t"/>
                                                              </v:polyline>
                                                              <v:group id="Group 30" o:spid="_x0000_s1073" style="position:absolute;left:3639;top:1172;width:56;height:0" coordorigin="3639,1172"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Freeform 231" o:spid="_x0000_s1074" style="position:absolute;left:7278;top:2344;width:57;height:0;visibility:visible;mso-wrap-style:square;v-text-anchor:top"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tNunxQAA&#10;ANsAAAAPAAAAZHJzL2Rvd25yZXYueG1sRI/BbsIwDIbvk/YOkSftNlImGFAIaGIg7TbBduBoGtNW&#10;NE5JstLt6efDJI7W7/+zv8Wqd43qKMTas4HhIANFXHhbc2ng63P7NAUVE7LFxjMZ+KEIq+X93QJz&#10;66+8o26fSiUQjjkaqFJqc61jUZHDOPAtsWQnHxwmGUOpbcCrwF2jn7PsRTusWS5U2NK6ouK8/3ZC&#10;OdrRxzaMJ7PN5LLpzvQ2Ohx/jXl86F/noBL16bb83363BsbyrLiIB+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026fFAAAA2wAAAA8AAAAAAAAAAAAAAAAAlwIAAGRycy9k&#10;b3ducmV2LnhtbFBLBQYAAAAABAAEAPUAAACJAwAAAAA=&#10;" path="m0,0l56,0e" filled="f" strokecolor="#999898" strokeweight="10209emu">
                                                                  <v:path arrowok="t" o:connecttype="custom" o:connectlocs="0,0;57,0" o:connectangles="0,0"/>
                                                                  <o:lock v:ext="edit" verticies="t"/>
                                                                </v:shape>
                                                                <v:group id="Group 31" o:spid="_x0000_s1075" style="position:absolute;left:4425;top:-221;width:56;height:0" coordorigin="4425,-221"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polyline id="Freeform 230" o:spid="_x0000_s1076" style="position:absolute;visibility:visible;mso-wrap-style:square;v-text-anchor:top" points="8850,-442,8906,-44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h0cxQAA&#10;ANsAAAAPAAAAZHJzL2Rvd25yZXYueG1sRI9Nb8IwDIbvk/YfIk/abaRMjI9CQBMDabcJtgNH05i2&#10;onFKkpVuv34+TOJovX4f+1mseteojkKsPRsYDjJQxIW3NZcGvj63T1NQMSFbbDyTgR+KsFre3y0w&#10;t/7KO+r2qVQC4ZijgSqlNtc6FhU5jAPfEkt28sFhkjGU2ga8Ctw1+jnLxtphzXKhwpbWFRXn/bcT&#10;ytGOPrbhZTLbTC6b7kxvo8Px15jHh/51DipRn27L/+13a2As34uLeIBe/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uHRzFAAAA2wAAAA8AAAAAAAAAAAAAAAAAlwIAAGRycy9k&#10;b3ducmV2LnhtbFBLBQYAAAAABAAEAPUAAACJAwAAAAA=&#10;" filled="f" strokecolor="#999898" strokeweight="10209emu">
                                                                    <v:path arrowok="t" o:connecttype="custom" o:connectlocs="0,0;56,0" o:connectangles="0,0"/>
                                                                    <o:lock v:ext="edit" verticies="t"/>
                                                                  </v:polyline>
                                                                  <v:group id="Group 32" o:spid="_x0000_s1077" style="position:absolute;left:4453;top:-221;width:0;height:819" coordorigin="4453,-221" coordsize="0,8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polyline id="Freeform 229" o:spid="_x0000_s1078" style="position:absolute;visibility:visible;mso-wrap-style:square;v-text-anchor:top" points="8906,-442,8906,377" coordsize="0,8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" filled="f" strokecolor="#999898" strokeweight="10209emu">
                                                                      <v:path arrowok="t" o:connecttype="custom" o:connectlocs="0,-221;0,598" o:connectangles="0,0"/>
                                                                      <o:lock v:ext="edit" verticies="t"/>
                                                                    </v:polyline>
                                                                    <v:group id="Group 33" o:spid="_x0000_s1079" style="position:absolute;left:4425;top:598;width:56;height:0" coordorigin="4425,598"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polyline id="Freeform 228" o:spid="_x0000_s1080" style="position:absolute;visibility:visible;mso-wrap-style:square;v-text-anchor:top" points="8850,1196,8906,1196"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lRsfxAAA&#10;ANsAAAAPAAAAZHJzL2Rvd25yZXYueG1sRI9Ba8JAFITvBf/D8gre6qYSTU1dRVoFb0Xbg8dn9jUJ&#10;Zt/G3TVGf323UOhxmJlvmPmyN43oyPnasoLnUQKCuLC65lLB1+fm6QWED8gaG8uk4EYelovBwxxz&#10;ba+8o24fShEh7HNUUIXQ5lL6oiKDfmRb4uh9W2cwROlKqR1eI9w0cpwkU2mw5rhQYUtvFRWn/cVE&#10;ylGnHxs3yWbr7LzuTvSeHo53pYaP/eoVRKA+/If/2lutYJrC75f4A+Ti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5UbH8QAAADbAAAADwAAAAAAAAAAAAAAAACXAgAAZHJzL2Rv&#10;d25yZXYueG1sUEsFBgAAAAAEAAQA9QAAAIgDAAAAAA==&#10;" filled="f" strokecolor="#999898" strokeweight="10209emu">
                                                                        <v:path arrowok="t" o:connecttype="custom" o:connectlocs="0,0;56,0" o:connectangles="0,0"/>
                                                                        <o:lock v:ext="edit" verticies="t"/>
                                                                      </v:polyline>
                                                                      <v:group id="Group 34" o:spid="_x0000_s1081" style="position:absolute;left:3639;top:933;width:56;height:0" coordorigin="3639,933"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shape id="Freeform 227" o:spid="_x0000_s1082" style="position:absolute;left:7278;top:1866;width:57;height:0;visibility:visible;mso-wrap-style:square;v-text-anchor:top"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CyDzxQAA&#10;ANsAAAAPAAAAZHJzL2Rvd25yZXYueG1sRI/NbsIwEITvSLyDtZV6A6cVDRAwCPEjcaugHDgu8ZJE&#10;xOvUdkPK09eVKvU4mplvNPNlZ2rRkvOVZQUvwwQEcW51xYWC08duMAHhA7LG2jIp+CYPy0W/N8dM&#10;2zsfqD2GQkQI+wwVlCE0mZQ+L8mgH9qGOHpX6wyGKF0htcN7hJtaviZJKg1WHBdKbGhdUn47fplI&#10;uejR+869jafb8ee2vdFmdL48lHp+6lYzEIG68B/+a++1gjSF3y/xB8jF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ALIPPFAAAA2wAAAA8AAAAAAAAAAAAAAAAAlwIAAGRycy9k&#10;b3ducmV2LnhtbFBLBQYAAAAABAAEAPUAAACJAwAAAAA=&#10;" path="m0,0l56,0e" filled="f" strokecolor="#999898" strokeweight="10209emu">
                                                                          <v:path arrowok="t" o:connecttype="custom" o:connectlocs="0,0;57,0" o:connectangles="0,0"/>
                                                                          <o:lock v:ext="edit" verticies="t"/>
                                                                        </v:shape>
                                                                        <v:group id="Group 35" o:spid="_x0000_s1083" style="position:absolute;left:3667;top:933;width:0;height:400" coordorigin="3667,933" coordsize="0,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polyline id="Freeform 226" o:spid="_x0000_s1084" style="position:absolute;visibility:visible;mso-wrap-style:square;v-text-anchor:top" points="7334,1866,7334,2266" coordsize="0,4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Yu3uwwAA&#10;ANsAAAAPAAAAZHJzL2Rvd25yZXYueG1sRE9LTwIxEL6T8B+aMeFipAsHAiuFiJHEgzE8TLyO23G7&#10;up1u2gFWf709mHD88r2X69636kwxNYENTMYFKOIq2IZrA2/H7d0cVBJki21gMvBDCdar4WCJpQ0X&#10;3tP5ILXKIZxKNOBEulLrVDnymMahI87cZ4geJcNYaxvxksN9q6dFMdMeG84NDjt6dFR9H07egLQv&#10;7vX9a7c7fcTJ79NU5rebRTJmdNM/3IMS6uUq/nc/WwOzPDZ/yT9A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Yu3uwwAAANsAAAAPAAAAAAAAAAAAAAAAAJcCAABkcnMvZG93&#10;bnJldi54bWxQSwUGAAAAAAQABAD1AAAAhwMAAAAA&#10;" filled="f" strokecolor="#999898" strokeweight="10209emu">
                                                                            <v:path arrowok="t" o:connecttype="custom" o:connectlocs="0,933;0,1333" o:connectangles="0,0"/>
                                                                            <o:lock v:ext="edit" verticies="t"/>
                                                                          </v:polyline>
                                                                          <v:group id="Group 36" o:spid="_x0000_s1085" style="position:absolute;left:3639;top:1333;width:56;height:0" coordorigin="3639,1333"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Rj6xQAAANsAAAAPAAAAZHJzL2Rvd25yZXYueG1sRI9Pa8JAFMTvhX6H5RV6&#10;M5u0KDVmFZG29BAEtSDeHtlnEsy+Ddlt/nx7t1DocZiZ3zDZZjSN6KlztWUFSRSDIC6srrlU8H36&#10;mL2BcB5ZY2OZFEzkYLN+fMgw1XbgA/VHX4oAYZeigsr7NpXSFRUZdJFtiYN3tZ1BH2RXSt3hEOCm&#10;kS9xvJAGaw4LFba0q6i4HX+Mgs8Bh+1r8t7nt+tuupzm+3OekFLPT+N2BcLT6P/Df+0vrWCxh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EY+sUAAADbAAAA&#10;DwAAAAAAAAAAAAAAAACpAgAAZHJzL2Rvd25yZXYueG1sUEsFBgAAAAAEAAQA+gAAAJsDAAAAAA==&#10;">
                                                                            <v:shape id="Freeform 225" o:spid="_x0000_s1086" style="position:absolute;left:7278;top:2666;width:57;height:0;visibility:visible;mso-wrap-style:square;v-text-anchor:top"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d4vBxQAA&#10;ANsAAAAPAAAAZHJzL2Rvd25yZXYueG1sRI/BTsJAEIbvJr7DZky8yVYCFisLMQoJNyNy8Dh0x7ah&#10;O1t211J4eudgwnHyz//NfPPl4FrVU4iNZwOPowwUceltw5WB3df6YQYqJmSLrWcycKYIy8XtzRwL&#10;60/8Sf02VUogHAs0UKfUFVrHsiaHceQ7Ysl+fHCYZAyVtgFPAnetHmfZk3bYsFyosaO3msrD9tcJ&#10;ZW8nH+swzZ9X+XHVH+h98r2/GHN/N7y+gEo0pOvyf3tjDeTyvbiIB+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V3i8HFAAAA2wAAAA8AAAAAAAAAAAAAAAAAlwIAAGRycy9k&#10;b3ducmV2LnhtbFBLBQYAAAAABAAEAPUAAACJAwAAAAA=&#10;" path="m0,0l56,0e" filled="f" strokecolor="#999898" strokeweight="10209emu">
                                                                              <v:path arrowok="t" o:connecttype="custom" o:connectlocs="0,0;57,0" o:connectangles="0,0"/>
                                                                              <o:lock v:ext="edit" verticies="t"/>
                                                                            </v:shape>
                                                                            <v:group id="Group 37" o:spid="_x0000_s1087" style="position:absolute;left:4425;top:977;width:56;height:0" coordorigin="4425,977"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polyline id="Freeform 224" o:spid="_x0000_s1088" style="position:absolute;visibility:visible;mso-wrap-style:square;v-text-anchor:top" points="8850,1954,8906,1954"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6bAtxAAA&#10;ANsAAAAPAAAAZHJzL2Rvd25yZXYueG1sRI9Ba8JAFITvgv9heUJvulFsU1NXkVbBW1F78PjMvibB&#10;7Nt0dxujv94tFDwOM/MNM192phYtOV9ZVjAeJSCIc6srLhR8HTbDVxA+IGusLZOCK3lYLvq9OWba&#10;XnhH7T4UIkLYZ6igDKHJpPR5SQb9yDbE0fu2zmCI0hVSO7xEuKnlJElepMGK40KJDb2XlJ/3vyZS&#10;Tnr6uXHP6Wyd/qzbM31Mj6ebUk+DbvUGIlAXHuH/9lYrSCfw9yX+ALm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umwLcQAAADbAAAADwAAAAAAAAAAAAAAAACXAgAAZHJzL2Rv&#10;d25yZXYueG1sUEsFBgAAAAAEAAQA9QAAAIgDAAAAAA==&#10;" filled="f" strokecolor="#999898" strokeweight="10209emu">
                                                                                <v:path arrowok="t" o:connecttype="custom" o:connectlocs="0,0;56,0" o:connectangles="0,0"/>
                                                                                <o:lock v:ext="edit" verticies="t"/>
                                                                              </v:polyline>
                                                                              <v:group id="Group 38" o:spid="_x0000_s1089" style="position:absolute;left:4453;top:977;width:0;height:321" coordorigin="4453,977" coordsize="0,32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MLnNxAAAANsAAAAPAAAAZHJzL2Rvd25yZXYueG1sRI9Pi8IwFMTvC36H8ARv&#10;a1rFVapRRFzxIIJ/QLw9mmdbbF5Kk23rt98sCHscZuY3zGLVmVI0VLvCsoJ4GIEgTq0uOFNwvXx/&#10;zkA4j6yxtEwKXuRgtex9LDDRtuUTNWefiQBhl6CC3PsqkdKlORl0Q1sRB+9ha4M+yDqTusY2wE0p&#10;R1H0JQ0WHBZyrGiTU/o8/xgFuxbb9TjeNofnY/O6XybH2yEmpQb9bj0H4anz/+F3e68VTM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MLnNxAAAANsAAAAP&#10;AAAAAAAAAAAAAAAAAKkCAABkcnMvZG93bnJldi54bWxQSwUGAAAAAAQABAD6AAAAmgMAAAAA&#10;">
                                                                                <v:shape id="Freeform 223" o:spid="_x0000_s1090" style="position:absolute;left:8906;top:1954;width:0;height:320;visibility:visible;mso-wrap-style:square;v-text-anchor:top" coordsize="0,3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eGgwwAA&#10;ANsAAAAPAAAAZHJzL2Rvd25yZXYueG1sRI/disIwFITvhX2HcBa801QRlWoUWVH8Q3Z1H+DQnG3r&#10;NieliVp9eiMIXg4z3wwzntamEBeqXG5ZQacdgSBOrM45VfB7XLSGIJxH1lhYJgU3cjCdfDTGGGt7&#10;5R+6HHwqQgm7GBVk3pexlC7JyKBr25I4eH+2MuiDrFKpK7yGclPIbhT1pcGcw0KGJX1llPwfzkbB&#10;YPm9WQx5f5rPdut0e+/Mra1PSjU/69kIhKfav8MveqUD14Pnl/AD5O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XeGgwwAAANsAAAAPAAAAAAAAAAAAAAAAAJcCAABkcnMvZG93&#10;bnJldi54bWxQSwUGAAAAAAQABAD1AAAAhwMAAAAA&#10;" path="m0,0l0,321e" filled="f" strokecolor="#999898" strokeweight="10209emu">
                                                                                  <v:path arrowok="t" o:connecttype="custom" o:connectlocs="0,974;0,1294" o:connectangles="0,0"/>
                                                                                  <o:lock v:ext="edit" verticies="t"/>
                                                                                </v:shape>
                                                                                <v:group id="Group 39" o:spid="_x0000_s1091" style="position:absolute;left:4425;top:1297;width:56;height:0" coordorigin="4425,1297"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lYQixQAAANsAAAAPAAAAZHJzL2Rvd25yZXYueG1sRI9Pa8JAFMTvQr/D8gq9&#10;1U1a0kp0FZG29CAFk4J4e2SfSTD7NmS3+fPtXaHgcZiZ3zCrzWga0VPnassK4nkEgriwuuZSwW/+&#10;+bwA4TyyxsYyKZjIwWb9MFthqu3AB+ozX4oAYZeigsr7NpXSFRUZdHPbEgfvbDuDPsiulLrDIcBN&#10;I1+i6E0arDksVNjSrqLikv0ZBV8DDtvX+KPfX8676ZQnP8d9TEo9PY7bJQhPo7+H/9vfWsF7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JWEIsUAAADbAAAA&#10;DwAAAAAAAAAAAAAAAACpAgAAZHJzL2Rvd25yZXYueG1sUEsFBgAAAAAEAAQA+gAAAJsDAAAAAA==&#10;">
                                                                                  <v:polyline id="Freeform 222" o:spid="_x0000_s1092" style="position:absolute;visibility:visible;mso-wrap-style:square;v-text-anchor:top" points="8850,2594,8906,2594"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0rYuxAAA&#10;ANsAAAAPAAAAZHJzL2Rvd25yZXYueG1sRI9Ba8JAFITvBf/D8gre6qZFTU1dRVoFb8W0B4/P7GsS&#10;zL5Nd9cY/fWuUOhxmJlvmPmyN43oyPnasoLnUQKCuLC65lLB99fm6RWED8gaG8uk4EIelovBwxwz&#10;bc+8oy4PpYgQ9hkqqEJoMyl9UZFBP7ItcfR+rDMYonSl1A7PEW4a+ZIkU2mw5rhQYUvvFRXH/GQi&#10;5aDHnxs3SWfr9HfdHeljvD9clRo+9qs3EIH68B/+a2+1gnQK9y/xB8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dK2LsQAAADbAAAADwAAAAAAAAAAAAAAAACXAgAAZHJzL2Rv&#10;d25yZXYueG1sUEsFBgAAAAAEAAQA9QAAAIgDAAAAAA==&#10;" filled="f" strokecolor="#999898" strokeweight="10209emu">
                                                                                    <v:path arrowok="t" o:connecttype="custom" o:connectlocs="0,0;56,0" o:connectangles="0,0"/>
                                                                                    <o:lock v:ext="edit" verticies="t"/>
                                                                                  </v:polyline>
                                                                                  <v:group id="Group 40" o:spid="_x0000_s1093" style="position:absolute;left:3667;top:197;width:786;height:642" coordorigin="3667,197" coordsize="786,6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polyline id="Freeform 221" o:spid="_x0000_s1094" style="position:absolute;visibility:visible;mso-wrap-style:square;v-text-anchor:top" points="7334,1036,7344,1028,7354,1020,7364,1012,7374,1004,7384,996,7394,988,7404,980,7414,971,7424,963,7434,955,7444,947,7454,939,7464,931,7474,923,7484,915,7494,906,7503,898,7513,890,7523,882,7533,874,7543,866,7553,858,7563,849,7573,841,7583,833,7593,825,7603,817,7613,809,7623,801,7633,793,7643,785,7653,776,7663,768,7673,760,7682,752,7692,744,7702,736,7712,728,7722,719,7732,711,7742,703,7752,695,7762,687,7772,679,7782,671,7792,663,7802,654,7812,646,7822,638,7832,630,7841,622,7851,614,7861,606,7871,598,7881,590,7891,581,7901,573,7911,565,7921,557,7931,549,7941,541,7951,532,7961,524,7971,516,7981,508,7991,500,8001,492,8011,484,8020,476,8030,468,8040,459,8050,451,8060,443,8070,435,8080,427,8090,419,8100,411,8110,403,8120,394" coordsize="786,6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F6wgAA&#10;ANsAAAAPAAAAZHJzL2Rvd25yZXYueG1sRE89b8IwEN2R+A/WIXVB4NChDSEOglaV2m5AF7ZTfDiB&#10;+BzZLqT8+nqo1PHpfZfrwXbiSj60jhUs5hkI4trplo2Cr8PbLAcRIrLGzjEp+KEA62o8KrHQ7sY7&#10;uu6jESmEQ4EKmhj7QspQN2QxzF1PnLiT8xZjgt5I7fGWwm0nH7PsSVpsOTU02NNLQ/Vl/20VLD+N&#10;O19wNz3eu3z5cfB3szWvSj1Mhs0KRKQh/ov/3O9awXMam76kHy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4HQXrCAAAA2wAAAA8AAAAAAAAAAAAAAAAAlwIAAGRycy9kb3du&#10;cmV2LnhtbFBLBQYAAAAABAAEAPUAAACGAwAAAAA=&#10;" filled="f" strokecolor="#f8766c" strokeweight="10209emu">
                                                                                      <v:stroke dashstyle="longDash"/>
                                                                                      <v:path arrowok="t" o:connecttype="custom" o:connectlocs="10,831;30,815;50,799;70,783;90,766;110,750;130,734;150,718;169,701;189,685;209,669;229,652;249,636;269,620;289,604;309,588;329,571;348,555;368,539;388,522;408,506;428,490;448,474;468,457;488,441;507,425;527,409;547,393;567,376;587,360;607,344;627,327;647,311;667,295;686,279;706,262;726,246;746,230;766,214;786,197" o:connectangles="0,0,0,0,0,0,0,0,0,0,0,0,0,0,0,0,0,0,0,0,0,0,0,0,0,0,0,0,0,0,0,0,0,0,0,0,0,0,0,0"/>
                                                                                      <o:lock v:ext="edit" verticies="t"/>
                                                                                    </v:polyline>
                                                                                    <v:group id="Group 41" o:spid="_x0000_s1095" style="position:absolute;left:3667;top:1148;width:786;height:23" coordorigin="3667,1148" coordsize="786,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polyline id="Freeform 220" o:spid="_x0000_s1096" style="position:absolute;visibility:visible;mso-wrap-style:square;v-text-anchor:top" points="7334,2319,7344,2319,7354,2318,7364,2318,7374,2318,7384,2317,7394,2317,7404,2317,7414,2317,7424,2316,7434,2316,7444,2316,7454,2315,7464,2315,7474,2315,7484,2314,7494,2314,7503,2314,7513,2314,7523,2313,7533,2313,7543,2313,7553,2313,7563,2312,7573,2312,7583,2312,7593,2311,7603,2311,7613,2311,7623,2311,7633,2310,7643,2310,7653,2310,7663,2309,7673,2309,7682,2309,7692,2309,7702,2308,7712,2308,7722,2308,7732,2307,7742,2307,7752,2307,7762,2306,7772,2306,7782,2306,7792,2306,7802,2305,7812,2305,7822,2305,7832,2304,7841,2304,7851,2304,7861,2304,7871,2303,7881,2303,7891,2303,7901,2303,7911,2302,7921,2302,7931,2302,7941,2301,7951,2301,7961,2301,7971,2300,7981,2300,7991,2300,8001,2300,8011,2299,8020,2299,8030,2299,8040,2298,8050,2298,8060,2298,8070,2298,8080,2297,8090,2297,8100,2297,8110,2296,8120,2296" coordsize="786,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C1zwAAA&#10;ANsAAAAPAAAAZHJzL2Rvd25yZXYueG1sRE/Pa8IwFL4P/B/CE7zN1Imi1SgiDOexborHZ/Nsqs1L&#10;baJ2/705DHb8+H7Pl62txIMaXzpWMOgnIIhzp0suFPx8f75PQPiArLFyTAp+ycNy0XmbY6rdkzN6&#10;7EIhYgj7FBWYEOpUSp8bsuj7riaO3Nk1FkOETSF1g88Ybiv5kSRjabHk2GCwprWh/Lq7WwWj7WEY&#10;btubzUbH07TcG7O5ZK1SvW67moEI1IZ/8Z/7SyuYxP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LC1zwAAAANsAAAAPAAAAAAAAAAAAAAAAAJcCAABkcnMvZG93bnJl&#10;di54bWxQSwUGAAAAAAQABAD1AAAAhAMAAAAA&#10;" filled="f" strokecolor="#c67bfe" strokeweight="10209emu">
                                                                                        <v:stroke dashstyle="longDash"/>
                                                                                        <v:path arrowok="t" o:connecttype="custom" o:connectlocs="10,1171;30,1170;50,1169;70,1169;90,1168;110,1168;130,1167;150,1166;169,1166;189,1165;209,1165;229,1164;249,1164;269,1163;289,1163;309,1162;329,1161;348,1161;368,1160;388,1160;408,1159;428,1158;448,1158;468,1157;488,1157;507,1156;527,1156;547,1155;567,1155;587,1154;607,1153;627,1153;647,1152;667,1152;686,1151;706,1150;726,1150;746,1149;766,1149;786,1148" o:connectangles="0,0,0,0,0,0,0,0,0,0,0,0,0,0,0,0,0,0,0,0,0,0,0,0,0,0,0,0,0,0,0,0,0,0,0,0,0,0,0,0"/>
                                                                                        <o:lock v:ext="edit" verticies="t"/>
                                                                                      </v:polyline>
                                                                                      <v:group id="Group 42" o:spid="_x0000_s1097" style="position:absolute;left:3511;top:-732;width:2197;height:2274" coordorigin="3511,-732" coordsize="2197,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p78gbDAAAA2wAAAA8A&#10;AAAAAAAAAAAAAAAAqQIAAGRycy9kb3ducmV2LnhtbFBLBQYAAAAABAAEAPoAAACZAwAAAAA=&#10;">
                                                                                        <v:shape id="Freeform 219" o:spid="_x0000_s1098" style="position:absolute;left:3511;top:-732;width:2197;height:2274;visibility:visible;mso-wrap-style:square;v-text-anchor:top" coordsize="2197,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vQwuxAAA&#10;ANsAAAAPAAAAZHJzL2Rvd25yZXYueG1sRI9Pa8JAFMTvBb/D8oTe6kalRaOr+IeCRxsFPb5kn0kw&#10;+zZk15j203cFweMwM79h5svOVKKlxpWWFQwHEQjizOqScwXHw/fHBITzyBory6TglxwsF723Ocba&#10;3vmH2sTnIkDYxaig8L6OpXRZQQbdwNbEwbvYxqAPssmlbvAe4KaSoyj6kgZLDgsF1rQpKLsmN6Mg&#10;rdMqTdan3f5zZexhOv47U7tV6r3frWYgPHX+FX62d1rBZASPL+EHyM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70MLsQAAADbAAAADwAAAAAAAAAAAAAAAACXAgAAZHJzL2Rv&#10;d25yZXYueG1sUEsFBgAAAAAEAAQA9QAAAIgDAAAAAA==&#10;" path="m0,2274l2198,2274,2198,,,,,2274xe" filled="f" strokecolor="#7f7e7e" strokeweight="10209emu">
                                                                                          <v:path arrowok="t" o:connecttype="custom" o:connectlocs="0,1542;2198,1542;2198,-732;0,-732;0,1542" o:connectangles="0,0,0,0,0"/>
                                                                                        </v:shape>
                                                                                        <v:group id="Group 43" o:spid="_x0000_s1099" style="position:absolute;left:5763;top:1362;width:2197;height:0" coordorigin="5763,1362"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shape id="Freeform 218" o:spid="_x0000_s1100" style="position:absolute;left:11526;top:272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94SLwwAA&#10;ANsAAAAPAAAAZHJzL2Rvd25yZXYueG1sRI9PawIxFMTvhX6H8ITeulnFVlmNUguFHkTwD54fm+dm&#10;cfOyJlFXP30jFDwOM/MbZjrvbCMu5EPtWEE/y0EQl07XXCnYbX/exyBCRNbYOCYFNwown72+TLHQ&#10;7sprumxiJRKEQ4EKTIxtIWUoDVkMmWuJk3dw3mJM0ldSe7wmuG3kIM8/pcWa04LBlr4NlcfN2So4&#10;D9vlaBXvp8WH10tn9t2pcmul3nrd1wREpC4+w//tX61gPITHl/Q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94SLwwAAANsAAAAPAAAAAAAAAAAAAAAAAJcCAABkcnMvZG93&#10;bnJldi54bWxQSwUGAAAAAAQABAD1AAAAhwMAAAAA&#10;" path="m2197,0l0,0e" filled="f" strokecolor="#f9f9f9" strokeweight="10209emu">
                                                                                            <v:path arrowok="t" o:connecttype="custom" o:connectlocs="2198,0;0,0" o:connectangles="0,0"/>
                                                                                            <o:lock v:ext="edit" verticies="t"/>
                                                                                          </v:shape>
                                                                                          <v:shape id="Freeform 217" o:spid="_x0000_s1101" style="position:absolute;left:11526;top:272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uyEQwwAA&#10;ANsAAAAPAAAAZHJzL2Rvd25yZXYueG1sRI9PawIxFMTvQr9DeAVvbraiVVaj1ELBgxT8g+fH5rlZ&#10;3LysSdS1n74pFDwOM/MbZr7sbCNu5EPtWMFbloMgLp2uuVJw2H8NpiBCRNbYOCYFDwqwXLz05lho&#10;d+ct3XaxEgnCoUAFJsa2kDKUhiyGzLXEyTs5bzEm6SupPd4T3DZymOfv0mLNacFgS5+GyvPuahVc&#10;R+1m8h1/Lqux1xtnjt2lclul+q/dxwxEpC4+w//ttVYwHcPfl/QD5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uyEQwwAAANsAAAAPAAAAAAAAAAAAAAAAAJcCAABkcnMvZG93&#10;bnJldi54bWxQSwUGAAAAAAQABAD1AAAAhwMAAAAA&#10;" path="m0,0l2197,0e" filled="f" strokecolor="#f9f9f9" strokeweight="10209emu">
                                                                                            <v:path arrowok="t" o:connecttype="custom" o:connectlocs="0,0;2198,0" o:connectangles="0,0"/>
                                                                                            <o:lock v:ext="edit" verticies="t"/>
                                                                                          </v:shape>
                                                                                          <v:group id="Group 44" o:spid="_x0000_s1102" style="position:absolute;left:5763;top:909;width:2197;height:0" coordorigin="5763,909"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kmpyxAAAANsAAAAPAAAAZHJzL2Rvd25yZXYueG1sRI9Bi8IwFITvgv8hPMGb&#10;pl1RpBpFxF08yIJVWPb2aJ5tsXkpTbat/94ICx6HmfmGWW97U4mWGldaVhBPIxDEmdUl5wqul8/J&#10;EoTzyBory6TgQQ62m+FgjYm2HZ+pTX0uAoRdggoK7+tESpcVZNBNbU0cvJttDPogm1zqBrsAN5X8&#10;iKKFNFhyWCiwpn1B2T39Mwq+Oux2s/jQnu63/eP3Mv/+OcWk1HjU71YgPPX+Hf5vH7WC5QJe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kmpyxAAAANsAAAAP&#10;AAAAAAAAAAAAAAAAAKkCAABkcnMvZG93bnJldi54bWxQSwUGAAAAAAQABAD6AAAAmgMAAAAA&#10;">
                                                                                            <v:shape id="Freeform 216" o:spid="_x0000_s1103" style="position:absolute;left:11526;top:181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JRr8wgAA&#10;ANsAAAAPAAAAZHJzL2Rvd25yZXYueG1sRI9BawIxFITvgv8hPMGbZiu1ymoUFQoepKCWnh+b52bp&#10;5mVNoq7+elMoeBxm5htmvmxtLa7kQ+VYwdswA0FcOF1xqeD7+DmYgggRWWPtmBTcKcBy0e3MMdfu&#10;xnu6HmIpEoRDjgpMjE0uZSgMWQxD1xAn7+S8xZikL6X2eEtwW8tRln1IixWnBYMNbQwVv4eLVXB5&#10;b3aTr/g4r8de75z5ac+l2yvV77WrGYhIbXyF/9tbrWA6gb8v6Q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8lGvzCAAAA2wAAAA8AAAAAAAAAAAAAAAAAlwIAAGRycy9kb3du&#10;cmV2LnhtbFBLBQYAAAAABAAEAPUAAACGAwAAAAA=&#10;" path="m2197,0l0,0e" filled="f" strokecolor="#f9f9f9" strokeweight="10209emu">
                                                                                              <v:path arrowok="t" o:connecttype="custom" o:connectlocs="2198,0;0,0" o:connectangles="0,0"/>
                                                                                              <o:lock v:ext="edit" verticies="t"/>
                                                                                            </v:shape>
                                                                                            <v:shape id="Freeform 215" o:spid="_x0000_s1104" style="position:absolute;left:11526;top:181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o6OwQAA&#10;ANsAAAAPAAAAZHJzL2Rvd25yZXYueG1sRE/Pa8IwFL4L+x/CG3iz6cam0hlFBwMPIljHzo/mrSlr&#10;Xtok1W5//XIQPH58v1eb0bbiQj40jhU8ZTkI4srphmsFn+eP2RJEiMgaW8ek4JcCbNYPkxUW2l35&#10;RJcy1iKFcChQgYmxK6QMlSGLIXMdceK+nbcYE/S11B6vKdy28jnP59Jiw6nBYEfvhqqfcrAKhpfu&#10;sDjGv3736vXBma+xr91JqenjuH0DEWmMd/HNvdcKlmls+pJ+gF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rqOjsEAAADbAAAADwAAAAAAAAAAAAAAAACXAgAAZHJzL2Rvd25y&#10;ZXYueG1sUEsFBgAAAAAEAAQA9QAAAIUDAAAAAA==&#10;" path="m0,0l2197,0e" filled="f" strokecolor="#f9f9f9" strokeweight="10209emu">
                                                                                              <v:path arrowok="t" o:connecttype="custom" o:connectlocs="0,0;2198,0" o:connectangles="0,0"/>
                                                                                              <o:lock v:ext="edit" verticies="t"/>
                                                                                            </v:shape>
                                                                                            <v:group id="Group 45" o:spid="_x0000_s1105" style="position:absolute;left:5763;top:457;width:2197;height:0" coordorigin="5763,457"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Df4AxAAAANsAAAAPAAAAZHJzL2Rvd25yZXYueG1sRI9Pi8IwFMTvgt8hPMGb&#10;plV2cbtGEVHxIAv+gWVvj+bZFpuX0sS2fvuNIHgcZuY3zHzZmVI0VLvCsoJ4HIEgTq0uOFNwOW9H&#10;MxDOI2ssLZOCBzlYLvq9OSbatnyk5uQzESDsElSQe18lUro0J4NubCvi4F1tbdAHWWdS19gGuCnl&#10;JIo+pcGCw0KOFa1zSm+nu1Gwa7FdTeNNc7hd14+/88fP7yEmpYaDbvUNwlPn3+FXe68VzL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Df4AxAAAANsAAAAP&#10;AAAAAAAAAAAAAAAAAKkCAABkcnMvZG93bnJldi54bWxQSwUGAAAAAAQABAD6AAAAmgMAAAAA&#10;">
                                                                                              <v:shape id="Freeform 214" o:spid="_x0000_s1106" style="position:absolute;left:11526;top:91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FRRVwAAA&#10;ANsAAAAPAAAAZHJzL2Rvd25yZXYueG1sRE/LagIxFN0X/Idwhe5qxqJVR6NYodCFFHzg+jK5TgYn&#10;N2MSderXm4Xg8nDes0Vra3ElHyrHCvq9DARx4XTFpYL97udjDCJEZI21Y1LwTwEW887bDHPtbryh&#10;6zaWIoVwyFGBibHJpQyFIYuh5xrixB2dtxgT9KXUHm8p3NbyM8u+pMWKU4PBhlaGitP2YhVcBs16&#10;9Bfv5++h12tnDu25dBul3rvtcgoiUhtf4qf7VyuYpPXpS/oBcv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FRRVwAAAANsAAAAPAAAAAAAAAAAAAAAAAJcCAABkcnMvZG93bnJl&#10;di54bWxQSwUGAAAAAAQABAD1AAAAhAMAAAAA&#10;" path="m2197,0l0,0e" filled="f" strokecolor="#f9f9f9" strokeweight="10209emu">
                                                                                                <v:path arrowok="t" o:connecttype="custom" o:connectlocs="2198,0;0,0" o:connectangles="0,0"/>
                                                                                                <o:lock v:ext="edit" verticies="t"/>
                                                                                              </v:shape>
                                                                                              <v:shape id="Freeform 213" o:spid="_x0000_s1107" style="position:absolute;left:11526;top:91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WbHOwwAA&#10;ANsAAAAPAAAAZHJzL2Rvd25yZXYueG1sRI9PawIxFMTvQr9DeAVvmrXYqlujVEHoQQT/4PmxeW6W&#10;bl7WJOraT98IBY/DzPyGmc5bW4sr+VA5VjDoZyCIC6crLhUc9qveGESIyBprx6TgTgHms5fOFHPt&#10;bryl6y6WIkE45KjAxNjkUobCkMXQdw1x8k7OW4xJ+lJqj7cEt7V8y7IPabHitGCwoaWh4md3sQou&#10;w2Y92sTf8+Ld67Uzx/Zcuq1S3df26xNEpDY+w//tb61gMoDHl/Q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WbHOwwAAANsAAAAPAAAAAAAAAAAAAAAAAJcCAABkcnMvZG93&#10;bnJldi54bWxQSwUGAAAAAAQABAD1AAAAhwMAAAAA&#10;" path="m0,0l2197,0e" filled="f" strokecolor="#f9f9f9" strokeweight="10209emu">
                                                                                                <v:path arrowok="t" o:connecttype="custom" o:connectlocs="0,0;2198,0" o:connectangles="0,0"/>
                                                                                                <o:lock v:ext="edit" verticies="t"/>
                                                                                              </v:shape>
                                                                                              <v:group id="Group 46" o:spid="_x0000_s1108" style="position:absolute;left:5763;top:4;width:2197;height:0" coordorigin="5763,4"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cPqsxAAAANsAAAAPAAAAZHJzL2Rvd25yZXYueG1sRI9Bi8IwFITvwv6H8Ba8&#10;aVoXZa1GEdkVDyKoC+Lt0TzbYvNSmmxb/70RBI/DzHzDzJedKUVDtSssK4iHEQji1OqCMwV/p9/B&#10;NwjnkTWWlknBnRwsFx+9OSbatnyg5ugzESDsElSQe18lUro0J4NuaCvi4F1tbdAHWWdS19gGuCnl&#10;KIom0mDBYSHHitY5pbfjv1GwabFdfcU/ze52Xd8vp/H+vItJqf5nt5qB8NT5d/jV3moF0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fcPqsxAAAANsAAAAP&#10;AAAAAAAAAAAAAAAAAKkCAABkcnMvZG93bnJldi54bWxQSwUGAAAAAAQABAD6AAAAmgMAAAAA&#10;">
                                                                                                <v:shape id="Freeform 212" o:spid="_x0000_s1109" style="position:absolute;left:11526;top: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x4oiwwAA&#10;ANsAAAAPAAAAZHJzL2Rvd25yZXYueG1sRI9BawIxFITvgv8hPMGbZtXW6mqUtlDwIAW1eH5snpvF&#10;zcuaRN3665tCocdhZr5hluvW1uJGPlSOFYyGGQjiwumKSwVfh4/BDESIyBprx6TgmwKsV93OEnPt&#10;7ryj2z6WIkE45KjAxNjkUobCkMUwdA1x8k7OW4xJ+lJqj/cEt7UcZ9lUWqw4LRhs6N1Qcd5frYLr&#10;U7N9+YyPy9uz11tnju2ldDul+r32dQEiUhv/w3/tjVYwn8Dvl/QD5O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x4oiwwAAANsAAAAPAAAAAAAAAAAAAAAAAJcCAABkcnMvZG93&#10;bnJldi54bWxQSwUGAAAAAAQABAD1AAAAhwMAAAAA&#10;" path="m2197,0l0,0e" filled="f" strokecolor="#f9f9f9" strokeweight="10209emu">
                                                                                                  <v:path arrowok="t" o:connecttype="custom" o:connectlocs="2198,0;0,0" o:connectangles="0,0"/>
                                                                                                  <o:lock v:ext="edit" verticies="t"/>
                                                                                                </v:shape>
                                                                                                <v:shape id="Freeform 211" o:spid="_x0000_s1110" style="position:absolute;left:11526;top: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LhJWwwAA&#10;ANsAAAAPAAAAZHJzL2Rvd25yZXYueG1sRI9PawIxFMTvBb9DeAVvNVvRqlujqFDwIIJ/8PzYPDdL&#10;Ny9rEnXbT98IBY/DzPyGmc5bW4sb+VA5VvDey0AQF05XXCo4Hr7exiBCRNZYOyYFPxRgPuu8TDHX&#10;7s47uu1jKRKEQ44KTIxNLmUoDFkMPdcQJ+/svMWYpC+l9nhPcFvLfpZ9SIsVpwWDDa0MFd/7q1Vw&#10;HTSb0Tb+XpZDrzfOnNpL6XZKdV/bxSeISG18hv/ba61gMoDHl/Q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LhJWwwAAANsAAAAPAAAAAAAAAAAAAAAAAJcCAABkcnMvZG93&#10;bnJldi54bWxQSwUGAAAAAAQABAD1AAAAhwMAAAAA&#10;" path="m0,0l2197,0e" filled="f" strokecolor="#f9f9f9" strokeweight="10209emu">
                                                                                                  <v:path arrowok="t" o:connecttype="custom" o:connectlocs="0,0;2198,0" o:connectangles="0,0"/>
                                                                                                  <o:lock v:ext="edit" verticies="t"/>
                                                                                                </v:shape>
                                                                                                <v:group id="Group 47" o:spid="_x0000_s1111" style="position:absolute;left:5763;top:-448;width:2197;height:0" coordorigin="5763,-448"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mWLYxQAAANsAAAAPAAAAZHJzL2Rvd25yZXYueG1sRI9Pa8JAFMTvQr/D8gq9&#10;1U1aUmp0FZG29CAFk4J4e2SfSTD7NmS3+fPtXaHgcZiZ3zCrzWga0VPnassK4nkEgriwuuZSwW/+&#10;+fwOwnlkjY1lUjCRg836YbbCVNuBD9RnvhQBwi5FBZX3bSqlKyoy6Oa2JQ7e2XYGfZBdKXWHQ4Cb&#10;Rr5E0Zs0WHNYqLClXUXFJfszCr4GHLav8Ue/v5x30ylPfo77mJR6ehy3SxCeRn8P/7e/tYJF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Jli2MUAAADbAAAA&#10;DwAAAAAAAAAAAAAAAACpAgAAZHJzL2Rvd25yZXYueG1sUEsFBgAAAAAEAAQA+gAAAJsDAAAAAA==&#10;">
                                                                                                  <v:shape id="Freeform 210" o:spid="_x0000_s1112" style="position:absolute;left:11526;top:-896;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sCm6wwAA&#10;ANsAAAAPAAAAZHJzL2Rvd25yZXYueG1sRI9PawIxFMTvQr9DeAVvmq1Yq1ujVEHwIAX/4PmxeW6W&#10;bl7WJOraT2+EQo/DzPyGmc5bW4sr+VA5VvDWz0AQF05XXCo47Fe9MYgQkTXWjknBnQLMZy+dKeba&#10;3XhL110sRYJwyFGBibHJpQyFIYuh7xri5J2ctxiT9KXUHm8Jbms5yLKRtFhxWjDY0NJQ8bO7WAWX&#10;YbP5+I6/58W71xtnju25dFuluq/t1yeISG38D/+111rBZATPL+kHy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sCm6wwAAANsAAAAPAAAAAAAAAAAAAAAAAJcCAABkcnMvZG93&#10;bnJldi54bWxQSwUGAAAAAAQABAD1AAAAhwMAAAAA&#10;" path="m2197,0l0,0e" filled="f" strokecolor="#f9f9f9" strokeweight="10209emu">
                                                                                                    <v:path arrowok="t" o:connecttype="custom" o:connectlocs="2198,0;0,0" o:connectangles="0,0"/>
                                                                                                    <o:lock v:ext="edit" verticies="t"/>
                                                                                                  </v:shape>
                                                                                                  <v:shape id="Freeform 209" o:spid="_x0000_s1113" style="position:absolute;left:11526;top:-896;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whwwAA&#10;ANsAAAAPAAAAZHJzL2Rvd25yZXYueG1sRI9PawIxFMTvQr9DeAVvmq3YqlujVEHwIAX/4PmxeW6W&#10;bl7WJOraT2+EQo/DzPyGmc5bW4sr+VA5VvDWz0AQF05XXCo47Fe9MYgQkTXWjknBnQLMZy+dKeba&#10;3XhL110sRYJwyFGBibHJpQyFIYuh7xri5J2ctxiT9KXUHm8Jbms5yLIPabHitGCwoaWh4md3sQou&#10;w2Yz+o6/58W71xtnju25dFuluq/t1yeISG38D/+111rBZATPL+kHy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IwhwwAAANsAAAAPAAAAAAAAAAAAAAAAAJcCAABkcnMvZG93&#10;bnJldi54bWxQSwUGAAAAAAQABAD1AAAAhwMAAAAA&#10;" path="m0,0l2197,0e" filled="f" strokecolor="#f9f9f9" strokeweight="10209emu">
                                                                                                    <v:path arrowok="t" o:connecttype="custom" o:connectlocs="0,0;2198,0" o:connectangles="0,0"/>
                                                                                                    <o:lock v:ext="edit" verticies="t"/>
                                                                                                  </v:shape>
                                                                                                  <v:group id="Group 48" o:spid="_x0000_s1114" style="position:absolute;left:6116;top:-732;width:0;height:2274" coordorigin="6116,-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M1GwwAAANsAAAAPAAAAZHJzL2Rvd25yZXYueG1sRE/LasJAFN0L/YfhFroz&#10;k7QobXQUCW3pQgSTQnF3yVyTYOZOyEzz+HtnUejycN7b/WRaMVDvGssKkigGQVxa3XCl4Lv4WL6C&#10;cB5ZY2uZFMzkYL97WGwx1XbkMw25r0QIYZeigtr7LpXSlTUZdJHtiAN3tb1BH2BfSd3jGMJNK5/j&#10;eC0NNhwaauwoq6m85b9GweeI4+EleR+Ot2s2X4rV6eeYkFJPj9NhA8LT5P/Ff+4vreAt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6YzUbDAAAA2wAAAA8A&#10;AAAAAAAAAAAAAAAAqQIAAGRycy9kb3ducmV2LnhtbFBLBQYAAAAABAAEAPoAAACZAwAAAAA=&#10;">
                                                                                                    <v:polyline id="Freeform 208" o:spid="_x0000_s1115" style="position:absolute;visibility:visible;mso-wrap-style:square;v-text-anchor:top" points="12232,810,12232,-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NvdwgAA&#10;ANsAAAAPAAAAZHJzL2Rvd25yZXYueG1sRI9Pa8JAEMXvhX6HZQre6kYPoqmrVEUteNKUnofsNAnN&#10;zobdUaOfvisUeny8Pz/efNm7Vl0oxMazgdEwA0VcettwZeCz2L5OQUVBtth6JgM3irBcPD/NMbf+&#10;yke6nKRSaYRjjgZqkS7XOpY1OYxD3xEn79sHh5JkqLQNeE3jrtXjLJtohw0nQo0drWsqf05nlyCN&#10;bFfFQd+/JnQsxtPdXsKGjRm89O9voIR6+Q//tT+sgdkMHl/SD9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E293CAAAA2wAAAA8AAAAAAAAAAAAAAAAAlwIAAGRycy9kb3du&#10;cmV2LnhtbFBLBQYAAAAABAAEAPUAAACGAwAAAAA=&#10;" filled="f" strokecolor="#f9f9f9" strokeweight="10209emu">
                                                                                                      <v:path arrowok="t" o:connecttype="custom" o:connectlocs="0,1542;0,-732" o:connectangles="0,0"/>
                                                                                                      <o:lock v:ext="edit" verticies="t"/>
                                                                                                    </v:polyline>
                                                                                                    <v:group id="Group 49" o:spid="_x0000_s1116" style="position:absolute;left:6508;top:-732;width:0;height:2274" coordorigin="6508,-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xJpcxgAAANwAAAAPAAAAZHJzL2Rvd25yZXYueG1sRI9Pa8JAEMXvQr/DMoXe&#10;dBNLS0ndiEiVHqRQLYi3ITv5g9nZkF2T+O07h0JvM7w37/1mtZ5cqwbqQ+PZQLpIQBEX3jZcGfg5&#10;7eZvoEJEtth6JgN3CrDOH2YrzKwf+ZuGY6yUhHDI0EAdY5dpHYqaHIaF74hFK33vMMraV9r2OEq4&#10;a/UySV61w4alocaOtjUV1+PNGdiPOG6e04/hcC2398vp5et8SMmYp8dp8w4q0hT/zX/Xn1bwE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vEmlzGAAAA3AAA&#10;AA8AAAAAAAAAAAAAAAAAqQIAAGRycy9kb3ducmV2LnhtbFBLBQYAAAAABAAEAPoAAACcAwAAAAA=&#10;">
                                                                                                      <v:polyline id="Freeform 207" o:spid="_x0000_s1117" style="position:absolute;visibility:visible;mso-wrap-style:square;v-text-anchor:top" points="13016,810,13016,-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vuxEwwAA&#10;ANwAAAAPAAAAZHJzL2Rvd25yZXYueG1sRI9Ba8JAEIXvBf/DMoK3utGDSHSVVrEWetKI5yE7TUKz&#10;s2F3qtFf3y0I3mZ4b973ZrnuXasuFGLj2cBknIEiLr1tuDJwKnavc1BRkC22nsnAjSKsV4OXJebW&#10;X/lAl6NUKoVwzNFALdLlWseyJodx7DvipH374FDSGiptA15TuGv1NMtm2mHDiVBjR5uayp/jr0uQ&#10;RnbvxZe+n2d0KKbzj72ELRszGvZvC1BCvTzNj+tPm+pnE/h/Jk2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vuxEwwAAANwAAAAPAAAAAAAAAAAAAAAAAJcCAABkcnMvZG93&#10;bnJldi54bWxQSwUGAAAAAAQABAD1AAAAhwMAAAAA&#10;" filled="f" strokecolor="#f9f9f9" strokeweight="10209emu">
                                                                                                        <v:path arrowok="t" o:connecttype="custom" o:connectlocs="0,1542;0,-732" o:connectangles="0,0"/>
                                                                                                        <o:lock v:ext="edit" verticies="t"/>
                                                                                                      </v:polyline>
                                                                                                      <v:group id="Group 50" o:spid="_x0000_s1118" style="position:absolute;left:7255;top:-732;width:0;height:2274" coordorigin="7255,-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polyline id="Freeform 206" o:spid="_x0000_s1119" style="position:absolute;visibility:visible;mso-wrap-style:square;v-text-anchor:top" points="14510,810,14510,-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NeowwAA&#10;ANwAAAAPAAAAZHJzL2Rvd25yZXYueG1sRI9Ba8JAEIXvBf/DMoK3ulFBJLpKa9EWetKI5yE7TUKz&#10;s2F3qrG/vlsQvM3w3rzvzWrTu1ZdKMTGs4HJOANFXHrbcGXgVOyeF6CiIFtsPZOBG0XYrAdPK8yt&#10;v/KBLkepVArhmKOBWqTLtY5lTQ7j2HfESfvywaGkNVTaBrymcNfqaZbNtcOGE6HGjrY1ld/HH5cg&#10;jexei0/9e57ToZgu9u8S3tiY0bB/WYIS6uVhvl9/2FQ/m8H/M2kC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INeowwAAANwAAAAPAAAAAAAAAAAAAAAAAJcCAABkcnMvZG93&#10;bnJldi54bWxQSwUGAAAAAAQABAD1AAAAhwMAAAAA&#10;" filled="f" strokecolor="#f9f9f9" strokeweight="10209emu">
                                                                                                          <v:path arrowok="t" o:connecttype="custom" o:connectlocs="0,1542;0,-732" o:connectangles="0,0"/>
                                                                                                          <o:lock v:ext="edit" verticies="t"/>
                                                                                                        </v:polyline>
                                                                                                        <v:group id="Group 51" o:spid="_x0000_s1120" style="position:absolute;left:5763;top:1136;width:2197;height:0" coordorigin="5763,1136"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0/5xfxAAAANwAAAAPAAAAZHJzL2Rvd25yZXYueG1sRE9La8JAEL4X/A/LCL3V&#10;TbQtEl0lhFp6CIWqIN6G7JgEs7Mhu83j33cLhd7m43vOdj+aRvTUudqygngRgSAurK65VHA+HZ7W&#10;IJxH1thYJgUTOdjvZg9bTLQd+Iv6oy9FCGGXoILK+zaR0hUVGXQL2xIH7mY7gz7ArpS6wyGEm0Yu&#10;o+hVGqw5NFTYUlZRcT9+GwXvAw7pKn7r8/stm66nl89LHpNSj/Mx3YDwNPp/8Z/7Q4f50TP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0/5xfxAAAANwAAAAP&#10;AAAAAAAAAAAAAAAAAKkCAABkcnMvZG93bnJldi54bWxQSwUGAAAAAAQABAD6AAAAmgMAAAAA&#10;">
                                                                                                          <v:shape id="Freeform 205" o:spid="_x0000_s1121" style="position:absolute;left:11526;top:2272;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p8RPvwAA&#10;ANwAAAAPAAAAZHJzL2Rvd25yZXYueG1sRE9Ni8IwEL0L/ocwgjdNXHDRahRxFbxu9eBxaMa2tJmU&#10;JrbVX79ZWNjbPN7nbPeDrUVHrS8da1jMFQjizJmScw2363m2AuEDssHaMWl4kYf9bjzaYmJcz9/U&#10;pSEXMYR9ghqKEJpESp8VZNHPXUMcuYdrLYYI21yaFvsYbmv5odSntFhybCiwoWNBWZU+rQZSdKr6&#10;5T185e9L1aQv1T3WN62nk+GwARFoCP/iP/fFxPlqCb/PxAvk7g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mnxE+/AAAA3AAAAA8AAAAAAAAAAAAAAAAAlwIAAGRycy9kb3ducmV2&#10;LnhtbFBLBQYAAAAABAAEAPUAAACDAwAAAAA=&#10;" path="m2197,0l0,0e" filled="f" strokecolor="#e5e4e4" strokeweight="4141emu">
                                                                                                            <v:path arrowok="t" o:connecttype="custom" o:connectlocs="2198,0;0,0" o:connectangles="0,0"/>
                                                                                                            <o:lock v:ext="edit" verticies="t"/>
                                                                                                          </v:shape>
                                                                                                          <v:shape id="Freeform 204" o:spid="_x0000_s1122" style="position:absolute;left:11526;top:2272;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dVo4vwAA&#10;ANwAAAAPAAAAZHJzL2Rvd25yZXYueG1sRE9Ni8IwEL0L+x/CLOxNE4UVrUaRdRe8Wj14HJqxLW0m&#10;pcm21V9vBMHbPN7nrLeDrUVHrS8da5hOFAjizJmScw3n0994AcIHZIO1Y9JwIw/bzcdojYlxPR+p&#10;S0MuYgj7BDUUITSJlD4ryKKfuIY4clfXWgwRtrk0LfYx3NZyptRcWiw5NhTY0E9BWZX+Ww2k6Lfq&#10;vy9hn98PVZPeVHddnrX++hx2KxCBhvAWv9wHE+erOTyfiRfIz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1Wji/AAAA3AAAAA8AAAAAAAAAAAAAAAAAlwIAAGRycy9kb3ducmV2&#10;LnhtbFBLBQYAAAAABAAEAPUAAACDAwAAAAA=&#10;" path="m0,0l2197,0e" filled="f" strokecolor="#e5e4e4" strokeweight="4141emu">
                                                                                                            <v:path arrowok="t" o:connecttype="custom" o:connectlocs="0,0;2198,0" o:connectangles="0,0"/>
                                                                                                            <o:lock v:ext="edit" verticies="t"/>
                                                                                                          </v:shape>
                                                                                                          <v:group id="Group 52" o:spid="_x0000_s1123" style="position:absolute;left:5763;top:683;width:2197;height:0" coordorigin="5763,683"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LQIoxAAAANwAAAAPAAAAZHJzL2Rvd25yZXYueG1sRE9La8JAEL4X/A/LCL3V&#10;TZS2El0lhFp6CIWqIN6G7JgEs7Mhu83j33cLhd7m43vOdj+aRvTUudqygngRgSAurK65VHA+HZ7W&#10;IJxH1thYJgUTOdjvZg9bTLQd+Iv6oy9FCGGXoILK+zaR0hUVGXQL2xIH7mY7gz7ArpS6wyGEm0Yu&#10;o+hFGqw5NFTYUlZRcT9+GwXvAw7pKn7r8/stm66n589LHpNSj/Mx3YDwNPp/8Z/7Q4f50Sv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ELQIoxAAAANwAAAAP&#10;AAAAAAAAAAAAAAAAAKkCAABkcnMvZG93bnJldi54bWxQSwUGAAAAAAQABAD6AAAAmgMAAAAA&#10;">
                                                                                                            <v:shape id="Freeform 203" o:spid="_x0000_s1124" style="position:absolute;left:11526;top:1366;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mvRwwAA&#10;ANwAAAAPAAAAZHJzL2Rvd25yZXYueG1sRI9Bb8IwDIXvk/gPkZF2GwmTNo1CQIiBxHUdB45WY9qq&#10;jVM1oS379fNh0m623vN7nze7ybdqoD7WgS0sFwYUcRFczaWFy/fp5QNUTMgO28Bk4UERdtvZ0wYz&#10;F0b+oiFPpZIQjhlaqFLqMq1jUZHHuAgdsWi30HtMsvaldj2OEu5b/WrMu/ZYszRU2NGhoqLJ794C&#10;GTo249s1fZY/56bLH2a4rS7WPs+n/RpUoin9m/+uz07wjdDKMzKB3v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pmvRwwAAANwAAAAPAAAAAAAAAAAAAAAAAJcCAABkcnMvZG93&#10;bnJldi54bWxQSwUGAAAAAAQABAD1AAAAhwMAAAAA&#10;" path="m2197,0l0,0e" filled="f" strokecolor="#e5e4e4" strokeweight="4141emu">
                                                                                                              <v:path arrowok="t" o:connecttype="custom" o:connectlocs="2198,0;0,0" o:connectangles="0,0"/>
                                                                                                              <o:lock v:ext="edit" verticies="t"/>
                                                                                                            </v:shape>
                                                                                                            <v:shape id="Freeform 202" o:spid="_x0000_s1125" style="position:absolute;left:11526;top:1366;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6s5KvwAA&#10;ANwAAAAPAAAAZHJzL2Rvd25yZXYueG1sRE9Ni8IwEL0L+x/CCN40cWFFq1Fk3QWvVg8eh2ZsS5tJ&#10;aWJb/fWbBcHbPN7nbHaDrUVHrS8da5jPFAjizJmScw2X8+90CcIHZIO1Y9LwIA+77cdog4lxPZ+o&#10;S0MuYgj7BDUUITSJlD4ryKKfuYY4cjfXWgwRtrk0LfYx3NbyU6mFtFhybCiwoe+Csiq9Ww2k6Kfq&#10;v67hkD+PVZM+VHdbXbSejIf9GkSgIbzFL/fRxPlqBf/PxAvk9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jqzkq/AAAA3AAAAA8AAAAAAAAAAAAAAAAAlwIAAGRycy9kb3ducmV2&#10;LnhtbFBLBQYAAAAABAAEAPUAAACDAwAAAAA=&#10;" path="m0,0l2197,0e" filled="f" strokecolor="#e5e4e4" strokeweight="4141emu">
                                                                                                              <v:path arrowok="t" o:connecttype="custom" o:connectlocs="0,0;2198,0" o:connectangles="0,0"/>
                                                                                                              <o:lock v:ext="edit" verticies="t"/>
                                                                                                            </v:shape>
                                                                                                            <v:group id="Group 53" o:spid="_x0000_s1126" style="position:absolute;left:5763;top:231;width:2197;height:0" coordorigin="5763,231"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shape id="Freeform 201" o:spid="_x0000_s1127" style="position:absolute;left:11526;top:462;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RVSRwAAA&#10;ANwAAAAPAAAAZHJzL2Rvd25yZXYueG1sRE9Ni8IwEL0v+B/CCN7WpAvKWo0i7gpe7XrwODRjW9pM&#10;SpNtq7/eCAt7m8f7nM1utI3oqfOVYw3JXIEgzp2puNBw+Tm+f4LwAdlg45g03MnDbjt522Bq3MBn&#10;6rNQiBjCPkUNZQhtKqXPS7Lo564ljtzNdRZDhF0hTYdDDLeN/FBqKS1WHBtKbOlQUl5nv1YDKfqu&#10;h8U1fBWPU91md9XfVhetZ9NxvwYRaAz/4j/3ycT5SQKvZ+IFcvs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TRVSRwAAAANwAAAAPAAAAAAAAAAAAAAAAAJcCAABkcnMvZG93bnJl&#10;di54bWxQSwUGAAAAAAQABAD1AAAAhAMAAAAA&#10;" path="m2197,0l0,0e" filled="f" strokecolor="#e5e4e4" strokeweight="4141emu">
                                                                                                                <v:path arrowok="t" o:connecttype="custom" o:connectlocs="2198,0;0,0" o:connectangles="0,0"/>
                                                                                                                <o:lock v:ext="edit" verticies="t"/>
                                                                                                              </v:shape>
                                                                                                              <v:shape id="Freeform 200" o:spid="_x0000_s1128" style="position:absolute;left:11526;top:462;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l8rmwAAA&#10;ANwAAAAPAAAAZHJzL2Rvd25yZXYueG1sRE9Li8IwEL4L+x/CLHjTREFxu0ZZfIBXq4c9Ds3YljaT&#10;0sS2+us3C4K3+fies94OthYdtb50rGE2VSCIM2dKzjVcL8fJCoQPyAZrx6ThQR62m4/RGhPjej5T&#10;l4ZcxBD2CWooQmgSKX1WkEU/dQ1x5G6utRgibHNpWuxjuK3lXKmltFhybCiwoV1BWZXerQZSdKj6&#10;xW/Y589T1aQP1d2+rlqPP4efbxCBhvAWv9wnE+fP5vD/TLxAbv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jl8rmwAAAANwAAAAPAAAAAAAAAAAAAAAAAJcCAABkcnMvZG93bnJl&#10;di54bWxQSwUGAAAAAAQABAD1AAAAhAMAAAAA&#10;" path="m0,0l2197,0e" filled="f" strokecolor="#e5e4e4" strokeweight="4141emu">
                                                                                                                <v:path arrowok="t" o:connecttype="custom" o:connectlocs="0,0;2198,0" o:connectangles="0,0"/>
                                                                                                                <o:lock v:ext="edit" verticies="t"/>
                                                                                                              </v:shape>
                                                                                                              <v:group id="Group 54" o:spid="_x0000_s1129" style="position:absolute;left:5763;top:-222;width:2197;height:0" coordorigin="5763,-222"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5L2wQAAANwAAAAPAAAAZHJzL2Rvd25yZXYueG1sRE9Ni8IwEL0v+B/CCN7W&#10;tIrLUo0iouJBhNUF8TY0Y1tsJqWJbf33RhC8zeN9zmzRmVI0VLvCsoJ4GIEgTq0uOFPwf9p8/4Jw&#10;HlljaZkUPMjBYt77mmGibct/1Bx9JkIIuwQV5N5XiZQuzcmgG9qKOHBXWxv0AdaZ1DW2IdyUchRF&#10;P9JgwaEhx4pWOaW3490o2LbYLsfxutnfrqvH5TQ5nPcxKTXod8spCE+d/4jf7p0O8+M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z5L2wQAAANwAAAAPAAAA&#10;AAAAAAAAAAAAAKkCAABkcnMvZG93bnJldi54bWxQSwUGAAAAAAQABAD6AAAAlwMAAAAA&#10;">
                                                                                                                <v:shape id="Freeform 199" o:spid="_x0000_s1130" style="position:absolute;left:11526;top:-44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MvcJwAAA&#10;ANwAAAAPAAAAZHJzL2Rvd25yZXYueG1sRE9Ni8IwEL0v+B/CCHtbE0WXtRpFXAWvdj14HJqxLW0m&#10;pcm2dX+9EYS9zeN9zno72Fp01PrSsYbpRIEgzpwpOddw+Tl+fIHwAdlg7Zg03MnDdjN6W2NiXM9n&#10;6tKQixjCPkENRQhNIqXPCrLoJ64hjtzNtRZDhG0uTYt9DLe1nCn1KS2WHBsKbGhfUFalv1YDKTpU&#10;/eIavvO/U9Wkd9Xdlhet38fDbgUi0BD+xS/3ycT50zk8n4kXyM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MvcJwAAAANwAAAAPAAAAAAAAAAAAAAAAAJcCAABkcnMvZG93bnJl&#10;di54bWxQSwUGAAAAAAQABAD1AAAAhAMAAAAA&#10;" path="m2197,0l0,0e" filled="f" strokecolor="#e5e4e4" strokeweight="4141emu">
                                                                                                                  <v:path arrowok="t" o:connecttype="custom" o:connectlocs="2198,0;0,0" o:connectangles="0,0"/>
                                                                                                                  <o:lock v:ext="edit" verticies="t"/>
                                                                                                                </v:shape>
                                                                                                                <v:shape id="Freeform 198" o:spid="_x0000_s1131" style="position:absolute;left:11526;top:-444;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flKSwAAA&#10;ANwAAAAPAAAAZHJzL2Rvd25yZXYueG1sRE9Li8IwEL4L+x/CLOxNEwVFu0ZZfIBXqwePQzO2pc2k&#10;NLGt++uNsLC3+fies94OthYdtb50rGE6USCIM2dKzjVcL8fxEoQPyAZrx6ThSR62m4/RGhPjej5T&#10;l4ZcxBD2CWooQmgSKX1WkEU/cQ1x5O6utRgibHNpWuxjuK3lTKmFtFhybCiwoV1BWZU+rAZSdKj6&#10;+S3s899T1aRP1d1XV62/PoefbxCBhvAv/nOfTJw/ncP7mXiB3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flKSwAAAANwAAAAPAAAAAAAAAAAAAAAAAJcCAABkcnMvZG93bnJl&#10;di54bWxQSwUGAAAAAAQABAD1AAAAhAMAAAAA&#10;" path="m0,0l2197,0e" filled="f" strokecolor="#e5e4e4" strokeweight="4141emu">
                                                                                                                  <v:path arrowok="t" o:connecttype="custom" o:connectlocs="0,0;2198,0" o:connectangles="0,0"/>
                                                                                                                  <o:lock v:ext="edit" verticies="t"/>
                                                                                                                </v:shape>
                                                                                                                <v:group id="Group 55" o:spid="_x0000_s1132" style="position:absolute;left:5763;top:-674;width:2197;height:0" coordorigin="5763,-674" coordsize="21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64MW7DAAAA3AAAAA8A&#10;AAAAAAAAAAAAAAAAqQIAAGRycy9kb3ducmV2LnhtbFBLBQYAAAAABAAEAPoAAACZAwAAAAA=&#10;">
                                                                                                                  <v:shape id="Freeform 197" o:spid="_x0000_s1133" style="position:absolute;left:11526;top:-134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Gl+wAAA&#10;ANwAAAAPAAAAZHJzL2Rvd25yZXYueG1sRE9Ni8IwEL0v+B/CCHtbEwXdtRpFXAWvdj14HJqxLW0m&#10;pcm2dX+9EYS9zeN9zno72Fp01PrSsYbpRIEgzpwpOddw+Tl+fIHwAdlg7Zg03MnDdjN6W2NiXM9n&#10;6tKQixjCPkENRQhNIqXPCrLoJ64hjtzNtRZDhG0uTYt9DLe1nCm1kBZLjg0FNrQvKKvSX6uBFB2q&#10;fn4N3/nfqWrSu+puy4vW7+NhtwIRaAj/4pf7ZOL86Sc8n4kXyM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4Gl+wAAAANwAAAAPAAAAAAAAAAAAAAAAAJcCAABkcnMvZG93bnJl&#10;di54bWxQSwUGAAAAAAQABAD1AAAAhAMAAAAA&#10;" path="m2197,0l0,0e" filled="f" strokecolor="#e5e4e4" strokeweight="4141emu">
                                                                                                                    <v:path arrowok="t" o:connecttype="custom" o:connectlocs="2198,0;0,0" o:connectangles="0,0"/>
                                                                                                                    <o:lock v:ext="edit" verticies="t"/>
                                                                                                                  </v:shape>
                                                                                                                  <v:shape id="Freeform 196" o:spid="_x0000_s1134" style="position:absolute;left:11526;top:-1348;width:2198;height:0;visibility:visible;mso-wrap-style:square;v-text-anchor:top" coordsize="21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0MwwAA&#10;ANwAAAAPAAAAZHJzL2Rvd25yZXYueG1sRI9Pb8IwDMXvk/gOkZF2GwmThqAjoGl/JK4UDhytxrRV&#10;G6dqsrbs088HJG623vN7P2/3k2/VQH2sA1tYLgwo4iK4mksL59PPyxpUTMgO28Bk4UYR9rvZ0xYz&#10;F0Y+0pCnUkkIxwwtVCl1mdaxqMhjXISOWLRr6D0mWftSux5HCfetfjVmpT3WLA0VdvRZUdHkv94C&#10;GfpuxrdL+ir/Dk2X38xw3ZytfZ5PH++gEk3pYb5fH5zgL4VWnpEJ9O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f/0MwwAAANwAAAAPAAAAAAAAAAAAAAAAAJcCAABkcnMvZG93&#10;bnJldi54bWxQSwUGAAAAAAQABAD1AAAAhwMAAAAA&#10;" path="m0,0l2197,0e" filled="f" strokecolor="#e5e4e4" strokeweight="4141emu">
                                                                                                                    <v:path arrowok="t" o:connecttype="custom" o:connectlocs="0,0;2198,0" o:connectangles="0,0"/>
                                                                                                                    <o:lock v:ext="edit" verticies="t"/>
                                                                                                                  </v:shape>
                                                                                                                  <v:group id="Group 56" o:spid="_x0000_s1135" style="position:absolute;left:5919;top:-732;width:0;height:2274" coordorigin="5919,-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J6UcxAAAANwAAAAPAAAAZHJzL2Rvd25yZXYueG1sRE9La8JAEL4X/A/LCL01&#10;mygtNWYVkVp6CIWqIN6G7JgEs7Mhu83j33cLhd7m43tOth1NI3rqXG1ZQRLFIIgLq2suFZxPh6dX&#10;EM4ja2wsk4KJHGw3s4cMU20H/qL+6EsRQtilqKDyvk2ldEVFBl1kW+LA3Wxn0AfYlVJ3OIRw08hF&#10;HL9IgzWHhgpb2ldU3I/fRsH7gMNumbz1+f22n66n589LnpBSj/NxtwbhafT/4j/3hw7zkxX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J6UcxAAAANwAAAAP&#10;AAAAAAAAAAAAAAAAAKkCAABkcnMvZG93bnJldi54bWxQSwUGAAAAAAQABAD6AAAAmgMAAAAA&#10;">
                                                                                                                    <v:polyline id="Freeform 195" o:spid="_x0000_s1136" style="position:absolute;visibility:visible;mso-wrap-style:square;v-text-anchor:top" points="11838,810,11838,-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mKYJxQAA&#10;ANwAAAAPAAAAZHJzL2Rvd25yZXYueG1sRI9Ba8MwDIXvg/4Ho8Jui7MeykjrljEYlDEKa5dDb2qs&#10;JqG2nMZOmv376TDYTeI9vfdpvZ28UyP1sQ1s4DnLQRFXwbZcG/g+vj+9gIoJ2aILTAZ+KMJ2M3tY&#10;Y2HDnb9oPKRaSQjHAg00KXWF1rFqyGPMQkcs2iX0HpOsfa1tj3cJ904v8nypPbYsDQ129NZQdT0M&#10;3sB0ih/HfatvjktddvVwvn66szGP8+l1BSrRlP7Nf9c7K/gLwZdnZAK9+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YpgnFAAAA3AAAAA8AAAAAAAAAAAAAAAAAlwIAAGRycy9k&#10;b3ducmV2LnhtbFBLBQYAAAAABAAEAPUAAACJAwAAAAA=&#10;" filled="f" strokecolor="#e5e4e4" strokeweight="4141emu">
                                                                                                                      <v:path arrowok="t" o:connecttype="custom" o:connectlocs="0,1542;0,-732" o:connectangles="0,0"/>
                                                                                                                      <o:lock v:ext="edit" verticies="t"/>
                                                                                                                    </v:polyline>
                                                                                                                    <v:group id="Group 57" o:spid="_x0000_s1137" style="position:absolute;left:6312;top:-732;width:0;height:2274" coordorigin="6312,-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polyline id="Freeform 194" o:spid="_x0000_s1138" style="position:absolute;visibility:visible;mso-wrap-style:square;v-text-anchor:top" points="12624,810,12624,-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p3lwgAA&#10;ANwAAAAPAAAAZHJzL2Rvd25yZXYueG1sRE9Na8JAEL0X/A/LCN7qxhykpK4iglCKCCb10NuYHZPg&#10;7mzMrkn8991Cobd5vM9ZbUZrRE+dbxwrWMwTEMSl0w1XCr6K/esbCB+QNRrHpOBJHjbrycsKM+0G&#10;PlGfh0rEEPYZKqhDaDMpfVmTRT93LXHkrq6zGCLsKqk7HGK4NTJNkqW02HBsqLGlXU3lLX9YBeO3&#10;/yyOjbwbPstzWz0ut4O5KDWbjtt3EIHG8C/+c3/oOD9N4feZeIF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QGneXCAAAA3AAAAA8AAAAAAAAAAAAAAAAAlwIAAGRycy9kb3du&#10;cmV2LnhtbFBLBQYAAAAABAAEAPUAAACGAwAAAAA=&#10;" filled="f" strokecolor="#e5e4e4" strokeweight="4141emu">
                                                                                                                        <v:path arrowok="t" o:connecttype="custom" o:connectlocs="0,1542;0,-732" o:connectangles="0,0"/>
                                                                                                                        <o:lock v:ext="edit" verticies="t"/>
                                                                                                                      </v:polyline>
                                                                                                                      <v:group id="Group 58" o:spid="_x0000_s1139" style="position:absolute;left:6705;top:-732;width:0;height:2274" coordorigin="6705,-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o1hLwgAAANwAAAAPAAAAZHJzL2Rvd25yZXYueG1sRE9Ni8IwEL0L/ocwgjdN&#10;qyjSNYrIrniQBevCsrehGdtiMylNbOu/NwuCt3m8z1lve1OJlhpXWlYQTyMQxJnVJecKfi5fkxUI&#10;55E1VpZJwYMcbDfDwRoTbTs+U5v6XIQQdgkqKLyvEyldVpBBN7U1ceCutjHoA2xyqRvsQrip5CyK&#10;ltJgyaGhwJr2BWW39G4UHDrsdvP4sz3drvvH32Xx/XuKSanxqN99gPDU+7f45T7qMH82h/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KNYS8IAAADcAAAADwAA&#10;AAAAAAAAAAAAAACpAgAAZHJzL2Rvd25yZXYueG1sUEsFBgAAAAAEAAQA+gAAAJgDAAAAAA==&#10;">
                                                                                                                        <v:polyline id="Freeform 193" o:spid="_x0000_s1140" style="position:absolute;visibility:visible;mso-wrap-style:square;v-text-anchor:top" points="13410,810,13410,-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o6AKwAAA&#10;ANwAAAAPAAAAZHJzL2Rvd25yZXYueG1sRE/LqsIwEN0L/kMYwZ2misilGkUEQUQEXwt3YzO2xWRS&#10;m6i9f38jCHc3h/Oc6byxRryo9qVjBYN+AoI4c7rkXMHpuOr9gPABWaNxTAp+ycN81m5NMdXuzXt6&#10;HUIuYgj7FBUUIVSplD4ryKLvu4o4cjdXWwwR1rnUNb5juDVymCRjabHk2FBgRcuCsvvhaRU0F785&#10;7kr5MHyW5yp/Xu9bc1Wq22kWExCBmvAv/rrXOs4fjuDzTLxAzv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o6AKwAAAANwAAAAPAAAAAAAAAAAAAAAAAJcCAABkcnMvZG93bnJl&#10;di54bWxQSwUGAAAAAAQABAD1AAAAhAMAAAAA&#10;" filled="f" strokecolor="#e5e4e4" strokeweight="4141emu">
                                                                                                                          <v:path arrowok="t" o:connecttype="custom" o:connectlocs="0,1542;0,-732" o:connectangles="0,0"/>
                                                                                                                          <o:lock v:ext="edit" verticies="t"/>
                                                                                                                        </v:polyline>
                                                                                                                        <v:group id="Group 59" o:spid="_x0000_s1141" style="position:absolute;left:7805;top:-732;width:0;height:2274" coordorigin="7805,-732" coordsize="0,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AGZaTDAAAA3AAAAA8A&#10;AAAAAAAAAAAAAAAAqQIAAGRycy9kb3ducmV2LnhtbFBLBQYAAAAABAAEAPoAAACZAwAAAAA=&#10;">
                                                                                                                          <v:polyline id="Freeform 192" o:spid="_x0000_s1142" style="position:absolute;visibility:visible;mso-wrap-style:square;v-text-anchor:top" points="15610,810,15610,-1464" coordsize="0,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PZvmwAAA&#10;ANwAAAAPAAAAZHJzL2Rvd25yZXYueG1sRE9Ni8IwEL0L/ocwgjdN9SBSjSKCICKCuj14G5uxLSaT&#10;2kSt/94sLOxtHu9z5svWGvGixleOFYyGCQji3OmKCwU/581gCsIHZI3GMSn4kIflotuZY6rdm4/0&#10;OoVCxBD2KSooQ6hTKX1ekkU/dDVx5G6usRgibAqpG3zHcGvkOEkm0mLFsaHEmtYl5ffT0ypoL353&#10;PlTyYTiTWV08r/e9uSrV77WrGYhAbfgX/7m3Os4fT+D3mXiBXH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7PZvmwAAAANwAAAAPAAAAAAAAAAAAAAAAAJcCAABkcnMvZG93bnJl&#10;di54bWxQSwUGAAAAAAQABAD1AAAAhAMAAAAA&#10;" filled="f" strokecolor="#e5e4e4" strokeweight="4141emu">
                                                                                                                            <v:path arrowok="t" o:connecttype="custom" o:connectlocs="0,1542;0,-732" o:connectangles="0,0"/>
                                                                                                                            <o:lock v:ext="edit" verticies="t"/>
                                                                                                                          </v:polyline>
                                                                                                                          <v:group id="Group 60" o:spid="_x0000_s1143" style="position:absolute;left:5891;top:256;width:56;height:0" coordorigin="5891,256"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F5IwgAAANwAAAAPAAAAZHJzL2Rvd25yZXYueG1sRE9Ni8IwEL0L+x/CLHjT&#10;tC66Uo0isiseRFAXxNvQjG2xmZQm29Z/bwTB2zze58yXnSlFQ7UrLCuIhxEI4tTqgjMFf6ffwRSE&#10;88gaS8uk4E4OlouP3hwTbVs+UHP0mQgh7BJUkHtfJVK6NCeDbmgr4sBdbW3QB1hnUtfYhnBTylEU&#10;TaTBgkNDjhWtc0pvx3+jYNNiu/qKf5rd7bq+X07j/XkXk1L9z241A+Gp82/xy73VYf7oG5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5heSMIAAADcAAAADwAA&#10;AAAAAAAAAAAAAACpAgAAZHJzL2Rvd25yZXYueG1sUEsFBgAAAAAEAAQA+gAAAJgDAAAAAA==&#10;">
                                                                                                                            <v:polyline id="Freeform 191" o:spid="_x0000_s1144" style="position:absolute;visibility:visible;mso-wrap-style:square;v-text-anchor:top" points="11782,512,11838,51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X9tKxQAA&#10;ANwAAAAPAAAAZHJzL2Rvd25yZXYueG1sRI9Bb8IwDIXvk/gPkZF2G+kQDNYRENpA2m0acOBoGq+t&#10;aJySZKXs18+HSbs9y8+f31useteojkKsPRt4HGWgiAtvay4NHPbbhzmomJAtNp7JwI0irJaDuwXm&#10;1l/5k7pdKpVAOOZooEqpzbWORUUO48i3xLL78sFhkjGU2ga8Ctw1epxlT9phzfKhwpZeKyrOu28n&#10;lJOdfGzDdPa8mV023ZneJsfTjzH3w379AipRn/7Nf9fvVuKPJa2UEQV6+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Rf20rFAAAA3AAAAA8AAAAAAAAAAAAAAAAAlwIAAGRycy9k&#10;b3ducmV2LnhtbFBLBQYAAAAABAAEAPUAAACJAwAAAAA=&#10;" filled="f" strokecolor="#999898" strokeweight="10209emu">
                                                                                                                              <v:path arrowok="t" o:connecttype="custom" o:connectlocs="0,0;56,0" o:connectangles="0,0"/>
                                                                                                                              <o:lock v:ext="edit" verticies="t"/>
                                                                                                                            </v:polyline>
                                                                                                                            <v:group id="Group 61" o:spid="_x0000_s1145" style="position:absolute;left:5919;top:256;width:0;height:719" coordorigin="5919,256" coordsize="0,7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polyline id="Freeform 190" o:spid="_x0000_s1146" style="position:absolute;visibility:visible;mso-wrap-style:square;v-text-anchor:top" points="11838,512,11838,1231" coordsize="0,7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E+vxQAA&#10;ANwAAAAPAAAAZHJzL2Rvd25yZXYueG1sRI9Ba8JAEIXvhf6HZQre6ia1FUldpUREvbUq0t6G7DQJ&#10;ZmdDdo3pv3cOQm8zvDfvfTNfDq5RPXWh9mwgHSegiAtvay4NHA/r5xmoEJEtNp7JwB8FWC4eH+aY&#10;WX/lL+r3sVQSwiFDA1WMbaZ1KCpyGMa+JRbt13cOo6xdqW2HVwl3jX5Jkql2WLM0VNhSXlFx3l+c&#10;gX7anD/J1rvcpz+71eX0/YabV2NGT8PHO6hIQ/w336+3VvAngi/PyAR6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AT6/FAAAA3AAAAA8AAAAAAAAAAAAAAAAAlwIAAGRycy9k&#10;b3ducmV2LnhtbFBLBQYAAAAABAAEAPUAAACJAwAAAAA=&#10;" filled="f" strokecolor="#999898" strokeweight="10209emu">
                                                                                                                                <v:path arrowok="t" o:connecttype="custom" o:connectlocs="0,256;0,975" o:connectangles="0,0"/>
                                                                                                                                <o:lock v:ext="edit" verticies="t"/>
                                                                                                                              </v:polyline>
                                                                                                                              <v:group id="Group 62" o:spid="_x0000_s1147" style="position:absolute;left:5891;top:975;width:56;height:0" coordorigin="5891,975"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5PV6wQAAANwAAAAPAAAAZHJzL2Rvd25yZXYueG1sRE9Ni8IwEL0v+B/CCN7W&#10;tIrLUo0iouJBhNUF8TY0Y1tsJqWJbf33RhC8zeN9zmzRmVI0VLvCsoJ4GIEgTq0uOFPwf9p8/4Jw&#10;HlljaZkUPMjBYt77mmGibct/1Bx9JkIIuwQV5N5XiZQuzcmgG9qKOHBXWxv0AdaZ1DW2IdyUchRF&#10;P9JgwaEhx4pWOaW3490o2LbYLsfxutnfrqvH5TQ5nPcxKTXod8spCE+d/4jf7p0O88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q5PV6wQAAANwAAAAPAAAA&#10;AAAAAAAAAAAAAKkCAABkcnMvZG93bnJldi54bWxQSwUGAAAAAAQABAD6AAAAlwMAAAAA&#10;">
                                                                                                                                <v:polyline id="Freeform 189" o:spid="_x0000_s1148" style="position:absolute;visibility:visible;mso-wrap-style:square;v-text-anchor:top" points="11782,1950,11838,1950"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bnp9xgAA&#10;ANwAAAAPAAAAZHJzL2Rvd25yZXYueG1sRI/NbsIwEITvlfoO1iL1VhwoLZBiEOJH6g2RcuC4xNsk&#10;Il6ntgmBp68rVeptVzPz7exs0ZlatOR8ZVnBoJ+AIM6trrhQcPjcPk9A+ICssbZMCm7kYTF/fJhh&#10;qu2V99RmoRARwj5FBWUITSqlz0sy6Pu2IY7al3UGQ1xdIbXDa4SbWg6T5E0arDheKLGhVUn5ObuY&#10;SDnp0W7rXsfTzfh7055pPTqe7ko99brlO4hAXfg3/6U/dKz/MoTfZ+IEcv4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bnp9xgAAANwAAAAPAAAAAAAAAAAAAAAAAJcCAABkcnMv&#10;ZG93bnJldi54bWxQSwUGAAAAAAQABAD1AAAAigMAAAAA&#10;" filled="f" strokecolor="#999898" strokeweight="10209emu">
                                                                                                                                  <v:path arrowok="t" o:connecttype="custom" o:connectlocs="0,0;56,0" o:connectangles="0,0"/>
                                                                                                                                  <o:lock v:ext="edit" verticies="t"/>
                                                                                                                                </v:polyline>
                                                                                                                                <v:group id="Group 63" o:spid="_x0000_s1149" style="position:absolute;left:6284;top:-162;width:56;height:0" coordorigin="6284,-162"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V6zpbDAAAA3AAAAA8A&#10;AAAAAAAAAAAAAAAAqQIAAGRycy9kb3ducmV2LnhtbFBLBQYAAAAABAAEAPoAAACZAwAAAAA=&#10;">
                                                                                                                                  <v:polyline id="Freeform 188" o:spid="_x0000_s1150" style="position:absolute;visibility:visible;mso-wrap-style:square;v-text-anchor:top" points="12568,-324,12624,-324"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0eSxgAA&#10;ANwAAAAPAAAAZHJzL2Rvd25yZXYueG1sRI9Bb8IwDIXvSPyHyEjcRsroBhQCmjaQdkMDDhxNY9qK&#10;xumSrHT79cukSdxsvfc+Py/XnalFS85XlhWMRwkI4tzqigsFx8P2YQbCB2SNtWVS8E0e1qt+b4mZ&#10;tjf+oHYfChEh7DNUUIbQZFL6vCSDfmQb4qhdrDMY4uoKqR3eItzU8jFJnqXBiuOFEht6LSm/7r9M&#10;pJx1utu6p+l8M/3ctFd6S0/nH6WGg+5lASJQF+7m//S7jvUnKfw9EyeQq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y0eSxgAAANwAAAAPAAAAAAAAAAAAAAAAAJcCAABkcnMv&#10;ZG93bnJldi54bWxQSwUGAAAAAAQABAD1AAAAigMAAAAA&#10;" filled="f" strokecolor="#999898" strokeweight="10209emu">
                                                                                                                                    <v:path arrowok="t" o:connecttype="custom" o:connectlocs="0,0;56,0" o:connectangles="0,0"/>
                                                                                                                                    <o:lock v:ext="edit" verticies="t"/>
                                                                                                                                  </v:polyline>
                                                                                                                                  <v:group id="Group 64" o:spid="_x0000_s1151" style="position:absolute;left:6312;top:-162;width:0;height:873" coordorigin="6312,-162" coordsize="0,8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Xf83nDAAAA3AAAAA8A&#10;AAAAAAAAAAAAAAAAqQIAAGRycy9kb3ducmV2LnhtbFBLBQYAAAAABAAEAPoAAACZAwAAAAA=&#10;">
                                                                                                                                    <v:polyline id="Freeform 187" o:spid="_x0000_s1152" style="position:absolute;visibility:visible;mso-wrap-style:square;v-text-anchor:top" points="12624,-324,12624,549" coordsize="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qGGVwgAA&#10;ANwAAAAPAAAAZHJzL2Rvd25yZXYueG1sRE9Na8JAEL0L/Q/LCL2ZjQqxpFmlFErtIYJp6XnIjkna&#10;7GzIrnH9965Q6G0e73OKXTC9mGh0nWUFyyQFQVxb3XGj4OvzbfEEwnlkjb1lUnAlB7vtw6zAXNsL&#10;H2mqfCNiCLscFbTeD7mUrm7JoEvsQBy5kx0N+gjHRuoRLzHc9HKVppk02HFsaHGg15bq3+psFFTf&#10;p/QHp1X5Hqr1JpQfcuCDVOpxHl6eQXgK/l/8597rOH+dwf2ZeIH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oYZXCAAAA3AAAAA8AAAAAAAAAAAAAAAAAlwIAAGRycy9kb3du&#10;cmV2LnhtbFBLBQYAAAAABAAEAPUAAACGAwAAAAA=&#10;" filled="f" strokecolor="#999898" strokeweight="10209emu">
                                                                                                                                      <v:path arrowok="t" o:connecttype="custom" o:connectlocs="0,-162;0,711" o:connectangles="0,0"/>
                                                                                                                                      <o:lock v:ext="edit" verticies="t"/>
                                                                                                                                    </v:polyline>
                                                                                                                                    <v:group id="Group 65" o:spid="_x0000_s1153" style="position:absolute;left:6284;top:711;width:56;height:0" coordorigin="6284,711"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QciVxAAAANwAAAAPAAAAZHJzL2Rvd25yZXYueG1sRE9La8JAEL4L/Q/LFHoz&#10;mzTUljSriNTSgxTUQultyI5JMDsbsmse/94VCt7m43tOvhpNI3rqXG1ZQRLFIIgLq2suFfwct/M3&#10;EM4ja2wsk4KJHKyWD7McM20H3lN/8KUIIewyVFB532ZSuqIigy6yLXHgTrYz6APsSqk7HEK4aeRz&#10;HC+kwZpDQ4UtbSoqzoeLUfA54LBOk49+dz5tpr/jy/fvLiGlnh7H9TsIT6O/i//dXzrMT1/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QciVxAAAANwAAAAP&#10;AAAAAAAAAAAAAAAAAKkCAABkcnMvZG93bnJldi54bWxQSwUGAAAAAAQABAD6AAAAmgMAAAAA&#10;">
                                                                                                                                      <v:polyline id="Freeform 186" o:spid="_x0000_s1154" style="position:absolute;visibility:visible;mso-wrap-style:square;v-text-anchor:top" points="12568,1422,12624,142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k2XxQAA&#10;ANwAAAAPAAAAZHJzL2Rvd25yZXYueG1sRI9BT8JAEIXvJv6HzZh4k62KAoWFGIHEGwE5cBy6Q9vQ&#10;na27ayn+eudg4u1N5s03780WvWtURyHWng08DjJQxIW3NZcG9p/rhzGomJAtNp7JwJUiLOa3NzPM&#10;rb/wlrpdKpVAOOZooEqpzbWORUUO48C3xLI7+eAwyRhKbQNeBO4a/ZRlr9phzfKhwpbeKyrOu28n&#10;lKMdbtbhZTRZjb5W3ZmWw8Pxx5j7u/5tCipRn/7Nf9cfVuI/S1opIwr0/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GTZfFAAAA3AAAAA8AAAAAAAAAAAAAAAAAlwIAAGRycy9k&#10;b3ducmV2LnhtbFBLBQYAAAAABAAEAPUAAACJAwAAAAA=&#10;" filled="f" strokecolor="#999898" strokeweight="10209emu">
                                                                                                                                        <v:path arrowok="t" o:connecttype="custom" o:connectlocs="0,0;56,0" o:connectangles="0,0"/>
                                                                                                                                        <o:lock v:ext="edit" verticies="t"/>
                                                                                                                                      </v:polyline>
                                                                                                                                      <v:group id="Group 66" o:spid="_x0000_s1155" style="position:absolute;left:6677;top:-1;width:56;height:0" coordorigin="6677,-1"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polyline id="Freeform 185" o:spid="_x0000_s1156" style="position:absolute;visibility:visible;mso-wrap-style:square;v-text-anchor:top" points="13354,-2,13410,-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jLsxQAA&#10;ANwAAAAPAAAAZHJzL2Rvd25yZXYueG1sRI9BT8MwDIXvSPyHyEjcWAoqG5SlE4JN2g0xOHD0GtNW&#10;bZyShK7s1+PDpN2e5efP7y1Xk+vVSCG2ng3czjJQxJW3LdcGPj82Nw+gYkK22HsmA38UYVVeXiyx&#10;sP7A7zTuUq0EwrFAA01KQ6F1rBpyGGd+IJbdtw8Ok4yh1jbgQeCu13dZNtcOW5YPDQ700lDV7X6d&#10;UPY2f9uE+8XjevGzHjt6zb/2R2Our6bnJ1CJpnQ2n663VuLnEl/KiAJd/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2MuzFAAAA3AAAAA8AAAAAAAAAAAAAAAAAlwIAAGRycy9k&#10;b3ducmV2LnhtbFBLBQYAAAAABAAEAPUAAACJAwAAAAA=&#10;" filled="f" strokecolor="#999898" strokeweight="10209emu">
                                                                                                                                          <v:path arrowok="t" o:connecttype="custom" o:connectlocs="0,0;56,0" o:connectangles="0,0"/>
                                                                                                                                          <o:lock v:ext="edit" verticies="t"/>
                                                                                                                                        </v:polyline>
                                                                                                                                        <v:group id="Group 67" o:spid="_x0000_s1157" style="position:absolute;left:6705;top:-1;width:0;height:812" coordorigin="6705,-1" coordsize="0,81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4oYHxAAAANwAAAAPAAAAZHJzL2Rvd25yZXYueG1sRE9La8JAEL4X/A/LCL01&#10;m2hbJGYVkVp6CIWqIN6G7JgEs7Mhu83j33cLhd7m43tOth1NI3rqXG1ZQRLFIIgLq2suFZxPh6cV&#10;COeRNTaWScFEDrab2UOGqbYDf1F/9KUIIexSVFB536ZSuqIigy6yLXHgbrYz6APsSqk7HEK4aeQi&#10;jl+lwZpDQ4Ut7Ssq7sdvo+B9wGG3TN76/H7bT9fTy+clT0ipx/m4W4PwNPp/8Z/7Q4f5z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4oYHxAAAANwAAAAP&#10;AAAAAAAAAAAAAAAAAKkCAABkcnMvZG93bnJldi54bWxQSwUGAAAAAAQABAD6AAAAmgMAAAAA&#10;">
                                                                                                                                          <v:shape id="Freeform 184" o:spid="_x0000_s1158" style="position:absolute;left:13410;top:-2;width:0;height:811;visibility:visible;mso-wrap-style:square;v-text-anchor:top" coordsize="0,8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LPiwgAA&#10;ANwAAAAPAAAAZHJzL2Rvd25yZXYueG1sRE9LawIxEL4X/A9hBG81q0ipq1FUqPVSwQd4HTbjbnAz&#10;WZLU3frrm4LQ23x8z5kvO1uLO/lgHCsYDTMQxIXThksF59PH6zuIEJE11o5JwQ8FWC56L3PMtWv5&#10;QPdjLEUK4ZCjgirGJpcyFBVZDEPXECfu6rzFmKAvpfbYpnBby3GWvUmLhlNDhQ1tKipux2+r4Gs1&#10;mnoTPx/bfTaRplhfZNtdlBr0u9UMRKQu/ouf7p1O8ydj+HsmXSA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Es+LCAAAA3AAAAA8AAAAAAAAAAAAAAAAAlwIAAGRycy9kb3du&#10;cmV2LnhtbFBLBQYAAAAABAAEAPUAAACGAwAAAAA=&#10;" path="m0,0l0,812e" filled="f" strokecolor="#999898" strokeweight="10209emu">
                                                                                                                                            <v:path arrowok="t" o:connecttype="custom" o:connectlocs="0,-1;0,810" o:connectangles="0,0"/>
                                                                                                                                            <o:lock v:ext="edit" verticies="t"/>
                                                                                                                                          </v:shape>
                                                                                                                                          <v:group id="Group 68" o:spid="_x0000_s1159" style="position:absolute;left:6677;top:810;width:56;height:0" coordorigin="6677,810"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polyline id="Freeform 183" o:spid="_x0000_s1160" style="position:absolute;visibility:visible;mso-wrap-style:square;v-text-anchor:top" points="13354,1620,13410,1620"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zTTvxgAA&#10;ANwAAAAPAAAAZHJzL2Rvd25yZXYueG1sRI9Bb8IwDIXvSPsPkSftBummQqEQ0LSBxG0a24Gjaby2&#10;onG6JJTCryeTkHaz9d77/LxY9aYRHTlfW1bwPEpAEBdW11wq+P7aDKcgfEDW2FgmBRfysFo+DBaY&#10;a3vmT+p2oRQRwj5HBVUIbS6lLyoy6Ee2JY7aj3UGQ1xdKbXDc4SbRr4kyUQarDleqLClt4qK4+5k&#10;IuWg04+NG2ezdfa77o70nu4PV6WeHvvXOYhAffg339NbHeunKfw9Eye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4zTTvxgAAANwAAAAPAAAAAAAAAAAAAAAAAJcCAABkcnMv&#10;ZG93bnJldi54bWxQSwUGAAAAAAQABAD1AAAAigMAAAAA&#10;" filled="f" strokecolor="#999898" strokeweight="10209emu">
                                                                                                                                              <v:path arrowok="t" o:connecttype="custom" o:connectlocs="0,0;56,0" o:connectangles="0,0"/>
                                                                                                                                              <o:lock v:ext="edit" verticies="t"/>
                                                                                                                                            </v:polyline>
                                                                                                                                            <v:group id="Group 69" o:spid="_x0000_s1161" style="position:absolute;left:7777;top:-629;width:56;height:0" coordorigin="7777,-629"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2YAEwwAAANwAAAAPAAAAZHJzL2Rvd25yZXYueG1sRE9Li8IwEL4L/ocwgrc1&#10;ra6ydI0iouJBFnzAsrehGdtiMylNbOu/3wiCt/n4njNfdqYUDdWusKwgHkUgiFOrC84UXM7bjy8Q&#10;ziNrLC2Tggc5WC76vTkm2rZ8pObkMxFC2CWoIPe+SqR0aU4G3chWxIG72tqgD7DOpK6xDeGmlOMo&#10;mkmDBYeGHCta55TeTnejYNdiu5rEm+Zwu64ff+fpz+8hJqWGg271DcJT59/il3uvw/zPK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3ZgATDAAAA3AAAAA8A&#10;AAAAAAAAAAAAAAAAqQIAAGRycy9kb3ducmV2LnhtbFBLBQYAAAAABAAEAPoAAACZAwAAAAA=&#10;">
                                                                                                                                              <v:polyline id="Freeform 182" o:spid="_x0000_s1162" style="position:absolute;visibility:visible;mso-wrap-style:square;v-text-anchor:top" points="15554,-1258,15610,-1258"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Uw8DxgAA&#10;ANwAAAAPAAAAZHJzL2Rvd25yZXYueG1sRI9Bb8IwDIXvk/gPkSdxG+lQoaMjILSBxG2C7cDRNF5b&#10;0TglCaXw65dJk3az9d77/Dxf9qYRHTlfW1bwPEpAEBdW11wq+PrcPL2A8AFZY2OZFNzIw3IxeJhj&#10;ru2Vd9TtQykihH2OCqoQ2lxKX1Rk0I9sSxy1b+sMhri6UmqH1wg3jRwnyVQarDleqLClt4qK0/5i&#10;IuWo04+Nm2SzdXZedyd6Tw/Hu1LDx371CiJQH/7Nf+mtjvXTKfw+EyeQi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Uw8DxgAAANwAAAAPAAAAAAAAAAAAAAAAAJcCAABkcnMv&#10;ZG93bnJldi54bWxQSwUGAAAAAAQABAD1AAAAigMAAAAA&#10;" filled="f" strokecolor="#999898" strokeweight="10209emu">
                                                                                                                                                <v:path arrowok="t" o:connecttype="custom" o:connectlocs="0,0;56,0" o:connectangles="0,0"/>
                                                                                                                                                <o:lock v:ext="edit" verticies="t"/>
                                                                                                                                              </v:polyline>
                                                                                                                                              <v:group id="Group 70" o:spid="_x0000_s1163" style="position:absolute;left:7805;top:-629;width:0;height:1043" coordorigin="7805,-629" coordsize="0,10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shape id="Freeform 181" o:spid="_x0000_s1164" style="position:absolute;left:15610;top:-1258;width:0;height:1044;visibility:visible;mso-wrap-style:square;v-text-anchor:top" coordsize="0,10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g7bSxAAA&#10;ANwAAAAPAAAAZHJzL2Rvd25yZXYueG1sRI9Pa8MwDMXvg34Ho8Iuo3XWrSWkdUsYFHYaW/+dRazG&#10;obEcYq/Jvv10GOwm8Z7e+2mzG32r7tTHJrCB53kGirgKtuHawOm4n+WgYkK22AYmAz8UYbedPGyw&#10;sGHgL7ofUq0khGOBBlxKXaF1rBx5jPPQEYt2Db3HJGtfa9vjIOG+1YssW2mPDUuDw47eHFW3w7c3&#10;cKYX612Z48dtCPnT/lIu4+LTmMfpWK5BJRrTv/nv+t0K/qvQyjMygd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6oO20sQAAADcAAAADwAAAAAAAAAAAAAAAACXAgAAZHJzL2Rv&#10;d25yZXYueG1sUEsFBgAAAAAEAAQA9QAAAIgDAAAAAA==&#10;" path="m0,0l0,1043e" filled="f" strokecolor="#999898" strokeweight="10209emu">
                                                                                                                                                  <v:path arrowok="t" o:connecttype="custom" o:connectlocs="0,-630;0,414" o:connectangles="0,0"/>
                                                                                                                                                  <o:lock v:ext="edit" verticies="t"/>
                                                                                                                                                </v:shape>
                                                                                                                                                <v:group id="Group 71" o:spid="_x0000_s1165" style="position:absolute;left:7777;top:415;width:56;height:0" coordorigin="7777,415"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lIoBxAAAANwAAAAPAAAAZHJzL2Rvd25yZXYueG1sRE9La8JAEL4X/A/LCL3V&#10;TWwrGrOKiC09iOADxNuQnTwwOxuy2yT++26h0Nt8fM9J14OpRUetqywriCcRCOLM6ooLBZfzx8sc&#10;hPPIGmvLpOBBDtar0VOKibY9H6k7+UKEEHYJKii9bxIpXVaSQTexDXHgctsa9AG2hdQt9iHc1HIa&#10;RTNpsOLQUGJD25Ky++nbKPjssd+8xrtuf8+3j9v5/XDdx6TU83jYLEF4Gvy/+M/9pcP8twX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MlIoBxAAAANwAAAAP&#10;AAAAAAAAAAAAAAAAAKkCAABkcnMvZG93bnJldi54bWxQSwUGAAAAAAQABAD6AAAAmgMAAAAA&#10;">
                                                                                                                                                  <v:polyline id="Freeform 180" o:spid="_x0000_s1166" style="position:absolute;visibility:visible;mso-wrap-style:square;v-text-anchor:top" points="15554,830,15610,830"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6QxxQAA&#10;ANwAAAAPAAAAZHJzL2Rvd25yZXYueG1sRI9Bb8IwDIXvk/YfIk/abaRMMKAQ0MRA2m2C7cDRNKat&#10;aJySZKXbr58Pk7g9y8+f31useteojkKsPRsYDjJQxIW3NZcGvj63T1NQMSFbbDyTgR+KsFre3y0w&#10;t/7KO+r2qVQC4ZijgSqlNtc6FhU5jAPfEsvu5IPDJGMotQ14Fbhr9HOWvWiHNcuHCltaV1Sc999O&#10;KEc7+tiG8WS2mVw23ZneRofjrzGPD/3rHFSiPt3M/9fvVuKPJb6UEQV6+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IvpDHFAAAA3AAAAA8AAAAAAAAAAAAAAAAAlwIAAGRycy9k&#10;b3ducmV2LnhtbFBLBQYAAAAABAAEAPUAAACJAwAAAAA=&#10;" filled="f" strokecolor="#999898" strokeweight="10209emu">
                                                                                                                                                    <v:path arrowok="t" o:connecttype="custom" o:connectlocs="0,0;56,0" o:connectangles="0,0"/>
                                                                                                                                                    <o:lock v:ext="edit" verticies="t"/>
                                                                                                                                                  </v:polyline>
                                                                                                                                                  <v:group id="Group 72" o:spid="_x0000_s1167" style="position:absolute;left:5891;top:664;width:56;height:0" coordorigin="5891,664"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polyline id="Freeform 179" o:spid="_x0000_s1168" style="position:absolute;visibility:visible;mso-wrap-style:square;v-text-anchor:top" points="11782,1328,11838,1328"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Z/dxwAA&#10;ANwAAAAPAAAAZHJzL2Rvd25yZXYueG1sRI9Lb8IwEITvSP0P1lbiBk4RjzaNQRUPqTdU2kOPS7xN&#10;osTr1DYh8OtrJKTedjUz385mq940oiPnK8sKnsYJCOLc6ooLBV+fu9EzCB+QNTaWScGFPKyWD4MM&#10;U23P/EHdIRQiQtinqKAMoU2l9HlJBv3YtsRR+7HOYIirK6R2eI5w08hJksylwYrjhRJbWpeU14eT&#10;iZSjnu53brZ42S5+t11Nm+n38arU8LF/ewURqA//5nv6Xcf6swncnokTy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bGf3ccAAADcAAAADwAAAAAAAAAAAAAAAACXAgAAZHJz&#10;L2Rvd25yZXYueG1sUEsFBgAAAAAEAAQA9QAAAIsDAAAAAA==&#10;" filled="f" strokecolor="#999898" strokeweight="10209emu">
                                                                                                                                                      <v:path arrowok="t" o:connecttype="custom" o:connectlocs="0,0;56,0" o:connectangles="0,0"/>
                                                                                                                                                      <o:lock v:ext="edit" verticies="t"/>
                                                                                                                                                    </v:polyline>
                                                                                                                                                    <v:group id="Group 73" o:spid="_x0000_s1169" style="position:absolute;left:5919;top:664;width:0;height:454" coordorigin="5919,664" coordsize="0,4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ilKzbDAAAA3AAAAA8A&#10;AAAAAAAAAAAAAAAAqQIAAGRycy9kb3ducmV2LnhtbFBLBQYAAAAABAAEAPoAAACZAwAAAAA=&#10;">
                                                                                                                                                      <v:polyline id="Freeform 178" o:spid="_x0000_s1170" style="position:absolute;visibility:visible;mso-wrap-style:square;v-text-anchor:top" points="11838,1328,11838,1782" coordsize="0,4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Oc7exAAA&#10;ANwAAAAPAAAAZHJzL2Rvd25yZXYueG1sRE9Na8JAEL0L/Q/LFLyIblpqG6KrSKlYL4VGL97G7DQJ&#10;zc6G3TVJ/31XELzN433Ocj2YRnTkfG1ZwdMsAUFcWF1zqeB42E5TED4ga2wsk4I/8rBePYyWmGnb&#10;8zd1eShFDGGfoYIqhDaT0hcVGfQz2xJH7sc6gyFCV0rtsI/hppHPSfIqDdYcGyps6b2i4je/GAUf&#10;/Vfx1nfpcbLXZ7NzeEoPm7lS48dhswARaAh38c39qeP8+Qtcn4kXyN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TnO3sQAAADcAAAADwAAAAAAAAAAAAAAAACXAgAAZHJzL2Rv&#10;d25yZXYueG1sUEsFBgAAAAAEAAQA9QAAAIgDAAAAAA==&#10;" filled="f" strokecolor="#999898" strokeweight="10209emu">
                                                                                                                                                        <v:path arrowok="t" o:connecttype="custom" o:connectlocs="0,664;0,1118" o:connectangles="0,0"/>
                                                                                                                                                        <o:lock v:ext="edit" verticies="t"/>
                                                                                                                                                      </v:polyline>
                                                                                                                                                      <v:group id="Group 74" o:spid="_x0000_s1171" style="position:absolute;left:5891;top:1118;width:56;height:0" coordorigin="5891,1118"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AAW2cIAAADcAAAADwAA&#10;AAAAAAAAAAAAAACpAgAAZHJzL2Rvd25yZXYueG1sUEsFBgAAAAAEAAQA+gAAAJgDAAAAAA==&#10;">
                                                                                                                                                        <v:polyline id="Freeform 177" o:spid="_x0000_s1172" style="position:absolute;visibility:visible;mso-wrap-style:square;v-text-anchor:top" points="11782,2236,11838,2236"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ipnexgAA&#10;ANwAAAAPAAAAZHJzL2Rvd25yZXYueG1sRI9La8MwEITvgf4HsYXcErklT8dKKHlAbyVpDzlurK1t&#10;bK0cSXXc/vqqUMhtl5n5djbb9KYRHTlfWVbwNE5AEOdWV1wo+Hg/jBYgfEDW2FgmBd/kYbN+GGSY&#10;anvjI3WnUIgIYZ+igjKENpXS5yUZ9GPbEkft0zqDIa6ukNrhLcJNI5+TZCYNVhwvlNjStqS8Pn2Z&#10;SLnoydvBTefL/fy672raTc6XH6WGj/3LCkSgPtzN/+lXHetPZ/D3TJxAr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ipnexgAAANwAAAAPAAAAAAAAAAAAAAAAAJcCAABkcnMv&#10;ZG93bnJldi54bWxQSwUGAAAAAAQABAD1AAAAigMAAAAA&#10;" filled="f" strokecolor="#999898" strokeweight="10209emu">
                                                                                                                                                          <v:path arrowok="t" o:connecttype="custom" o:connectlocs="0,0;56,0" o:connectangles="0,0"/>
                                                                                                                                                          <o:lock v:ext="edit" verticies="t"/>
                                                                                                                                                        </v:polyline>
                                                                                                                                                        <v:group id="Group 75" o:spid="_x0000_s1173" style="position:absolute;left:6284;top:400;width:56;height:0" coordorigin="6284,400"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ni01wwAAANwAAAAPAAAAZHJzL2Rvd25yZXYueG1sRE9Li8IwEL4v+B/CCN40&#10;raIuXaOIqHgQwQcsexuasS02k9LEtv77zYKwt/n4nrNYdaYUDdWusKwgHkUgiFOrC84U3K674ScI&#10;55E1lpZJwYscrJa9jwUm2rZ8pubiMxFC2CWoIPe+SqR0aU4G3chWxIG729qgD7DOpK6xDeGmlOMo&#10;mkmDBYeGHCva5JQ+Lk+jYN9iu57E2+b4uG9eP9fp6fsYk1KDfrf+AuGp8//it/ugw/zpHP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eeLTXDAAAA3AAAAA8A&#10;AAAAAAAAAAAAAAAAqQIAAGRycy9kb3ducmV2LnhtbFBLBQYAAAAABAAEAPoAAACZAwAAAAA=&#10;">
                                                                                                                                                          <v:polyline id="Freeform 176" o:spid="_x0000_s1174" style="position:absolute;visibility:visible;mso-wrap-style:square;v-text-anchor:top" points="12568,800,12624,800"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Wag3xQAA&#10;ANwAAAAPAAAAZHJzL2Rvd25yZXYueG1sRI9Bb8IwDIXvk/YfIk/abaRMMKAQ0MRA2m2C7cDRNKat&#10;aJySZKXbr58Pk7g9y8+f31useteojkKsPRsYDjJQxIW3NZcGvj63T1NQMSFbbDyTgR+KsFre3y0w&#10;t/7KO+r2qVQC4ZijgSqlNtc6FhU5jAPfEsvu5IPDJGMotQ14Fbhr9HOWvWiHNcuHCltaV1Sc999O&#10;KEc7+tiG8WS2mVw23ZneRofjrzGPD/3rHFSiPt3M/9fvVuKPJa2UEQV6+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xZqDfFAAAA3AAAAA8AAAAAAAAAAAAAAAAAlwIAAGRycy9k&#10;b3ducmV2LnhtbFBLBQYAAAAABAAEAPUAAACJAwAAAAA=&#10;" filled="f" strokecolor="#999898" strokeweight="10209emu">
                                                                                                                                                            <v:path arrowok="t" o:connecttype="custom" o:connectlocs="0,0;56,0" o:connectangles="0,0"/>
                                                                                                                                                            <o:lock v:ext="edit" verticies="t"/>
                                                                                                                                                          </v:polyline>
                                                                                                                                                          <v:group id="Group 76" o:spid="_x0000_s1175" style="position:absolute;left:6312;top:400;width:0;height:779" coordorigin="6312,400" coordsize="0,7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polyline id="Freeform 175" o:spid="_x0000_s1176" style="position:absolute;visibility:visible;mso-wrap-style:square;v-text-anchor:top" points="12624,800,12624,1579" coordsize="0,7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PUp7wgAA&#10;ANwAAAAPAAAAZHJzL2Rvd25yZXYueG1sRI9BT8MwDIXvSPyHyEhc0JbCYaBuaYWQENsNBtytxms6&#10;Gjtqwlb+PT4gcbP1nt/7vGnnOJoTTXkQdnC7rMAQd+IH7h18vD8vHsDkguxxFCYHP5ShbS4vNlh7&#10;OfMbnfalNxrCuUYHoZRUW5u7QBHzUhKxageZIhZdp976Cc8aHkd7V1UrG3FgbQiY6ClQ97X/jg5s&#10;unnpP8NueD1K2Jb7nEhk59z11fy4BlNoLv/mv+utV/yV4uszOoFt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9SnvCAAAA3AAAAA8AAAAAAAAAAAAAAAAAlwIAAGRycy9kb3du&#10;cmV2LnhtbFBLBQYAAAAABAAEAPUAAACGAwAAAAA=&#10;" filled="f" strokecolor="#999898" strokeweight="10209emu">
                                                                                                                                                              <v:path arrowok="t" o:connecttype="custom" o:connectlocs="0,400;0,1179" o:connectangles="0,0"/>
                                                                                                                                                              <o:lock v:ext="edit" verticies="t"/>
                                                                                                                                                            </v:polyline>
                                                                                                                                                            <v:group id="Group 77" o:spid="_x0000_s1177" style="position:absolute;left:6284;top:1179;width:56;height:0" coordorigin="6284,1179"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lX2mfDAAAA3AAAAA8A&#10;AAAAAAAAAAAAAAAAqQIAAGRycy9kb3ducmV2LnhtbFBLBQYAAAAABAAEAPoAAACZAwAAAAA=&#10;">
                                                                                                                                                              <v:polyline id="Freeform 174" o:spid="_x0000_s1178" style="position:absolute;visibility:visible;mso-wrap-style:square;v-text-anchor:top" points="12568,2358,12624,2358"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VVgxwAA&#10;ANwAAAAPAAAAZHJzL2Rvd25yZXYueG1sRI9Lb8IwEITvSP0P1lbiBk4RjzbFQYiH1FsF7aHHJd4m&#10;UeJ1sE0I/fV1pUrcdjUz384uV71pREfOV5YVPI0TEMS51RUXCj4/9qNnED4ga2wsk4IbeVhlD4Ml&#10;ptpe+UDdMRQiQtinqKAMoU2l9HlJBv3YtsRR+7bOYIirK6R2eI1w08hJksylwYrjhRJb2pSU18eL&#10;iZSTnr7v3Wzxslucd11N2+nX6Uep4WO/fgURqA9383/6Tcf68wn8PRMnkNk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91VYMcAAADcAAAADwAAAAAAAAAAAAAAAACXAgAAZHJz&#10;L2Rvd25yZXYueG1sUEsFBgAAAAAEAAQA9QAAAIsDAAAAAA==&#10;" filled="f" strokecolor="#999898" strokeweight="10209emu">
                                                                                                                                                                <v:path arrowok="t" o:connecttype="custom" o:connectlocs="0,0;56,0" o:connectangles="0,0"/>
                                                                                                                                                                <o:lock v:ext="edit" verticies="t"/>
                                                                                                                                                              </v:polyline>
                                                                                                                                                              <v:group id="Group 78" o:spid="_x0000_s1179" style="position:absolute;left:6677;top:426;width:56;height:0" coordorigin="6677,426"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snhi8IAAADcAAAADwAA&#10;AAAAAAAAAAAAAACpAgAAZHJzL2Rvd25yZXYueG1sUEsFBgAAAAAEAAQA+gAAAJgDAAAAAA==&#10;">
                                                                                                                                                                <v:polyline id="Freeform 173" o:spid="_x0000_s1180" style="position:absolute;visibility:visible;mso-wrap-style:square;v-text-anchor:top" points="13354,852,13410,85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GiPxgAA&#10;ANwAAAAPAAAAZHJzL2Rvd25yZXYueG1sRI9Bb8IwDIXvk/gPkSdxG+lQoaMjILSBxG2C7cDRNF5b&#10;0TglCaXw65dJk3az9d77/Dxf9qYRHTlfW1bwPEpAEBdW11wq+PrcPL2A8AFZY2OZFNzIw3IxeJhj&#10;ru2Vd9TtQykihH2OCqoQ2lxKX1Rk0I9sSxy1b+sMhri6UmqH1wg3jRwnyVQarDleqLClt4qK0/5i&#10;IuWo04+Nm2SzdXZedyd6Tw/Hu1LDx371CiJQH/7Nf+mtjvWnKfw+EyeQi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eGiPxgAAANwAAAAPAAAAAAAAAAAAAAAAAJcCAABkcnMv&#10;ZG93bnJldi54bWxQSwUGAAAAAAQABAD1AAAAigMAAAAA&#10;" filled="f" strokecolor="#999898" strokeweight="10209emu">
                                                                                                                                                                  <v:path arrowok="t" o:connecttype="custom" o:connectlocs="0,0;56,0" o:connectangles="0,0"/>
                                                                                                                                                                  <o:lock v:ext="edit" verticies="t"/>
                                                                                                                                                                </v:polyline>
                                                                                                                                                                <v:group id="Group 79" o:spid="_x0000_s1181" style="position:absolute;left:6705;top:426;width:0;height:606" coordorigin="6705,426" coordsize="0,6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mzcZMIAAADcAAAADwAA&#10;AAAAAAAAAAAAAACpAgAAZHJzL2Rvd25yZXYueG1sUEsFBgAAAAAEAAQA+gAAAJgDAAAAAA==&#10;">
                                                                                                                                                                  <v:polyline id="Freeform 172" o:spid="_x0000_s1182" style="position:absolute;visibility:visible;mso-wrap-style:square;v-text-anchor:top" points="13410,852,13410,1458" coordsize="0,6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6G34wgAA&#10;ANwAAAAPAAAAZHJzL2Rvd25yZXYueG1sRE/JasMwEL0X8g9iCr01cosxxrUSSiHQQwjYLoTcBmu8&#10;UGtkJCVx/r4KBHqbx1un3C5mEhdyfrSs4G2dgCBurR65V/DT7F5zED4ga5wsk4IbedhuVk8lFtpe&#10;uaJLHXoRQ9gXqGAIYS6k9O1ABv3azsSR66wzGCJ0vdQOrzHcTPI9STJpcOTYMOBMXwO1v/XZKDgc&#10;+vY0Z5VvqubozLlL83qfKvXyvHx+gAi0hH/xw/2t4/wsg/sz8QK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obfjCAAAA3AAAAA8AAAAAAAAAAAAAAAAAlwIAAGRycy9kb3du&#10;cmV2LnhtbFBLBQYAAAAABAAEAPUAAACGAwAAAAA=&#10;" filled="f" strokecolor="#999898" strokeweight="10209emu">
                                                                                                                                                                    <v:path arrowok="t" o:connecttype="custom" o:connectlocs="0,426;0,1032" o:connectangles="0,0"/>
                                                                                                                                                                    <o:lock v:ext="edit" verticies="t"/>
                                                                                                                                                                  </v:polyline>
                                                                                                                                                                  <v:group id="Group 80" o:spid="_x0000_s1183" style="position:absolute;left:6677;top:1032;width:56;height:0" coordorigin="6677,1032"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8ueIwwAAANwAAAAPAAAAZHJzL2Rvd25yZXYueG1sRE9Li8IwEL4L/ocwgrc1&#10;rbK6dI0iouJBFnzAsrehGdtiMylNbOu/3wiCt/n4njNfdqYUDdWusKwgHkUgiFOrC84UXM7bjy8Q&#10;ziNrLC2Tggc5WC76vTkm2rZ8pObkMxFC2CWoIPe+SqR0aU4G3chWxIG72tqgD7DOpK6xDeGmlOMo&#10;mkqDBYeGHCta55TeTnejYNdiu5rEm+Zwu64ff+fPn99DTEoNB93qG4Snzr/FL/deh/nT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ny54jDAAAA3AAAAA8A&#10;AAAAAAAAAAAAAAAAqQIAAGRycy9kb3ducmV2LnhtbFBLBQYAAAAABAAEAPoAAACZAwAAAAA=&#10;">
                                                                                                                                                                    <v:polyline id="Freeform 171" o:spid="_x0000_s1184" style="position:absolute;visibility:visible;mso-wrap-style:square;v-text-anchor:top" points="13354,2064,13410,2064"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NWKKxgAA&#10;ANwAAAAPAAAAZHJzL2Rvd25yZXYueG1sRI9Pb8IwDMXvk/YdIk/abaRMjD+FgCYG0m4TbAeOpjFt&#10;ReOUJCvdPv18mMTtWX7++b3FqneN6ijE2rOB4SADRVx4W3Np4Otz+zQFFROyxcYzGfihCKvl/d0C&#10;c+uvvKNun0olEI45GqhSanOtY1GRwzjwLbHsTj44TDKGUtuAV4G7Rj9n2Vg7rFk+VNjSuqLivP92&#10;Qjna0cc2vExmm8ll053pbXQ4/hrz+NC/zkEl6tPN/H/9biX+WNJKGVG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NWKKxgAAANwAAAAPAAAAAAAAAAAAAAAAAJcCAABkcnMv&#10;ZG93bnJldi54bWxQSwUGAAAAAAQABAD1AAAAigMAAAAA&#10;" filled="f" strokecolor="#999898" strokeweight="10209emu">
                                                                                                                                                                      <v:path arrowok="t" o:connecttype="custom" o:connectlocs="0,0;56,0" o:connectangles="0,0"/>
                                                                                                                                                                      <o:lock v:ext="edit" verticies="t"/>
                                                                                                                                                                    </v:polyline>
                                                                                                                                                                    <v:group id="Group 81" o:spid="_x0000_s1185" style="position:absolute;left:7777;top:491;width:56;height:0" coordorigin="7777,491"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dZhwwAAANwAAAAPAAAAZHJzL2Rvd25yZXYueG1sRE9Li8IwEL4L/ocwgrc1&#10;rbLido0iouJBFnzAsrehGdtiMylNbOu/3wiCt/n4njNfdqYUDdWusKwgHkUgiFOrC84UXM7bjxkI&#10;55E1lpZJwYMcLBf93hwTbVs+UnPymQgh7BJUkHtfJVK6NCeDbmQr4sBdbW3QB1hnUtfYhnBTynEU&#10;TaXBgkNDjhWtc0pvp7tRsGuxXU3iTXO4XdePv/Pnz+8hJqWGg271DcJT59/il3uvw/zp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ch1mHDAAAA3AAAAA8A&#10;AAAAAAAAAAAAAAAAqQIAAGRycy9kb3ducmV2LnhtbFBLBQYAAAAABAAEAPoAAACZAwAAAAA=&#10;">
                                                                                                                                                                      <v:polyline id="Freeform 170" o:spid="_x0000_s1186" style="position:absolute;visibility:visible;mso-wrap-style:square;v-text-anchor:top" points="15554,982,15610,98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vhRxQAA&#10;ANwAAAAPAAAAZHJzL2Rvd25yZXYueG1sRI9BT8JAEIXvJv6HzZh4k60ELFYWYhQSbkbk4HHojm1D&#10;d7bsrqXw652DCbc3mTffvDdfDq5VPYXYeDbwOMpAEZfeNlwZ2H2tH2agYkK22HomA2eKsFzc3syx&#10;sP7En9RvU6UEwrFAA3VKXaF1LGtyGEe+I5bdjw8Ok4yh0jbgSeCu1eMse9IOG5YPNXb0VlN52P46&#10;oezt5GMdpvnzKj+u+gO9T773F2Pu74bXF1CJhnQ1/19vrMTPJb6UEQV68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a+FHFAAAA3AAAAA8AAAAAAAAAAAAAAAAAlwIAAGRycy9k&#10;b3ducmV2LnhtbFBLBQYAAAAABAAEAPUAAACJAwAAAAA=&#10;" filled="f" strokecolor="#999898" strokeweight="10209emu">
                                                                                                                                                                        <v:path arrowok="t" o:connecttype="custom" o:connectlocs="0,0;56,0" o:connectangles="0,0"/>
                                                                                                                                                                        <o:lock v:ext="edit" verticies="t"/>
                                                                                                                                                                      </v:polyline>
                                                                                                                                                                      <v:group id="Group 82" o:spid="_x0000_s1187" style="position:absolute;left:7805;top:491;width:0;height:623" coordorigin="7805,491" coordsize="0,6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jky6xAAAANwAAAAPAAAAZHJzL2Rvd25yZXYueG1sRE9La8JAEL4X/A/LCL01&#10;myhtJWYVkVp6CIWqIN6G7JgEs7Mhu83j33cLhd7m43tOth1NI3rqXG1ZQRLFIIgLq2suFZxPh6cV&#10;COeRNTaWScFEDrab2UOGqbYDf1F/9KUIIexSVFB536ZSuqIigy6yLXHgbrYz6APsSqk7HEK4aeQi&#10;jl+kwZpDQ4Ut7Ssq7sdvo+B9wGG3TN76/H7bT9fT8+clT0ipx/m4W4PwNPp/8Z/7Q4f5r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8jky6xAAAANwAAAAP&#10;AAAAAAAAAAAAAAAAAKkCAABkcnMvZG93bnJldi54bWxQSwUGAAAAAAQABAD6AAAAmgMAAAAA&#10;">
                                                                                                                                                                        <v:polyline id="Freeform 169" o:spid="_x0000_s1188" style="position:absolute;visibility:visible;mso-wrap-style:square;v-text-anchor:top" points="15610,982,15610,1605" coordsize="0,6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kk1WwQAA&#10;ANwAAAAPAAAAZHJzL2Rvd25yZXYueG1sRE9LawIxEL4L/Q9hCt406Ra0bo1ShILgyQf2Ot1Md5du&#10;ZpYk6vrvm0Kht/n4nrNcD75TVwqxFbbwNDWgiCtxLdcWTsf3yQuomJAddsJk4U4R1quH0RJLJzfe&#10;0/WQapVDOJZooUmpL7WOVUMe41R64sx9SfCYMgy1dgFvOdx3ujBmpj22nBsa7GnTUPV9uHgLwUjo&#10;zOdO5MzFYnGePW/v+w9rx4/D2yuoREP6F/+5ty7Pnxfw+0y+QK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JNVsEAAADcAAAADwAAAAAAAAAAAAAAAACXAgAAZHJzL2Rvd25y&#10;ZXYueG1sUEsFBgAAAAAEAAQA9QAAAIUDAAAAAA==&#10;" filled="f" strokecolor="#999898" strokeweight="10209emu">
                                                                                                                                                                          <v:path arrowok="t" o:connecttype="custom" o:connectlocs="0,491;0,1114" o:connectangles="0,0"/>
                                                                                                                                                                          <o:lock v:ext="edit" verticies="t"/>
                                                                                                                                                                        </v:polyline>
                                                                                                                                                                        <v:group id="Group 83" o:spid="_x0000_s1189" style="position:absolute;left:7777;top:1114;width:56;height:0" coordorigin="7777,1114"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EHdWxAAAANwAAAAPAAAAZHJzL2Rvd25yZXYueG1sRE9La8JAEL4L/Q/LFHoz&#10;mzTUljSriNTSgxTUQultyI5JMDsbsmse/94VCt7m43tOvhpNI3rqXG1ZQRLFIIgLq2suFfwct/M3&#10;EM4ja2wsk4KJHKyWD7McM20H3lN/8KUIIewyVFB532ZSuqIigy6yLXHgTrYz6APsSqk7HEK4aeRz&#10;HC+kwZpDQ4UtbSoqzoeLUfA54LBOk49+dz5tpr/jy/fvLiGlnh7H9TsIT6O/i//dXzrMf03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jEHdWxAAAANwAAAAP&#10;AAAAAAAAAAAAAAAAAKkCAABkcnMvZG93bnJldi54bWxQSwUGAAAAAAQABAD6AAAAmgMAAAAA&#10;">
                                                                                                                                                                          <v:polyline id="Freeform 168" o:spid="_x0000_s1190" style="position:absolute;visibility:visible;mso-wrap-style:square;v-text-anchor:top" points="15554,2228,15610,2228"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of5SxgAA&#10;ANwAAAAPAAAAZHJzL2Rvd25yZXYueG1sRI9Bb8IwDIXvk/gPkZF2GylTR6EQ0LSBxG0acOBoGtNW&#10;NE6XZKXbryeTkHaz9d77/LxY9aYRHTlfW1YwHiUgiAuray4VHPabpykIH5A1NpZJwQ95WC0HDwvM&#10;tb3yJ3W7UIoIYZ+jgiqENpfSFxUZ9CPbEkftbJ3BEFdXSu3wGuGmkc9JMpEGa44XKmzpraLisvs2&#10;kXLS6cfGvWSzdfa17i70nh5Pv0o9DvvXOYhAffg339NbHetnKfw9Eye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of5SxgAAANwAAAAPAAAAAAAAAAAAAAAAAJcCAABkcnMv&#10;ZG93bnJldi54bWxQSwUGAAAAAAQABAD1AAAAigMAAAAA&#10;" filled="f" strokecolor="#999898" strokeweight="10209emu">
                                                                                                                                                                            <v:path arrowok="t" o:connecttype="custom" o:connectlocs="0,0;56,0" o:connectangles="0,0"/>
                                                                                                                                                                            <o:lock v:ext="edit" verticies="t"/>
                                                                                                                                                                          </v:polyline>
                                                                                                                                                                          <v:group id="Group 84" o:spid="_x0000_s1191" style="position:absolute;left:5891;top:986;width:56;height:0" coordorigin="5891,986"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tUq5wwAAANwAAAAPAAAAZHJzL2Rvd25yZXYueG1sRE9Li8IwEL4v+B/CCN40&#10;raIuXaOIqHgQwQcsexuasS02k9LEtv77zYKwt/n4nrNYdaYUDdWusKwgHkUgiFOrC84U3K674ScI&#10;55E1lpZJwYscrJa9jwUm2rZ8pubiMxFC2CWoIPe+SqR0aU4G3chWxIG729qgD7DOpK6xDeGmlOMo&#10;mkmDBYeGHCva5JQ+Lk+jYN9iu57E2+b4uG9eP9fp6fsYk1KDfrf+AuGp8//it/ugw/z5FP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O1SrnDAAAA3AAAAA8A&#10;AAAAAAAAAAAAAAAAqQIAAGRycy9kb3ducmV2LnhtbFBLBQYAAAAABAAEAPoAAACZAwAAAAA=&#10;">
                                                                                                                                                                            <v:polyline id="Freeform 167" o:spid="_x0000_s1192" style="position:absolute;visibility:visible;mso-wrap-style:square;v-text-anchor:top" points="11782,1972,11838,197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P8W+xgAA&#10;ANwAAAAPAAAAZHJzL2Rvd25yZXYueG1sRI9Bb8IwDIXvk/gPkSdxG+kmoKMjILSBxG2i24Gjaby2&#10;onG6JJTCrydIk3az9d77/Dxf9qYRHTlfW1bwPEpAEBdW11wq+P7aPL2C8AFZY2OZFFzIw3IxeJhj&#10;pu2Zd9TloRQRwj5DBVUIbSalLyoy6Ee2JY7aj3UGQ1xdKbXDc4SbRr4kyVQarDleqLCl94qKY34y&#10;kXLQ48+Nm6Szdfq77o70Md4frkoNH/vVG4hAffg3/6W3OtZPp3B/Jk4gF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P8W+xgAAANwAAAAPAAAAAAAAAAAAAAAAAJcCAABkcnMv&#10;ZG93bnJldi54bWxQSwUGAAAAAAQABAD1AAAAigMAAAAA&#10;" filled="f" strokecolor="#999898" strokeweight="10209emu">
                                                                                                                                                                              <v:path arrowok="t" o:connecttype="custom" o:connectlocs="0,0;56,0" o:connectangles="0,0"/>
                                                                                                                                                                              <o:lock v:ext="edit" verticies="t"/>
                                                                                                                                                                            </v:polyline>
                                                                                                                                                                            <v:group id="Group 85" o:spid="_x0000_s1193" style="position:absolute;left:5919;top:986;width:0;height:322" coordorigin="5919,986" coordsize="0,3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K3FVwwAAANwAAAAPAAAAZHJzL2Rvd25yZXYueG1sRE9Li8IwEL4L/ocwgjdN&#10;q+y6dI0iouJBFnzAsrehGdtiMylNbOu/3wiCt/n4njNfdqYUDdWusKwgHkcgiFOrC84UXM7b0RcI&#10;55E1lpZJwYMcLBf93hwTbVs+UnPymQgh7BJUkHtfJVK6NCeDbmwr4sBdbW3QB1hnUtfYhnBTykkU&#10;fUqDBYeGHCta55TeTnejYNdiu5rGm+Zwu64ff+ePn99DTEoNB93qG4Snzr/FL/deh/mz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wrcVXDAAAA3AAAAA8A&#10;AAAAAAAAAAAAAAAAqQIAAGRycy9kb3ducmV2LnhtbFBLBQYAAAAABAAEAPoAAACZAwAAAAA=&#10;">
                                                                                                                                                                              <v:polyline id="Freeform 166" o:spid="_x0000_s1194" style="position:absolute;visibility:visible;mso-wrap-style:square;v-text-anchor:top" points="11838,1972,11838,2294" coordsize="0,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0S/xQAA&#10;ANwAAAAPAAAAZHJzL2Rvd25yZXYueG1sRI9Pa8MwDMXvhX0Ho8FurbMy1i2rW8qgsGv/QXfTYjXO&#10;Zsshdtvk20+HQm8S7+m9n+bLPnh1oS41kQ08TwpQxFW0DdcG9rv1+A1UysgWfWQyMFCC5eJhNMfS&#10;xitv6LLNtZIQTiUacDm3pdapchQwTWJLLNopdgGzrF2tbYdXCQ9eT4viVQdsWBoctvTpqPrbnoOB&#10;l/7nfZhuzsff02BX3+vZwQfnjXl67FcfoDL1+W6+XX9ZwZ8JrTwjE+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vRL/FAAAA3AAAAA8AAAAAAAAAAAAAAAAAlwIAAGRycy9k&#10;b3ducmV2LnhtbFBLBQYAAAAABAAEAPUAAACJAwAAAAA=&#10;" filled="f" strokecolor="#999898" strokeweight="10209emu">
                                                                                                                                                                                <v:path arrowok="t" o:connecttype="custom" o:connectlocs="0,986;0,1308" o:connectangles="0,0"/>
                                                                                                                                                                                <o:lock v:ext="edit" verticies="t"/>
                                                                                                                                                                              </v:polyline>
                                                                                                                                                                              <v:group id="Group 86" o:spid="_x0000_s1195" style="position:absolute;left:5891;top:1308;width:56;height:0" coordorigin="5891,1308"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EC8xAAAANwAAAAPAAAAZHJzL2Rvd25yZXYueG1sRE9La8JAEL4X/A/LCL3V&#10;TSytGrOKiC09iOADxNuQnTwwOxuy2yT++26h0Nt8fM9J14OpRUetqywriCcRCOLM6ooLBZfzx8sc&#10;hPPIGmvLpOBBDtar0VOKibY9H6k7+UKEEHYJKii9bxIpXVaSQTexDXHgctsa9AG2hdQt9iHc1HIa&#10;Re/SYMWhocSGtiVl99O3UfDZY795jXfd/p5vH7fz2+G6j0mp5/GwWYLwNPh/8Z/7S4f5swX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EC8xAAAANwAAAAP&#10;AAAAAAAAAAAAAAAAAKkCAABkcnMvZG93bnJldi54bWxQSwUGAAAAAAQABAD6AAAAmgMAAAAA&#10;">
                                                                                                                                                                                <v:polyline id="Freeform 165" o:spid="_x0000_s1196" style="position:absolute;visibility:visible;mso-wrap-style:square;v-text-anchor:top" points="11782,2616,11838,2616"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T4h2xgAA&#10;ANwAAAAPAAAAZHJzL2Rvd25yZXYueG1sRI9Pb8IwDMXvk/YdIk/abaSb2IBCQNMGEreJPweOpjFt&#10;ReN0SVY6Pv18mMTtWX7++b3ZoneN6ijE2rOB50EGirjwtubSwH63ehqDignZYuOZDPxShMX8/m6G&#10;ufUX3lC3TaUSCMccDVQptbnWsajIYRz4llh2Jx8cJhlDqW3Ai8Bdo1+y7E07rFk+VNjSR0XFefvj&#10;hHK0w69VeB1NlqPvZXemz+HheDXm8aF/n4JK1Keb+f96bSX+WOJLGVGg5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T4h2xgAAANwAAAAPAAAAAAAAAAAAAAAAAJcCAABkcnMv&#10;ZG93bnJldi54bWxQSwUGAAAAAAQABAD1AAAAigMAAAAA&#10;" filled="f" strokecolor="#999898" strokeweight="10209emu">
                                                                                                                                                                                  <v:path arrowok="t" o:connecttype="custom" o:connectlocs="0,0;56,0" o:connectangles="0,0"/>
                                                                                                                                                                                  <o:lock v:ext="edit" verticies="t"/>
                                                                                                                                                                                </v:polyline>
                                                                                                                                                                                <v:group id="Group 87" o:spid="_x0000_s1197" style="position:absolute;left:6284;top:1010;width:56;height:0" coordorigin="6284,1010"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JWzydwQAAANwAAAAPAAAA&#10;AAAAAAAAAAAAAKkCAABkcnMvZG93bnJldi54bWxQSwUGAAAAAAQABAD6AAAAlwMAAAAA&#10;">
                                                                                                                                                                                  <v:polyline id="Freeform 164" o:spid="_x0000_s1198" style="position:absolute;visibility:visible;mso-wrap-style:square;v-text-anchor:top" points="12568,2020,12624,2020"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0bOaxgAA&#10;ANwAAAAPAAAAZHJzL2Rvd25yZXYueG1sRI9Bb8IwDIXvk/YfIk/abaRDbEBpQNMGEjc04MDRNKat&#10;2jhdkpXCrydIk3az9d77/JwtetOIjpyvLCt4HSQgiHOrKy4U7HerlwkIH5A1NpZJwYU8LOaPDxmm&#10;2p75m7ptKESEsE9RQRlCm0rp85IM+oFtiaN2ss5giKsrpHZ4jnDTyGGSvEuDFccLJbb0WVJeb39N&#10;pBz1aLNyb+Ppcvyz7Gr6Gh2OV6Wen/qPGYhAffg3/6XXOtafDOH+TJxAzm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0bOaxgAAANwAAAAPAAAAAAAAAAAAAAAAAJcCAABkcnMv&#10;ZG93bnJldi54bWxQSwUGAAAAAAQABAD1AAAAigMAAAAA&#10;" filled="f" strokecolor="#999898" strokeweight="10209emu">
                                                                                                                                                                                    <v:path arrowok="t" o:connecttype="custom" o:connectlocs="0,0;56,0" o:connectangles="0,0"/>
                                                                                                                                                                                    <o:lock v:ext="edit" verticies="t"/>
                                                                                                                                                                                  </v:polyline>
                                                                                                                                                                                  <v:group id="Group 88" o:spid="_x0000_s1199" style="position:absolute;left:6312;top:1010;width:0;height:282" coordorigin="6312,1010" coordsize="0,2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xQdxwgAAANwAAAAPAAAAZHJzL2Rvd25yZXYueG1sRE9Ni8IwEL0v+B/CCN7W&#10;tCsuUo0i4ooHEVYF8TY0Y1tsJqWJbf33RhC8zeN9zmzRmVI0VLvCsoJ4GIEgTq0uOFNwOv59T0A4&#10;j6yxtEwKHuRgMe99zTDRtuV/ag4+EyGEXYIKcu+rREqX5mTQDW1FHLirrQ36AOtM6hrbEG5K+RNF&#10;v9JgwaEhx4pWOaW3w90o2LTYLkfxutndrqvH5Tjen3cxKTXod8spCE+d/4jf7q0O8ycjeD0TLpDz&#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1sUHccIAAADcAAAADwAA&#10;AAAAAAAAAAAAAACpAgAAZHJzL2Rvd25yZXYueG1sUEsFBgAAAAAEAAQA+gAAAJgDAAAAAA==&#10;">
                                                                                                                                                                                    <v:polyline id="Freeform 163" o:spid="_x0000_s1200" style="position:absolute;visibility:visible;mso-wrap-style:square;v-text-anchor:top" points="12624,2020,12624,2302" coordsize="0,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yIRxAAA&#10;ANwAAAAPAAAAZHJzL2Rvd25yZXYueG1sRE/NasJAEL4LvsMyQi9SNw2taOoamkChlHow9gGG7JiE&#10;ZmdDdk2iT98tFLzNx/c7u3QyrRiod41lBU+rCARxaXXDlYLv0/vjBoTzyBpby6TgSg7S/Xy2w0Tb&#10;kY80FL4SIYRdggpq77tESlfWZNCtbEccuLPtDfoA+0rqHscQbloZR9FaGmw4NNTYUV5T+VNcjIKv&#10;fDtGxeFzeSvZvUzZOlte4kyph8X09grC0+Tv4n/3hw7zN8/w90y4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rsiEcQAAADcAAAADwAAAAAAAAAAAAAAAACXAgAAZHJzL2Rv&#10;d25yZXYueG1sUEsFBgAAAAAEAAQA9QAAAIgDAAAAAA==&#10;" filled="f" strokecolor="#999898" strokeweight="10209emu">
                                                                                                                                                                                      <v:path arrowok="t" o:connecttype="custom" o:connectlocs="0,1010;0,1292" o:connectangles="0,0"/>
                                                                                                                                                                                      <o:lock v:ext="edit" verticies="t"/>
                                                                                                                                                                                    </v:polyline>
                                                                                                                                                                                    <v:group id="Group 89" o:spid="_x0000_s1201" style="position:absolute;left:6284;top:1292;width:56;height:0" coordorigin="6284,1292"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2YDqexAAAANwAAAAP&#10;AAAAAAAAAAAAAAAAAKkCAABkcnMvZG93bnJldi54bWxQSwUGAAAAAAQABAD6AAAAmgMAAAAA&#10;">
                                                                                                                                                                                      <v:polyline id="Freeform 162" o:spid="_x0000_s1202" style="position:absolute;visibility:visible;mso-wrap-style:square;v-text-anchor:top" points="12568,2584,12624,2584"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6rWZxgAA&#10;ANwAAAAPAAAAZHJzL2Rvd25yZXYueG1sRI/NbsIwEITvSH0Ha5F6AwdEgaYxqOJH4laV9tDjEm+T&#10;KPE62G5IeXqMVKm3Xc3Mt7PZujeN6Mj5yrKCyTgBQZxbXXGh4PNjP1qC8AFZY2OZFPySh/XqYZBh&#10;qu2F36k7hkJECPsUFZQhtKmUPi/JoB/bljhq39YZDHF1hdQOLxFuGjlNkrk0WHG8UGJLm5Ly+vhj&#10;IuWkZ29797R43i3Ou66m7ezrdFXqcdi/voAI1Id/81/6oGP95Rzuz8QJ5Oo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6rWZxgAAANwAAAAPAAAAAAAAAAAAAAAAAJcCAABkcnMv&#10;ZG93bnJldi54bWxQSwUGAAAAAAQABAD1AAAAigMAAAAA&#10;" filled="f" strokecolor="#999898" strokeweight="10209emu">
                                                                                                                                                                                        <v:path arrowok="t" o:connecttype="custom" o:connectlocs="0,0;56,0" o:connectangles="0,0"/>
                                                                                                                                                                                        <o:lock v:ext="edit" verticies="t"/>
                                                                                                                                                                                      </v:polyline>
                                                                                                                                                                                      <v:group id="Group 90" o:spid="_x0000_s1203" style="position:absolute;left:6677;top:821;width:56;height:0" coordorigin="6677,821"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gFyxAAAANwAAAAP&#10;AAAAAAAAAAAAAAAAAKkCAABkcnMvZG93bnJldi54bWxQSwUGAAAAAAQABAD6AAAAmgMAAAAA&#10;">
                                                                                                                                                                                        <v:polyline id="Freeform 161" o:spid="_x0000_s1204" style="position:absolute;visibility:visible;mso-wrap-style:square;v-text-anchor:top" points="13354,1642,13410,164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YRwxgAA&#10;ANwAAAAPAAAAZHJzL2Rvd25yZXYueG1sRI9Pb8IwDMXvk/YdIk/abaSb2IBCQNMGEreJPweOpjFt&#10;ReN0SVY6Pv18mMTtWX7++b3ZoneN6ijE2rOB50EGirjwtubSwH63ehqDignZYuOZDPxShMX8/m6G&#10;ufUX3lC3TaUSCMccDVQptbnWsajIYRz4llh2Jx8cJhlDqW3Ai8Bdo1+y7E07rFk+VNjSR0XFefvj&#10;hHK0w69VeB1NlqPvZXemz+HheDXm8aF/n4JK1Keb+f96bSX+WNJKGVGg5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OYRwxgAAANwAAAAPAAAAAAAAAAAAAAAAAJcCAABkcnMv&#10;ZG93bnJldi54bWxQSwUGAAAAAAQABAD1AAAAigMAAAAA&#10;" filled="f" strokecolor="#999898" strokeweight="10209emu">
                                                                                                                                                                                          <v:path arrowok="t" o:connecttype="custom" o:connectlocs="0,0;56,0" o:connectangles="0,0"/>
                                                                                                                                                                                          <o:lock v:ext="edit" verticies="t"/>
                                                                                                                                                                                        </v:polyline>
                                                                                                                                                                                        <v:group id="Group 91" o:spid="_x0000_s1205" style="position:absolute;left:6705;top:821;width:0;height:423" coordorigin="6705,821" coordsize="0,4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LTCbwwAAANwAAAAPAAAAZHJzL2Rvd25yZXYueG1sRE9Li8IwEL4L/ocwgjdN&#10;q+zido0iouJBFnzAsrehGdtiMylNbOu/3wiCt/n4njNfdqYUDdWusKwgHkcgiFOrC84UXM7b0QyE&#10;88gaS8uk4EEOlot+b46Jti0fqTn5TIQQdgkqyL2vEildmpNBN7YVceCutjboA6wzqWtsQ7gp5SSK&#10;PqXBgkNDjhWtc0pvp7tRsGuxXU3jTXO4XdePv/PHz+8hJqWGg271DcJT59/il3uvw/zZ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ctMJvDAAAA3AAAAA8A&#10;AAAAAAAAAAAAAAAAqQIAAGRycy9kb3ducmV2LnhtbFBLBQYAAAAABAAEAPoAAACZAwAAAAA=&#10;">
                                                                                                                                                                                          <v:polyline id="Freeform 160" o:spid="_x0000_s1206" style="position:absolute;visibility:visible;mso-wrap-style:square;v-text-anchor:top" points="13410,1642,13410,2065" coordsize="0,4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5ihxQAA&#10;ANwAAAAPAAAAZHJzL2Rvd25yZXYueG1sRI9Ba8JAEIXvBf/DMkJvdaMFiamrVEGw9FCqXrwN2WkS&#10;mp2NuxtN++udQ6G3Gd6b975ZrgfXqiuF2Hg2MJ1koIhLbxuuDJyOu6ccVEzIFlvPZOCHIqxXo4cl&#10;Ftbf+JOuh1QpCeFYoIE6pa7QOpY1OYwT3xGL9uWDwyRrqLQNeJNw1+pZls21w4alocaOtjWV34fe&#10;Gahi+L28fSz6btpv8kjPuXs/58Y8jofXF1CJhvRv/rveW8FfCL48IxPo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mbmKHFAAAA3AAAAA8AAAAAAAAAAAAAAAAAlwIAAGRycy9k&#10;b3ducmV2LnhtbFBLBQYAAAAABAAEAPUAAACJAwAAAAA=&#10;" filled="f" strokecolor="#999898" strokeweight="10209emu">
                                                                                                                                                                                            <v:path arrowok="t" o:connecttype="custom" o:connectlocs="0,821;0,1244" o:connectangles="0,0"/>
                                                                                                                                                                                            <o:lock v:ext="edit" verticies="t"/>
                                                                                                                                                                                          </v:polyline>
                                                                                                                                                                                          <v:group id="Group 92" o:spid="_x0000_s1207" style="position:absolute;left:6677;top:1244;width:56;height:0" coordorigin="6677,1244"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gqpAxAAAANwAAAAPAAAAZHJzL2Rvd25yZXYueG1sRE9La8JAEL4X/A/LCL01&#10;mygtNWYVkVp6CIWqIN6G7JgEs7Mhu83j33cLhd7m43tOth1NI3rqXG1ZQRLFIIgLq2suFZxPh6dX&#10;EM4ja2wsk4KJHGw3s4cMU20H/qL+6EsRQtilqKDyvk2ldEVFBl1kW+LA3Wxn0AfYlVJ3OIRw08hF&#10;HL9IgzWHhgpb2ldU3I/fRsH7gMNumbz1+f22n66n589LnpBSj/NxtwbhafT/4j/3hw7zV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MgqpAxAAAANwAAAAP&#10;AAAAAAAAAAAAAAAAAKkCAABkcnMvZG93bnJldi54bWxQSwUGAAAAAAQABAD6AAAAmgMAAAAA&#10;">
                                                                                                                                                                                            <v:polyline id="Freeform 159" o:spid="_x0000_s1208" style="position:absolute;visibility:visible;mso-wrap-style:square;v-text-anchor:top" points="13354,2488,13410,2488"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CCVHxgAA&#10;ANwAAAAPAAAAZHJzL2Rvd25yZXYueG1sRI9Lb8IwEITvSP0P1lbqDZwiyiNgUEVB4lbxOHBc4iWJ&#10;iNfBdkPaX48rIXHb1cx8OztbtKYSDTlfWlbw3ktAEGdWl5wrOOzX3TEIH5A1VpZJwS95WMxfOjNM&#10;tb3xlppdyEWEsE9RQRFCnUrps4IM+p6tiaN2ts5giKvLpXZ4i3BTyX6SDKXBkuOFAmtaFpRddj8m&#10;Uk568L12H6PJanRdNRf6GhxPf0q9vbafUxCB2vA0P9IbHetP+vD/TJxAzu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CCVHxgAAANwAAAAPAAAAAAAAAAAAAAAAAJcCAABkcnMv&#10;ZG93bnJldi54bWxQSwUGAAAAAAQABAD1AAAAigMAAAAA&#10;" filled="f" strokecolor="#999898" strokeweight="10209emu">
                                                                                                                                                                                              <v:path arrowok="t" o:connecttype="custom" o:connectlocs="0,0;56,0" o:connectangles="0,0"/>
                                                                                                                                                                                              <o:lock v:ext="edit" verticies="t"/>
                                                                                                                                                                                            </v:polyline>
                                                                                                                                                                                            <v:group id="Group 93" o:spid="_x0000_s1209" style="position:absolute;left:7777;top:912;width:56;height:0" coordorigin="7777,912"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HJGsxAAAANwAAAAPAAAAZHJzL2Rvd25yZXYueG1sRE9La8JAEL4L/Q/LFHoz&#10;mzRU2jSriNTSgxTUQultyI5JMDsbsmse/94VCt7m43tOvhpNI3rqXG1ZQRLFIIgLq2suFfwct/NX&#10;EM4ja2wsk4KJHKyWD7McM20H3lN/8KUIIewyVFB532ZSuqIigy6yLXHgTrYz6APsSqk7HEK4aeRz&#10;HC+kwZpDQ4UtbSoqzoeLUfA54LBOk49+dz5tpr/jy/fvLiGlnh7H9TsIT6O/i//dXzrMf0v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HJGsxAAAANwAAAAP&#10;AAAAAAAAAAAAAAAAAKkCAABkcnMvZG93bnJldi54bWxQSwUGAAAAAAQABAD6AAAAmgMAAAAA&#10;">
                                                                                                                                                                                              <v:polyline id="Freeform 158" o:spid="_x0000_s1210" style="position:absolute;visibility:visible;mso-wrap-style:square;v-text-anchor:top" points="15554,1824,15610,1824"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rRioxgAA&#10;ANwAAAAPAAAAZHJzL2Rvd25yZXYueG1sRI/NbsIwEITvlXgHa5G4FQeUFggYhPiRequgHDgu8ZJE&#10;xOtguyHt09eVKvW2q5n5dnax6kwtWnK+sqxgNExAEOdWV1woOH3sn6cgfEDWWFsmBV/kYbXsPS0w&#10;0/bBB2qPoRARwj5DBWUITSalz0sy6Ie2IY7a1TqDIa6ukNrhI8JNLcdJ8ioNVhwvlNjQpqT8dvw0&#10;kXLR6fvevUxmu8l9195om54v30oN+t16DiJQF/7Nf+k3HevPUvh9Jk4gl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rRioxgAAANwAAAAPAAAAAAAAAAAAAAAAAJcCAABkcnMv&#10;ZG93bnJldi54bWxQSwUGAAAAAAQABAD1AAAAigMAAAAA&#10;" filled="f" strokecolor="#999898" strokeweight="10209emu">
                                                                                                                                                                                                <v:path arrowok="t" o:connecttype="custom" o:connectlocs="0,0;56,0" o:connectangles="0,0"/>
                                                                                                                                                                                                <o:lock v:ext="edit" verticies="t"/>
                                                                                                                                                                                              </v:polyline>
                                                                                                                                                                                              <v:group id="Group 94" o:spid="_x0000_s1211" style="position:absolute;left:7805;top:912;width:0;height:411" coordorigin="7805,912" coordsize="0,4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uaxDwwAAANwAAAAPAAAAZHJzL2Rvd25yZXYueG1sRE9Li8IwEL4v+B/CCN40&#10;raK4XaOIqHgQwQcsexuasS02k9LEtv77zYKwt/n4nrNYdaYUDdWusKwgHkUgiFOrC84U3K674RyE&#10;88gaS8uk4EUOVsvexwITbVs+U3PxmQgh7BJUkHtfJVK6NCeDbmQr4sDdbW3QB1hnUtfYhnBTynEU&#10;zaTBgkNDjhVtckofl6dRsG+xXU/ibXN83Devn+v09H2MSalBv1t/gfDU+X/x233QYf7nFP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O5rEPDAAAA3AAAAA8A&#10;AAAAAAAAAAAAAAAAqQIAAGRycy9kb3ducmV2LnhtbFBLBQYAAAAABAAEAPoAAACZAwAAAAA=&#10;">
                                                                                                                                                                                                <v:polyline id="Freeform 157" o:spid="_x0000_s1212" style="position:absolute;visibility:visible;mso-wrap-style:square;v-text-anchor:top" points="15610,1824,15610,2235" coordsize="0,4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kTCwAAA&#10;ANwAAAAPAAAAZHJzL2Rvd25yZXYueG1sRE/bisIwEH0X9h/CLPimaRWKW41lWVgVFWHVDxiasS3b&#10;TEoTtf17Iwi+zeFcZ5F1phY3al1lWUE8jkAQ51ZXXCg4n35HMxDOI2usLZOCnhxky4/BAlNt7/xH&#10;t6MvRAhhl6KC0vsmldLlJRl0Y9sQB+5iW4M+wLaQusV7CDe1nERRIg1WHBpKbOinpPz/eDUK9sm0&#10;6v16tzps40jzhKkviJQafnbfcxCeOv8Wv9wbHeZ/JfB8Jlwgl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YkTCwAAAANwAAAAPAAAAAAAAAAAAAAAAAJcCAABkcnMvZG93bnJl&#10;di54bWxQSwUGAAAAAAQABAD1AAAAhAMAAAAA&#10;" filled="f" strokecolor="#999898" strokeweight="10209emu">
                                                                                                                                                                                                  <v:path arrowok="t" o:connecttype="custom" o:connectlocs="0,912;0,1323" o:connectangles="0,0"/>
                                                                                                                                                                                                  <o:lock v:ext="edit" verticies="t"/>
                                                                                                                                                                                                </v:polyline>
                                                                                                                                                                                                <v:group id="Group 95" o:spid="_x0000_s1213" style="position:absolute;left:7777;top:1323;width:56;height:0" coordorigin="7777,1323"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J5evxAAAANwAAAAPAAAAZHJzL2Rvd25yZXYueG1sRE9La8JAEL4X/A/LCL3V&#10;TSytGrOKiC09iOADxNuQnTwwOxuy2yT++26h0Nt8fM9J14OpRUetqywriCcRCOLM6ooLBZfzx8sc&#10;hPPIGmvLpOBBDtar0VOKibY9H6k7+UKEEHYJKii9bxIpXVaSQTexDXHgctsa9AG2hdQt9iHc1HIa&#10;Re/SYMWhocSGtiVl99O3UfDZY795jXfd/p5vH7fz2+G6j0mp5/GwWYLwNPh/8Z/7S4f5ix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sJ5evxAAAANwAAAAP&#10;AAAAAAAAAAAAAAAAAKkCAABkcnMvZG93bnJldi54bWxQSwUGAAAAAAQABAD6AAAAmgMAAAAA&#10;">
                                                                                                                                                                                                  <v:polyline id="Freeform 156" o:spid="_x0000_s1214" style="position:absolute;visibility:visible;mso-wrap-style:square;v-text-anchor:top" points="15554,2646,15610,2646"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4BKtxQAA&#10;ANwAAAAPAAAAZHJzL2Rvd25yZXYueG1sRI9BT8JAEIXvJP6HzZh4g60EBSoLMQqJN2L1wHHojm1D&#10;d7bsrqX665mDibc3mTffvLfaDK5VPYXYeDZwP8lAEZfeNlwZ+PzYjRegYkK22HomAz8UYbO+Ga0w&#10;t/7C79QXqVIC4ZijgTqlLtc6ljU5jBPfEcvuyweHScZQaRvwInDX6mmWPWqHDcuHGjt6qak8Fd9O&#10;KEc72+/Cw3y5nZ+3/YleZ4fjrzF3t8PzE6hEQ/o3/12/WYm/lLRSRhTo9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gEq3FAAAA3AAAAA8AAAAAAAAAAAAAAAAAlwIAAGRycy9k&#10;b3ducmV2LnhtbFBLBQYAAAAABAAEAPUAAACJAwAAAAA=&#10;" filled="f" strokecolor="#999898" strokeweight="10209emu">
                                                                                                                                                                                                    <v:path arrowok="t" o:connecttype="custom" o:connectlocs="0,0;56,0" o:connectangles="0,0"/>
                                                                                                                                                                                                    <o:lock v:ext="edit" verticies="t"/>
                                                                                                                                                                                                  </v:polyline>
                                                                                                                                                                                                  <v:group id="Group 96" o:spid="_x0000_s1215" style="position:absolute;left:5891;top:1073;width:56;height:0" coordorigin="5891,1073"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9KZGxAAAANwAAAAP&#10;AAAAAAAAAAAAAAAAAKkCAABkcnMvZG93bnJldi54bWxQSwUGAAAAAAQABAD6AAAAmgMAAAAA&#10;">
                                                                                                                                                                                                    <v:polyline id="Freeform 155" o:spid="_x0000_s1216" style="position:absolute;visibility:visible;mso-wrap-style:square;v-text-anchor:top" points="11782,2146,11838,2146"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uepQxAAA&#10;ANwAAAAPAAAAZHJzL2Rvd25yZXYueG1sRI9Lb8IwEITvSPwHa5G4gUNFCwQMqnhIvVU8DhyXeEki&#10;4nWw3ZD219eVKnEczcw3msWqNZVoyPnSsoLRMAFBnFldcq7gdNwNpiB8QNZYWSYF3+Rhtex2Fphq&#10;++A9NYeQiwhhn6KCIoQ6ldJnBRn0Q1sTR+9qncEQpculdviIcFPJlyR5kwZLjgsF1rQuKLsdvkyk&#10;XPT4c+deJ7Pt5L5tbrQZny8/SvV77fscRKA2PMP/7Q+tIBLh70w8An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rnqUMQAAADcAAAADwAAAAAAAAAAAAAAAACXAgAAZHJzL2Rv&#10;d25yZXYueG1sUEsFBgAAAAAEAAQA9QAAAIgDAAAAAA==&#10;" filled="f" strokecolor="#999898" strokeweight="10209emu">
                                                                                                                                                                                                      <v:path arrowok="t" o:connecttype="custom" o:connectlocs="0,0;56,0" o:connectangles="0,0"/>
                                                                                                                                                                                                      <o:lock v:ext="edit" verticies="t"/>
                                                                                                                                                                                                    </v:polyline>
                                                                                                                                                                                                    <v:group id="Group 97" o:spid="_x0000_s1217" style="position:absolute;left:5919;top:1073;width:0;height:291" coordorigin="5919,1073" coordsize="0,2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tXrvGAAAA3AAA&#10;AA8AAAAAAAAAAAAAAAAAqQIAAGRycy9kb3ducmV2LnhtbFBLBQYAAAAABAAEAPoAAACcAwAAAAA=&#10;">
                                                                                                                                                                                                      <v:polyline id="Freeform 154" o:spid="_x0000_s1218" style="position:absolute;visibility:visible;mso-wrap-style:square;v-text-anchor:top" points="11838,2146,11838,2437" coordsize="0,2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Tx2RwwAA&#10;ANwAAAAPAAAAZHJzL2Rvd25yZXYueG1sRI9Pi8IwFMTvC/sdwlvwsmhiUVmqURZF6NU/UPb2aJ5t&#10;2ealNFGrn94IgsdhZn7DLFa9bcSFOl871jAeKRDEhTM1lxqOh+3wB4QPyAYbx6ThRh5Wy8+PBabG&#10;XXlHl30oRYSwT1FDFUKbSumLiiz6kWuJo3dyncUQZVdK0+E1wm0jE6Vm0mLNcaHCltYVFf/7s9Vw&#10;Uvfa5dmkyG2+Cf57l/2104nWg6/+dw4iUB/e4Vc7MxoSlcDzTDwCcv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Tx2RwwAAANwAAAAPAAAAAAAAAAAAAAAAAJcCAABkcnMvZG93&#10;bnJldi54bWxQSwUGAAAAAAQABAD1AAAAhwMAAAAA&#10;" filled="f" strokecolor="#999898" strokeweight="10209emu">
                                                                                                                                                                                                        <v:path arrowok="t" o:connecttype="custom" o:connectlocs="0,1073;0,1364" o:connectangles="0,0"/>
                                                                                                                                                                                                        <o:lock v:ext="edit" verticies="t"/>
                                                                                                                                                                                                      </v:polyline>
                                                                                                                                                                                                      <v:group id="Group 98" o:spid="_x0000_s1219" style="position:absolute;left:5891;top:1364;width:56;height:0" coordorigin="5891,1364"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AzZVfGAAAA3AAA&#10;AA8AAAAAAAAAAAAAAAAAqQIAAGRycy9kb3ducmV2LnhtbFBLBQYAAAAABAAEAPoAAACcAwAAAAA=&#10;">
                                                                                                                                                                                                        <v:polyline id="Freeform 153" o:spid="_x0000_s1220" style="position:absolute;visibility:visible;mso-wrap-style:square;v-text-anchor:top" points="11782,2728,11838,2728"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guxTxQAA&#10;ANwAAAAPAAAAZHJzL2Rvd25yZXYueG1sRI9Ba8JAFITvgv9heYXedFNJtaauIlbBm2h78PjMvibB&#10;7Nu4u41pf70rCD0OM/MNM1t0phYtOV9ZVvAyTEAQ51ZXXCj4+twM3kD4gKyxtkwKfsnDYt7vzTDT&#10;9sp7ag+hEBHCPkMFZQhNJqXPSzLoh7Yhjt63dQZDlK6Q2uE1wk0tR0kylgYrjgslNrQqKT8ffkyk&#10;nHS627jXyXQ9uazbM32kx9OfUs9P3fIdRKAu/Icf7a1WMEpS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C7FPFAAAA3AAAAA8AAAAAAAAAAAAAAAAAlwIAAGRycy9k&#10;b3ducmV2LnhtbFBLBQYAAAAABAAEAPUAAACJAwAAAAA=&#10;" filled="f" strokecolor="#999898" strokeweight="10209emu">
                                                                                                                                                                                                          <v:path arrowok="t" o:connecttype="custom" o:connectlocs="0,0;56,0" o:connectangles="0,0"/>
                                                                                                                                                                                                          <o:lock v:ext="edit" verticies="t"/>
                                                                                                                                                                                                        </v:polyline>
                                                                                                                                                                                                        <v:group id="Group 99" o:spid="_x0000_s1221" style="position:absolute;left:6284;top:893;width:56;height:0" coordorigin="6284,893"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polyline id="Freeform 152" o:spid="_x0000_s1222" style="position:absolute;visibility:visible;mso-wrap-style:square;v-text-anchor:top" points="12568,1786,12624,1786"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HNe/xQAA&#10;ANwAAAAPAAAAZHJzL2Rvd25yZXYueG1sRI/NbsIwEITvlfoO1lbiVpwifgMOqlqQekOlPXBc4m0S&#10;JV6ntgmhT4+RkHoczcw3mtW6N43oyPnKsoKXYQKCOLe64kLB99f2eQ7CB2SNjWVScCEP6+zxYYWp&#10;tmf+pG4fChEh7FNUUIbQplL6vCSDfmhb4uj9WGcwROkKqR2eI9w0cpQkU2mw4rhQYktvJeX1/mQi&#10;5ajHu62bzBab2e+mq+l9fDj+KTV46l+XIAL14T98b39oBaNkCrcz8Qj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c17/FAAAA3AAAAA8AAAAAAAAAAAAAAAAAlwIAAGRycy9k&#10;b3ducmV2LnhtbFBLBQYAAAAABAAEAPUAAACJAwAAAAA=&#10;" filled="f" strokecolor="#999898" strokeweight="10209emu">
                                                                                                                                                                                                            <v:path arrowok="t" o:connecttype="custom" o:connectlocs="0,0;56,0" o:connectangles="0,0"/>
                                                                                                                                                                                                            <o:lock v:ext="edit" verticies="t"/>
                                                                                                                                                                                                          </v:polyline>
                                                                                                                                                                                                          <v:group id="Group 100" o:spid="_x0000_s1223" style="position:absolute;left:6312;top:893;width:0;height:356" coordorigin="6312,893" coordsize="0,35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CGNUxgAAANwAAAAPAAAAZHJzL2Rvd25yZXYueG1sRI9Pa8JAFMTvBb/D8oTe&#10;6iaR1pK6ioiWHqRgIpTeHtlnEsy+Ddk1f759t1DocZiZ3zDr7Wga0VPnassK4kUEgriwuuZSwSU/&#10;Pr2CcB5ZY2OZFEzkYLuZPawx1XbgM/WZL0WAsEtRQeV9m0rpiooMuoVtiYN3tZ1BH2RXSt3hEOCm&#10;kUkUvUiDNYeFClvaV1TcsrtR8D7gsFvGh/50u+6n7/z58+sUk1KP83H3BsLT6P/Df+0PrSCJVv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8IY1TGAAAA3AAA&#10;AA8AAAAAAAAAAAAAAAAAqQIAAGRycy9kb3ducmV2LnhtbFBLBQYAAAAABAAEAPoAAACcAwAAAAA=&#10;">
                                                                                                                                                                                                            <v:polyline id="Freeform 151" o:spid="_x0000_s1224" style="position:absolute;visibility:visible;mso-wrap-style:square;v-text-anchor:top" points="12624,1786,12624,2142" coordsize="0,3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eZ9wgAA&#10;ANwAAAAPAAAAZHJzL2Rvd25yZXYueG1sRE/LisIwFN0P+A/hCrMbUx+IVqNUYUB3jlPB5bW5ttXm&#10;pjRRq18/WQizPJz3fNmaStypcaVlBf1eBII4s7rkXEH6+/01AeE8ssbKMil4koPlovMxx1jbB//Q&#10;fe9zEULYxaig8L6OpXRZQQZdz9bEgTvbxqAPsMmlbvARwk0lB1E0lgZLDg0F1rQuKLvub0ZBclyN&#10;LuXOvvQpSafD3G2rw3Cr1Ge3TWYgPLX+X/x2b7SCQRTWhjPhCMjF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e55n3CAAAA3AAAAA8AAAAAAAAAAAAAAAAAlwIAAGRycy9kb3du&#10;cmV2LnhtbFBLBQYAAAAABAAEAPUAAACGAwAAAAA=&#10;" filled="f" strokecolor="#999898" strokeweight="10209emu">
                                                                                                                                                                                                              <v:path arrowok="t" o:connecttype="custom" o:connectlocs="0,893;0,1249" o:connectangles="0,0"/>
                                                                                                                                                                                                              <o:lock v:ext="edit" verticies="t"/>
                                                                                                                                                                                                            </v:polyline>
                                                                                                                                                                                                            <v:group id="Group 101" o:spid="_x0000_s1225" style="position:absolute;left:6284;top:1249;width:56;height:0" coordorigin="6284,1249"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21K9xgAAANwAAAAPAAAAZHJzL2Rvd25yZXYueG1sRI9Pa8JAFMTvBb/D8oTe&#10;6iaRFpu6ioiWHqRgIpTeHtlnEsy+Ddk1f759t1DocZiZ3zDr7Wga0VPnassK4kUEgriwuuZSwSU/&#10;Pq1AOI+ssbFMCiZysN3MHtaYajvwmfrMlyJA2KWooPK+TaV0RUUG3cK2xMG72s6gD7Irpe5wCHDT&#10;yCSKXqTBmsNChS3tKypu2d0oeB9w2C3jQ3+6XffTd/78+XWKSanH+bh7A+Fp9P/hv/aHVpBEr/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HbUr3GAAAA3AAA&#10;AA8AAAAAAAAAAAAAAAAAqQIAAGRycy9kb3ducmV2LnhtbFBLBQYAAAAABAAEAPoAAACcAwAAAAA=&#10;">
                                                                                                                                                                                                              <v:polyline id="Freeform 150" o:spid="_x0000_s1226" style="position:absolute;visibility:visible;mso-wrap-style:square;v-text-anchor:top" points="12568,2498,12624,2498"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YHyNxgAA&#10;ANwAAAAPAAAAZHJzL2Rvd25yZXYueG1sRI9Nb8IwDIbvk/gPkZF2GymIDdYRENpA2m3i47Cjaby2&#10;onFKkpVuv34+TOJovX4f+1mseteojkKsPRsYjzJQxIW3NZcGjoftwxxUTMgWG89k4IcirJaDuwXm&#10;1l95R90+lUogHHM0UKXU5lrHoiKHceRbYsm+fHCYZAyltgGvAneNnmTZk3ZYs1yosKXXiorz/tsJ&#10;5WSnH9vwOHvezC6b7kxv08/TrzH3w379AipRn27L/+13a2AylvdFRkRAL/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YHyNxgAAANwAAAAPAAAAAAAAAAAAAAAAAJcCAABkcnMv&#10;ZG93bnJldi54bWxQSwUGAAAAAAQABAD1AAAAigMAAAAA&#10;" filled="f" strokecolor="#999898" strokeweight="10209emu">
                                                                                                                                                                                                                <v:path arrowok="t" o:connecttype="custom" o:connectlocs="0,0;56,0" o:connectangles="0,0"/>
                                                                                                                                                                                                                <o:lock v:ext="edit" verticies="t"/>
                                                                                                                                                                                                              </v:polyline>
                                                                                                                                                                                                              <v:group id="Group 102" o:spid="_x0000_s1227" style="position:absolute;left:6677;top:876;width:56;height:0" coordorigin="6677,876"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6dMhmxAAAANwAAAAP&#10;AAAAAAAAAAAAAAAAAKkCAABkcnMvZG93bnJldi54bWxQSwUGAAAAAAQABAD6AAAAmgMAAAAA&#10;">
                                                                                                                                                                                                                <v:polyline id="Freeform 149" o:spid="_x0000_s1228" style="position:absolute;visibility:visible;mso-wrap-style:square;v-text-anchor:top" points="13354,1752,13410,175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kdhxQAA&#10;ANwAAAAPAAAAZHJzL2Rvd25yZXYueG1sRI9Ba8JAFITvgv9heYI33RhstamrSFXoTaoePD6zzySY&#10;fZvubmPaX98VCj0OM/MNs1h1phYtOV9ZVjAZJyCIc6srLhScjrvRHIQPyBpry6Tgmzyslv3eAjNt&#10;7/xB7SEUIkLYZ6igDKHJpPR5SQb92DbE0btaZzBE6QqpHd4j3NQyTZJnabDiuFBiQ28l5bfDl4mU&#10;i57ud+5p9rKdfW7bG22m58uPUsNBt34FEagL/+G/9rtWkE5SeJyJR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D+R2HFAAAA3AAAAA8AAAAAAAAAAAAAAAAAlwIAAGRycy9k&#10;b3ducmV2LnhtbFBLBQYAAAAABAAEAPUAAACJAwAAAAA=&#10;" filled="f" strokecolor="#999898" strokeweight="10209emu">
                                                                                                                                                                                                                  <v:path arrowok="t" o:connecttype="custom" o:connectlocs="0,0;56,0" o:connectangles="0,0"/>
                                                                                                                                                                                                                  <o:lock v:ext="edit" verticies="t"/>
                                                                                                                                                                                                                </v:polyline>
                                                                                                                                                                                                                <v:group id="Group 103" o:spid="_x0000_s1229" style="position:absolute;left:6705;top:876;width:0;height:326" coordorigin="6705,876" coordsize="0,3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6vOKxAAAANwAAAAP&#10;AAAAAAAAAAAAAAAAAKkCAABkcnMvZG93bnJldi54bWxQSwUGAAAAAAQABAD6AAAAmgMAAAAA&#10;">
                                                                                                                                                                                                                  <v:shape id="Freeform 148" o:spid="_x0000_s1230" style="position:absolute;left:13410;top:1752;width:0;height:327;visibility:visible;mso-wrap-style:square;v-text-anchor:top" coordsize="0,3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9I3JxgAA&#10;ANwAAAAPAAAAZHJzL2Rvd25yZXYueG1sRI/RasJAFETfC/2H5RZ8qxujtpK6itoKhQql2g+4ZK9J&#10;NHs3ZNds/Hu3IPRxmJkzzHzZm1p01LrKsoLRMAFBnFtdcaHg97B9noFwHlljbZkUXMnBcvH4MMdM&#10;28A/1O19ISKEXYYKSu+bTEqXl2TQDW1DHL2jbQ36KNtC6hZDhJtapknyIg1WHBdKbGhTUn7eX4yC&#10;8/HrOwS3DuPTR1e876a79PWUKzV46ldvIDz1/j98b39qBeloAn9n4h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9I3JxgAAANwAAAAPAAAAAAAAAAAAAAAAAJcCAABkcnMv&#10;ZG93bnJldi54bWxQSwUGAAAAAAQABAD1AAAAigMAAAAA&#10;" path="m0,0l0,326e" filled="f" strokecolor="#999898" strokeweight="10209emu">
                                                                                                                                                                                                                    <v:path arrowok="t" o:connecttype="custom" o:connectlocs="0,879;0,1206" o:connectangles="0,0"/>
                                                                                                                                                                                                                    <o:lock v:ext="edit" verticies="t"/>
                                                                                                                                                                                                                  </v:shape>
                                                                                                                                                                                                                  <v:group id="Group 104" o:spid="_x0000_s1231" style="position:absolute;left:6677;top:1203;width:56;height:0" coordorigin="6677,1203"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VPzmXGAAAA3AAA&#10;AA8AAAAAAAAAAAAAAAAAqQIAAGRycy9kb3ducmV2LnhtbFBLBQYAAAAABAAEAPoAAACcAwAAAAA=&#10;">
                                                                                                                                                                                                                    <v:polyline id="Freeform 147" o:spid="_x0000_s1232" style="position:absolute;visibility:visible;mso-wrap-style:square;v-text-anchor:top" points="13354,2406,13410,2406"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xUFixQAA&#10;ANwAAAAPAAAAZHJzL2Rvd25yZXYueG1sRI/NbsIwEITvSLyDtUi9gQPip6QYhFqQuFVADxyXeJtE&#10;xOtguyHw9HWlShxHM/ONZrFqTSUacr60rGA4SEAQZ1aXnCv4Om77ryB8QNZYWSYFd/KwWnY7C0y1&#10;vfGemkPIRYSwT1FBEUKdSumzggz6ga2Jo/dtncEQpculdniLcFPJUZJMpcGS40KBNb0XlF0OPyZS&#10;znr8uXWT2Xwzu26aC32MT+eHUi+9dv0GIlAbnuH/9k4rGA2n8HcmHg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FQWLFAAAA3AAAAA8AAAAAAAAAAAAAAAAAlwIAAGRycy9k&#10;b3ducmV2LnhtbFBLBQYAAAAABAAEAPUAAACJAwAAAAA=&#10;" filled="f" strokecolor="#999898" strokeweight="10209emu">
                                                                                                                                                                                                                      <v:path arrowok="t" o:connecttype="custom" o:connectlocs="0,0;56,0" o:connectangles="0,0"/>
                                                                                                                                                                                                                      <o:lock v:ext="edit" verticies="t"/>
                                                                                                                                                                                                                    </v:polyline>
                                                                                                                                                                                                                    <v:group id="Group 105" o:spid="_x0000_s1233" style="position:absolute;left:7777;top:1031;width:56;height:0" coordorigin="7777,1031"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0fWJxAAAANwAAAAPAAAAZHJzL2Rvd25yZXYueG1sRI9Bi8IwFITvwv6H8Ba8&#10;aVoXXalGEdkVDyKoC+Lt0TzbYvNSmmxb/70RBI/DzHzDzJedKUVDtSssK4iHEQji1OqCMwV/p9/B&#10;FITzyBpLy6TgTg6Wi4/eHBNtWz5Qc/SZCBB2CSrIva8SKV2ak0E3tBVx8K62NuiDrDOpa2wD3JRy&#10;FEUTabDgsJBjReuc0tvx3yjYtNiuvuKfZne7ru+X03h/3sWkVP+zW81AeOr8O/xqb7WCUfwN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a0fWJxAAAANwAAAAP&#10;AAAAAAAAAAAAAAAAAKkCAABkcnMvZG93bnJldi54bWxQSwUGAAAAAAQABAD6AAAAmgMAAAAA&#10;">
                                                                                                                                                                                                                      <v:polyline id="Freeform 146" o:spid="_x0000_s1234" style="position:absolute;visibility:visible;mso-wrap-style:square;v-text-anchor:top" points="15554,2062,15610,2062"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FnCLxgAA&#10;ANwAAAAPAAAAZHJzL2Rvd25yZXYueG1sRI9Nb8IwDIbvk/gPkZF2GymIDdYRENpA2m3i47Cjaby2&#10;onFKkpVuv34+TOJovX4f+1mseteojkKsPRsYjzJQxIW3NZcGjoftwxxUTMgWG89k4IcirJaDuwXm&#10;1l95R90+lUogHHM0UKXU5lrHoiKHceRbYsm+fHCYZAyltgGvAneNnmTZk3ZYs1yosKXXiorz/tsJ&#10;5WSnH9vwOHvezC6b7kxv08/TrzH3w379AipRn27L/+13a2Aylm9FRkRAL/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xFnCLxgAAANwAAAAPAAAAAAAAAAAAAAAAAJcCAABkcnMv&#10;ZG93bnJldi54bWxQSwUGAAAAAAQABAD1AAAAigMAAAAA&#10;" filled="f" strokecolor="#999898" strokeweight="10209emu">
                                                                                                                                                                                                                        <v:path arrowok="t" o:connecttype="custom" o:connectlocs="0,0;56,0" o:connectangles="0,0"/>
                                                                                                                                                                                                                        <o:lock v:ext="edit" verticies="t"/>
                                                                                                                                                                                                                      </v:polyline>
                                                                                                                                                                                                                      <v:group id="Group 106" o:spid="_x0000_s1235" style="position:absolute;left:7805;top:1031;width:0;height:408" coordorigin="7805,1031" coordsize="0,4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polyline id="Freeform 145" o:spid="_x0000_s1236" style="position:absolute;visibility:visible;mso-wrap-style:square;v-text-anchor:top" points="15610,2062,15610,2470" coordsize="0,4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5eJ6wwAA&#10;ANwAAAAPAAAAZHJzL2Rvd25yZXYueG1sRE9da8IwFH0f7D+EO9jbmq7IkNoomyLKGIhVmHu7NHdt&#10;sbkpSWbrvzcPAx8P57tYjKYTF3K+tazgNUlBEFdWt1wrOB7WL1MQPiBr7CyTgit5WMwfHwrMtR14&#10;T5cy1CKGsM9RQRNCn0vpq4YM+sT2xJH7tc5giNDVUjscYrjpZJamb9Jgy7GhwZ6WDVXn8s8o4O2q&#10;33yfd+sPe5KH7PNnchy+Tko9P43vMxCBxnAX/7u3WkGWxfnxTDwCcn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5eJ6wwAAANwAAAAPAAAAAAAAAAAAAAAAAJcCAABkcnMvZG93&#10;bnJldi54bWxQSwUGAAAAAAQABAD1AAAAhwMAAAAA&#10;" filled="f" strokecolor="#999898" strokeweight="10209emu">
                                                                                                                                                                                                                          <v:path arrowok="t" o:connecttype="custom" o:connectlocs="0,1031;0,1439" o:connectangles="0,0"/>
                                                                                                                                                                                                                          <o:lock v:ext="edit" verticies="t"/>
                                                                                                                                                                                                                        </v:polyline>
                                                                                                                                                                                                                        <v:group id="Group 107" o:spid="_x0000_s1237" style="position:absolute;left:7777;top:1439;width:56;height:0" coordorigin="7777,1439" coordsize="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polyline id="Freeform 144" o:spid="_x0000_s1238" style="position:absolute;visibility:visible;mso-wrap-style:square;v-text-anchor:top" points="15554,2878,15610,2878" coordsize="5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ko3cxQAA&#10;ANwAAAAPAAAAZHJzL2Rvd25yZXYueG1sRI9Ba8JAFITvBf/D8oTe6sZga01dRayCN1F78PjMvibB&#10;7Nu4u41pf70rFDwOM/MNM513phYtOV9ZVjAcJCCIc6srLhR8HdYv7yB8QNZYWyYFv+RhPus9TTHT&#10;9so7avehEBHCPkMFZQhNJqXPSzLoB7Yhjt63dQZDlK6Q2uE1wk0t0yR5kwYrjgslNrQsKT/vf0yk&#10;nPRou3av48lqfFm1Z/ocHU9/Sj33u8UHiEBdeIT/2xutIE1TuJ+JR0DO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6SjdzFAAAA3AAAAA8AAAAAAAAAAAAAAAAAlwIAAGRycy9k&#10;b3ducmV2LnhtbFBLBQYAAAAABAAEAPUAAACJAwAAAAA=&#10;" filled="f" strokecolor="#999898" strokeweight="10209emu">
                                                                                                                                                                                                                            <v:path arrowok="t" o:connecttype="custom" o:connectlocs="0,0;56,0" o:connectangles="0,0"/>
                                                                                                                                                                                                                            <o:lock v:ext="edit" verticies="t"/>
                                                                                                                                                                                                                          </v:polyline>
                                                                                                                                                                                                                          <v:group id="Group 108" o:spid="_x0000_s1239" style="position:absolute;left:5919;top:-86;width:1885;height:682" coordorigin="5919,-86" coordsize="1885,6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shape id="Freeform 143" o:spid="_x0000_s1240" style="position:absolute;left:11838;top:-172;width:1886;height:683;visibility:visible;mso-wrap-style:square;v-text-anchor:top" coordsize="1885,6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upmxxAAA&#10;ANwAAAAPAAAAZHJzL2Rvd25yZXYueG1sRI9Ba8JAFITvhf6H5RW81U1CkJK6SikGPNo0vb9mn0lq&#10;9m3cXTX667tCocdhZr5hluvJDOJMzveWFaTzBARxY3XPrYL6s3x+AeEDssbBMim4kof16vFhiYW2&#10;F/6gcxVaESHsC1TQhTAWUvqmI4N+bkfi6O2tMxiidK3UDi8RbgaZJclCGuw5LnQ40ntHzaE6GQW3&#10;fIfu6JLdJi3l7VsfvvY/darU7Gl6ewURaAr/4b/2VivIshzu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7qZscQAAADcAAAADwAAAAAAAAAAAAAAAACXAgAAZHJzL2Rv&#10;d25yZXYueG1sUEsFBgAAAAAEAAQA9QAAAIgDAAAAAA==&#10;" path="m0,682l24,673,48,664,72,656,96,647,120,638,143,630,167,621,191,612,215,604,239,595,263,586,287,578,310,569,334,561,358,552,382,543,406,535,430,526,454,517,478,509,501,500,525,491,549,483,573,474,597,466,621,457,645,448,669,440,692,431,716,422,740,414,764,405,788,397,812,388,836,379,859,371,883,362,907,353,931,345,954,337,978,329,1002,320,1026,311,1049,303,1073,294,1097,285,1121,277,1145,268,1169,259,1193,251,1216,242,1240,234,1264,225,1288,216,1312,208,1336,199,1360,190,1383,182,1407,173,1431,164,1455,156,1479,147,1503,139,1527,130,1550,121,1574,113,1598,104,1622,95,1646,87,1670,78,1694,69,1718,61,1741,52,1765,44,1789,35,1813,26,1837,18,1861,9,1885,0e" filled="f" strokecolor="#f8766c" strokeweight="10209emu">
                                                                                                                                                                                                                              <v:stroke dashstyle="longDash"/>
                                                                                                                                                                                                                              <v:path arrowok="t" o:connecttype="custom" o:connectlocs="24,588;72,571;120,553;167,536;215,519;263,501;310,484;358,467;406,450;454,432;501,415;549,398;597,381;645,363;692,346;740,328;788,311;836,293;883,276;931,259;979,243;1027,225;1074,208;1122,191;1170,173;1217,156;1265,139;1313,122;1361,104;1408,87;1456,70;1504,53;1551,35;1599,18;1647,1;1695,-17;1742,-34;1790,-51;1838,-68;1886,-86" o:connectangles="0,0,0,0,0,0,0,0,0,0,0,0,0,0,0,0,0,0,0,0,0,0,0,0,0,0,0,0,0,0,0,0,0,0,0,0,0,0,0,0"/>
                                                                                                                                                                                                                              <o:lock v:ext="edit" verticies="t"/>
                                                                                                                                                                                                                            </v:shape>
                                                                                                                                                                                                                            <v:group id="Group 109" o:spid="_x0000_s1241" style="position:absolute;left:5919;top:788;width:1885;height:65" coordorigin="5919,788" coordsize="1885,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IwTYxAAAANwAAAAP&#10;AAAAAAAAAAAAAAAAAKkCAABkcnMvZG93bnJldi54bWxQSwUGAAAAAAQABAD6AAAAmgMAAAAA&#10;">
                                                                                                                                                                                                                              <v:shape id="Freeform 142" o:spid="_x0000_s1242" style="position:absolute;left:11838;top:1576;width:1886;height:64;visibility:visible;mso-wrap-style:square;v-text-anchor:top" coordsize="1885,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S8sxAAA&#10;ANwAAAAPAAAAZHJzL2Rvd25yZXYueG1sRI9BawIxFITvgv8hvIIXqVlXENkaRQWhJ0FtPT82r5vF&#10;zcuapOv6702h4HGYmW+Y5bq3jejIh9qxgukkA0FcOl1zpeDrvH9fgAgRWWPjmBQ8KMB6NRwssdDu&#10;zkfqTrESCcKhQAUmxraQMpSGLIaJa4mT9+O8xZikr6T2eE9w28g8y+bSYs1pwWBLO0Pl9fRrFYzr&#10;zfYRzWF62JWzi7/ts+9bd1Vq9NZvPkBE6uMr/N/+1AryfA5/Z9IRkK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EEvLMQAAADcAAAADwAAAAAAAAAAAAAAAACXAgAAZHJzL2Rv&#10;d25yZXYueG1sUEsFBgAAAAAEAAQA9QAAAIgDAAAAAA==&#10;" path="m0,65l24,65,48,64,72,63,96,62,120,61,143,61,167,60,191,59,215,58,239,57,263,56,287,56,310,55,334,54,358,53,382,52,406,51,430,51,454,50,478,49,501,48,525,47,549,47,573,46,597,45,621,44,645,43,669,42,692,42,716,41,740,40,764,39,788,38,812,38,836,37,859,36,883,35,907,34,931,34,954,33,978,31,1002,30,1026,29,1049,28,1073,28,1097,27,1121,26,1145,25,1169,24,1193,24,1216,23,1240,22,1264,21,1288,20,1312,19,1336,19,1360,18,1383,17,1407,16,1431,15,1455,14,1479,14,1503,13,1527,12,1550,11,1574,10,1598,10,1622,9,1646,8,1670,7,1694,6,1718,6,1741,5,1765,4,1789,3,1813,2,1837,1,1861,1,1885,0e" filled="f" strokecolor="#7bad00" strokeweight="10209emu">
                                                                                                                                                                                                                                <v:stroke dashstyle="longDash"/>
                                                                                                                                                                                                                                <v:path arrowok="t" o:connecttype="custom" o:connectlocs="24,840;72,838;120,836;167,835;215,833;263,831;310,830;358,828;406,826;454,825;501,823;549,822;597,820;645,818;692,817;740,815;788,813;836,812;883,810;931,809;979,806;1027,804;1074,803;1122,801;1170,800;1217,799;1265,797;1313,795;1361,794;1408,792;1456,790;1504,789;1551,787;1599,786;1647,784;1695,782;1742,781;1790,779;1838,777;1886,776" o:connectangles="0,0,0,0,0,0,0,0,0,0,0,0,0,0,0,0,0,0,0,0,0,0,0,0,0,0,0,0,0,0,0,0,0,0,0,0,0,0,0,0"/>
                                                                                                                                                                                                                                <o:lock v:ext="edit" verticies="t"/>
                                                                                                                                                                                                                              </v:shape>
                                                                                                                                                                                                                              <v:group id="Group 110" o:spid="_x0000_s1243" style="position:absolute;left:5919;top:1087;width:1885;height:51" coordorigin="5919,1087" coordsize="1885,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shape id="Freeform 141" o:spid="_x0000_s1244" style="position:absolute;left:11838;top:2174;width:1886;height:51;visibility:visible;mso-wrap-style:square;v-text-anchor:top" coordsize="1885,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3lpjwAAA&#10;ANwAAAAPAAAAZHJzL2Rvd25yZXYueG1sRE/NisIwEL4LvkMYwZumRnbRahQRVoRdEGsfYGjGttpM&#10;SpPV+vbmsLDHj+9/ve1tIx7U+dqxhtk0AUFcOFNzqSG/fE0WIHxANtg4Jg0v8rDdDAdrTI178pke&#10;WShFDGGfooYqhDaV0hcVWfRT1xJH7uo6iyHCrpSmw2cMt41USfIpLdYcGypsaV9Rcc9+rYaeVH77&#10;TpY/+aH4kK2an3b16ar1eNTvViAC9eFf/Oc+Gg1KxbXxTDwCcvM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3lpjwAAAANwAAAAPAAAAAAAAAAAAAAAAAJcCAABkcnMvZG93bnJl&#10;di54bWxQSwUGAAAAAAQABAD1AAAAhAMAAAAA&#10;" path="m0,51l24,51,48,50,72,49,96,49,120,48,143,47,167,47,191,46,215,45,239,45,263,44,287,43,310,43,334,42,358,41,382,41,406,40,430,39,454,39,478,38,501,37,525,37,549,36,573,36,597,35,621,34,645,34,669,33,692,32,716,32,740,31,764,30,788,30,812,29,836,29,859,28,883,27,907,27,931,26,954,25,978,25,1002,24,1026,23,1049,23,1073,22,1097,21,1121,21,1145,20,1169,19,1193,19,1216,18,1240,17,1264,17,1288,16,1312,15,1336,15,1360,14,1383,14,1407,13,1431,12,1455,12,1479,11,1503,10,1527,10,1550,9,1574,8,1598,8,1622,7,1646,6,1670,6,1694,5,1718,4,1741,4,1765,3,1789,3,1813,2,1837,1,1861,1,1885,0e" filled="f" strokecolor="#00bec4" strokeweight="10209emu">
                                                                                                                                                                                                                                  <v:stroke dashstyle="longDash"/>
                                                                                                                                                                                                                                  <v:path arrowok="t" o:connecttype="custom" o:connectlocs="24,1138;72,1136;120,1135;167,1134;215,1132;263,1131;310,1130;358,1128;406,1127;454,1126;501,1124;549,1123;597,1122;645,1121;692,1119;740,1118;788,1117;836,1116;883,1114;931,1113;979,1112;1027,1110;1074,1109;1122,1108;1170,1106;1217,1105;1265,1104;1313,1102;1361,1101;1408,1100;1456,1099;1504,1097;1551,1096;1599,1095;1647,1093;1695,1092;1742,1091;1790,1090;1838,1088;1886,1087" o:connectangles="0,0,0,0,0,0,0,0,0,0,0,0,0,0,0,0,0,0,0,0,0,0,0,0,0,0,0,0,0,0,0,0,0,0,0,0,0,0,0,0"/>
                                                                                                                                                                                                                                  <o:lock v:ext="edit" verticies="t"/>
                                                                                                                                                                                                                                </v:shape>
                                                                                                                                                                                                                                <v:group id="Group 111" o:spid="_x0000_s1245" style="position:absolute;left:5919;top:1108;width:1885;height:74" coordorigin="5919,1108" coordsize="1885,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bg7dxQAAANwAAAAPAAAAZHJzL2Rvd25yZXYueG1sRI9Pa8JAFMTvBb/D8gRv&#10;dZNIi0ZXEVHpQQr+AfH2yD6TYPZtyK5J/PbdQqHHYWZ+wyxWvalES40rLSuIxxEI4szqknMFl/Pu&#10;fQrCeWSNlWVS8CIHq+XgbYGpth0fqT35XAQIuxQVFN7XqZQuK8igG9uaOHh32xj0QTa51A12AW4q&#10;mUTRpzRYclgosKZNQdnj9DQK9h1260m8bQ+P++Z1O398Xw8xKTUa9us5CE+9/w//tb+0giSZwe+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m4O3cUAAADcAAAA&#10;DwAAAAAAAAAAAAAAAACpAgAAZHJzL2Rvd25yZXYueG1sUEsFBgAAAAAEAAQA+gAAAJsDAAAAAA==&#10;">
                                                                                                                                                                                                                                  <v:shape id="Freeform 140" o:spid="_x0000_s1246" style="position:absolute;left:11838;top:2216;width:1886;height:74;visibility:visible;mso-wrap-style:square;v-text-anchor:top" coordsize="1885,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UEg6wwAA&#10;ANwAAAAPAAAAZHJzL2Rvd25yZXYueG1sRE/LisIwFN0L/kO4wmxEU59INYoIA+NjGHwws70017bY&#10;3HSaqPXvzUJweTjv2aI2hbhR5XLLCnrdCARxYnXOqYLT8bMzAeE8ssbCMil4kIPFvNmYYaztnfd0&#10;O/hUhBB2MSrIvC9jKV2SkUHXtSVx4M62MugDrFKpK7yHcFPIfhSNpcGcQ0OGJa0ySi6Hq1Hw1978&#10;7LbDYrL+Hm1Gl+i//qXzXqmPVr2cgvBU+7f45f7SCvqDMD+cCUd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UEg6wwAAANwAAAAPAAAAAAAAAAAAAAAAAJcCAABkcnMvZG93&#10;bnJldi54bWxQSwUGAAAAAAQABAD1AAAAhwMAAAAA&#10;" path="m0,0l24,1,48,2,72,3,96,3,120,4,143,5,167,6,191,7,215,8,239,9,263,10,287,11,310,12,334,13,358,14,382,15,406,16,430,17,454,18,478,18,501,19,525,20,549,21,573,22,597,23,621,24,645,25,669,26,692,27,716,28,740,29,764,30,788,31,812,31,836,33,859,33,883,34,907,35,931,36,954,37,978,38,1002,39,1026,40,1049,41,1073,42,1097,43,1121,44,1145,45,1169,46,1193,47,1216,47,1240,48,1264,49,1288,50,1312,51,1336,52,1360,53,1383,54,1407,55,1431,56,1455,57,1479,58,1503,59,1527,60,1550,61,1574,62,1598,62,1622,63,1646,64,1670,65,1694,66,1718,67,1741,68,1765,69,1789,70,1813,71,1837,72,1861,73,1885,74e" filled="f" strokecolor="#c67bfe" strokeweight="10209emu">
                                                                                                                                                                                                                                    <v:stroke dashstyle="longDash"/>
                                                                                                                                                                                                                                    <v:path arrowok="t" o:connecttype="custom" o:connectlocs="24,1109;72,1111;120,1112;167,1114;215,1116;263,1118;310,1120;358,1122;406,1124;454,1126;501,1127;549,1129;597,1131;645,1133;692,1135;740,1137;788,1139;836,1141;883,1142;931,1144;979,1146;1027,1148;1074,1150;1122,1152;1170,1154;1217,1155;1265,1157;1313,1159;1361,1161;1408,1163;1456,1165;1504,1167;1551,1169;1599,1170;1647,1172;1695,1174;1742,1176;1790,1178;1838,1180;1886,1182" o:connectangles="0,0,0,0,0,0,0,0,0,0,0,0,0,0,0,0,0,0,0,0,0,0,0,0,0,0,0,0,0,0,0,0,0,0,0,0,0,0,0,0"/>
                                                                                                                                                                                                                                    <o:lock v:ext="edit" verticies="t"/>
                                                                                                                                                                                                                                  </v:shape>
                                                                                                                                                                                                                                  <v:group id="Group 112" o:spid="_x0000_s1247" style="position:absolute;left:5763;top:-732;width:2197;height:2274" coordorigin="5763,-732" coordsize="2197,2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xwZQGxAAAANwAAAAP&#10;AAAAAAAAAAAAAAAAAKkCAABkcnMvZG93bnJldi54bWxQSwUGAAAAAAQABAD6AAAAmgMAAAAA&#10;">
                                                                                                                                                                                                                                    <v:shape id="Freeform 139" o:spid="_x0000_s1248" style="position:absolute;left:5763;top:-732;width:2197;height:2274;visibility:visible;mso-wrap-style:square;v-text-anchor:top" coordsize="2197,2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qjtFxQAA&#10;ANwAAAAPAAAAZHJzL2Rvd25yZXYueG1sRI9Ba8JAFITvBf/D8oTe6sZIS43ZiLYUPNpY0ONL9pkE&#10;s29DdhvT/nq3UPA4zMw3TLoeTSsG6l1jWcF8FoEgLq1uuFLwdfh4egXhPLLG1jIp+CEH62zykGKi&#10;7ZU/ach9JQKEXYIKau+7REpX1mTQzWxHHLyz7Q36IPtK6h6vAW5aGUfRizTYcFiosaO3mspL/m0U&#10;FF3RFvn2uNs/b4w9LBe/JxrelXqcjpsVCE+jv4f/2zutIF7E8HcmHAGZ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mqO0XFAAAA3AAAAA8AAAAAAAAAAAAAAAAAlwIAAGRycy9k&#10;b3ducmV2LnhtbFBLBQYAAAAABAAEAPUAAACJAwAAAAA=&#10;" path="m0,2274l2198,2274,2198,,,,,2274xe" filled="f" strokecolor="#7f7e7e" strokeweight="10209emu">
                                                                                                                                                                                                                                      <v:path arrowok="t" o:connecttype="custom" o:connectlocs="0,1542;2198,1542;2198,-732;0,-732;0,1542" o:connectangles="0,0,0,0,0"/>
                                                                                                                                                                                                                                    </v:shape>
                                                                                                                                                                                                                                    <v:group id="Group 113" o:spid="_x0000_s1249" style="position:absolute;left:3447;top:1136;width:64;height:0" coordorigin="3447,1136"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polyline id="Freeform 138" o:spid="_x0000_s1250" style="position:absolute;visibility:visible;mso-wrap-style:square;v-text-anchor:top" points="6894,2272,6958,2272"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JUlFxgAA&#10;ANwAAAAPAAAAZHJzL2Rvd25yZXYueG1sRI9BS8NAFITvgv9heYI3u7EpRdJsSisK9lJM7cHja/aZ&#10;DWbfht01jf56Vyh4HGbmG6ZcT7YXI/nQOVZwP8tAEDdOd9wqOL493z2ACBFZY++YFHxTgHV1fVVi&#10;od2ZaxoPsRUJwqFABSbGoZAyNIYshpkbiJP34bzFmKRvpfZ4TnDby3mWLaXFjtOCwYEeDTWfhy+r&#10;IB/zPW5N/ZNt9n5bvx7d0+70rtTtzbRZgYg0xf/wpf2iFczzBfydSUdAV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6JUlFxgAAANwAAAAPAAAAAAAAAAAAAAAAAJcCAABkcnMv&#10;ZG93bnJldi54bWxQSwUGAAAAAAQABAD1AAAAigMAAAAA&#10;" filled="f" strokeweight="10209emu">
                                                                                                                                                                                                                                        <v:path arrowok="t" o:connecttype="custom" o:connectlocs="0,0;64,0" o:connectangles="0,0"/>
                                                                                                                                                                                                                                        <o:lock v:ext="edit" verticies="t"/>
                                                                                                                                                                                                                                      </v:polyline>
                                                                                                                                                                                                                                      <v:group id="Group 114" o:spid="_x0000_s1251" style="position:absolute;left:3447;top:683;width:64;height:0" coordorigin="3447,683"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pIFxAAAANwAAAAPAAAAZHJzL2Rvd25yZXYueG1sRI9Bi8IwFITvgv8hPGFv&#10;mlZRpBpFRJc9yIJVWPb2aJ5tsXkpTWzrv98sCB6HmfmGWW97U4mWGldaVhBPIhDEmdUl5wqul+N4&#10;CcJ5ZI2VZVLwJAfbzXCwxkTbjs/Upj4XAcIuQQWF93UipcsKMugmtiYO3s02Bn2QTS51g12Am0pO&#10;o2ghDZYcFgqsaV9Qdk8fRsFnh91uFh/a0/22f/5e5t8/p5iU+hj1uxUIT71/h1/tL61gOpvD/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O+pIFxAAAANwAAAAP&#10;AAAAAAAAAAAAAAAAAKkCAABkcnMvZG93bnJldi54bWxQSwUGAAAAAAQABAD6AAAAmgMAAAAA&#10;">
                                                                                                                                                                                                                                        <v:polyline id="Freeform 137" o:spid="_x0000_s1252" style="position:absolute;visibility:visible;mso-wrap-style:square;v-text-anchor:top" points="6894,1366,6958,1366"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3KpxQAA&#10;ANwAAAAPAAAAZHJzL2Rvd25yZXYueG1sRI9BawIxFITvQv9DeIXeNKsLUlajaGmhvUhXPXh8bp6b&#10;xc3LkqTrtr++KRQ8DjPzDbNcD7YVPfnQOFYwnWQgiCunG64VHA9v42cQISJrbB2Tgm8KsF49jJZY&#10;aHfjkvp9rEWCcChQgYmxK6QMlSGLYeI64uRdnLcYk/S11B5vCW5bOcuyubTYcFow2NGLoeq6/7IK&#10;8j7f4daUP9lm57fl59G9fpxPSj09DpsFiEhDvIf/2+9awSyfw9+ZdAT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7cqnFAAAA3AAAAA8AAAAAAAAAAAAAAAAAlwIAAGRycy9k&#10;b3ducmV2LnhtbFBLBQYAAAAABAAEAPUAAACJAwAAAAA=&#10;" filled="f" strokeweight="10209emu">
                                                                                                                                                                                                                                          <v:path arrowok="t" o:connecttype="custom" o:connectlocs="0,0;64,0" o:connectangles="0,0"/>
                                                                                                                                                                                                                                          <o:lock v:ext="edit" verticies="t"/>
                                                                                                                                                                                                                                        </v:polyline>
                                                                                                                                                                                                                                        <v:group id="Group 115" o:spid="_x0000_s1253" style="position:absolute;left:3447;top:231;width:64;height:0" coordorigin="3447,231"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RZKnp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JX+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FkqenGAAAA3AAA&#10;AA8AAAAAAAAAAAAAAAAAqQIAAGRycy9kb3ducmV2LnhtbFBLBQYAAAAABAAEAPoAAACcAwAAAAA=&#10;">
                                                                                                                                                                                                                                          <v:polyline id="Freeform 136" o:spid="_x0000_s1254" style="position:absolute;visibility:visible;mso-wrap-style:square;v-text-anchor:top" points="6894,462,6958,462"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aENAwgAA&#10;ANwAAAAPAAAAZHJzL2Rvd25yZXYueG1sRE/Pa8IwFL4L/g/hCbtpqgWRzigqCttFVudhx7fmrSlr&#10;XkqS1W5/vTkMPH58v9fbwbaiJx8axwrmswwEceV0w7WC6/tpugIRIrLG1jEp+KUA2814tMZCuxuX&#10;1F9iLVIIhwIVmBi7QspQGbIYZq4jTtyX8xZjgr6W2uMthdtWLrJsKS02nBoMdnQwVH1ffqyCvM/P&#10;uDflX7Y7+335dnXH188PpZ4mw+4ZRKQhPsT/7hetYJGntelMOgJ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toQ0DCAAAA3AAAAA8AAAAAAAAAAAAAAAAAlwIAAGRycy9kb3du&#10;cmV2LnhtbFBLBQYAAAAABAAEAPUAAACGAwAAAAA=&#10;" filled="f" strokeweight="10209emu">
                                                                                                                                                                                                                                            <v:path arrowok="t" o:connecttype="custom" o:connectlocs="0,0;64,0" o:connectangles="0,0"/>
                                                                                                                                                                                                                                            <o:lock v:ext="edit" verticies="t"/>
                                                                                                                                                                                                                                          </v:polyline>
                                                                                                                                                                                                                                          <v:group id="Group 116" o:spid="_x0000_s1255" style="position:absolute;left:3447;top:-222;width:64;height:0" coordorigin="3447,-222"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t5gA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SLu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3mADGAAAA3AAA&#10;AA8AAAAAAAAAAAAAAAAAqQIAAGRycy9kb3ducmV2LnhtbFBLBQYAAAAABAAEAPoAAACcAwAAAAA=&#10;">
                                                                                                                                                                                                                                            <v:polyline id="Freeform 135" o:spid="_x0000_s1256" style="position:absolute;visibility:visible;mso-wrap-style:square;v-text-anchor:top" points="6894,-444,6958,-444"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GDw7wwAA&#10;ANwAAAAPAAAAZHJzL2Rvd25yZXYueG1sRE/Pa8IwFL4L+x/CG+ym6XTI6Iyi4mBexHYednxr3pqy&#10;5qUkWa37681B8Pjx/V6sBtuKnnxoHCt4nmQgiCunG64VnD7fx68gQkTW2DomBRcKsFo+jBaYa3fm&#10;gvoy1iKFcMhRgYmxy6UMlSGLYeI64sT9OG8xJuhrqT2eU7ht5TTL5tJiw6nBYEdbQ9Vv+WcVzPrZ&#10;ATem+M/WB78pjie3239/KfX0OKzfQEQa4l18c39oBdOXND+dSUdAL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GDw7wwAAANwAAAAPAAAAAAAAAAAAAAAAAJcCAABkcnMvZG93&#10;bnJldi54bWxQSwUGAAAAAAQABAD1AAAAhwMAAAAA&#10;" filled="f" strokeweight="10209emu">
                                                                                                                                                                                                                                              <v:path arrowok="t" o:connecttype="custom" o:connectlocs="0,0;64,0" o:connectangles="0,0"/>
                                                                                                                                                                                                                                              <o:lock v:ext="edit" verticies="t"/>
                                                                                                                                                                                                                                            </v:polyline>
                                                                                                                                                                                                                                            <v:group id="Group 117" o:spid="_x0000_s1257" style="position:absolute;left:3447;top:-674;width:64;height:0" coordorigin="3447,-674" coordsize="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px+d7xAAAANwAAAAPAAAAZHJzL2Rvd25yZXYueG1sRI9Bi8IwFITvwv6H8Ba8&#10;aVpXF6lGEdkVDyKoC+Lt0TzbYvNSmmxb/70RBI/DzHzDzJedKUVDtSssK4iHEQji1OqCMwV/p9/B&#10;FITzyBpLy6TgTg6Wi4/eHBNtWz5Qc/SZCBB2CSrIva8SKV2ak0E3tBVx8K62NuiDrDOpa2wD3JRy&#10;FEXf0mDBYSHHitY5pbfjv1GwabFdfcU/ze52Xd8vp8n+vItJqf5nt5qB8NT5d/jV3moFo3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px+d7xAAAANwAAAAP&#10;AAAAAAAAAAAAAAAAAKkCAABkcnMvZG93bnJldi54bWxQSwUGAAAAAAQABAD6AAAAmgMAAAAA&#10;">
                                                                                                                                                                                                                                              <v:polyline id="Freeform 134" o:spid="_x0000_s1258" style="position:absolute;visibility:visible;mso-wrap-style:square;v-text-anchor:top" points="6894,-1348,6958,-1348" coordsize="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gfXxgAA&#10;ANwAAAAPAAAAZHJzL2Rvd25yZXYueG1sRI9BS8NAFITvgv9heYI3uzEtRdJsSisK9lJM7cHja/aZ&#10;DWbfht01jf56Vyh4HGbmG6ZcT7YXI/nQOVZwP8tAEDdOd9wqOL493z2ACBFZY++YFHxTgHV1fVVi&#10;od2ZaxoPsRUJwqFABSbGoZAyNIYshpkbiJP34bzFmKRvpfZ4TnDbyzzLltJix2nB4ECPhprPw5dV&#10;MB/ne9ya+ifb7P22fj26p93pXanbm2mzAhFpiv/hS/tFK8gXOfydSUdAV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hgfXxgAAANwAAAAPAAAAAAAAAAAAAAAAAJcCAABkcnMv&#10;ZG93bnJldi54bWxQSwUGAAAAAAQABAD1AAAAigMAAAAA&#10;" filled="f" strokeweight="10209emu">
                                                                                                                                                                                                                                                <v:path arrowok="t" o:connecttype="custom" o:connectlocs="0,0;64,0" o:connectangles="0,0"/>
                                                                                                                                                                                                                                                <o:lock v:ext="edit" verticies="t"/>
                                                                                                                                                                                                                                              </v:polyline>
                                                                                                                                                                                                                                              <v:group id="Group 118" o:spid="_x0000_s1259" style="position:absolute;left:3667;top:1542;width:0;height:64" coordorigin="3667,154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WdyX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ySO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ZZ3JfGAAAA3AAA&#10;AA8AAAAAAAAAAAAAAAAAqQIAAGRycy9kb3ducmV2LnhtbFBLBQYAAAAABAAEAPoAAACcAwAAAAA=&#10;">
                                                                                                                                                                                                                                                <v:polyline id="Freeform 133" o:spid="_x0000_s1260" style="position:absolute;visibility:visible;mso-wrap-style:square;v-text-anchor:top" points="7334,3148,7334,308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XH6RxQAA&#10;ANwAAAAPAAAAZHJzL2Rvd25yZXYueG1sRI9Ba8JAFITvBf/D8gRvdZNga0ldRSyKPRU1B4+P7DOJ&#10;yb4Nu1tN/323UPA4zMw3zGI1mE7cyPnGsoJ0moAgLq1uuFJQnLbPbyB8QNbYWSYFP+RhtRw9LTDX&#10;9s4Huh1DJSKEfY4K6hD6XEpf1mTQT21PHL2LdQZDlK6S2uE9wk0nsyR5lQYbjgs19rSpqWyP30ZB&#10;e76WH+Yc5sWXK9Ltyy7bzz8zpSbjYf0OItAQHuH/9l4ryGYz+DsTj4B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cfpHFAAAA3AAAAA8AAAAAAAAAAAAAAAAAlwIAAGRycy9k&#10;b3ducmV2LnhtbFBLBQYAAAAABAAEAPUAAACJAwAAAAA=&#10;" filled="f" strokeweight="10209emu">
                                                                                                                                                                                                                                                  <v:path arrowok="t" o:connecttype="custom" o:connectlocs="0,1606;0,1542" o:connectangles="0,0"/>
                                                                                                                                                                                                                                                  <o:lock v:ext="edit" verticies="t"/>
                                                                                                                                                                                                                                                </v:polyline>
                                                                                                                                                                                                                                                <v:group id="Group 119" o:spid="_x0000_s1261" style="position:absolute;left:4060;top:1542;width:0;height:64" coordorigin="4060,154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OF4xgAAANwAAAAPAAAAZHJzL2Rvd25yZXYueG1sRI9Ba8JAFITvBf/D8oTe&#10;mk1sUyRmFRErHkKhKpTeHtlnEsy+DdltEv99t1DocZiZb5h8M5lWDNS7xrKCJIpBEJdWN1wpuJzf&#10;npYgnEfW2FomBXdysFnPHnLMtB35g4aTr0SAsMtQQe19l0npypoMush2xMG72t6gD7KvpO5xDHDT&#10;ykUcv0qDDYeFGjva1VTeTt9GwWHEcfuc7Ifidt3dv87p+2eRkFKP82m7AuFp8v/hv/ZRK1i8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b84XjGAAAA3AAA&#10;AA8AAAAAAAAAAAAAAAAAqQIAAGRycy9kb3ducmV2LnhtbFBLBQYAAAAABAAEAPoAAACcAwAAAAA=&#10;">
                                                                                                                                                                                                                                                  <v:polyline id="Freeform 132" o:spid="_x0000_s1262" style="position:absolute;visibility:visible;mso-wrap-style:square;v-text-anchor:top" points="8120,3148,8120,308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kV9xAAA&#10;ANwAAAAPAAAAZHJzL2Rvd25yZXYueG1sRI9Ba8JAFITvBf/D8gRvdWOwKtFVxKLYU1Fz8PjIPpNo&#10;9m3Y3Wr8991CweMwM98wi1VnGnEn52vLCkbDBARxYXXNpYL8tH2fgfABWWNjmRQ8ycNq2XtbYKbt&#10;gw90P4ZSRAj7DBVUIbSZlL6oyKAf2pY4ehfrDIYoXSm1w0eEm0amSTKRBmuOCxW2tKmouB1/jILb&#10;+Vp8mnOY5t8uH20/dul++pUqNeh36zmIQF14hf/be60gHU/g70w8An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JFfcQAAADcAAAADwAAAAAAAAAAAAAAAACXAgAAZHJzL2Rv&#10;d25yZXYueG1sUEsFBgAAAAAEAAQA9QAAAIgDAAAAAA==&#10;" filled="f" strokeweight="10209emu">
                                                                                                                                                                                                                                                    <v:path arrowok="t" o:connecttype="custom" o:connectlocs="0,1606;0,1542" o:connectangles="0,0"/>
                                                                                                                                                                                                                                                    <o:lock v:ext="edit" verticies="t"/>
                                                                                                                                                                                                                                                  </v:polyline>
                                                                                                                                                                                                                                                  <v:group id="Group 120" o:spid="_x0000_s1263" style="position:absolute;left:4453;top:1542;width:0;height:64" coordorigin="4453,154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YtqUxQAAANwAAAAPAAAAZHJzL2Rvd25yZXYueG1sRI9Pa8JAFMTvgt9heYK3&#10;uol/S3QVEZUepFAtlN4e2WcSzL4N2TWJ374rFDwOM/MbZrXpTCkaql1hWUE8ikAQp1YXnCn4vhze&#10;3kE4j6yxtEwKHuRgs+73Vpho2/IXNWefiQBhl6CC3PsqkdKlORl0I1sRB+9qa4M+yDqTusY2wE0p&#10;x1E0lwYLDgs5VrTLKb2d70bBscV2O4n3zel23T1+L7PPn1NMSg0H3XYJwlPnX+H/9odWMJ4u4H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WLalMUAAADcAAAA&#10;DwAAAAAAAAAAAAAAAACpAgAAZHJzL2Rvd25yZXYueG1sUEsFBgAAAAAEAAQA+gAAAJsDAAAAAA==&#10;">
                                                                                                                                                                                                                                                    <v:polyline id="Freeform 131" o:spid="_x0000_s1264" style="position:absolute;visibility:visible;mso-wrap-style:square;v-text-anchor:top" points="8906,3148,8906,308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EXSUwwAA&#10;ANwAAAAPAAAAZHJzL2Rvd25yZXYueG1sRE/Pa8IwFL4P/B/CG+w20xad0hlFNhzuNNQePD6at7Zr&#10;81KS2Nb/fjkMdvz4fm92k+nEQM43lhWk8wQEcWl1w5WC4nJ4XoPwAVljZ5kU3MnDbjt72GCu7cgn&#10;Gs6hEjGEfY4K6hD6XEpf1mTQz21PHLlv6wyGCF0ltcMxhptOZknyIg02HBtq7OmtprI934yC9vpT&#10;vptrWBVfrkgPy4/suPrMlHp6nPavIAJN4V/85z5qBdkiro1n4hG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EXSUwwAAANwAAAAPAAAAAAAAAAAAAAAAAJcCAABkcnMvZG93&#10;bnJldi54bWxQSwUGAAAAAAQABAD1AAAAhwMAAAAA&#10;" filled="f" strokeweight="10209emu">
                                                                                                                                                                                                                                                      <v:path arrowok="t" o:connecttype="custom" o:connectlocs="0,1606;0,1542" o:connectangles="0,0"/>
                                                                                                                                                                                                                                                      <o:lock v:ext="edit" verticies="t"/>
                                                                                                                                                                                                                                                    </v:polyline>
                                                                                                                                                                                                                                                    <v:group id="Group 121" o:spid="_x0000_s1265" style="position:absolute;left:5553;top:1542;width:0;height:64" coordorigin="5553,154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set9xQAAANwAAAAPAAAAZHJzL2Rvd25yZXYueG1sRI9Pa8JAFMTvgt9heYK3&#10;uon/sNFVRFR6kEK1UHp7ZJ9JMPs2ZNckfvuuUPA4zMxvmNWmM6VoqHaFZQXxKAJBnFpdcKbg+3J4&#10;W4BwHlljaZkUPMjBZt3vrTDRtuUvas4+EwHCLkEFufdVIqVLczLoRrYiDt7V1gZ9kHUmdY1tgJtS&#10;jqNoLg0WHBZyrGiXU3o7342CY4vtdhLvm9Ptunv8XmafP6eYlBoOuu0ShKfOv8L/7Q+tYDx9h+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l7HrfcUAAADcAAAA&#10;DwAAAAAAAAAAAAAAAACpAgAAZHJzL2Rvd25yZXYueG1sUEsFBgAAAAAEAAQA+gAAAJsDAAAAAA==&#10;">
                                                                                                                                                                                                                                                      <v:polyline id="Freeform 130" o:spid="_x0000_s1266" style="position:absolute;visibility:visible;mso-wrap-style:square;v-text-anchor:top" points="11106,3148,11106,308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vu5PwgAA&#10;ANwAAAAPAAAAZHJzL2Rvd25yZXYueG1sRE/Pa8IwFL4P/B/CE7ytqQWnVKOIQ+lOY9pDj4/mre1s&#10;XkqS2e6/Xw6DHT++37vDZHrxIOc7ywqWSQqCuLa640ZBeTs/b0D4gKyxt0wKfsjDYT972mGu7cgf&#10;9LiGRsQQ9jkqaEMYcil93ZJBn9iBOHKf1hkMEbpGaodjDDe9zNL0RRrsODa0ONCppfp+/TYK7tVX&#10;/WqqsC7fXbk8ry5ZsX7LlFrMp+MWRKAp/Iv/3IVWkK3i/HgmHgG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G+7k/CAAAA3AAAAA8AAAAAAAAAAAAAAAAAlwIAAGRycy9kb3du&#10;cmV2LnhtbFBLBQYAAAAABAAEAPUAAACGAwAAAAA=&#10;" filled="f" strokeweight="10209emu">
                                                                                                                                                                                                                                                        <v:path arrowok="t" o:connecttype="custom" o:connectlocs="0,1606;0,1542" o:connectangles="0,0"/>
                                                                                                                                                                                                                                                        <o:lock v:ext="edit" verticies="t"/>
                                                                                                                                                                                                                                                      </v:polyline>
                                                                                                                                                                                                                                                      <v:group id="Group 122" o:spid="_x0000_s1267" style="position:absolute;left:5919;top:1542;width:0;height:64" coordorigin="5919,154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wecabGAAAA3AAA&#10;AA8AAAAAAAAAAAAAAAAAqQIAAGRycy9kb3ducmV2LnhtbFBLBQYAAAAABAAEAPoAAACcAwAAAAA=&#10;">
                                                                                                                                                                                                                                                        <v:polyline id="Freeform 129" o:spid="_x0000_s1268" style="position:absolute;visibility:visible;mso-wrap-style:square;v-text-anchor:top" points="11838,3148,11838,308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INWjxAAA&#10;ANwAAAAPAAAAZHJzL2Rvd25yZXYueG1sRI9BawIxFITvBf9DeIK3mjWglq1RiqLoqdTuweNj87q7&#10;dfOyJFHXf2+EQo/DzHzDLFa9bcWVfGgca5iMMxDEpTMNVxqK7+3rG4gQkQ22jknDnQKsloOXBebG&#10;3fiLrsdYiQThkKOGOsYulzKUNVkMY9cRJ+/HeYsxSV9J4/GW4LaVKstm0mLDaaHGjtY1lefjxWo4&#10;n37LjT3FefHpi8l2ulP7+UFpPRr2H+8gIvXxP/zX3hsNaqrgeSYd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DVo8QAAADcAAAADwAAAAAAAAAAAAAAAACXAgAAZHJzL2Rv&#10;d25yZXYueG1sUEsFBgAAAAAEAAQA9QAAAIgDAAAAAA==&#10;" filled="f" strokeweight="10209emu">
                                                                                                                                                                                                                                                          <v:path arrowok="t" o:connecttype="custom" o:connectlocs="0,1606;0,1542" o:connectangles="0,0"/>
                                                                                                                                                                                                                                                          <o:lock v:ext="edit" verticies="t"/>
                                                                                                                                                                                                                                                        </v:polyline>
                                                                                                                                                                                                                                                        <v:group id="Group 123" o:spid="_x0000_s1269" style="position:absolute;left:6312;top:1542;width:0;height:64" coordorigin="6312,154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gEpKxAAAANwAAAAPAAAAZHJzL2Rvd25yZXYueG1sRI9Bi8IwFITvgv8hPGFv&#10;mlZRpBpFRJc9yIJVWPb2aJ5tsXkpTWzrv98sCB6HmfmGWW97U4mWGldaVhBPIhDEmdUl5wqul+N4&#10;CcJ5ZI2VZVLwJAfbzXCwxkTbjs/Upj4XAcIuQQWF93UipcsKMugmtiYO3s02Bn2QTS51g12Am0pO&#10;o2ghDZYcFgqsaV9Qdk8fRsFnh91uFh/a0/22f/5e5t8/p5iU+hj1uxUIT71/h1/tL61gOp/B/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zgEpKxAAAANwAAAAP&#10;AAAAAAAAAAAAAAAAAKkCAABkcnMvZG93bnJldi54bWxQSwUGAAAAAAQABAD6AAAAmgMAAAAA&#10;">
                                                                                                                                                                                                                                                          <v:polyline id="Freeform 128" o:spid="_x0000_s1270" style="position:absolute;visibility:visible;mso-wrap-style:square;v-text-anchor:top" points="12624,3148,12624,308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hMxAAA&#10;ANwAAAAPAAAAZHJzL2Rvd25yZXYueG1sRI9Ba8JAFITvBf/D8gRvdWPQKtFVxKLYU1Fz8PjIPpNo&#10;9m3Y3Wr8991CweMwM98wi1VnGnEn52vLCkbDBARxYXXNpYL8tH2fgfABWWNjmRQ8ycNq2XtbYKbt&#10;gw90P4ZSRAj7DBVUIbSZlL6oyKAf2pY4ehfrDIYoXSm1w0eEm0amSfIhDdYcFypsaVNRcTv+GAW3&#10;87X4NOcwzb9dPtpOdul++pUqNeh36zmIQF14hf/be60gnYzh70w8An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XoTMQAAADcAAAADwAAAAAAAAAAAAAAAACXAgAAZHJzL2Rv&#10;d25yZXYueG1sUEsFBgAAAAAEAAQA9QAAAIgDAAAAAA==&#10;" filled="f" strokeweight="10209emu">
                                                                                                                                                                                                                                                            <v:path arrowok="t" o:connecttype="custom" o:connectlocs="0,1606;0,1542" o:connectangles="0,0"/>
                                                                                                                                                                                                                                                            <o:lock v:ext="edit" verticies="t"/>
                                                                                                                                                                                                                                                          </v:polyline>
                                                                                                                                                                                                                                                          <v:group id="Group 124" o:spid="_x0000_s1271" style="position:absolute;left:6705;top:1542;width:0;height:64" coordorigin="6705,154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JXelxAAAANwAAAAPAAAAZHJzL2Rvd25yZXYueG1sRI9Bi8IwFITvC/6H8ARv&#10;a1qli1SjiKh4kIVVQbw9mmdbbF5KE9v6783Cwh6HmfmGWax6U4mWGldaVhCPIxDEmdUl5wou593n&#10;DITzyBory6TgRQ5Wy8HHAlNtO/6h9uRzESDsUlRQeF+nUrqsIINubGvi4N1tY9AH2eRSN9gFuKnk&#10;JIq+pMGSw0KBNW0Kyh6np1Gw77BbT+Nte3zcN6/bOfm+HmNSajTs13MQnnr/H/5rH7SCS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JXelxAAAANwAAAAP&#10;AAAAAAAAAAAAAAAAAKkCAABkcnMvZG93bnJldi54bWxQSwUGAAAAAAQABAD6AAAAmgMAAAAA&#10;">
                                                                                                                                                                                                                                                            <v:polyline id="Freeform 127" o:spid="_x0000_s1272" style="position:absolute;visibility:visible;mso-wrap-style:square;v-text-anchor:top" points="13410,3148,13410,308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9OgxAAA&#10;ANwAAAAPAAAAZHJzL2Rvd25yZXYueG1sRI9Pi8IwFMTvC36H8ARva2rBP1SjiKK4p2W1B4+P5tlW&#10;m5eSRK3f3iws7HGYmd8wi1VnGvEg52vLCkbDBARxYXXNpYL8tPucgfABWWNjmRS8yMNq2ftYYKbt&#10;k3/ocQyliBD2GSqoQmgzKX1RkUE/tC1x9C7WGQxRulJqh88IN41Mk2QiDdYcFypsaVNRcTvejYLb&#10;+VpszTlM82+Xj3bjfXqYfqVKDfrdeg4iUBf+w3/tg1aQjifweyYeAbl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RvToMQAAADcAAAADwAAAAAAAAAAAAAAAACXAgAAZHJzL2Rv&#10;d25yZXYueG1sUEsFBgAAAAAEAAQA9QAAAIgDAAAAAA==&#10;" filled="f" strokeweight="10209emu">
                                                                                                                                                                                                                                                              <v:path arrowok="t" o:connecttype="custom" o:connectlocs="0,1606;0,1542" o:connectangles="0,0"/>
                                                                                                                                                                                                                                                              <o:lock v:ext="edit" verticies="t"/>
                                                                                                                                                                                                                                                            </v:polyline>
                                                                                                                                                                                                                                                            <v:group id="Group 125" o:spid="_x0000_s1273" style="position:absolute;left:7805;top:1542;width:0;height:64" coordorigin="7805,1542" coordsize="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u0xJxQAAANwAAAAPAAAAZHJzL2Rvd25yZXYueG1sRI9Bi8IwFITvwv6H8IS9&#10;aVoXdalGEVmXPYigLoi3R/Nsi81LaWJb/70RBI/DzHzDzJedKUVDtSssK4iHEQji1OqCMwX/x83g&#10;G4TzyBpLy6TgTg6Wi4/eHBNtW95Tc/CZCBB2CSrIva8SKV2ak0E3tBVx8C62NuiDrDOpa2wD3JRy&#10;FEUTabDgsJBjReuc0uvhZhT8ttiuvuKfZnu9rO/n43h32sak1Ge/W81AeOr8O/xq/2kFo/EU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LtMScUAAADcAAAA&#10;DwAAAAAAAAAAAAAAAACpAgAAZHJzL2Rvd25yZXYueG1sUEsFBgAAAAAEAAQA+gAAAJsDAAAAAA==&#10;">
                                                                                                                                                                                                                                                              <v:polyline id="Freeform 126" o:spid="_x0000_s1274" style="position:absolute;visibility:visible;mso-wrap-style:square;v-text-anchor:top" points="15610,3148,15610,3084" coordsize="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JJwgAA&#10;ANwAAAAPAAAAZHJzL2Rvd25yZXYueG1sRE/Pa8IwFL4P/B/CE7ytqQWnVKOIQ+lOY9pDj4/mre1s&#10;XkqS2e6/Xw6DHT++37vDZHrxIOc7ywqWSQqCuLa640ZBeTs/b0D4gKyxt0wKfsjDYT972mGu7cgf&#10;9LiGRsQQ9jkqaEMYcil93ZJBn9iBOHKf1hkMEbpGaodjDDe9zNL0RRrsODa0ONCppfp+/TYK7tVX&#10;/WqqsC7fXbk8ry5ZsX7LlFrMp+MWRKAp/Iv/3IVWkK3i2ngmHgG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I4knCAAAA3AAAAA8AAAAAAAAAAAAAAAAAlwIAAGRycy9kb3du&#10;cmV2LnhtbFBLBQYAAAAABAAEAPUAAACGAwAAAAA=&#10;" filled="f" strokeweight="10209emu">
                                                                                                                                                                                                                                                                <v:path arrowok="t" o:connecttype="custom" o:connectlocs="0,1606;0,1542" o:connectangles="0,0"/>
                                                                                                                                                                                                                                                                <o:lock v:ext="edit" verticies="t"/>
                                                                                                                                                                                                                                                              </v:polyline>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v:group>
                <w10:wrap anchorx="page"/>
              </v:group>
            </w:pict>
          </mc:Fallback>
        </mc:AlternateContent>
      </w:r>
      <w:r w:rsidR="00CB77E8">
        <w:rPr>
          <w:rFonts w:ascii="Arial" w:eastAsia="Arial" w:hAnsi="Arial" w:cs="Arial"/>
          <w:sz w:val="15"/>
          <w:szCs w:val="15"/>
        </w:rPr>
        <w:t xml:space="preserve">1.0                      </w:t>
      </w:r>
      <w:r w:rsidR="00CB77E8">
        <w:rPr>
          <w:rFonts w:ascii="Arial" w:eastAsia="Arial" w:hAnsi="Arial" w:cs="Arial"/>
          <w:spacing w:val="37"/>
          <w:sz w:val="15"/>
          <w:szCs w:val="15"/>
        </w:rPr>
        <w:t xml:space="preserve"> </w:t>
      </w:r>
      <w:r w:rsidR="00CB77E8">
        <w:rPr>
          <w:rFonts w:ascii="Arial" w:eastAsia="Arial" w:hAnsi="Arial" w:cs="Arial"/>
          <w:w w:val="101"/>
          <w:position w:val="2"/>
          <w:sz w:val="21"/>
          <w:szCs w:val="21"/>
        </w:rPr>
        <w:t>3</w:t>
      </w:r>
    </w:p>
    <w:p w:rsidR="00B72476" w:rsidRDefault="00B72476">
      <w:pPr>
        <w:spacing w:before="20" w:line="260" w:lineRule="exact"/>
        <w:rPr>
          <w:sz w:val="26"/>
          <w:szCs w:val="26"/>
        </w:rPr>
      </w:pPr>
    </w:p>
    <w:p w:rsidR="00B72476" w:rsidRDefault="00875887">
      <w:pPr>
        <w:spacing w:line="140" w:lineRule="exact"/>
        <w:ind w:left="1822" w:right="1077"/>
        <w:jc w:val="center"/>
        <w:rPr>
          <w:rFonts w:ascii="Arial" w:eastAsia="Arial" w:hAnsi="Arial" w:cs="Arial"/>
          <w:sz w:val="15"/>
          <w:szCs w:val="15"/>
        </w:rPr>
      </w:pPr>
      <w:r>
        <w:rPr>
          <w:noProof/>
        </w:rPr>
        <mc:AlternateContent>
          <mc:Choice Requires="wps">
            <w:drawing>
              <wp:anchor distT="0" distB="0" distL="114300" distR="114300" simplePos="0" relativeHeight="503314351" behindDoc="1" locked="0" layoutInCell="1" allowOverlap="1">
                <wp:simplePos x="0" y="0"/>
                <wp:positionH relativeFrom="page">
                  <wp:posOffset>1886585</wp:posOffset>
                </wp:positionH>
                <wp:positionV relativeFrom="paragraph">
                  <wp:posOffset>-369570</wp:posOffset>
                </wp:positionV>
                <wp:extent cx="140970" cy="495300"/>
                <wp:effectExtent l="0" t="0" r="4445" b="127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left="20" w:right="-27"/>
                              <w:rPr>
                                <w:rFonts w:ascii="Arial" w:eastAsia="Arial" w:hAnsi="Arial" w:cs="Arial"/>
                                <w:sz w:val="18"/>
                                <w:szCs w:val="18"/>
                              </w:rPr>
                            </w:pPr>
                            <w:r>
                              <w:rPr>
                                <w:rFonts w:ascii="Arial" w:eastAsia="Arial" w:hAnsi="Arial" w:cs="Arial"/>
                                <w:w w:val="101"/>
                                <w:sz w:val="18"/>
                                <w:szCs w:val="18"/>
                              </w:rPr>
                              <w:t>Simila</w:t>
                            </w:r>
                            <w:r>
                              <w:rPr>
                                <w:rFonts w:ascii="Arial" w:eastAsia="Arial" w:hAnsi="Arial" w:cs="Arial"/>
                                <w:spacing w:val="3"/>
                                <w:w w:val="101"/>
                                <w:sz w:val="18"/>
                                <w:szCs w:val="18"/>
                              </w:rPr>
                              <w:t>r</w:t>
                            </w:r>
                            <w:r>
                              <w:rPr>
                                <w:rFonts w:ascii="Arial" w:eastAsia="Arial" w:hAnsi="Arial" w:cs="Arial"/>
                                <w:w w:val="101"/>
                                <w:sz w:val="18"/>
                                <w:szCs w:val="18"/>
                              </w:rPr>
                              <w:t>ity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9" type="#_x0000_t202" style="position:absolute;left:0;text-align:left;margin-left:148.55pt;margin-top:-29.05pt;width:11.1pt;height:39pt;z-index:-21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" filled="f" stroked="f">
                <v:textbox style="layout-flow:vertical;mso-layout-flow-alt:bottom-to-top" inset="0,0,0,0">
                  <w:txbxContent>
                    <w:p w:rsidR="00B2687D" w:rsidRDefault="00B2687D">
                      <w:pPr>
                        <w:spacing w:line="200" w:lineRule="exact"/>
                        <w:ind w:left="20" w:right="-27"/>
                        <w:rPr>
                          <w:rFonts w:ascii="Arial" w:eastAsia="Arial" w:hAnsi="Arial" w:cs="Arial"/>
                          <w:sz w:val="18"/>
                          <w:szCs w:val="18"/>
                        </w:rPr>
                      </w:pPr>
                      <w:r>
                        <w:rPr>
                          <w:rFonts w:ascii="Arial" w:eastAsia="Arial" w:hAnsi="Arial" w:cs="Arial"/>
                          <w:w w:val="101"/>
                          <w:sz w:val="18"/>
                          <w:szCs w:val="18"/>
                        </w:rPr>
                        <w:t>Simila</w:t>
                      </w:r>
                      <w:r>
                        <w:rPr>
                          <w:rFonts w:ascii="Arial" w:eastAsia="Arial" w:hAnsi="Arial" w:cs="Arial"/>
                          <w:spacing w:val="3"/>
                          <w:w w:val="101"/>
                          <w:sz w:val="18"/>
                          <w:szCs w:val="18"/>
                        </w:rPr>
                        <w:t>r</w:t>
                      </w:r>
                      <w:r>
                        <w:rPr>
                          <w:rFonts w:ascii="Arial" w:eastAsia="Arial" w:hAnsi="Arial" w:cs="Arial"/>
                          <w:w w:val="101"/>
                          <w:sz w:val="18"/>
                          <w:szCs w:val="18"/>
                        </w:rPr>
                        <w:t>ity</w:t>
                      </w:r>
                    </w:p>
                  </w:txbxContent>
                </v:textbox>
                <w10:wrap anchorx="page"/>
              </v:shape>
            </w:pict>
          </mc:Fallback>
        </mc:AlternateContent>
      </w:r>
      <w:r w:rsidR="00CB77E8">
        <w:rPr>
          <w:rFonts w:ascii="Arial" w:eastAsia="Arial" w:hAnsi="Arial" w:cs="Arial"/>
          <w:w w:val="101"/>
          <w:position w:val="-1"/>
          <w:sz w:val="15"/>
          <w:szCs w:val="15"/>
        </w:rPr>
        <w:t>0.5</w:t>
      </w:r>
    </w:p>
    <w:p w:rsidR="00B72476" w:rsidRDefault="00CB77E8">
      <w:pPr>
        <w:spacing w:line="200" w:lineRule="exact"/>
        <w:ind w:right="786"/>
        <w:jc w:val="right"/>
        <w:rPr>
          <w:rFonts w:ascii="Arial" w:eastAsia="Arial" w:hAnsi="Arial" w:cs="Arial"/>
          <w:sz w:val="21"/>
          <w:szCs w:val="21"/>
        </w:rPr>
      </w:pPr>
      <w:r>
        <w:rPr>
          <w:rFonts w:ascii="Arial" w:eastAsia="Arial" w:hAnsi="Arial" w:cs="Arial"/>
          <w:w w:val="101"/>
          <w:sz w:val="21"/>
          <w:szCs w:val="21"/>
        </w:rPr>
        <w:t>3</w:t>
      </w:r>
    </w:p>
    <w:p w:rsidR="00B72476" w:rsidRDefault="00CB77E8">
      <w:pPr>
        <w:spacing w:line="180" w:lineRule="exact"/>
        <w:jc w:val="right"/>
        <w:rPr>
          <w:rFonts w:ascii="Arial" w:eastAsia="Arial" w:hAnsi="Arial" w:cs="Arial"/>
          <w:sz w:val="21"/>
          <w:szCs w:val="21"/>
        </w:rPr>
      </w:pPr>
      <w:r>
        <w:br w:type="column"/>
      </w:r>
      <w:r>
        <w:rPr>
          <w:rFonts w:ascii="Arial" w:eastAsia="Arial" w:hAnsi="Arial" w:cs="Arial"/>
          <w:spacing w:val="4"/>
          <w:w w:val="101"/>
          <w:sz w:val="15"/>
          <w:szCs w:val="15"/>
        </w:rPr>
        <w:lastRenderedPageBreak/>
        <w:t xml:space="preserve"> </w:t>
      </w:r>
      <w:r>
        <w:rPr>
          <w:rFonts w:ascii="Arial" w:eastAsia="Arial" w:hAnsi="Arial" w:cs="Arial"/>
          <w:w w:val="101"/>
          <w:position w:val="-1"/>
          <w:sz w:val="21"/>
          <w:szCs w:val="21"/>
          <w:u w:val="dash" w:color="7BAD00"/>
        </w:rPr>
        <w:t>3</w:t>
      </w:r>
    </w:p>
    <w:p w:rsidR="00B72476" w:rsidRDefault="00CB77E8">
      <w:pPr>
        <w:spacing w:line="340" w:lineRule="exact"/>
        <w:jc w:val="right"/>
        <w:rPr>
          <w:rFonts w:ascii="Arial" w:eastAsia="Arial" w:hAnsi="Arial" w:cs="Arial"/>
          <w:sz w:val="21"/>
          <w:szCs w:val="21"/>
        </w:rPr>
      </w:pPr>
      <w:r>
        <w:rPr>
          <w:rFonts w:ascii="Arial" w:eastAsia="Arial" w:hAnsi="Arial" w:cs="Arial"/>
          <w:position w:val="13"/>
          <w:sz w:val="21"/>
          <w:szCs w:val="21"/>
        </w:rPr>
        <w:t xml:space="preserve">3   </w:t>
      </w:r>
      <w:r>
        <w:rPr>
          <w:rFonts w:ascii="Arial" w:eastAsia="Arial" w:hAnsi="Arial" w:cs="Arial"/>
          <w:spacing w:val="43"/>
          <w:position w:val="13"/>
          <w:sz w:val="21"/>
          <w:szCs w:val="21"/>
        </w:rPr>
        <w:t xml:space="preserve"> </w:t>
      </w:r>
      <w:r>
        <w:rPr>
          <w:rFonts w:ascii="Arial" w:eastAsia="Arial" w:hAnsi="Arial" w:cs="Arial"/>
          <w:position w:val="-4"/>
          <w:sz w:val="21"/>
          <w:szCs w:val="21"/>
        </w:rPr>
        <w:t xml:space="preserve">3                        </w:t>
      </w:r>
      <w:r>
        <w:rPr>
          <w:rFonts w:ascii="Arial" w:eastAsia="Arial" w:hAnsi="Arial" w:cs="Arial"/>
          <w:spacing w:val="32"/>
          <w:position w:val="-4"/>
          <w:sz w:val="21"/>
          <w:szCs w:val="21"/>
        </w:rPr>
        <w:t xml:space="preserve"> </w:t>
      </w:r>
      <w:r>
        <w:rPr>
          <w:rFonts w:ascii="Arial" w:eastAsia="Arial" w:hAnsi="Arial" w:cs="Arial"/>
          <w:w w:val="101"/>
          <w:position w:val="4"/>
          <w:sz w:val="21"/>
          <w:szCs w:val="21"/>
        </w:rPr>
        <w:t>2</w:t>
      </w:r>
    </w:p>
    <w:p w:rsidR="00B72476" w:rsidRDefault="00875887">
      <w:pPr>
        <w:spacing w:line="200" w:lineRule="exact"/>
        <w:ind w:left="-57"/>
        <w:jc w:val="right"/>
        <w:rPr>
          <w:rFonts w:ascii="Arial" w:eastAsia="Arial" w:hAnsi="Arial" w:cs="Arial"/>
          <w:sz w:val="21"/>
          <w:szCs w:val="21"/>
        </w:rPr>
      </w:pPr>
      <w:r>
        <w:rPr>
          <w:noProof/>
        </w:rPr>
        <mc:AlternateContent>
          <mc:Choice Requires="wps">
            <w:drawing>
              <wp:anchor distT="0" distB="0" distL="114300" distR="114300" simplePos="0" relativeHeight="503314357" behindDoc="1" locked="0" layoutInCell="1" allowOverlap="1">
                <wp:simplePos x="0" y="0"/>
                <wp:positionH relativeFrom="page">
                  <wp:posOffset>3970655</wp:posOffset>
                </wp:positionH>
                <wp:positionV relativeFrom="paragraph">
                  <wp:posOffset>107315</wp:posOffset>
                </wp:positionV>
                <wp:extent cx="74930" cy="134620"/>
                <wp:effectExtent l="0" t="5715" r="5715"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40" type="#_x0000_t202" style="position:absolute;left:0;text-align:left;margin-left:312.65pt;margin-top:8.45pt;width:5.9pt;height:10.6pt;z-index:-21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" filled="f" stroked="f">
                <v:textbox inset="0,0,0,0">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2</w:t>
                      </w:r>
                    </w:p>
                  </w:txbxContent>
                </v:textbox>
                <w10:wrap anchorx="page"/>
              </v:shape>
            </w:pict>
          </mc:Fallback>
        </mc:AlternateContent>
      </w:r>
      <w:r>
        <w:rPr>
          <w:noProof/>
        </w:rPr>
        <mc:AlternateContent>
          <mc:Choice Requires="wps">
            <w:drawing>
              <wp:anchor distT="0" distB="0" distL="114300" distR="114300" simplePos="0" relativeHeight="503314358" behindDoc="1" locked="0" layoutInCell="1" allowOverlap="1">
                <wp:simplePos x="0" y="0"/>
                <wp:positionH relativeFrom="page">
                  <wp:posOffset>4219575</wp:posOffset>
                </wp:positionH>
                <wp:positionV relativeFrom="paragraph">
                  <wp:posOffset>55245</wp:posOffset>
                </wp:positionV>
                <wp:extent cx="74930" cy="134620"/>
                <wp:effectExtent l="3175" t="4445" r="0" b="63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1" type="#_x0000_t202" style="position:absolute;left:0;text-align:left;margin-left:332.25pt;margin-top:4.35pt;width:5.9pt;height:10.6pt;z-index:-21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" filled="f" stroked="f">
                <v:textbox inset="0,0,0,0">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2</w:t>
                      </w:r>
                    </w:p>
                  </w:txbxContent>
                </v:textbox>
                <w10:wrap anchorx="page"/>
              </v:shape>
            </w:pict>
          </mc:Fallback>
        </mc:AlternateContent>
      </w:r>
      <w:r w:rsidR="00CB77E8">
        <w:rPr>
          <w:rFonts w:ascii="Arial" w:eastAsia="Arial" w:hAnsi="Arial" w:cs="Arial"/>
          <w:position w:val="-2"/>
          <w:sz w:val="21"/>
          <w:szCs w:val="21"/>
        </w:rPr>
        <w:t xml:space="preserve">3                                                    </w:t>
      </w:r>
      <w:r w:rsidR="00CB77E8">
        <w:rPr>
          <w:rFonts w:ascii="Arial" w:eastAsia="Arial" w:hAnsi="Arial" w:cs="Arial"/>
          <w:spacing w:val="9"/>
          <w:position w:val="-2"/>
          <w:sz w:val="21"/>
          <w:szCs w:val="21"/>
        </w:rPr>
        <w:t xml:space="preserve"> </w:t>
      </w:r>
      <w:r w:rsidR="00CB77E8">
        <w:rPr>
          <w:rFonts w:ascii="Arial" w:eastAsia="Arial" w:hAnsi="Arial" w:cs="Arial"/>
          <w:spacing w:val="19"/>
          <w:position w:val="4"/>
          <w:sz w:val="15"/>
          <w:szCs w:val="15"/>
        </w:rPr>
        <w:t xml:space="preserve"> </w:t>
      </w:r>
      <w:r w:rsidR="00CB77E8">
        <w:rPr>
          <w:rFonts w:ascii="Arial" w:eastAsia="Arial" w:hAnsi="Arial" w:cs="Arial"/>
          <w:w w:val="101"/>
          <w:position w:val="2"/>
          <w:sz w:val="21"/>
          <w:szCs w:val="21"/>
        </w:rPr>
        <w:t>1</w:t>
      </w:r>
    </w:p>
    <w:p w:rsidR="00B72476" w:rsidRDefault="00CB77E8">
      <w:pPr>
        <w:spacing w:line="240" w:lineRule="exact"/>
        <w:ind w:left="-63"/>
        <w:jc w:val="right"/>
        <w:rPr>
          <w:rFonts w:ascii="Arial" w:eastAsia="Arial" w:hAnsi="Arial" w:cs="Arial"/>
          <w:sz w:val="21"/>
          <w:szCs w:val="21"/>
        </w:rPr>
      </w:pPr>
      <w:r>
        <w:rPr>
          <w:rFonts w:ascii="Arial" w:eastAsia="Arial" w:hAnsi="Arial" w:cs="Arial"/>
          <w:position w:val="-2"/>
          <w:sz w:val="21"/>
          <w:szCs w:val="21"/>
        </w:rPr>
        <w:t xml:space="preserve">2                             </w:t>
      </w:r>
      <w:r>
        <w:rPr>
          <w:rFonts w:ascii="Arial" w:eastAsia="Arial" w:hAnsi="Arial" w:cs="Arial"/>
          <w:spacing w:val="23"/>
          <w:position w:val="-2"/>
          <w:sz w:val="21"/>
          <w:szCs w:val="21"/>
        </w:rPr>
        <w:t xml:space="preserve"> </w:t>
      </w:r>
      <w:r>
        <w:rPr>
          <w:rFonts w:ascii="Arial" w:eastAsia="Arial" w:hAnsi="Arial" w:cs="Arial"/>
          <w:position w:val="5"/>
          <w:sz w:val="21"/>
          <w:szCs w:val="21"/>
        </w:rPr>
        <w:t xml:space="preserve">2     </w:t>
      </w:r>
      <w:r>
        <w:rPr>
          <w:rFonts w:ascii="Arial" w:eastAsia="Arial" w:hAnsi="Arial" w:cs="Arial"/>
          <w:spacing w:val="37"/>
          <w:position w:val="5"/>
          <w:sz w:val="21"/>
          <w:szCs w:val="21"/>
        </w:rPr>
        <w:t xml:space="preserve"> </w:t>
      </w:r>
      <w:r>
        <w:rPr>
          <w:rFonts w:ascii="Arial" w:eastAsia="Arial" w:hAnsi="Arial" w:cs="Arial"/>
          <w:w w:val="101"/>
          <w:sz w:val="21"/>
          <w:szCs w:val="21"/>
        </w:rPr>
        <w:t>0</w:t>
      </w:r>
    </w:p>
    <w:p w:rsidR="00B72476" w:rsidRDefault="00CB77E8">
      <w:pPr>
        <w:spacing w:before="13"/>
        <w:rPr>
          <w:rFonts w:ascii="Arial" w:eastAsia="Arial" w:hAnsi="Arial" w:cs="Arial"/>
          <w:sz w:val="15"/>
          <w:szCs w:val="15"/>
        </w:rPr>
      </w:pPr>
      <w:r>
        <w:br w:type="column"/>
      </w:r>
      <w:r>
        <w:rPr>
          <w:rFonts w:ascii="Arial" w:eastAsia="Arial" w:hAnsi="Arial" w:cs="Arial"/>
          <w:w w:val="101"/>
          <w:sz w:val="15"/>
          <w:szCs w:val="15"/>
        </w:rPr>
        <w:lastRenderedPageBreak/>
        <w:t>3/3</w:t>
      </w:r>
    </w:p>
    <w:p w:rsidR="00B72476" w:rsidRDefault="00CB77E8">
      <w:pPr>
        <w:spacing w:before="89"/>
        <w:rPr>
          <w:rFonts w:ascii="Arial" w:eastAsia="Arial" w:hAnsi="Arial" w:cs="Arial"/>
          <w:sz w:val="15"/>
          <w:szCs w:val="15"/>
        </w:rPr>
      </w:pPr>
      <w:r>
        <w:rPr>
          <w:rFonts w:ascii="Arial" w:eastAsia="Arial" w:hAnsi="Arial" w:cs="Arial"/>
          <w:w w:val="101"/>
          <w:sz w:val="15"/>
          <w:szCs w:val="15"/>
        </w:rPr>
        <w:t>2/3</w:t>
      </w:r>
    </w:p>
    <w:p w:rsidR="00B72476" w:rsidRDefault="00CB77E8">
      <w:pPr>
        <w:spacing w:before="89"/>
        <w:rPr>
          <w:rFonts w:ascii="Arial" w:eastAsia="Arial" w:hAnsi="Arial" w:cs="Arial"/>
          <w:sz w:val="15"/>
          <w:szCs w:val="15"/>
        </w:rPr>
      </w:pPr>
      <w:r>
        <w:rPr>
          <w:rFonts w:ascii="Arial" w:eastAsia="Arial" w:hAnsi="Arial" w:cs="Arial"/>
          <w:w w:val="101"/>
          <w:sz w:val="15"/>
          <w:szCs w:val="15"/>
        </w:rPr>
        <w:t>1/3</w:t>
      </w:r>
    </w:p>
    <w:p w:rsidR="00B72476" w:rsidRDefault="00CB77E8">
      <w:pPr>
        <w:spacing w:before="89"/>
        <w:rPr>
          <w:rFonts w:ascii="Arial" w:eastAsia="Arial" w:hAnsi="Arial" w:cs="Arial"/>
          <w:sz w:val="15"/>
          <w:szCs w:val="15"/>
        </w:rPr>
        <w:sectPr w:rsidR="00B72476">
          <w:type w:val="continuous"/>
          <w:pgSz w:w="12240" w:h="15840"/>
          <w:pgMar w:top="960" w:right="1340" w:bottom="280" w:left="1340" w:header="720" w:footer="720" w:gutter="0"/>
          <w:cols w:num="3" w:space="720" w:equalWidth="0">
            <w:col w:w="3173" w:space="1348"/>
            <w:col w:w="2508" w:space="104"/>
            <w:col w:w="2427"/>
          </w:cols>
        </w:sectPr>
      </w:pPr>
      <w:r>
        <w:rPr>
          <w:rFonts w:ascii="Arial" w:eastAsia="Arial" w:hAnsi="Arial" w:cs="Arial"/>
          <w:w w:val="101"/>
          <w:sz w:val="15"/>
          <w:szCs w:val="15"/>
        </w:rPr>
        <w:t>0/3</w:t>
      </w:r>
    </w:p>
    <w:p w:rsidR="00B72476" w:rsidRDefault="00875887">
      <w:pPr>
        <w:spacing w:line="260" w:lineRule="exact"/>
        <w:ind w:left="1853"/>
        <w:rPr>
          <w:rFonts w:ascii="Arial" w:eastAsia="Arial" w:hAnsi="Arial" w:cs="Arial"/>
          <w:sz w:val="21"/>
          <w:szCs w:val="21"/>
        </w:rPr>
      </w:pPr>
      <w:r>
        <w:rPr>
          <w:noProof/>
        </w:rPr>
        <w:lastRenderedPageBreak/>
        <mc:AlternateContent>
          <mc:Choice Requires="wps">
            <w:drawing>
              <wp:anchor distT="0" distB="0" distL="114300" distR="114300" simplePos="0" relativeHeight="503314359" behindDoc="1" locked="0" layoutInCell="1" allowOverlap="1">
                <wp:simplePos x="0" y="0"/>
                <wp:positionH relativeFrom="page">
                  <wp:posOffset>4918075</wp:posOffset>
                </wp:positionH>
                <wp:positionV relativeFrom="paragraph">
                  <wp:posOffset>75565</wp:posOffset>
                </wp:positionV>
                <wp:extent cx="74930" cy="134620"/>
                <wp:effectExtent l="3175"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2" type="#_x0000_t202" style="position:absolute;left:0;text-align:left;margin-left:387.25pt;margin-top:5.95pt;width:5.9pt;height:10.6pt;z-index:-21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" filled="f" stroked="f">
                <v:textbox inset="0,0,0,0">
                  <w:txbxContent>
                    <w:p w:rsidR="00B2687D" w:rsidRDefault="00B2687D">
                      <w:pPr>
                        <w:spacing w:line="200" w:lineRule="exact"/>
                        <w:ind w:right="-52"/>
                        <w:rPr>
                          <w:rFonts w:ascii="Arial" w:eastAsia="Arial" w:hAnsi="Arial" w:cs="Arial"/>
                          <w:sz w:val="21"/>
                          <w:szCs w:val="21"/>
                        </w:rPr>
                      </w:pPr>
                      <w:r>
                        <w:rPr>
                          <w:rFonts w:ascii="Arial" w:eastAsia="Arial" w:hAnsi="Arial" w:cs="Arial"/>
                          <w:w w:val="101"/>
                          <w:sz w:val="21"/>
                          <w:szCs w:val="21"/>
                        </w:rPr>
                        <w:t>0</w:t>
                      </w:r>
                    </w:p>
                  </w:txbxContent>
                </v:textbox>
                <w10:wrap anchorx="page"/>
              </v:shape>
            </w:pict>
          </mc:Fallback>
        </mc:AlternateContent>
      </w:r>
      <w:r w:rsidR="00CB77E8">
        <w:rPr>
          <w:rFonts w:ascii="Arial" w:eastAsia="Arial" w:hAnsi="Arial" w:cs="Arial"/>
          <w:position w:val="4"/>
          <w:sz w:val="15"/>
          <w:szCs w:val="15"/>
        </w:rPr>
        <w:t xml:space="preserve">0.0   </w:t>
      </w:r>
      <w:r w:rsidR="00CB77E8">
        <w:rPr>
          <w:rFonts w:ascii="Arial" w:eastAsia="Arial" w:hAnsi="Arial" w:cs="Arial"/>
          <w:spacing w:val="41"/>
          <w:position w:val="4"/>
          <w:sz w:val="15"/>
          <w:szCs w:val="15"/>
        </w:rPr>
        <w:t xml:space="preserve"> </w:t>
      </w:r>
      <w:r w:rsidR="00CB77E8">
        <w:rPr>
          <w:rFonts w:ascii="Arial" w:eastAsia="Arial" w:hAnsi="Arial" w:cs="Arial"/>
          <w:position w:val="-1"/>
          <w:sz w:val="21"/>
          <w:szCs w:val="21"/>
        </w:rPr>
        <w:t xml:space="preserve">0          </w:t>
      </w:r>
      <w:r w:rsidR="00CB77E8">
        <w:rPr>
          <w:rFonts w:ascii="Arial" w:eastAsia="Arial" w:hAnsi="Arial" w:cs="Arial"/>
          <w:spacing w:val="29"/>
          <w:position w:val="-1"/>
          <w:sz w:val="21"/>
          <w:szCs w:val="21"/>
        </w:rPr>
        <w:t xml:space="preserve"> </w:t>
      </w:r>
      <w:r w:rsidR="00CB77E8">
        <w:rPr>
          <w:rFonts w:ascii="Arial" w:eastAsia="Arial" w:hAnsi="Arial" w:cs="Arial"/>
          <w:position w:val="1"/>
          <w:sz w:val="21"/>
          <w:szCs w:val="21"/>
        </w:rPr>
        <w:t xml:space="preserve">0                                                      </w:t>
      </w:r>
      <w:r w:rsidR="00CB77E8">
        <w:rPr>
          <w:rFonts w:ascii="Arial" w:eastAsia="Arial" w:hAnsi="Arial" w:cs="Arial"/>
          <w:spacing w:val="35"/>
          <w:position w:val="1"/>
          <w:sz w:val="21"/>
          <w:szCs w:val="21"/>
        </w:rPr>
        <w:t xml:space="preserve"> </w:t>
      </w:r>
      <w:r w:rsidR="00CB77E8">
        <w:rPr>
          <w:rFonts w:ascii="Arial" w:eastAsia="Arial" w:hAnsi="Arial" w:cs="Arial"/>
          <w:w w:val="101"/>
          <w:position w:val="5"/>
          <w:sz w:val="21"/>
          <w:szCs w:val="21"/>
        </w:rPr>
        <w:t>1</w:t>
      </w:r>
    </w:p>
    <w:p w:rsidR="00B72476" w:rsidRDefault="00B72476">
      <w:pPr>
        <w:spacing w:before="11" w:line="280" w:lineRule="exact"/>
        <w:rPr>
          <w:sz w:val="28"/>
          <w:szCs w:val="28"/>
        </w:rPr>
      </w:pPr>
    </w:p>
    <w:p w:rsidR="00B72476" w:rsidRDefault="00CB77E8">
      <w:pPr>
        <w:spacing w:before="42"/>
        <w:ind w:left="2212" w:right="2938"/>
        <w:jc w:val="center"/>
        <w:rPr>
          <w:rFonts w:ascii="Arial" w:eastAsia="Arial" w:hAnsi="Arial" w:cs="Arial"/>
          <w:sz w:val="15"/>
          <w:szCs w:val="15"/>
        </w:rPr>
      </w:pPr>
      <w:r>
        <w:rPr>
          <w:rFonts w:ascii="Arial" w:eastAsia="Arial" w:hAnsi="Arial" w:cs="Arial"/>
          <w:sz w:val="15"/>
          <w:szCs w:val="15"/>
        </w:rPr>
        <w:t xml:space="preserve">56   </w:t>
      </w:r>
      <w:r>
        <w:rPr>
          <w:rFonts w:ascii="Arial" w:eastAsia="Arial" w:hAnsi="Arial" w:cs="Arial"/>
          <w:spacing w:val="18"/>
          <w:sz w:val="15"/>
          <w:szCs w:val="15"/>
        </w:rPr>
        <w:t xml:space="preserve"> </w:t>
      </w:r>
      <w:r>
        <w:rPr>
          <w:rFonts w:ascii="Arial" w:eastAsia="Arial" w:hAnsi="Arial" w:cs="Arial"/>
          <w:sz w:val="15"/>
          <w:szCs w:val="15"/>
        </w:rPr>
        <w:t xml:space="preserve">126  </w:t>
      </w:r>
      <w:r>
        <w:rPr>
          <w:rFonts w:ascii="Arial" w:eastAsia="Arial" w:hAnsi="Arial" w:cs="Arial"/>
          <w:spacing w:val="18"/>
          <w:sz w:val="15"/>
          <w:szCs w:val="15"/>
        </w:rPr>
        <w:t xml:space="preserve"> </w:t>
      </w:r>
      <w:r>
        <w:rPr>
          <w:rFonts w:ascii="Arial" w:eastAsia="Arial" w:hAnsi="Arial" w:cs="Arial"/>
          <w:sz w:val="15"/>
          <w:szCs w:val="15"/>
        </w:rPr>
        <w:t xml:space="preserve">196                   </w:t>
      </w:r>
      <w:r>
        <w:rPr>
          <w:rFonts w:ascii="Arial" w:eastAsia="Arial" w:hAnsi="Arial" w:cs="Arial"/>
          <w:spacing w:val="18"/>
          <w:sz w:val="15"/>
          <w:szCs w:val="15"/>
        </w:rPr>
        <w:t xml:space="preserve"> </w:t>
      </w:r>
      <w:r>
        <w:rPr>
          <w:rFonts w:ascii="Arial" w:eastAsia="Arial" w:hAnsi="Arial" w:cs="Arial"/>
          <w:sz w:val="15"/>
          <w:szCs w:val="15"/>
        </w:rPr>
        <w:t xml:space="preserve">392  </w:t>
      </w:r>
      <w:r>
        <w:rPr>
          <w:rFonts w:ascii="Arial" w:eastAsia="Arial" w:hAnsi="Arial" w:cs="Arial"/>
          <w:spacing w:val="34"/>
          <w:sz w:val="15"/>
          <w:szCs w:val="15"/>
        </w:rPr>
        <w:t xml:space="preserve"> </w:t>
      </w:r>
      <w:r>
        <w:rPr>
          <w:rFonts w:ascii="Arial" w:eastAsia="Arial" w:hAnsi="Arial" w:cs="Arial"/>
          <w:sz w:val="15"/>
          <w:szCs w:val="15"/>
        </w:rPr>
        <w:t xml:space="preserve">56   </w:t>
      </w:r>
      <w:r>
        <w:rPr>
          <w:rFonts w:ascii="Arial" w:eastAsia="Arial" w:hAnsi="Arial" w:cs="Arial"/>
          <w:spacing w:val="18"/>
          <w:sz w:val="15"/>
          <w:szCs w:val="15"/>
        </w:rPr>
        <w:t xml:space="preserve"> </w:t>
      </w:r>
      <w:r>
        <w:rPr>
          <w:rFonts w:ascii="Arial" w:eastAsia="Arial" w:hAnsi="Arial" w:cs="Arial"/>
          <w:sz w:val="15"/>
          <w:szCs w:val="15"/>
        </w:rPr>
        <w:t xml:space="preserve">126  </w:t>
      </w:r>
      <w:r>
        <w:rPr>
          <w:rFonts w:ascii="Arial" w:eastAsia="Arial" w:hAnsi="Arial" w:cs="Arial"/>
          <w:spacing w:val="18"/>
          <w:sz w:val="15"/>
          <w:szCs w:val="15"/>
        </w:rPr>
        <w:t xml:space="preserve"> </w:t>
      </w:r>
      <w:r>
        <w:rPr>
          <w:rFonts w:ascii="Arial" w:eastAsia="Arial" w:hAnsi="Arial" w:cs="Arial"/>
          <w:sz w:val="15"/>
          <w:szCs w:val="15"/>
        </w:rPr>
        <w:t xml:space="preserve">196                   </w:t>
      </w:r>
      <w:r>
        <w:rPr>
          <w:rFonts w:ascii="Arial" w:eastAsia="Arial" w:hAnsi="Arial" w:cs="Arial"/>
          <w:spacing w:val="18"/>
          <w:sz w:val="15"/>
          <w:szCs w:val="15"/>
        </w:rPr>
        <w:t xml:space="preserve"> </w:t>
      </w:r>
      <w:r>
        <w:rPr>
          <w:rFonts w:ascii="Arial" w:eastAsia="Arial" w:hAnsi="Arial" w:cs="Arial"/>
          <w:w w:val="101"/>
          <w:sz w:val="15"/>
          <w:szCs w:val="15"/>
        </w:rPr>
        <w:t>392</w:t>
      </w:r>
    </w:p>
    <w:p w:rsidR="00B72476" w:rsidRDefault="00CB77E8">
      <w:pPr>
        <w:spacing w:line="180" w:lineRule="exact"/>
        <w:ind w:left="3932" w:right="4700"/>
        <w:jc w:val="center"/>
        <w:rPr>
          <w:rFonts w:ascii="Arial" w:eastAsia="Arial" w:hAnsi="Arial" w:cs="Arial"/>
          <w:sz w:val="18"/>
          <w:szCs w:val="18"/>
        </w:rPr>
      </w:pPr>
      <w:r>
        <w:rPr>
          <w:rFonts w:ascii="Arial" w:eastAsia="Arial" w:hAnsi="Arial" w:cs="Arial"/>
          <w:w w:val="101"/>
          <w:sz w:val="18"/>
          <w:szCs w:val="18"/>
        </w:rPr>
        <w:t>Exposures</w:t>
      </w:r>
    </w:p>
    <w:sectPr w:rsidR="00B72476" w:rsidSect="00B72476">
      <w:type w:val="continuous"/>
      <w:pgSz w:w="12240" w:h="15840"/>
      <w:pgMar w:top="960" w:right="1340" w:bottom="280" w:left="13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lera boroditsky" w:date="2013-12-05T09:18:00Z" w:initials="lb">
    <w:p w:rsidR="00B2687D" w:rsidRDefault="00B2687D">
      <w:pPr>
        <w:pStyle w:val="CommentText"/>
      </w:pPr>
      <w:r>
        <w:rPr>
          <w:rStyle w:val="CommentReference"/>
        </w:rPr>
        <w:annotationRef/>
      </w:r>
      <w:r>
        <w:t>This one is too morphotransparent</w:t>
      </w:r>
    </w:p>
  </w:comment>
  <w:comment w:id="20" w:author="lera boroditsky" w:date="2013-12-05T09:20:00Z" w:initials="lb">
    <w:p w:rsidR="00B2687D" w:rsidRDefault="00B2687D">
      <w:pPr>
        <w:pStyle w:val="CommentText"/>
      </w:pPr>
      <w:r>
        <w:rPr>
          <w:rStyle w:val="CommentReference"/>
        </w:rPr>
        <w:annotationRef/>
      </w:r>
      <w:r>
        <w:t>I don’t understand this sentence – specifically what it means to map a network</w:t>
      </w:r>
    </w:p>
  </w:comment>
  <w:comment w:id="25" w:author="lera boroditsky" w:date="2013-12-05T09:26:00Z" w:initials="lb">
    <w:p w:rsidR="00B2687D" w:rsidRDefault="00B2687D">
      <w:pPr>
        <w:pStyle w:val="CommentText"/>
      </w:pPr>
      <w:r>
        <w:rPr>
          <w:rStyle w:val="CommentReference"/>
        </w:rPr>
        <w:annotationRef/>
      </w:r>
      <w:r>
        <w:t>This might be better in a footnote</w:t>
      </w:r>
    </w:p>
  </w:comment>
  <w:comment w:id="32" w:author="lera boroditsky" w:date="2013-12-05T09:36:00Z" w:initials="lb">
    <w:p w:rsidR="00B2687D" w:rsidRDefault="00B2687D">
      <w:pPr>
        <w:pStyle w:val="CommentText"/>
      </w:pPr>
      <w:r>
        <w:rPr>
          <w:rStyle w:val="CommentReference"/>
        </w:rPr>
        <w:annotationRef/>
      </w:r>
      <w:r>
        <w:t>Meanings or referents?</w:t>
      </w:r>
    </w:p>
  </w:comment>
  <w:comment w:id="33" w:author="lera boroditsky" w:date="2013-12-05T09:43:00Z" w:initials="lb">
    <w:p w:rsidR="00B2687D" w:rsidRDefault="00B2687D">
      <w:pPr>
        <w:pStyle w:val="CommentText"/>
      </w:pPr>
      <w:r>
        <w:rPr>
          <w:rStyle w:val="CommentReference"/>
        </w:rPr>
        <w:annotationRef/>
      </w:r>
      <w:r>
        <w:t>Change this to “referent assignment”?</w:t>
      </w:r>
    </w:p>
  </w:comment>
  <w:comment w:id="34" w:author="lera boroditsky" w:date="2013-12-05T09:45:00Z" w:initials="lb">
    <w:p w:rsidR="00B2687D" w:rsidRDefault="00B2687D">
      <w:pPr>
        <w:pStyle w:val="CommentText"/>
      </w:pPr>
      <w:r>
        <w:rPr>
          <w:rStyle w:val="CommentReference"/>
        </w:rPr>
        <w:annotationRef/>
      </w:r>
      <w:r>
        <w:t>Referent assignment?</w:t>
      </w:r>
    </w:p>
  </w:comment>
  <w:comment w:id="35" w:author="lera boroditsky" w:date="2013-12-05T09:45:00Z" w:initials="lb">
    <w:p w:rsidR="00B2687D" w:rsidRDefault="00B2687D">
      <w:pPr>
        <w:pStyle w:val="CommentText"/>
      </w:pPr>
      <w:r>
        <w:rPr>
          <w:rStyle w:val="CommentReference"/>
        </w:rPr>
        <w:annotationRef/>
      </w:r>
      <w:r>
        <w:t>Referent assignment?</w:t>
      </w:r>
    </w:p>
  </w:comment>
  <w:comment w:id="44" w:author="lera boroditsky" w:date="2013-12-05T09:51:00Z" w:initials="lb">
    <w:p w:rsidR="00B2687D" w:rsidRDefault="00B2687D">
      <w:pPr>
        <w:pStyle w:val="CommentText"/>
      </w:pPr>
      <w:r>
        <w:rPr>
          <w:rStyle w:val="CommentReference"/>
        </w:rPr>
        <w:annotationRef/>
      </w:r>
      <w:r>
        <w:t>This is a bit telegraphic and repetitive with earlier in paper.</w:t>
      </w:r>
    </w:p>
  </w:comment>
  <w:comment w:id="46" w:author="lera boroditsky" w:date="2013-12-05T09:52:00Z" w:initials="lb">
    <w:p w:rsidR="00B2687D" w:rsidRDefault="00B2687D">
      <w:pPr>
        <w:pStyle w:val="CommentText"/>
      </w:pPr>
      <w:r>
        <w:rPr>
          <w:rStyle w:val="CommentReference"/>
        </w:rPr>
        <w:annotationRef/>
      </w:r>
      <w:r>
        <w:t>We should now be describing results and conditions qualitatively – rather than 3/3, high</w:t>
      </w:r>
    </w:p>
  </w:comment>
  <w:comment w:id="45" w:author="lera boroditsky" w:date="2013-12-05T09:53:00Z" w:initials="lb">
    <w:p w:rsidR="00B2687D" w:rsidRDefault="00B2687D">
      <w:pPr>
        <w:pStyle w:val="CommentText"/>
      </w:pPr>
      <w:r>
        <w:rPr>
          <w:rStyle w:val="CommentReference"/>
        </w:rPr>
        <w:annotationRef/>
      </w:r>
      <w:r>
        <w:t>Throughout this recitation of findings, I wanted to hear what each finding means – relate it back to the big question in English.</w:t>
      </w:r>
    </w:p>
  </w:comment>
  <w:comment w:id="47" w:author="lera boroditsky" w:date="2013-12-05T09:56:00Z" w:initials="lb">
    <w:p w:rsidR="00875887" w:rsidRDefault="00875887">
      <w:pPr>
        <w:pStyle w:val="CommentText"/>
      </w:pPr>
      <w:r>
        <w:rPr>
          <w:rStyle w:val="CommentReference"/>
        </w:rPr>
        <w:annotationRef/>
      </w:r>
      <w:r>
        <w:t>which found… (describe how it is at odds for people who don’t have all those papers swapped in)</w:t>
      </w:r>
    </w:p>
  </w:comment>
  <w:comment w:id="49" w:author="lera boroditsky" w:date="2013-12-05T10:00:00Z" w:initials="lb">
    <w:p w:rsidR="00875887" w:rsidRDefault="00875887">
      <w:pPr>
        <w:pStyle w:val="CommentText"/>
      </w:pPr>
      <w:r>
        <w:rPr>
          <w:rStyle w:val="CommentReference"/>
        </w:rPr>
        <w:annotationRef/>
      </w:r>
      <w:r>
        <w:t>I don’t know if system &amp; brigade are really so different in terms of abstractness/concreteness – maybe don’t include this distinction?</w:t>
      </w:r>
    </w:p>
  </w:comment>
  <w:comment w:id="51" w:author="lera boroditsky" w:date="2013-12-05T10:03:00Z" w:initials="lb">
    <w:p w:rsidR="00875887" w:rsidRDefault="00875887">
      <w:pPr>
        <w:pStyle w:val="CommentText"/>
      </w:pPr>
      <w:r>
        <w:rPr>
          <w:rStyle w:val="CommentReference"/>
        </w:rPr>
        <w:annotationRef/>
      </w:r>
      <w:r>
        <w:t xml:space="preserve">This is a good place to elevate the essay (not just re-summarize).  What does this mean for the study of language learning as a whole?  Have we under-appreciated the structure of the environment and the amount of information available in it?  What about the temporal structure of experience (not learning everything from scratch, but building on things you already know etc)?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87D" w:rsidRDefault="00B2687D">
      <w:r>
        <w:separator/>
      </w:r>
    </w:p>
  </w:endnote>
  <w:endnote w:type="continuationSeparator" w:id="0">
    <w:p w:rsidR="00B2687D" w:rsidRDefault="00B26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Batang">
    <w:altName w:val="바탕"/>
    <w:panose1 w:val="00000000000000000000"/>
    <w:charset w:val="81"/>
    <w:family w:val="auto"/>
    <w:notTrueType/>
    <w:pitch w:val="fixed"/>
    <w:sig w:usb0="00000001" w:usb1="09060000" w:usb2="00000010" w:usb3="00000000" w:csb0="0008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87D" w:rsidRDefault="00B2687D">
      <w:r>
        <w:separator/>
      </w:r>
    </w:p>
  </w:footnote>
  <w:footnote w:type="continuationSeparator" w:id="0">
    <w:p w:rsidR="00B2687D" w:rsidRDefault="00B268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7D" w:rsidRDefault="00875887">
    <w:pPr>
      <w:spacing w:line="200" w:lineRule="exact"/>
    </w:pPr>
    <w:r>
      <w:rPr>
        <w:noProof/>
      </w:rPr>
      <mc:AlternateContent>
        <mc:Choice Requires="wps">
          <w:drawing>
            <wp:anchor distT="0" distB="0" distL="114300" distR="114300" simplePos="0" relativeHeight="503314322" behindDoc="1" locked="0" layoutInCell="1" allowOverlap="1">
              <wp:simplePos x="0" y="0"/>
              <wp:positionH relativeFrom="page">
                <wp:posOffset>901700</wp:posOffset>
              </wp:positionH>
              <wp:positionV relativeFrom="page">
                <wp:posOffset>454025</wp:posOffset>
              </wp:positionV>
              <wp:extent cx="5163820" cy="177165"/>
              <wp:effectExtent l="0" t="0" r="5080" b="38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40" w:lineRule="exact"/>
                            <w:ind w:left="20" w:right="-36"/>
                            <w:rPr>
                              <w:sz w:val="24"/>
                              <w:szCs w:val="24"/>
                            </w:rPr>
                          </w:pPr>
                          <w:r>
                            <w:rPr>
                              <w:sz w:val="24"/>
                              <w:szCs w:val="24"/>
                            </w:rPr>
                            <w:t>Running</w:t>
                          </w:r>
                          <w:r>
                            <w:rPr>
                              <w:spacing w:val="-8"/>
                              <w:sz w:val="24"/>
                              <w:szCs w:val="24"/>
                            </w:rPr>
                            <w:t xml:space="preserve"> </w:t>
                          </w:r>
                          <w:r>
                            <w:rPr>
                              <w:sz w:val="24"/>
                              <w:szCs w:val="24"/>
                            </w:rPr>
                            <w:t>head:</w:t>
                          </w:r>
                          <w:r>
                            <w:rPr>
                              <w:spacing w:val="9"/>
                              <w:sz w:val="24"/>
                              <w:szCs w:val="24"/>
                            </w:rPr>
                            <w:t xml:space="preserve"> </w:t>
                          </w:r>
                          <w:r>
                            <w:rPr>
                              <w:sz w:val="24"/>
                              <w:szCs w:val="24"/>
                            </w:rPr>
                            <w:t>SEMANTIC</w:t>
                          </w:r>
                          <w:r>
                            <w:rPr>
                              <w:spacing w:val="-12"/>
                              <w:sz w:val="24"/>
                              <w:szCs w:val="24"/>
                            </w:rPr>
                            <w:t xml:space="preserve"> </w:t>
                          </w:r>
                          <w:r>
                            <w:rPr>
                              <w:sz w:val="24"/>
                              <w:szCs w:val="24"/>
                            </w:rPr>
                            <w:t>COHERENCE</w:t>
                          </w:r>
                          <w:r>
                            <w:rPr>
                              <w:spacing w:val="-14"/>
                              <w:sz w:val="24"/>
                              <w:szCs w:val="24"/>
                            </w:rPr>
                            <w:t xml:space="preserve"> </w:t>
                          </w:r>
                          <w:r>
                            <w:rPr>
                              <w:sz w:val="24"/>
                              <w:szCs w:val="24"/>
                            </w:rPr>
                            <w:t>AND</w:t>
                          </w:r>
                          <w:r>
                            <w:rPr>
                              <w:spacing w:val="-5"/>
                              <w:sz w:val="24"/>
                              <w:szCs w:val="24"/>
                            </w:rPr>
                            <w:t xml:space="preserve"> </w:t>
                          </w:r>
                          <w:r>
                            <w:rPr>
                              <w:sz w:val="24"/>
                              <w:szCs w:val="24"/>
                            </w:rPr>
                            <w:t>DISTRI</w:t>
                          </w:r>
                          <w:r>
                            <w:rPr>
                              <w:spacing w:val="-2"/>
                              <w:sz w:val="24"/>
                              <w:szCs w:val="24"/>
                            </w:rPr>
                            <w:t>B</w:t>
                          </w:r>
                          <w:r>
                            <w:rPr>
                              <w:sz w:val="24"/>
                              <w:szCs w:val="24"/>
                            </w:rPr>
                            <w:t>UTIO</w:t>
                          </w:r>
                          <w:r>
                            <w:rPr>
                              <w:spacing w:val="-8"/>
                              <w:sz w:val="24"/>
                              <w:szCs w:val="24"/>
                            </w:rPr>
                            <w:t>N</w:t>
                          </w:r>
                          <w:r>
                            <w:rPr>
                              <w:sz w:val="24"/>
                              <w:szCs w:val="24"/>
                            </w:rPr>
                            <w:t>AL</w:t>
                          </w:r>
                          <w:r>
                            <w:rPr>
                              <w:spacing w:val="-20"/>
                              <w:sz w:val="24"/>
                              <w:szCs w:val="24"/>
                            </w:rPr>
                            <w:t xml:space="preserve"> </w:t>
                          </w:r>
                          <w:r>
                            <w:rPr>
                              <w:sz w:val="24"/>
                              <w:szCs w:val="24"/>
                            </w:rPr>
                            <w:t>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43" type="#_x0000_t202" style="position:absolute;margin-left:71pt;margin-top:35.75pt;width:406.6pt;height:13.95pt;z-index:-215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" filled="f" stroked="f">
              <v:textbox inset="0,0,0,0">
                <w:txbxContent>
                  <w:p w:rsidR="00B2687D" w:rsidRDefault="00B2687D">
                    <w:pPr>
                      <w:spacing w:line="240" w:lineRule="exact"/>
                      <w:ind w:left="20" w:right="-36"/>
                      <w:rPr>
                        <w:sz w:val="24"/>
                        <w:szCs w:val="24"/>
                      </w:rPr>
                    </w:pPr>
                    <w:r>
                      <w:rPr>
                        <w:sz w:val="24"/>
                        <w:szCs w:val="24"/>
                      </w:rPr>
                      <w:t>Running</w:t>
                    </w:r>
                    <w:r>
                      <w:rPr>
                        <w:spacing w:val="-8"/>
                        <w:sz w:val="24"/>
                        <w:szCs w:val="24"/>
                      </w:rPr>
                      <w:t xml:space="preserve"> </w:t>
                    </w:r>
                    <w:r>
                      <w:rPr>
                        <w:sz w:val="24"/>
                        <w:szCs w:val="24"/>
                      </w:rPr>
                      <w:t>head:</w:t>
                    </w:r>
                    <w:r>
                      <w:rPr>
                        <w:spacing w:val="9"/>
                        <w:sz w:val="24"/>
                        <w:szCs w:val="24"/>
                      </w:rPr>
                      <w:t xml:space="preserve"> </w:t>
                    </w:r>
                    <w:r>
                      <w:rPr>
                        <w:sz w:val="24"/>
                        <w:szCs w:val="24"/>
                      </w:rPr>
                      <w:t>SEMANTIC</w:t>
                    </w:r>
                    <w:r>
                      <w:rPr>
                        <w:spacing w:val="-12"/>
                        <w:sz w:val="24"/>
                        <w:szCs w:val="24"/>
                      </w:rPr>
                      <w:t xml:space="preserve"> </w:t>
                    </w:r>
                    <w:r>
                      <w:rPr>
                        <w:sz w:val="24"/>
                        <w:szCs w:val="24"/>
                      </w:rPr>
                      <w:t>COHERENCE</w:t>
                    </w:r>
                    <w:r>
                      <w:rPr>
                        <w:spacing w:val="-14"/>
                        <w:sz w:val="24"/>
                        <w:szCs w:val="24"/>
                      </w:rPr>
                      <w:t xml:space="preserve"> </w:t>
                    </w:r>
                    <w:r>
                      <w:rPr>
                        <w:sz w:val="24"/>
                        <w:szCs w:val="24"/>
                      </w:rPr>
                      <w:t>AND</w:t>
                    </w:r>
                    <w:r>
                      <w:rPr>
                        <w:spacing w:val="-5"/>
                        <w:sz w:val="24"/>
                        <w:szCs w:val="24"/>
                      </w:rPr>
                      <w:t xml:space="preserve"> </w:t>
                    </w:r>
                    <w:r>
                      <w:rPr>
                        <w:sz w:val="24"/>
                        <w:szCs w:val="24"/>
                      </w:rPr>
                      <w:t>DISTRI</w:t>
                    </w:r>
                    <w:r>
                      <w:rPr>
                        <w:spacing w:val="-2"/>
                        <w:sz w:val="24"/>
                        <w:szCs w:val="24"/>
                      </w:rPr>
                      <w:t>B</w:t>
                    </w:r>
                    <w:r>
                      <w:rPr>
                        <w:sz w:val="24"/>
                        <w:szCs w:val="24"/>
                      </w:rPr>
                      <w:t>UTIO</w:t>
                    </w:r>
                    <w:r>
                      <w:rPr>
                        <w:spacing w:val="-8"/>
                        <w:sz w:val="24"/>
                        <w:szCs w:val="24"/>
                      </w:rPr>
                      <w:t>N</w:t>
                    </w:r>
                    <w:r>
                      <w:rPr>
                        <w:sz w:val="24"/>
                        <w:szCs w:val="24"/>
                      </w:rPr>
                      <w:t>AL</w:t>
                    </w:r>
                    <w:r>
                      <w:rPr>
                        <w:spacing w:val="-20"/>
                        <w:sz w:val="24"/>
                        <w:szCs w:val="24"/>
                      </w:rPr>
                      <w:t xml:space="preserve"> </w:t>
                    </w:r>
                    <w:r>
                      <w:rPr>
                        <w:sz w:val="24"/>
                        <w:szCs w:val="24"/>
                      </w:rPr>
                      <w:t>LEARNING</w:t>
                    </w:r>
                  </w:p>
                </w:txbxContent>
              </v:textbox>
              <w10:wrap anchorx="page" anchory="page"/>
            </v:shape>
          </w:pict>
        </mc:Fallback>
      </mc:AlternateContent>
    </w:r>
    <w:r>
      <w:rPr>
        <w:noProof/>
      </w:rPr>
      <mc:AlternateContent>
        <mc:Choice Requires="wps">
          <w:drawing>
            <wp:anchor distT="0" distB="0" distL="114300" distR="114300" simplePos="0" relativeHeight="503314323" behindDoc="1" locked="0" layoutInCell="1" allowOverlap="1">
              <wp:simplePos x="0" y="0"/>
              <wp:positionH relativeFrom="page">
                <wp:posOffset>6756400</wp:posOffset>
              </wp:positionH>
              <wp:positionV relativeFrom="page">
                <wp:posOffset>454025</wp:posOffset>
              </wp:positionV>
              <wp:extent cx="126365" cy="177165"/>
              <wp:effectExtent l="0" t="0" r="635" b="381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40" w:lineRule="exact"/>
                            <w:ind w:left="40"/>
                            <w:rPr>
                              <w:sz w:val="24"/>
                              <w:szCs w:val="24"/>
                            </w:rPr>
                          </w:pPr>
                          <w:r>
                            <w:fldChar w:fldCharType="begin"/>
                          </w:r>
                          <w:r>
                            <w:rPr>
                              <w:sz w:val="24"/>
                              <w:szCs w:val="24"/>
                            </w:rPr>
                            <w:instrText xml:space="preserve"> PAGE </w:instrText>
                          </w:r>
                          <w:r>
                            <w:fldChar w:fldCharType="separate"/>
                          </w:r>
                          <w:r w:rsidR="00875887">
                            <w:rPr>
                              <w:noProof/>
                              <w:sz w:val="24"/>
                              <w:szCs w:val="24"/>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margin-left:532pt;margin-top:35.75pt;width:9.95pt;height:13.95pt;z-index:-215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" filled="f" stroked="f">
              <v:textbox inset="0,0,0,0">
                <w:txbxContent>
                  <w:p w:rsidR="00B2687D" w:rsidRDefault="00B2687D">
                    <w:pPr>
                      <w:spacing w:line="240" w:lineRule="exact"/>
                      <w:ind w:left="40"/>
                      <w:rPr>
                        <w:sz w:val="24"/>
                        <w:szCs w:val="24"/>
                      </w:rPr>
                    </w:pPr>
                    <w:r>
                      <w:fldChar w:fldCharType="begin"/>
                    </w:r>
                    <w:r>
                      <w:rPr>
                        <w:sz w:val="24"/>
                        <w:szCs w:val="24"/>
                      </w:rPr>
                      <w:instrText xml:space="preserve"> PAGE </w:instrText>
                    </w:r>
                    <w:r>
                      <w:fldChar w:fldCharType="separate"/>
                    </w:r>
                    <w:r w:rsidR="00875887">
                      <w:rPr>
                        <w:noProof/>
                        <w:sz w:val="24"/>
                        <w:szCs w:val="24"/>
                      </w:rPr>
                      <w:t>24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7D" w:rsidRDefault="00875887">
    <w:pPr>
      <w:spacing w:line="200" w:lineRule="exact"/>
    </w:pPr>
    <w:r>
      <w:rPr>
        <w:noProof/>
      </w:rPr>
      <mc:AlternateContent>
        <mc:Choice Requires="wps">
          <w:drawing>
            <wp:anchor distT="0" distB="0" distL="114300" distR="114300" simplePos="0" relativeHeight="503314324" behindDoc="1" locked="0" layoutInCell="1" allowOverlap="1">
              <wp:simplePos x="0" y="0"/>
              <wp:positionH relativeFrom="page">
                <wp:posOffset>901700</wp:posOffset>
              </wp:positionH>
              <wp:positionV relativeFrom="page">
                <wp:posOffset>454025</wp:posOffset>
              </wp:positionV>
              <wp:extent cx="4226560" cy="177165"/>
              <wp:effectExtent l="0" t="0" r="254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56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40" w:lineRule="exact"/>
                            <w:ind w:left="20" w:right="-36"/>
                            <w:rPr>
                              <w:sz w:val="24"/>
                              <w:szCs w:val="24"/>
                            </w:rPr>
                          </w:pPr>
                          <w:r>
                            <w:rPr>
                              <w:sz w:val="24"/>
                              <w:szCs w:val="24"/>
                            </w:rPr>
                            <w:t>SEMANTIC</w:t>
                          </w:r>
                          <w:r>
                            <w:rPr>
                              <w:spacing w:val="-12"/>
                              <w:sz w:val="24"/>
                              <w:szCs w:val="24"/>
                            </w:rPr>
                            <w:t xml:space="preserve"> </w:t>
                          </w:r>
                          <w:r>
                            <w:rPr>
                              <w:sz w:val="24"/>
                              <w:szCs w:val="24"/>
                            </w:rPr>
                            <w:t>COHERENCE</w:t>
                          </w:r>
                          <w:r>
                            <w:rPr>
                              <w:spacing w:val="-14"/>
                              <w:sz w:val="24"/>
                              <w:szCs w:val="24"/>
                            </w:rPr>
                            <w:t xml:space="preserve"> </w:t>
                          </w:r>
                          <w:r>
                            <w:rPr>
                              <w:sz w:val="24"/>
                              <w:szCs w:val="24"/>
                            </w:rPr>
                            <w:t>AND</w:t>
                          </w:r>
                          <w:r>
                            <w:rPr>
                              <w:spacing w:val="-5"/>
                              <w:sz w:val="24"/>
                              <w:szCs w:val="24"/>
                            </w:rPr>
                            <w:t xml:space="preserve"> </w:t>
                          </w:r>
                          <w:r>
                            <w:rPr>
                              <w:sz w:val="24"/>
                              <w:szCs w:val="24"/>
                            </w:rPr>
                            <w:t>DISTRI</w:t>
                          </w:r>
                          <w:r>
                            <w:rPr>
                              <w:spacing w:val="-2"/>
                              <w:sz w:val="24"/>
                              <w:szCs w:val="24"/>
                            </w:rPr>
                            <w:t>B</w:t>
                          </w:r>
                          <w:r>
                            <w:rPr>
                              <w:sz w:val="24"/>
                              <w:szCs w:val="24"/>
                            </w:rPr>
                            <w:t>UTIO</w:t>
                          </w:r>
                          <w:r>
                            <w:rPr>
                              <w:spacing w:val="-8"/>
                              <w:sz w:val="24"/>
                              <w:szCs w:val="24"/>
                            </w:rPr>
                            <w:t>N</w:t>
                          </w:r>
                          <w:r>
                            <w:rPr>
                              <w:sz w:val="24"/>
                              <w:szCs w:val="24"/>
                            </w:rPr>
                            <w:t>AL</w:t>
                          </w:r>
                          <w:r>
                            <w:rPr>
                              <w:spacing w:val="-20"/>
                              <w:sz w:val="24"/>
                              <w:szCs w:val="24"/>
                            </w:rPr>
                            <w:t xml:space="preserve"> </w:t>
                          </w:r>
                          <w:r>
                            <w:rPr>
                              <w:sz w:val="24"/>
                              <w:szCs w:val="24"/>
                            </w:rPr>
                            <w:t>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45" type="#_x0000_t202" style="position:absolute;margin-left:71pt;margin-top:35.75pt;width:332.8pt;height:13.95pt;z-index:-21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" filled="f" stroked="f">
              <v:textbox inset="0,0,0,0">
                <w:txbxContent>
                  <w:p w:rsidR="00B2687D" w:rsidRDefault="00B2687D">
                    <w:pPr>
                      <w:spacing w:line="240" w:lineRule="exact"/>
                      <w:ind w:left="20" w:right="-36"/>
                      <w:rPr>
                        <w:sz w:val="24"/>
                        <w:szCs w:val="24"/>
                      </w:rPr>
                    </w:pPr>
                    <w:r>
                      <w:rPr>
                        <w:sz w:val="24"/>
                        <w:szCs w:val="24"/>
                      </w:rPr>
                      <w:t>SEMANTIC</w:t>
                    </w:r>
                    <w:r>
                      <w:rPr>
                        <w:spacing w:val="-12"/>
                        <w:sz w:val="24"/>
                        <w:szCs w:val="24"/>
                      </w:rPr>
                      <w:t xml:space="preserve"> </w:t>
                    </w:r>
                    <w:r>
                      <w:rPr>
                        <w:sz w:val="24"/>
                        <w:szCs w:val="24"/>
                      </w:rPr>
                      <w:t>COHERENCE</w:t>
                    </w:r>
                    <w:r>
                      <w:rPr>
                        <w:spacing w:val="-14"/>
                        <w:sz w:val="24"/>
                        <w:szCs w:val="24"/>
                      </w:rPr>
                      <w:t xml:space="preserve"> </w:t>
                    </w:r>
                    <w:r>
                      <w:rPr>
                        <w:sz w:val="24"/>
                        <w:szCs w:val="24"/>
                      </w:rPr>
                      <w:t>AND</w:t>
                    </w:r>
                    <w:r>
                      <w:rPr>
                        <w:spacing w:val="-5"/>
                        <w:sz w:val="24"/>
                        <w:szCs w:val="24"/>
                      </w:rPr>
                      <w:t xml:space="preserve"> </w:t>
                    </w:r>
                    <w:r>
                      <w:rPr>
                        <w:sz w:val="24"/>
                        <w:szCs w:val="24"/>
                      </w:rPr>
                      <w:t>DISTRI</w:t>
                    </w:r>
                    <w:r>
                      <w:rPr>
                        <w:spacing w:val="-2"/>
                        <w:sz w:val="24"/>
                        <w:szCs w:val="24"/>
                      </w:rPr>
                      <w:t>B</w:t>
                    </w:r>
                    <w:r>
                      <w:rPr>
                        <w:sz w:val="24"/>
                        <w:szCs w:val="24"/>
                      </w:rPr>
                      <w:t>UTIO</w:t>
                    </w:r>
                    <w:r>
                      <w:rPr>
                        <w:spacing w:val="-8"/>
                        <w:sz w:val="24"/>
                        <w:szCs w:val="24"/>
                      </w:rPr>
                      <w:t>N</w:t>
                    </w:r>
                    <w:r>
                      <w:rPr>
                        <w:sz w:val="24"/>
                        <w:szCs w:val="24"/>
                      </w:rPr>
                      <w:t>AL</w:t>
                    </w:r>
                    <w:r>
                      <w:rPr>
                        <w:spacing w:val="-20"/>
                        <w:sz w:val="24"/>
                        <w:szCs w:val="24"/>
                      </w:rPr>
                      <w:t xml:space="preserve"> </w:t>
                    </w:r>
                    <w:r>
                      <w:rPr>
                        <w:sz w:val="24"/>
                        <w:szCs w:val="24"/>
                      </w:rPr>
                      <w:t>LEARNING</w:t>
                    </w:r>
                  </w:p>
                </w:txbxContent>
              </v:textbox>
              <w10:wrap anchorx="page" anchory="page"/>
            </v:shape>
          </w:pict>
        </mc:Fallback>
      </mc:AlternateContent>
    </w:r>
    <w:r>
      <w:rPr>
        <w:noProof/>
      </w:rPr>
      <mc:AlternateContent>
        <mc:Choice Requires="wps">
          <w:drawing>
            <wp:anchor distT="0" distB="0" distL="114300" distR="114300" simplePos="0" relativeHeight="503314325" behindDoc="1" locked="0" layoutInCell="1" allowOverlap="1">
              <wp:simplePos x="0" y="0"/>
              <wp:positionH relativeFrom="page">
                <wp:posOffset>6692900</wp:posOffset>
              </wp:positionH>
              <wp:positionV relativeFrom="page">
                <wp:posOffset>454025</wp:posOffset>
              </wp:positionV>
              <wp:extent cx="189865" cy="177165"/>
              <wp:effectExtent l="0" t="0" r="635"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87D" w:rsidRDefault="00B2687D">
                          <w:pPr>
                            <w:spacing w:line="240" w:lineRule="exact"/>
                            <w:ind w:left="20"/>
                            <w:rPr>
                              <w:sz w:val="24"/>
                              <w:szCs w:val="24"/>
                            </w:rPr>
                          </w:pPr>
                          <w:r>
                            <w:fldChar w:fldCharType="begin"/>
                          </w:r>
                          <w:r>
                            <w:rPr>
                              <w:sz w:val="24"/>
                              <w:szCs w:val="24"/>
                            </w:rPr>
                            <w:instrText xml:space="preserve"> PAGE </w:instrText>
                          </w:r>
                          <w:r>
                            <w:fldChar w:fldCharType="separate"/>
                          </w:r>
                          <w:r w:rsidR="00875887">
                            <w:rPr>
                              <w:noProof/>
                              <w:sz w:val="24"/>
                              <w:szCs w:val="24"/>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46" type="#_x0000_t202" style="position:absolute;margin-left:527pt;margin-top:35.75pt;width:14.95pt;height:13.95pt;z-index:-21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" filled="f" stroked="f">
              <v:textbox inset="0,0,0,0">
                <w:txbxContent>
                  <w:p w:rsidR="00B2687D" w:rsidRDefault="00B2687D">
                    <w:pPr>
                      <w:spacing w:line="240" w:lineRule="exact"/>
                      <w:ind w:left="20"/>
                      <w:rPr>
                        <w:sz w:val="24"/>
                        <w:szCs w:val="24"/>
                      </w:rPr>
                    </w:pPr>
                    <w:r>
                      <w:fldChar w:fldCharType="begin"/>
                    </w:r>
                    <w:r>
                      <w:rPr>
                        <w:sz w:val="24"/>
                        <w:szCs w:val="24"/>
                      </w:rPr>
                      <w:instrText xml:space="preserve"> PAGE </w:instrText>
                    </w:r>
                    <w:r>
                      <w:fldChar w:fldCharType="separate"/>
                    </w:r>
                    <w:r w:rsidR="00875887">
                      <w:rPr>
                        <w:noProof/>
                        <w:sz w:val="24"/>
                        <w:szCs w:val="24"/>
                      </w:rPr>
                      <w:t>30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D075E8"/>
    <w:multiLevelType w:val="multilevel"/>
    <w:tmpl w:val="B2EC90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hdrShapeDefaults>
    <o:shapedefaults v:ext="edit" spidmax="29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476"/>
    <w:rsid w:val="0021631E"/>
    <w:rsid w:val="007D6F6E"/>
    <w:rsid w:val="00875887"/>
    <w:rsid w:val="008C7AC3"/>
    <w:rsid w:val="00B2687D"/>
    <w:rsid w:val="00B72476"/>
    <w:rsid w:val="00B92F31"/>
    <w:rsid w:val="00CB77E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951"/>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2163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631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6F6E"/>
    <w:rPr>
      <w:sz w:val="18"/>
      <w:szCs w:val="18"/>
    </w:rPr>
  </w:style>
  <w:style w:type="paragraph" w:styleId="CommentText">
    <w:name w:val="annotation text"/>
    <w:basedOn w:val="Normal"/>
    <w:link w:val="CommentTextChar"/>
    <w:uiPriority w:val="99"/>
    <w:semiHidden/>
    <w:unhideWhenUsed/>
    <w:rsid w:val="007D6F6E"/>
    <w:rPr>
      <w:sz w:val="24"/>
      <w:szCs w:val="24"/>
    </w:rPr>
  </w:style>
  <w:style w:type="character" w:customStyle="1" w:styleId="CommentTextChar">
    <w:name w:val="Comment Text Char"/>
    <w:basedOn w:val="DefaultParagraphFont"/>
    <w:link w:val="CommentText"/>
    <w:uiPriority w:val="99"/>
    <w:semiHidden/>
    <w:rsid w:val="007D6F6E"/>
    <w:rPr>
      <w:sz w:val="24"/>
      <w:szCs w:val="24"/>
    </w:rPr>
  </w:style>
  <w:style w:type="paragraph" w:styleId="CommentSubject">
    <w:name w:val="annotation subject"/>
    <w:basedOn w:val="CommentText"/>
    <w:next w:val="CommentText"/>
    <w:link w:val="CommentSubjectChar"/>
    <w:uiPriority w:val="99"/>
    <w:semiHidden/>
    <w:unhideWhenUsed/>
    <w:rsid w:val="007D6F6E"/>
    <w:rPr>
      <w:b/>
      <w:bCs/>
      <w:sz w:val="20"/>
      <w:szCs w:val="20"/>
    </w:rPr>
  </w:style>
  <w:style w:type="character" w:customStyle="1" w:styleId="CommentSubjectChar">
    <w:name w:val="Comment Subject Char"/>
    <w:basedOn w:val="CommentTextChar"/>
    <w:link w:val="CommentSubject"/>
    <w:uiPriority w:val="99"/>
    <w:semiHidden/>
    <w:rsid w:val="007D6F6E"/>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2163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631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6F6E"/>
    <w:rPr>
      <w:sz w:val="18"/>
      <w:szCs w:val="18"/>
    </w:rPr>
  </w:style>
  <w:style w:type="paragraph" w:styleId="CommentText">
    <w:name w:val="annotation text"/>
    <w:basedOn w:val="Normal"/>
    <w:link w:val="CommentTextChar"/>
    <w:uiPriority w:val="99"/>
    <w:semiHidden/>
    <w:unhideWhenUsed/>
    <w:rsid w:val="007D6F6E"/>
    <w:rPr>
      <w:sz w:val="24"/>
      <w:szCs w:val="24"/>
    </w:rPr>
  </w:style>
  <w:style w:type="character" w:customStyle="1" w:styleId="CommentTextChar">
    <w:name w:val="Comment Text Char"/>
    <w:basedOn w:val="DefaultParagraphFont"/>
    <w:link w:val="CommentText"/>
    <w:uiPriority w:val="99"/>
    <w:semiHidden/>
    <w:rsid w:val="007D6F6E"/>
    <w:rPr>
      <w:sz w:val="24"/>
      <w:szCs w:val="24"/>
    </w:rPr>
  </w:style>
  <w:style w:type="paragraph" w:styleId="CommentSubject">
    <w:name w:val="annotation subject"/>
    <w:basedOn w:val="CommentText"/>
    <w:next w:val="CommentText"/>
    <w:link w:val="CommentSubjectChar"/>
    <w:uiPriority w:val="99"/>
    <w:semiHidden/>
    <w:unhideWhenUsed/>
    <w:rsid w:val="007D6F6E"/>
    <w:rPr>
      <w:b/>
      <w:bCs/>
      <w:sz w:val="20"/>
      <w:szCs w:val="20"/>
    </w:rPr>
  </w:style>
  <w:style w:type="character" w:customStyle="1" w:styleId="CommentSubjectChar">
    <w:name w:val="Comment Subject Char"/>
    <w:basedOn w:val="CommentTextChar"/>
    <w:link w:val="CommentSubject"/>
    <w:uiPriority w:val="99"/>
    <w:semiHidden/>
    <w:rsid w:val="007D6F6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33</Pages>
  <Words>9763</Words>
  <Characters>55650</Characters>
  <Application>Microsoft Macintosh Word</Application>
  <DocSecurity>0</DocSecurity>
  <Lines>463</Lines>
  <Paragraphs>130</Paragraphs>
  <ScaleCrop>false</ScaleCrop>
  <Company>stanford university</Company>
  <LinksUpToDate>false</LinksUpToDate>
  <CharactersWithSpaces>65283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lera boroditsky</cp:lastModifiedBy>
  <cp:revision>2</cp:revision>
  <dcterms:created xsi:type="dcterms:W3CDTF">2013-12-05T18:03:00Z</dcterms:created>
  <dcterms:modified xsi:type="dcterms:W3CDTF">2013-12-05T18:03:00Z</dcterms:modified>
</cp:coreProperties>
</file>